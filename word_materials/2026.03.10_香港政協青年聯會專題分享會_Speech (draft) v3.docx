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5E31AF" w14:textId="77777777" w:rsidR="00973B7B" w:rsidRDefault="00D6024A" w:rsidP="00722544">
      <w:pPr>
        <w:spacing w:afterLines="50" w:after="180" w:line="400" w:lineRule="exact"/>
        <w:contextualSpacing/>
        <w:jc w:val="center"/>
        <w:rPr>
          <w:rFonts w:ascii="新細明體" w:eastAsia="新細明體" w:hAnsi="新細明體" w:cs="新細明體"/>
          <w:b/>
          <w:bCs/>
          <w:noProof/>
          <w:spacing w:val="1"/>
          <w:sz w:val="28"/>
          <w:szCs w:val="28"/>
        </w:rPr>
      </w:pPr>
      <w:r w:rsidRPr="00136E0F">
        <w:rPr>
          <w:rFonts w:ascii="新細明體" w:eastAsia="新細明體" w:hAnsi="新細明體" w:cs="新細明體" w:hint="eastAsia"/>
          <w:b/>
          <w:bCs/>
          <w:noProof/>
          <w:spacing w:val="1"/>
          <w:sz w:val="28"/>
          <w:szCs w:val="28"/>
        </w:rPr>
        <w:t>香港政協青年聯會</w:t>
      </w:r>
      <w:r w:rsidR="00973B7B">
        <w:rPr>
          <w:rFonts w:ascii="新細明體" w:eastAsia="新細明體" w:hAnsi="新細明體" w:cs="新細明體" w:hint="eastAsia"/>
          <w:b/>
          <w:bCs/>
          <w:noProof/>
          <w:spacing w:val="1"/>
          <w:sz w:val="28"/>
          <w:szCs w:val="28"/>
        </w:rPr>
        <w:t xml:space="preserve">  </w:t>
      </w:r>
    </w:p>
    <w:p w14:paraId="62020574" w14:textId="204CC63F" w:rsidR="00722544" w:rsidRDefault="00722544" w:rsidP="00722544">
      <w:pPr>
        <w:spacing w:afterLines="50" w:after="180" w:line="400" w:lineRule="exact"/>
        <w:contextualSpacing/>
        <w:jc w:val="center"/>
        <w:rPr>
          <w:rFonts w:ascii="新細明體" w:eastAsia="新細明體" w:hAnsi="新細明體" w:cs="新細明體"/>
          <w:b/>
          <w:bCs/>
          <w:noProof/>
          <w:spacing w:val="1"/>
          <w:sz w:val="28"/>
          <w:szCs w:val="28"/>
          <w:u w:val="single"/>
        </w:rPr>
      </w:pPr>
      <w:r w:rsidRPr="00136E0F">
        <w:rPr>
          <w:rFonts w:ascii="新細明體" w:eastAsia="新細明體" w:hAnsi="新細明體" w:cs="新細明體" w:hint="eastAsia"/>
          <w:b/>
          <w:bCs/>
          <w:noProof/>
          <w:spacing w:val="1"/>
          <w:sz w:val="28"/>
          <w:szCs w:val="28"/>
          <w:u w:val="single"/>
        </w:rPr>
        <w:t>機電工程署專題分享會</w:t>
      </w:r>
    </w:p>
    <w:p w14:paraId="7F0E52C4" w14:textId="77777777" w:rsidR="00722544" w:rsidRPr="00973B7B" w:rsidRDefault="00722544" w:rsidP="00722544">
      <w:pPr>
        <w:spacing w:afterLines="50" w:after="180" w:line="400" w:lineRule="exact"/>
        <w:contextualSpacing/>
        <w:jc w:val="center"/>
        <w:rPr>
          <w:rFonts w:ascii="Times New Roman" w:hAnsi="Times New Roman" w:cs="Times New Roman"/>
          <w:b/>
          <w:sz w:val="28"/>
          <w:szCs w:val="28"/>
          <w:u w:val="single"/>
        </w:rPr>
      </w:pPr>
      <w:r w:rsidRPr="00973B7B">
        <w:rPr>
          <w:rFonts w:ascii="Times New Roman" w:hAnsi="Times New Roman" w:cs="Times New Roman" w:hint="eastAsia"/>
          <w:b/>
          <w:sz w:val="28"/>
          <w:szCs w:val="28"/>
          <w:u w:val="single"/>
        </w:rPr>
        <w:t>10</w:t>
      </w:r>
      <w:r w:rsidRPr="00973B7B">
        <w:rPr>
          <w:rFonts w:ascii="Times New Roman" w:hAnsi="Times New Roman" w:cs="Times New Roman"/>
          <w:b/>
          <w:sz w:val="28"/>
          <w:szCs w:val="28"/>
          <w:u w:val="single"/>
          <w:vertAlign w:val="superscript"/>
        </w:rPr>
        <w:t>th</w:t>
      </w:r>
      <w:r w:rsidRPr="00973B7B">
        <w:rPr>
          <w:rFonts w:ascii="Times New Roman" w:hAnsi="Times New Roman" w:cs="Times New Roman"/>
          <w:b/>
          <w:sz w:val="28"/>
          <w:szCs w:val="28"/>
          <w:u w:val="single"/>
        </w:rPr>
        <w:t xml:space="preserve"> </w:t>
      </w:r>
      <w:r w:rsidRPr="00973B7B">
        <w:rPr>
          <w:rFonts w:ascii="Times New Roman" w:hAnsi="Times New Roman" w:cs="Times New Roman" w:hint="eastAsia"/>
          <w:b/>
          <w:sz w:val="28"/>
          <w:szCs w:val="28"/>
          <w:u w:val="single"/>
        </w:rPr>
        <w:t>March 2026</w:t>
      </w:r>
      <w:r w:rsidRPr="00973B7B">
        <w:rPr>
          <w:rFonts w:ascii="Times New Roman" w:hAnsi="Times New Roman" w:cs="Times New Roman"/>
          <w:b/>
          <w:sz w:val="28"/>
          <w:szCs w:val="28"/>
          <w:u w:val="single"/>
        </w:rPr>
        <w:t xml:space="preserve"> at </w:t>
      </w:r>
      <w:r w:rsidRPr="00973B7B">
        <w:rPr>
          <w:rFonts w:ascii="Times New Roman" w:hAnsi="Times New Roman" w:cs="Times New Roman" w:hint="eastAsia"/>
          <w:b/>
          <w:sz w:val="28"/>
          <w:szCs w:val="28"/>
          <w:u w:val="single"/>
        </w:rPr>
        <w:t>7:10</w:t>
      </w:r>
      <w:r w:rsidRPr="00973B7B">
        <w:rPr>
          <w:rFonts w:ascii="Times New Roman" w:hAnsi="Times New Roman" w:cs="Times New Roman"/>
          <w:b/>
          <w:sz w:val="28"/>
          <w:szCs w:val="28"/>
          <w:u w:val="single"/>
        </w:rPr>
        <w:t xml:space="preserve"> pm – </w:t>
      </w:r>
      <w:r w:rsidRPr="00973B7B">
        <w:rPr>
          <w:rFonts w:ascii="Times New Roman" w:hAnsi="Times New Roman" w:cs="Times New Roman" w:hint="eastAsia"/>
          <w:b/>
          <w:sz w:val="28"/>
          <w:szCs w:val="28"/>
          <w:u w:val="single"/>
        </w:rPr>
        <w:t>7:40</w:t>
      </w:r>
      <w:r w:rsidRPr="00973B7B">
        <w:rPr>
          <w:rFonts w:ascii="Times New Roman" w:hAnsi="Times New Roman" w:cs="Times New Roman"/>
          <w:b/>
          <w:sz w:val="28"/>
          <w:szCs w:val="28"/>
          <w:u w:val="single"/>
        </w:rPr>
        <w:t xml:space="preserve"> pm</w:t>
      </w:r>
    </w:p>
    <w:p w14:paraId="5D2B23B5" w14:textId="77777777" w:rsidR="00A33D5D" w:rsidRPr="00136E0F" w:rsidRDefault="00A33D5D" w:rsidP="00A33D5D">
      <w:pPr>
        <w:spacing w:afterLines="50" w:after="180" w:line="400" w:lineRule="exact"/>
        <w:contextualSpacing/>
        <w:jc w:val="center"/>
        <w:rPr>
          <w:rFonts w:ascii="Times New Roman" w:hAnsi="Times New Roman" w:cs="Times New Roman"/>
          <w:b/>
          <w:sz w:val="28"/>
          <w:szCs w:val="28"/>
        </w:rPr>
      </w:pPr>
    </w:p>
    <w:tbl>
      <w:tblPr>
        <w:tblStyle w:val="a5"/>
        <w:tblW w:w="9918" w:type="dxa"/>
        <w:tblLook w:val="04A0" w:firstRow="1" w:lastRow="0" w:firstColumn="1" w:lastColumn="0" w:noHBand="0" w:noVBand="1"/>
      </w:tblPr>
      <w:tblGrid>
        <w:gridCol w:w="2703"/>
        <w:gridCol w:w="7215"/>
      </w:tblGrid>
      <w:tr w:rsidR="005965F9" w:rsidRPr="00136E0F" w14:paraId="2E0F824D" w14:textId="77777777" w:rsidTr="00593558">
        <w:trPr>
          <w:trHeight w:val="590"/>
          <w:tblHeader/>
        </w:trPr>
        <w:tc>
          <w:tcPr>
            <w:tcW w:w="2703" w:type="dxa"/>
          </w:tcPr>
          <w:p w14:paraId="5B05B8C2" w14:textId="6782058C" w:rsidR="005965F9" w:rsidRPr="00136E0F" w:rsidRDefault="005965F9" w:rsidP="005965F9">
            <w:pPr>
              <w:spacing w:afterLines="50" w:after="180" w:line="400" w:lineRule="exact"/>
              <w:contextualSpacing/>
              <w:rPr>
                <w:rStyle w:val="a6"/>
                <w:rFonts w:ascii="Times New Roman" w:hAnsi="Times New Roman" w:cs="Times New Roman"/>
                <w:b w:val="0"/>
                <w:sz w:val="28"/>
                <w:szCs w:val="28"/>
              </w:rPr>
            </w:pPr>
            <w:r w:rsidRPr="00136E0F">
              <w:rPr>
                <w:rFonts w:ascii="Times New Roman" w:eastAsia="標楷體" w:hAnsi="Times New Roman" w:cs="Times New Roman" w:hint="eastAsia"/>
                <w:b/>
                <w:sz w:val="28"/>
                <w:szCs w:val="28"/>
                <w:u w:val="single"/>
              </w:rPr>
              <w:t>主要訊息</w:t>
            </w:r>
          </w:p>
        </w:tc>
        <w:tc>
          <w:tcPr>
            <w:tcW w:w="7215" w:type="dxa"/>
          </w:tcPr>
          <w:p w14:paraId="058DDACC" w14:textId="1D5E63AC" w:rsidR="005965F9" w:rsidRPr="00973B7B" w:rsidRDefault="005965F9" w:rsidP="00973B7B">
            <w:pPr>
              <w:widowControl/>
              <w:spacing w:before="100" w:beforeAutospacing="1" w:afterLines="50" w:after="180" w:line="400" w:lineRule="exact"/>
              <w:contextualSpacing/>
              <w:jc w:val="both"/>
              <w:rPr>
                <w:rFonts w:ascii="Times New Roman" w:hAnsi="Times New Roman" w:cs="Times New Roman"/>
                <w:sz w:val="28"/>
                <w:szCs w:val="28"/>
              </w:rPr>
            </w:pPr>
            <w:r w:rsidRPr="00973B7B">
              <w:rPr>
                <w:rFonts w:ascii="Times New Roman" w:eastAsia="標楷體" w:hAnsi="Times New Roman" w:cs="Times New Roman" w:hint="eastAsia"/>
                <w:b/>
                <w:sz w:val="28"/>
                <w:szCs w:val="28"/>
                <w:u w:val="single"/>
              </w:rPr>
              <w:t>發言要點</w:t>
            </w:r>
          </w:p>
        </w:tc>
      </w:tr>
      <w:tr w:rsidR="005965F9" w:rsidRPr="00136E0F" w14:paraId="16BBDE06" w14:textId="77777777" w:rsidTr="00973B7B">
        <w:trPr>
          <w:trHeight w:val="1547"/>
        </w:trPr>
        <w:tc>
          <w:tcPr>
            <w:tcW w:w="2703" w:type="dxa"/>
          </w:tcPr>
          <w:p w14:paraId="5AECF89D" w14:textId="4E7F06E0" w:rsidR="005965F9" w:rsidRPr="007B19E5" w:rsidRDefault="005965F9" w:rsidP="00E43C29">
            <w:pPr>
              <w:spacing w:afterLines="50" w:after="180" w:line="400" w:lineRule="exact"/>
              <w:contextualSpacing/>
              <w:rPr>
                <w:rFonts w:ascii="Times New Roman" w:hAnsi="Times New Roman" w:cs="Times New Roman"/>
                <w:b/>
                <w:bCs/>
                <w:sz w:val="28"/>
                <w:szCs w:val="28"/>
              </w:rPr>
            </w:pPr>
            <w:r w:rsidRPr="007B19E5">
              <w:rPr>
                <w:rFonts w:ascii="Times New Roman" w:eastAsia="標楷體" w:hAnsi="Times New Roman" w:cs="Times New Roman"/>
                <w:b/>
                <w:bCs/>
                <w:sz w:val="28"/>
                <w:szCs w:val="28"/>
              </w:rPr>
              <w:t>感謝香港政協青年聯會</w:t>
            </w:r>
            <w:r w:rsidR="00973B7B" w:rsidRPr="007B19E5">
              <w:rPr>
                <w:rFonts w:ascii="Times New Roman" w:eastAsia="標楷體" w:hAnsi="Times New Roman" w:cs="Times New Roman"/>
                <w:b/>
                <w:bCs/>
                <w:sz w:val="28"/>
                <w:szCs w:val="28"/>
              </w:rPr>
              <w:t>和開場</w:t>
            </w:r>
          </w:p>
          <w:p w14:paraId="6980E4FB" w14:textId="64AFEB58" w:rsidR="005965F9" w:rsidRPr="007B19E5" w:rsidRDefault="007B19E5" w:rsidP="00E43C29">
            <w:pPr>
              <w:snapToGrid w:val="0"/>
              <w:rPr>
                <w:rStyle w:val="a6"/>
                <w:rFonts w:ascii="Times New Roman" w:hAnsi="Times New Roman" w:cs="Times New Roman"/>
                <w:sz w:val="28"/>
                <w:szCs w:val="28"/>
              </w:rPr>
            </w:pPr>
            <w:r w:rsidRPr="007B19E5">
              <w:rPr>
                <w:rStyle w:val="a6"/>
                <w:rFonts w:ascii="Times New Roman" w:hAnsi="Times New Roman" w:cs="Times New Roman"/>
                <w:sz w:val="28"/>
                <w:szCs w:val="28"/>
              </w:rPr>
              <w:t>(1 min.)</w:t>
            </w:r>
          </w:p>
        </w:tc>
        <w:tc>
          <w:tcPr>
            <w:tcW w:w="7215" w:type="dxa"/>
          </w:tcPr>
          <w:p w14:paraId="7A05BCC4" w14:textId="73259327" w:rsidR="00973B7B" w:rsidRPr="00B35F53" w:rsidRDefault="00E25979" w:rsidP="00B35F53">
            <w:pPr>
              <w:pStyle w:val="ab"/>
              <w:numPr>
                <w:ilvl w:val="0"/>
                <w:numId w:val="1"/>
              </w:numPr>
              <w:snapToGrid w:val="0"/>
              <w:ind w:leftChars="0"/>
              <w:contextualSpacing/>
              <w:jc w:val="both"/>
              <w:rPr>
                <w:rFonts w:ascii="Times New Roman" w:eastAsia="標楷體" w:hAnsi="Times New Roman" w:cs="Times New Roman"/>
                <w:sz w:val="28"/>
                <w:szCs w:val="28"/>
              </w:rPr>
            </w:pPr>
            <w:r w:rsidRPr="00E25979">
              <w:rPr>
                <w:rFonts w:ascii="Times New Roman" w:eastAsia="標楷體" w:hAnsi="Times New Roman" w:cs="Times New Roman" w:hint="eastAsia"/>
                <w:b/>
                <w:bCs/>
                <w:sz w:val="28"/>
                <w:szCs w:val="28"/>
              </w:rPr>
              <w:t>(Slide 1)</w:t>
            </w:r>
            <w:r>
              <w:rPr>
                <w:rFonts w:ascii="Times New Roman" w:eastAsia="標楷體" w:hAnsi="Times New Roman" w:cs="Times New Roman" w:hint="eastAsia"/>
                <w:sz w:val="28"/>
                <w:szCs w:val="28"/>
              </w:rPr>
              <w:t xml:space="preserve"> </w:t>
            </w:r>
            <w:r w:rsidR="002C2609" w:rsidRPr="00B35F53">
              <w:rPr>
                <w:rFonts w:ascii="Times New Roman" w:eastAsia="標楷體" w:hAnsi="Times New Roman" w:cs="Times New Roman" w:hint="eastAsia"/>
                <w:sz w:val="28"/>
                <w:szCs w:val="28"/>
              </w:rPr>
              <w:t>香港政協青年聯會主席沈慧林</w:t>
            </w:r>
            <w:r w:rsidR="00B35F53" w:rsidRPr="00B35F53">
              <w:rPr>
                <w:rFonts w:ascii="Times New Roman" w:eastAsia="標楷體" w:hAnsi="Times New Roman" w:cs="Times New Roman"/>
                <w:sz w:val="28"/>
                <w:szCs w:val="28"/>
              </w:rPr>
              <w:t>教授</w:t>
            </w:r>
            <w:r w:rsidR="002C2609" w:rsidRPr="00B35F53">
              <w:rPr>
                <w:rFonts w:ascii="Times New Roman" w:eastAsia="標楷體" w:hAnsi="Times New Roman" w:cs="Times New Roman" w:hint="eastAsia"/>
                <w:sz w:val="28"/>
                <w:szCs w:val="28"/>
              </w:rPr>
              <w:t>、各位政協青年聯會委員、幹事及會員，大家好。</w:t>
            </w:r>
            <w:r w:rsidR="001615B8" w:rsidRPr="00B35F53">
              <w:rPr>
                <w:rFonts w:ascii="Times New Roman" w:eastAsia="標楷體" w:hAnsi="Times New Roman" w:cs="Times New Roman" w:hint="eastAsia"/>
                <w:sz w:val="28"/>
                <w:szCs w:val="28"/>
              </w:rPr>
              <w:t>首先</w:t>
            </w:r>
            <w:r w:rsidR="00B35F53" w:rsidRPr="00B35F53">
              <w:rPr>
                <w:rFonts w:ascii="Times New Roman" w:eastAsia="標楷體" w:hAnsi="Times New Roman" w:cs="Times New Roman" w:hint="eastAsia"/>
                <w:sz w:val="28"/>
                <w:szCs w:val="28"/>
              </w:rPr>
              <w:t>非常</w:t>
            </w:r>
            <w:r w:rsidR="001615B8" w:rsidRPr="00B35F53">
              <w:rPr>
                <w:rFonts w:ascii="Times New Roman" w:eastAsia="標楷體" w:hAnsi="Times New Roman" w:cs="Times New Roman" w:hint="eastAsia"/>
                <w:sz w:val="28"/>
                <w:szCs w:val="28"/>
              </w:rPr>
              <w:t>感謝香港政協青年聯會的</w:t>
            </w:r>
            <w:r w:rsidR="00B35F53" w:rsidRPr="00B35F53">
              <w:rPr>
                <w:rFonts w:ascii="Times New Roman" w:eastAsia="標楷體" w:hAnsi="Times New Roman" w:cs="Times New Roman" w:hint="eastAsia"/>
                <w:sz w:val="28"/>
                <w:szCs w:val="28"/>
              </w:rPr>
              <w:t>邀請，</w:t>
            </w:r>
            <w:r w:rsidR="00B35F53">
              <w:rPr>
                <w:rFonts w:ascii="Times New Roman" w:eastAsia="標楷體" w:hAnsi="Times New Roman" w:cs="Times New Roman" w:hint="eastAsia"/>
                <w:sz w:val="28"/>
                <w:szCs w:val="28"/>
              </w:rPr>
              <w:t>讓我有機會向大家</w:t>
            </w:r>
            <w:r w:rsidR="00B35F53" w:rsidRPr="00DF7090">
              <w:rPr>
                <w:rFonts w:ascii="Times New Roman" w:eastAsia="標楷體" w:hAnsi="Times New Roman" w:cs="Times New Roman" w:hint="eastAsia"/>
                <w:sz w:val="28"/>
                <w:szCs w:val="28"/>
              </w:rPr>
              <w:t>介紹</w:t>
            </w:r>
            <w:r w:rsidR="00B35F53" w:rsidRPr="004E2550">
              <w:rPr>
                <w:rFonts w:ascii="Times New Roman" w:eastAsia="標楷體" w:hAnsi="Times New Roman" w:cs="Times New Roman" w:hint="eastAsia"/>
                <w:sz w:val="28"/>
                <w:szCs w:val="28"/>
              </w:rPr>
              <w:t>機電</w:t>
            </w:r>
            <w:r w:rsidR="00B35F53" w:rsidRPr="00DF7090">
              <w:rPr>
                <w:rFonts w:ascii="Times New Roman" w:eastAsia="標楷體" w:hAnsi="Times New Roman" w:cs="Times New Roman"/>
                <w:sz w:val="28"/>
                <w:szCs w:val="28"/>
              </w:rPr>
              <w:t>工程</w:t>
            </w:r>
            <w:r w:rsidR="00B35F53" w:rsidRPr="004E2550">
              <w:rPr>
                <w:rFonts w:ascii="Times New Roman" w:eastAsia="標楷體" w:hAnsi="Times New Roman" w:cs="Times New Roman" w:hint="eastAsia"/>
                <w:sz w:val="28"/>
                <w:szCs w:val="28"/>
              </w:rPr>
              <w:t>署</w:t>
            </w:r>
            <w:r w:rsidR="00B35F53" w:rsidRPr="00B35F53">
              <w:rPr>
                <w:rFonts w:ascii="Times New Roman" w:eastAsia="標楷體" w:hAnsi="Times New Roman" w:cs="Times New Roman" w:hint="eastAsia"/>
                <w:sz w:val="28"/>
                <w:szCs w:val="28"/>
              </w:rPr>
              <w:t>。</w:t>
            </w:r>
            <w:ins w:id="0" w:author="Mr LEUNG Ka Chun 梁嘉俊先生" w:date="2026-03-04T14:09:00Z">
              <w:r w:rsidR="0089561C" w:rsidRPr="0089561C">
                <w:rPr>
                  <w:rFonts w:ascii="Times New Roman" w:eastAsia="標楷體" w:hAnsi="Times New Roman" w:cs="Times New Roman"/>
                  <w:sz w:val="28"/>
                  <w:szCs w:val="28"/>
                </w:rPr>
                <w:t>機電工程署的</w:t>
              </w:r>
              <w:r w:rsidR="0089561C" w:rsidRPr="00B35F53">
                <w:rPr>
                  <w:rFonts w:ascii="Times New Roman" w:eastAsia="標楷體" w:hAnsi="Times New Roman" w:cs="Times New Roman" w:hint="eastAsia"/>
                  <w:sz w:val="28"/>
                  <w:szCs w:val="28"/>
                </w:rPr>
                <w:t>工作</w:t>
              </w:r>
              <w:r w:rsidR="0089561C" w:rsidRPr="0089561C">
                <w:rPr>
                  <w:rFonts w:ascii="Times New Roman" w:eastAsia="標楷體" w:hAnsi="Times New Roman" w:cs="Times New Roman"/>
                  <w:sz w:val="28"/>
                  <w:szCs w:val="28"/>
                </w:rPr>
                <w:t>範疇</w:t>
              </w:r>
            </w:ins>
            <w:ins w:id="1" w:author="Mr LEUNG Ka Chun 梁嘉俊先生" w:date="2026-03-04T14:50:00Z">
              <w:r w:rsidR="007D4A42" w:rsidRPr="007D4A42">
                <w:rPr>
                  <w:rFonts w:ascii="Times New Roman" w:eastAsia="標楷體" w:hAnsi="Times New Roman" w:cs="Times New Roman"/>
                  <w:sz w:val="28"/>
                  <w:szCs w:val="28"/>
                </w:rPr>
                <w:t>涵蓋各類</w:t>
              </w:r>
              <w:r w:rsidR="007D4A42">
                <w:rPr>
                  <w:rFonts w:ascii="Times New Roman" w:eastAsia="標楷體" w:hAnsi="Times New Roman" w:cs="Times New Roman" w:hint="eastAsia"/>
                  <w:sz w:val="28"/>
                  <w:szCs w:val="28"/>
                </w:rPr>
                <w:t>型</w:t>
              </w:r>
            </w:ins>
            <w:ins w:id="2" w:author="Mr LEUNG Ka Chun 梁嘉俊先生" w:date="2026-03-04T14:49:00Z">
              <w:r w:rsidR="00CA63A4">
                <w:rPr>
                  <w:rFonts w:ascii="Times New Roman" w:eastAsia="標楷體" w:hAnsi="Times New Roman" w:cs="Times New Roman" w:hint="eastAsia"/>
                  <w:sz w:val="28"/>
                  <w:szCs w:val="28"/>
                </w:rPr>
                <w:t>的機電服務</w:t>
              </w:r>
              <w:r w:rsidR="00CA63A4" w:rsidRPr="0089561C">
                <w:rPr>
                  <w:rFonts w:ascii="Times New Roman" w:eastAsia="標楷體" w:hAnsi="Times New Roman" w:cs="Times New Roman"/>
                  <w:sz w:val="28"/>
                  <w:szCs w:val="28"/>
                </w:rPr>
                <w:t>，</w:t>
              </w:r>
            </w:ins>
            <w:ins w:id="3" w:author="Mr LEUNG Ka Chun 梁嘉俊先生" w:date="2026-03-04T14:51:00Z">
              <w:r w:rsidR="007D4A42" w:rsidRPr="007D4A42">
                <w:rPr>
                  <w:rFonts w:ascii="Times New Roman" w:eastAsia="標楷體" w:hAnsi="Times New Roman" w:cs="Times New Roman"/>
                  <w:sz w:val="28"/>
                  <w:szCs w:val="28"/>
                </w:rPr>
                <w:t>這些服務與我們的日常生活息息相關，無論是從早上到下班的各個時刻，我們都會接觸到它們</w:t>
              </w:r>
            </w:ins>
            <w:ins w:id="4" w:author="Mr LEUNG Ka Chun 梁嘉俊先生" w:date="2026-03-04T14:08:00Z">
              <w:r w:rsidR="0089561C" w:rsidRPr="00B35F53">
                <w:rPr>
                  <w:rFonts w:ascii="Times New Roman" w:eastAsia="標楷體" w:hAnsi="Times New Roman" w:cs="Times New Roman"/>
                  <w:sz w:val="28"/>
                  <w:szCs w:val="28"/>
                </w:rPr>
                <w:t>。</w:t>
              </w:r>
            </w:ins>
            <w:r w:rsidR="007B19E5" w:rsidRPr="00B35F53">
              <w:rPr>
                <w:rFonts w:ascii="Times New Roman" w:eastAsia="標楷體" w:hAnsi="Times New Roman" w:cs="Times New Roman" w:hint="eastAsia"/>
                <w:sz w:val="28"/>
                <w:szCs w:val="28"/>
              </w:rPr>
              <w:t>以下</w:t>
            </w:r>
            <w:r w:rsidR="00B35F53" w:rsidRPr="00B35F53">
              <w:rPr>
                <w:rFonts w:ascii="Times New Roman" w:eastAsia="標楷體" w:hAnsi="Times New Roman" w:cs="Times New Roman" w:hint="eastAsia"/>
                <w:sz w:val="28"/>
                <w:szCs w:val="28"/>
              </w:rPr>
              <w:t>我</w:t>
            </w:r>
            <w:r w:rsidR="007B19E5" w:rsidRPr="00B35F53">
              <w:rPr>
                <w:rFonts w:ascii="Times New Roman" w:eastAsia="標楷體" w:hAnsi="Times New Roman" w:cs="Times New Roman" w:hint="eastAsia"/>
                <w:sz w:val="28"/>
                <w:szCs w:val="28"/>
              </w:rPr>
              <w:t>會</w:t>
            </w:r>
            <w:r w:rsidR="00B35F53" w:rsidRPr="00B35F53">
              <w:rPr>
                <w:rFonts w:ascii="Times New Roman" w:eastAsia="標楷體" w:hAnsi="Times New Roman" w:cs="Times New Roman" w:hint="eastAsia"/>
                <w:sz w:val="28"/>
                <w:szCs w:val="28"/>
              </w:rPr>
              <w:t>簡單</w:t>
            </w:r>
            <w:r w:rsidR="00973B7B" w:rsidRPr="00B35F53">
              <w:rPr>
                <w:rFonts w:ascii="Times New Roman" w:eastAsia="標楷體" w:hAnsi="Times New Roman" w:cs="Times New Roman" w:hint="eastAsia"/>
                <w:sz w:val="28"/>
                <w:szCs w:val="28"/>
              </w:rPr>
              <w:t>分享機電署</w:t>
            </w:r>
            <w:r w:rsidR="004E2550" w:rsidRPr="00B35F53">
              <w:rPr>
                <w:rFonts w:ascii="Times New Roman" w:eastAsia="標楷體" w:hAnsi="Times New Roman" w:cs="Times New Roman" w:hint="eastAsia"/>
                <w:sz w:val="28"/>
                <w:szCs w:val="28"/>
              </w:rPr>
              <w:t>的</w:t>
            </w:r>
            <w:r w:rsidR="00B35F53" w:rsidRPr="00B35F53">
              <w:rPr>
                <w:rFonts w:ascii="Times New Roman" w:eastAsia="標楷體" w:hAnsi="Times New Roman" w:cs="Times New Roman" w:hint="eastAsia"/>
                <w:sz w:val="28"/>
                <w:szCs w:val="28"/>
              </w:rPr>
              <w:t>背景、</w:t>
            </w:r>
            <w:r w:rsidR="004E2550" w:rsidRPr="00B35F53">
              <w:rPr>
                <w:rFonts w:ascii="Times New Roman" w:eastAsia="標楷體" w:hAnsi="Times New Roman" w:cs="Times New Roman" w:hint="eastAsia"/>
                <w:sz w:val="28"/>
                <w:szCs w:val="28"/>
              </w:rPr>
              <w:t>主要工作</w:t>
            </w:r>
            <w:r w:rsidR="00B35F53" w:rsidRPr="00B35F53">
              <w:rPr>
                <w:rFonts w:ascii="Times New Roman" w:eastAsia="標楷體" w:hAnsi="Times New Roman" w:cs="Times New Roman" w:hint="eastAsia"/>
                <w:sz w:val="28"/>
                <w:szCs w:val="28"/>
              </w:rPr>
              <w:t>以及</w:t>
            </w:r>
            <w:r w:rsidR="00B35F53" w:rsidRPr="00B35F53">
              <w:rPr>
                <w:rFonts w:ascii="Times New Roman" w:eastAsia="標楷體" w:hAnsi="Times New Roman" w:cs="Times New Roman"/>
                <w:sz w:val="28"/>
                <w:szCs w:val="28"/>
              </w:rPr>
              <w:t>機電</w:t>
            </w:r>
            <w:r w:rsidR="00B35F53" w:rsidRPr="00B35F53">
              <w:rPr>
                <w:rFonts w:ascii="Times New Roman" w:eastAsia="標楷體" w:hAnsi="Times New Roman" w:cs="Times New Roman" w:hint="eastAsia"/>
                <w:sz w:val="28"/>
                <w:szCs w:val="28"/>
              </w:rPr>
              <w:t>行業的最新發展</w:t>
            </w:r>
            <w:r w:rsidR="007B19E5" w:rsidRPr="00B35F53">
              <w:rPr>
                <w:rFonts w:ascii="Times New Roman" w:eastAsia="標楷體" w:hAnsi="Times New Roman" w:cs="Times New Roman"/>
                <w:sz w:val="28"/>
                <w:szCs w:val="28"/>
              </w:rPr>
              <w:t>。</w:t>
            </w:r>
          </w:p>
          <w:p w14:paraId="10DD5969" w14:textId="2945BBE0" w:rsidR="005965F9" w:rsidRPr="00E43C29" w:rsidRDefault="005965F9" w:rsidP="00E43C29">
            <w:pPr>
              <w:snapToGrid w:val="0"/>
              <w:contextualSpacing/>
              <w:jc w:val="both"/>
              <w:rPr>
                <w:rFonts w:ascii="Times New Roman" w:eastAsia="標楷體" w:hAnsi="Times New Roman" w:cs="Times New Roman"/>
                <w:sz w:val="28"/>
                <w:szCs w:val="28"/>
              </w:rPr>
            </w:pPr>
          </w:p>
        </w:tc>
      </w:tr>
      <w:tr w:rsidR="005965F9" w:rsidRPr="00136E0F" w14:paraId="227DAA76" w14:textId="77777777" w:rsidTr="00973B7B">
        <w:trPr>
          <w:trHeight w:val="983"/>
        </w:trPr>
        <w:tc>
          <w:tcPr>
            <w:tcW w:w="2703" w:type="dxa"/>
          </w:tcPr>
          <w:p w14:paraId="33B312B1" w14:textId="662CED7C" w:rsidR="00FB7BE0" w:rsidRPr="007B19E5" w:rsidRDefault="009C1E9F" w:rsidP="00FB7BE0">
            <w:pPr>
              <w:spacing w:afterLines="50" w:after="180" w:line="400" w:lineRule="exact"/>
              <w:contextualSpacing/>
              <w:rPr>
                <w:rFonts w:ascii="Times New Roman" w:eastAsia="標楷體" w:hAnsi="Times New Roman" w:cs="Times New Roman"/>
                <w:b/>
                <w:bCs/>
                <w:sz w:val="28"/>
                <w:szCs w:val="28"/>
              </w:rPr>
            </w:pPr>
            <w:r w:rsidRPr="007B19E5">
              <w:rPr>
                <w:rFonts w:ascii="Times New Roman" w:eastAsia="標楷體" w:hAnsi="Times New Roman" w:cs="Times New Roman"/>
                <w:b/>
                <w:bCs/>
                <w:sz w:val="28"/>
                <w:szCs w:val="28"/>
              </w:rPr>
              <w:t>簡介</w:t>
            </w:r>
            <w:r w:rsidR="00FB7BE0" w:rsidRPr="007B19E5">
              <w:rPr>
                <w:rFonts w:ascii="Times New Roman" w:eastAsia="標楷體" w:hAnsi="Times New Roman" w:cs="Times New Roman"/>
                <w:b/>
                <w:bCs/>
                <w:sz w:val="28"/>
                <w:szCs w:val="28"/>
              </w:rPr>
              <w:t>機電工程署</w:t>
            </w:r>
          </w:p>
          <w:p w14:paraId="6EB9CF0A" w14:textId="1454FAE6" w:rsidR="005965F9" w:rsidRPr="007B19E5" w:rsidRDefault="007B19E5" w:rsidP="009721DC">
            <w:pPr>
              <w:spacing w:afterLines="50" w:after="180" w:line="400" w:lineRule="exact"/>
              <w:contextualSpacing/>
              <w:rPr>
                <w:rStyle w:val="a6"/>
                <w:rFonts w:ascii="Times New Roman" w:hAnsi="Times New Roman" w:cs="Times New Roman"/>
                <w:sz w:val="28"/>
                <w:szCs w:val="28"/>
              </w:rPr>
            </w:pPr>
            <w:r w:rsidRPr="007B19E5">
              <w:rPr>
                <w:rFonts w:ascii="Times New Roman" w:eastAsia="標楷體" w:hAnsi="Times New Roman" w:cs="Times New Roman"/>
                <w:b/>
                <w:bCs/>
                <w:sz w:val="28"/>
                <w:szCs w:val="28"/>
              </w:rPr>
              <w:t>(</w:t>
            </w:r>
            <w:r w:rsidR="00BB7104">
              <w:rPr>
                <w:rFonts w:ascii="Times New Roman" w:eastAsia="標楷體" w:hAnsi="Times New Roman" w:cs="Times New Roman" w:hint="eastAsia"/>
                <w:b/>
                <w:bCs/>
                <w:sz w:val="28"/>
                <w:szCs w:val="28"/>
              </w:rPr>
              <w:t>5</w:t>
            </w:r>
            <w:r w:rsidRPr="007B19E5">
              <w:rPr>
                <w:rFonts w:ascii="Times New Roman" w:eastAsia="標楷體" w:hAnsi="Times New Roman" w:cs="Times New Roman"/>
                <w:b/>
                <w:bCs/>
                <w:sz w:val="28"/>
                <w:szCs w:val="28"/>
              </w:rPr>
              <w:t xml:space="preserve"> mins.)</w:t>
            </w:r>
            <w:r w:rsidR="006A0D6B">
              <w:rPr>
                <w:rFonts w:ascii="Times New Roman" w:eastAsia="標楷體" w:hAnsi="Times New Roman" w:cs="Times New Roman" w:hint="eastAsia"/>
                <w:b/>
                <w:bCs/>
                <w:sz w:val="28"/>
                <w:szCs w:val="28"/>
              </w:rPr>
              <w:t xml:space="preserve"> </w:t>
            </w:r>
          </w:p>
        </w:tc>
        <w:tc>
          <w:tcPr>
            <w:tcW w:w="7215" w:type="dxa"/>
          </w:tcPr>
          <w:p w14:paraId="52CAFD37" w14:textId="6F33E9AB" w:rsidR="00972107" w:rsidRPr="00E25979" w:rsidRDefault="00367671" w:rsidP="00045AD1">
            <w:pPr>
              <w:pStyle w:val="ab"/>
              <w:numPr>
                <w:ilvl w:val="0"/>
                <w:numId w:val="1"/>
              </w:numPr>
              <w:snapToGrid w:val="0"/>
              <w:ind w:leftChars="0"/>
              <w:contextualSpacing/>
              <w:jc w:val="both"/>
              <w:rPr>
                <w:rFonts w:ascii="Times New Roman" w:eastAsia="標楷體" w:hAnsi="Times New Roman" w:cs="Times New Roman"/>
                <w:sz w:val="28"/>
                <w:szCs w:val="28"/>
              </w:rPr>
            </w:pPr>
            <w:r w:rsidRPr="00E25979">
              <w:rPr>
                <w:rFonts w:ascii="Times New Roman" w:eastAsia="標楷體" w:hAnsi="Times New Roman" w:cs="Times New Roman" w:hint="eastAsia"/>
                <w:b/>
                <w:bCs/>
                <w:sz w:val="28"/>
                <w:szCs w:val="28"/>
              </w:rPr>
              <w:t xml:space="preserve">(Slide </w:t>
            </w:r>
            <w:r w:rsidRPr="00E25979">
              <w:rPr>
                <w:rFonts w:ascii="Times New Roman" w:eastAsia="標楷體" w:hAnsi="Times New Roman" w:cs="Times New Roman"/>
                <w:b/>
                <w:bCs/>
                <w:sz w:val="28"/>
                <w:szCs w:val="28"/>
              </w:rPr>
              <w:t>2</w:t>
            </w:r>
            <w:r w:rsidRPr="00E25979">
              <w:rPr>
                <w:rFonts w:ascii="Times New Roman" w:eastAsia="標楷體" w:hAnsi="Times New Roman" w:cs="Times New Roman" w:hint="eastAsia"/>
                <w:b/>
                <w:bCs/>
                <w:sz w:val="28"/>
                <w:szCs w:val="28"/>
              </w:rPr>
              <w:t>)</w:t>
            </w:r>
            <w:r w:rsidR="004E2550" w:rsidRPr="00E25979">
              <w:rPr>
                <w:rFonts w:ascii="Times New Roman" w:eastAsia="標楷體" w:hAnsi="Times New Roman" w:cs="Times New Roman" w:hint="eastAsia"/>
                <w:b/>
                <w:bCs/>
                <w:sz w:val="28"/>
                <w:szCs w:val="28"/>
              </w:rPr>
              <w:t xml:space="preserve"> </w:t>
            </w:r>
            <w:r w:rsidR="00E25979" w:rsidRPr="00E25979">
              <w:rPr>
                <w:rFonts w:ascii="Times New Roman" w:eastAsia="標楷體" w:hAnsi="Times New Roman" w:cs="Times New Roman" w:hint="eastAsia"/>
                <w:sz w:val="28"/>
                <w:szCs w:val="28"/>
              </w:rPr>
              <w:t>我先</w:t>
            </w:r>
            <w:r w:rsidR="006C13D1" w:rsidRPr="00E25979">
              <w:rPr>
                <w:rFonts w:ascii="Times New Roman" w:eastAsia="標楷體" w:hAnsi="Times New Roman" w:cs="Times New Roman" w:hint="eastAsia"/>
                <w:sz w:val="28"/>
                <w:szCs w:val="28"/>
              </w:rPr>
              <w:t>播</w:t>
            </w:r>
            <w:r w:rsidR="004E2550" w:rsidRPr="00E25979">
              <w:rPr>
                <w:rFonts w:ascii="Times New Roman" w:eastAsia="標楷體" w:hAnsi="Times New Roman" w:cs="Times New Roman" w:hint="eastAsia"/>
                <w:sz w:val="28"/>
                <w:szCs w:val="28"/>
              </w:rPr>
              <w:t>放</w:t>
            </w:r>
            <w:r w:rsidR="00E25979" w:rsidRPr="00E25979">
              <w:rPr>
                <w:rFonts w:ascii="Times New Roman" w:eastAsia="標楷體" w:hAnsi="Times New Roman" w:cs="Times New Roman" w:hint="eastAsia"/>
                <w:sz w:val="28"/>
                <w:szCs w:val="28"/>
              </w:rPr>
              <w:t>一段約</w:t>
            </w:r>
            <w:r w:rsidR="00E25979" w:rsidRPr="00E25979">
              <w:rPr>
                <w:rFonts w:ascii="Times New Roman" w:eastAsia="標楷體" w:hAnsi="Times New Roman" w:cs="Times New Roman" w:hint="eastAsia"/>
                <w:sz w:val="28"/>
                <w:szCs w:val="28"/>
              </w:rPr>
              <w:t>4</w:t>
            </w:r>
            <w:r w:rsidR="00E25979" w:rsidRPr="00E25979">
              <w:rPr>
                <w:rFonts w:ascii="Times New Roman" w:eastAsia="標楷體" w:hAnsi="Times New Roman" w:cs="Times New Roman" w:hint="eastAsia"/>
                <w:sz w:val="28"/>
                <w:szCs w:val="28"/>
              </w:rPr>
              <w:t>分鐘的</w:t>
            </w:r>
            <w:r w:rsidR="006C13D1" w:rsidRPr="00E25979">
              <w:rPr>
                <w:rFonts w:ascii="Times New Roman" w:eastAsia="標楷體" w:hAnsi="Times New Roman" w:cs="Times New Roman" w:hint="eastAsia"/>
                <w:sz w:val="28"/>
                <w:szCs w:val="28"/>
              </w:rPr>
              <w:t>短片</w:t>
            </w:r>
            <w:r w:rsidR="007B19E5" w:rsidRPr="00E25979">
              <w:rPr>
                <w:rFonts w:ascii="Times New Roman" w:eastAsia="標楷體" w:hAnsi="Times New Roman" w:cs="Times New Roman" w:hint="eastAsia"/>
                <w:sz w:val="28"/>
                <w:szCs w:val="28"/>
              </w:rPr>
              <w:t>簡介</w:t>
            </w:r>
            <w:r w:rsidR="00181EE0" w:rsidRPr="00E25979">
              <w:rPr>
                <w:rFonts w:ascii="Times New Roman" w:eastAsia="標楷體" w:hAnsi="Times New Roman" w:cs="Times New Roman" w:hint="eastAsia"/>
                <w:sz w:val="28"/>
                <w:szCs w:val="28"/>
              </w:rPr>
              <w:t>機電署的組織架構及</w:t>
            </w:r>
            <w:r w:rsidR="00E25979" w:rsidRPr="00E25979">
              <w:rPr>
                <w:rFonts w:ascii="Times New Roman" w:eastAsia="標楷體" w:hAnsi="Times New Roman" w:cs="Times New Roman" w:hint="eastAsia"/>
                <w:sz w:val="28"/>
                <w:szCs w:val="28"/>
              </w:rPr>
              <w:t>主要</w:t>
            </w:r>
            <w:r w:rsidR="00181EE0" w:rsidRPr="00E25979">
              <w:rPr>
                <w:rFonts w:ascii="Times New Roman" w:eastAsia="標楷體" w:hAnsi="Times New Roman" w:cs="Times New Roman" w:hint="eastAsia"/>
                <w:sz w:val="28"/>
                <w:szCs w:val="28"/>
              </w:rPr>
              <w:t>工作。</w:t>
            </w:r>
            <w:r w:rsidR="00E25979">
              <w:rPr>
                <w:rFonts w:ascii="Times New Roman" w:eastAsia="標楷體" w:hAnsi="Times New Roman" w:cs="Times New Roman" w:hint="eastAsia"/>
                <w:sz w:val="28"/>
                <w:szCs w:val="28"/>
              </w:rPr>
              <w:t>[Video 4 minutes]</w:t>
            </w:r>
            <w:r w:rsidRPr="00E25979">
              <w:rPr>
                <w:rFonts w:ascii="Times New Roman" w:eastAsia="標楷體" w:hAnsi="Times New Roman" w:cs="Times New Roman"/>
                <w:sz w:val="28"/>
                <w:szCs w:val="28"/>
              </w:rPr>
              <w:br/>
            </w:r>
          </w:p>
          <w:p w14:paraId="22355C39" w14:textId="77777777" w:rsidR="00B20F88" w:rsidRDefault="00221596" w:rsidP="00393A59">
            <w:pPr>
              <w:pStyle w:val="ab"/>
              <w:numPr>
                <w:ilvl w:val="0"/>
                <w:numId w:val="1"/>
              </w:numPr>
              <w:tabs>
                <w:tab w:val="num" w:pos="1440"/>
              </w:tabs>
              <w:snapToGrid w:val="0"/>
              <w:ind w:leftChars="0"/>
              <w:contextualSpacing/>
              <w:jc w:val="both"/>
              <w:rPr>
                <w:rFonts w:ascii="Times New Roman" w:eastAsia="標楷體" w:hAnsi="Times New Roman" w:cs="Times New Roman"/>
                <w:sz w:val="28"/>
                <w:szCs w:val="28"/>
              </w:rPr>
            </w:pPr>
            <w:r w:rsidRPr="00856D69">
              <w:rPr>
                <w:rFonts w:ascii="Times New Roman" w:eastAsia="標楷體" w:hAnsi="Times New Roman" w:cs="Times New Roman" w:hint="eastAsia"/>
                <w:b/>
                <w:bCs/>
                <w:sz w:val="28"/>
                <w:szCs w:val="28"/>
              </w:rPr>
              <w:t xml:space="preserve">(Slide </w:t>
            </w:r>
            <w:r w:rsidR="00367671" w:rsidRPr="00856D69">
              <w:rPr>
                <w:rFonts w:ascii="Times New Roman" w:eastAsia="標楷體" w:hAnsi="Times New Roman" w:cs="Times New Roman"/>
                <w:b/>
                <w:bCs/>
                <w:sz w:val="28"/>
                <w:szCs w:val="28"/>
              </w:rPr>
              <w:t>3</w:t>
            </w:r>
            <w:r w:rsidRPr="00856D69">
              <w:rPr>
                <w:rFonts w:ascii="Times New Roman" w:eastAsia="標楷體" w:hAnsi="Times New Roman" w:cs="Times New Roman" w:hint="eastAsia"/>
                <w:b/>
                <w:bCs/>
                <w:sz w:val="28"/>
                <w:szCs w:val="28"/>
              </w:rPr>
              <w:t xml:space="preserve">) </w:t>
            </w:r>
            <w:r w:rsidR="00E25979" w:rsidRPr="00856D69">
              <w:rPr>
                <w:rFonts w:ascii="Times New Roman" w:eastAsia="標楷體" w:hAnsi="Times New Roman" w:cs="Times New Roman" w:hint="eastAsia"/>
                <w:sz w:val="28"/>
                <w:szCs w:val="28"/>
              </w:rPr>
              <w:t>相信大家對機電署已經有了初步認識。我想在此</w:t>
            </w:r>
            <w:r w:rsidR="004E2550" w:rsidRPr="00856D69">
              <w:rPr>
                <w:rFonts w:ascii="Times New Roman" w:eastAsia="標楷體" w:hAnsi="Times New Roman" w:cs="Times New Roman" w:hint="eastAsia"/>
                <w:sz w:val="28"/>
                <w:szCs w:val="28"/>
              </w:rPr>
              <w:t>補充介紹</w:t>
            </w:r>
            <w:r w:rsidR="00972107" w:rsidRPr="00856D69">
              <w:rPr>
                <w:rFonts w:ascii="Times New Roman" w:eastAsia="標楷體" w:hAnsi="Times New Roman" w:cs="Times New Roman" w:hint="eastAsia"/>
                <w:sz w:val="28"/>
                <w:szCs w:val="28"/>
              </w:rPr>
              <w:t>機電工程營運基金</w:t>
            </w:r>
            <w:r w:rsidR="00E25979" w:rsidRPr="00856D69">
              <w:rPr>
                <w:rFonts w:ascii="Times New Roman" w:eastAsia="標楷體" w:hAnsi="Times New Roman" w:cs="Times New Roman" w:hint="eastAsia"/>
                <w:sz w:val="28"/>
                <w:szCs w:val="28"/>
              </w:rPr>
              <w:t>。</w:t>
            </w:r>
            <w:r w:rsidR="004E2550" w:rsidRPr="00856D69">
              <w:rPr>
                <w:rFonts w:ascii="Times New Roman" w:eastAsia="標楷體" w:hAnsi="Times New Roman" w:cs="Times New Roman" w:hint="eastAsia"/>
                <w:sz w:val="28"/>
                <w:szCs w:val="28"/>
              </w:rPr>
              <w:t xml:space="preserve"> </w:t>
            </w:r>
            <w:r w:rsidR="001141BE" w:rsidRPr="00856D69">
              <w:rPr>
                <w:rFonts w:ascii="Times New Roman" w:eastAsia="標楷體" w:hAnsi="Times New Roman" w:cs="Times New Roman" w:hint="eastAsia"/>
                <w:sz w:val="28"/>
                <w:szCs w:val="28"/>
              </w:rPr>
              <w:t>現時機電署有兩個執行架構分別是</w:t>
            </w:r>
            <w:proofErr w:type="gramStart"/>
            <w:r w:rsidR="001141BE" w:rsidRPr="00856D69">
              <w:rPr>
                <w:rFonts w:ascii="Times New Roman" w:eastAsia="標楷體" w:hAnsi="Times New Roman" w:cs="Times New Roman"/>
                <w:sz w:val="28"/>
                <w:szCs w:val="28"/>
              </w:rPr>
              <w:t>規</w:t>
            </w:r>
            <w:proofErr w:type="gramEnd"/>
            <w:r w:rsidR="001141BE" w:rsidRPr="00856D69">
              <w:rPr>
                <w:rFonts w:ascii="Times New Roman" w:eastAsia="標楷體" w:hAnsi="Times New Roman" w:cs="Times New Roman"/>
                <w:sz w:val="28"/>
                <w:szCs w:val="28"/>
              </w:rPr>
              <w:t>管服務</w:t>
            </w:r>
            <w:r w:rsidR="001141BE" w:rsidRPr="00856D69">
              <w:rPr>
                <w:rFonts w:ascii="Times New Roman" w:eastAsia="標楷體" w:hAnsi="Times New Roman" w:cs="Times New Roman" w:hint="eastAsia"/>
                <w:sz w:val="28"/>
                <w:szCs w:val="28"/>
              </w:rPr>
              <w:t>和</w:t>
            </w:r>
            <w:r w:rsidR="001141BE" w:rsidRPr="00856D69">
              <w:rPr>
                <w:rFonts w:ascii="Times New Roman" w:eastAsia="標楷體" w:hAnsi="Times New Roman" w:cs="Times New Roman"/>
                <w:sz w:val="28"/>
                <w:szCs w:val="28"/>
              </w:rPr>
              <w:t>營運服務</w:t>
            </w:r>
            <w:r w:rsidR="001141BE" w:rsidRPr="00856D69">
              <w:rPr>
                <w:rFonts w:ascii="Times New Roman" w:eastAsia="標楷體" w:hAnsi="Times New Roman" w:cs="Times New Roman" w:hint="eastAsia"/>
                <w:sz w:val="28"/>
                <w:szCs w:val="28"/>
              </w:rPr>
              <w:t>。</w:t>
            </w:r>
            <w:r w:rsidR="001141BE" w:rsidRPr="00856D69">
              <w:rPr>
                <w:rFonts w:ascii="Times New Roman" w:eastAsia="標楷體" w:hAnsi="Times New Roman" w:cs="Times New Roman" w:hint="eastAsia"/>
                <w:sz w:val="28"/>
                <w:szCs w:val="28"/>
              </w:rPr>
              <w:t xml:space="preserve"> </w:t>
            </w:r>
            <w:proofErr w:type="gramStart"/>
            <w:r w:rsidR="001141BE" w:rsidRPr="00856D69">
              <w:rPr>
                <w:rFonts w:ascii="Times New Roman" w:eastAsia="標楷體" w:hAnsi="Times New Roman" w:cs="Times New Roman"/>
                <w:sz w:val="28"/>
                <w:szCs w:val="28"/>
              </w:rPr>
              <w:t>規</w:t>
            </w:r>
            <w:proofErr w:type="gramEnd"/>
            <w:r w:rsidR="001141BE" w:rsidRPr="00856D69">
              <w:rPr>
                <w:rFonts w:ascii="Times New Roman" w:eastAsia="標楷體" w:hAnsi="Times New Roman" w:cs="Times New Roman"/>
                <w:sz w:val="28"/>
                <w:szCs w:val="28"/>
              </w:rPr>
              <w:t>管服務</w:t>
            </w:r>
            <w:r w:rsidR="001141BE" w:rsidRPr="00856D69">
              <w:rPr>
                <w:rFonts w:ascii="Times New Roman" w:eastAsia="標楷體" w:hAnsi="Times New Roman" w:cs="Times New Roman" w:hint="eastAsia"/>
                <w:sz w:val="28"/>
                <w:szCs w:val="28"/>
              </w:rPr>
              <w:t>主要</w:t>
            </w:r>
            <w:r w:rsidR="001141BE" w:rsidRPr="00856D69">
              <w:rPr>
                <w:rFonts w:ascii="Times New Roman" w:eastAsia="標楷體" w:hAnsi="Times New Roman" w:cs="Times New Roman"/>
                <w:sz w:val="28"/>
                <w:szCs w:val="28"/>
              </w:rPr>
              <w:t>確保機電安全</w:t>
            </w:r>
            <w:r w:rsidR="001141BE" w:rsidRPr="00856D69">
              <w:rPr>
                <w:rFonts w:ascii="Times New Roman" w:eastAsia="標楷體" w:hAnsi="Times New Roman" w:cs="Times New Roman" w:hint="eastAsia"/>
                <w:sz w:val="28"/>
                <w:szCs w:val="28"/>
              </w:rPr>
              <w:t>和</w:t>
            </w:r>
            <w:r w:rsidR="001141BE" w:rsidRPr="00856D69">
              <w:rPr>
                <w:rFonts w:ascii="Times New Roman" w:eastAsia="標楷體" w:hAnsi="Times New Roman" w:cs="Times New Roman"/>
                <w:sz w:val="28"/>
                <w:szCs w:val="28"/>
              </w:rPr>
              <w:t>能源</w:t>
            </w:r>
            <w:r w:rsidR="001141BE" w:rsidRPr="00856D69">
              <w:rPr>
                <w:rFonts w:ascii="Times New Roman" w:eastAsia="標楷體" w:hAnsi="Times New Roman" w:cs="Times New Roman" w:hint="eastAsia"/>
                <w:sz w:val="28"/>
                <w:szCs w:val="28"/>
              </w:rPr>
              <w:t>效益</w:t>
            </w:r>
            <w:r w:rsidR="001141BE" w:rsidRPr="00856D69">
              <w:rPr>
                <w:rFonts w:ascii="Times New Roman" w:eastAsia="標楷體" w:hAnsi="Times New Roman" w:cs="Times New Roman"/>
                <w:sz w:val="28"/>
                <w:szCs w:val="28"/>
              </w:rPr>
              <w:t>，</w:t>
            </w:r>
            <w:r w:rsidR="001141BE" w:rsidRPr="00856D69">
              <w:rPr>
                <w:rFonts w:ascii="Times New Roman" w:eastAsia="標楷體" w:hAnsi="Times New Roman" w:cs="Times New Roman" w:hint="eastAsia"/>
                <w:sz w:val="28"/>
                <w:szCs w:val="28"/>
              </w:rPr>
              <w:t>而</w:t>
            </w:r>
            <w:r w:rsidR="001141BE" w:rsidRPr="00856D69">
              <w:rPr>
                <w:rFonts w:ascii="Times New Roman" w:eastAsia="標楷體" w:hAnsi="Times New Roman" w:cs="Times New Roman"/>
                <w:sz w:val="28"/>
                <w:szCs w:val="28"/>
              </w:rPr>
              <w:t>營運服務，</w:t>
            </w:r>
            <w:r w:rsidR="001141BE" w:rsidRPr="00856D69">
              <w:rPr>
                <w:rFonts w:ascii="Times New Roman" w:eastAsia="標楷體" w:hAnsi="Times New Roman" w:cs="Times New Roman" w:hint="eastAsia"/>
                <w:sz w:val="28"/>
                <w:szCs w:val="28"/>
              </w:rPr>
              <w:t>即</w:t>
            </w:r>
            <w:r w:rsidR="00BA7EC0" w:rsidRPr="00856D69">
              <w:rPr>
                <w:rFonts w:ascii="Times New Roman" w:eastAsia="標楷體" w:hAnsi="Times New Roman" w:cs="Times New Roman"/>
                <w:sz w:val="28"/>
                <w:szCs w:val="28"/>
              </w:rPr>
              <w:t>機電工程營運基金</w:t>
            </w:r>
            <w:r w:rsidR="001141BE" w:rsidRPr="00856D69">
              <w:rPr>
                <w:rFonts w:ascii="Times New Roman" w:eastAsia="標楷體" w:hAnsi="Times New Roman" w:cs="Times New Roman" w:hint="eastAsia"/>
                <w:sz w:val="28"/>
                <w:szCs w:val="28"/>
              </w:rPr>
              <w:t>則向政府部門和部份公營機構</w:t>
            </w:r>
            <w:r w:rsidR="001141BE" w:rsidRPr="00856D69">
              <w:rPr>
                <w:rFonts w:ascii="Times New Roman" w:eastAsia="標楷體" w:hAnsi="Times New Roman" w:cs="Times New Roman"/>
                <w:sz w:val="28"/>
                <w:szCs w:val="28"/>
              </w:rPr>
              <w:t>提供機電工程服務。</w:t>
            </w:r>
            <w:r w:rsidR="00856D69" w:rsidRPr="00856D69">
              <w:rPr>
                <w:rFonts w:ascii="Times New Roman" w:eastAsia="標楷體" w:hAnsi="Times New Roman" w:cs="Times New Roman" w:hint="eastAsia"/>
                <w:sz w:val="28"/>
                <w:szCs w:val="28"/>
              </w:rPr>
              <w:t xml:space="preserve"> </w:t>
            </w:r>
          </w:p>
          <w:p w14:paraId="3483E3C1" w14:textId="77777777" w:rsidR="00B20F88" w:rsidRDefault="00B20F88" w:rsidP="00B20F88">
            <w:pPr>
              <w:pStyle w:val="ab"/>
              <w:snapToGrid w:val="0"/>
              <w:ind w:leftChars="0"/>
              <w:contextualSpacing/>
              <w:jc w:val="both"/>
              <w:rPr>
                <w:rFonts w:ascii="Times New Roman" w:eastAsia="標楷體" w:hAnsi="Times New Roman" w:cs="Times New Roman"/>
                <w:sz w:val="28"/>
                <w:szCs w:val="28"/>
              </w:rPr>
            </w:pPr>
          </w:p>
          <w:p w14:paraId="6696B403" w14:textId="0C54DABA" w:rsidR="00393A59" w:rsidRDefault="00B20F88" w:rsidP="00393A59">
            <w:pPr>
              <w:pStyle w:val="ab"/>
              <w:numPr>
                <w:ilvl w:val="0"/>
                <w:numId w:val="1"/>
              </w:numPr>
              <w:tabs>
                <w:tab w:val="num" w:pos="1440"/>
              </w:tabs>
              <w:snapToGrid w:val="0"/>
              <w:ind w:leftChars="0"/>
              <w:contextualSpacing/>
              <w:jc w:val="both"/>
              <w:rPr>
                <w:rFonts w:ascii="Times New Roman" w:eastAsia="標楷體" w:hAnsi="Times New Roman" w:cs="Times New Roman"/>
                <w:sz w:val="28"/>
                <w:szCs w:val="28"/>
              </w:rPr>
            </w:pPr>
            <w:r w:rsidRPr="00856D69">
              <w:rPr>
                <w:rFonts w:ascii="Times New Roman" w:eastAsia="標楷體" w:hAnsi="Times New Roman" w:cs="Times New Roman" w:hint="eastAsia"/>
                <w:b/>
                <w:bCs/>
                <w:sz w:val="28"/>
                <w:szCs w:val="28"/>
              </w:rPr>
              <w:t xml:space="preserve">(Slide </w:t>
            </w:r>
            <w:r>
              <w:rPr>
                <w:rFonts w:ascii="Times New Roman" w:eastAsia="標楷體" w:hAnsi="Times New Roman" w:cs="Times New Roman" w:hint="eastAsia"/>
                <w:b/>
                <w:bCs/>
                <w:sz w:val="28"/>
                <w:szCs w:val="28"/>
              </w:rPr>
              <w:t>4</w:t>
            </w:r>
            <w:r w:rsidRPr="00856D69">
              <w:rPr>
                <w:rFonts w:ascii="Times New Roman" w:eastAsia="標楷體" w:hAnsi="Times New Roman" w:cs="Times New Roman" w:hint="eastAsia"/>
                <w:b/>
                <w:bCs/>
                <w:sz w:val="28"/>
                <w:szCs w:val="28"/>
              </w:rPr>
              <w:t>)</w:t>
            </w:r>
            <w:r>
              <w:rPr>
                <w:rFonts w:ascii="Times New Roman" w:eastAsia="標楷體" w:hAnsi="Times New Roman" w:cs="Times New Roman" w:hint="eastAsia"/>
                <w:b/>
                <w:bCs/>
                <w:sz w:val="28"/>
                <w:szCs w:val="28"/>
              </w:rPr>
              <w:t xml:space="preserve"> </w:t>
            </w:r>
            <w:r w:rsidR="00856D69" w:rsidRPr="00856D69">
              <w:rPr>
                <w:rFonts w:ascii="Times New Roman" w:eastAsia="標楷體" w:hAnsi="Times New Roman" w:cs="Times New Roman"/>
                <w:sz w:val="28"/>
                <w:szCs w:val="28"/>
              </w:rPr>
              <w:t>營運基金於</w:t>
            </w:r>
            <w:r w:rsidR="00856D69" w:rsidRPr="00856D69">
              <w:rPr>
                <w:rFonts w:ascii="Times New Roman" w:eastAsia="標楷體" w:hAnsi="Times New Roman" w:cs="Times New Roman"/>
                <w:sz w:val="28"/>
                <w:szCs w:val="28"/>
              </w:rPr>
              <w:t xml:space="preserve"> 1996 </w:t>
            </w:r>
            <w:r w:rsidR="00856D69" w:rsidRPr="00856D69">
              <w:rPr>
                <w:rFonts w:ascii="Times New Roman" w:eastAsia="標楷體" w:hAnsi="Times New Roman" w:cs="Times New Roman"/>
                <w:sz w:val="28"/>
                <w:szCs w:val="28"/>
              </w:rPr>
              <w:t>年成立，</w:t>
            </w:r>
            <w:r w:rsidR="00856D69" w:rsidRPr="00856D69">
              <w:rPr>
                <w:rFonts w:ascii="Times New Roman" w:eastAsia="標楷體" w:hAnsi="Times New Roman" w:cs="Times New Roman" w:hint="eastAsia"/>
                <w:sz w:val="28"/>
                <w:szCs w:val="28"/>
              </w:rPr>
              <w:t>當年</w:t>
            </w:r>
            <w:r w:rsidR="00856D69" w:rsidRPr="00856D69">
              <w:rPr>
                <w:rFonts w:ascii="Times New Roman" w:eastAsia="標楷體" w:hAnsi="Times New Roman" w:cs="Times New Roman"/>
                <w:sz w:val="28"/>
                <w:szCs w:val="28"/>
              </w:rPr>
              <w:t>是香港政府公營部門改革計劃的一部分，</w:t>
            </w:r>
            <w:r w:rsidR="00393A59" w:rsidRPr="00E25979">
              <w:rPr>
                <w:rFonts w:ascii="Times New Roman" w:eastAsia="標楷體" w:hAnsi="Times New Roman" w:cs="Times New Roman" w:hint="eastAsia"/>
                <w:sz w:val="28"/>
                <w:szCs w:val="28"/>
              </w:rPr>
              <w:t>目的是讓</w:t>
            </w:r>
            <w:r w:rsidR="00393A59" w:rsidRPr="00E25979">
              <w:rPr>
                <w:rFonts w:ascii="Times New Roman" w:eastAsia="標楷體" w:hAnsi="Times New Roman" w:cs="Times New Roman"/>
                <w:sz w:val="28"/>
                <w:szCs w:val="28"/>
              </w:rPr>
              <w:t>政府</w:t>
            </w:r>
            <w:r w:rsidR="00393A59" w:rsidRPr="00856D69">
              <w:rPr>
                <w:rFonts w:ascii="Times New Roman" w:eastAsia="標楷體" w:hAnsi="Times New Roman" w:cs="Times New Roman"/>
                <w:sz w:val="28"/>
                <w:szCs w:val="28"/>
              </w:rPr>
              <w:t>機</w:t>
            </w:r>
            <w:r w:rsidR="00393A59" w:rsidRPr="00856D69">
              <w:rPr>
                <w:rFonts w:ascii="Times New Roman" w:eastAsia="標楷體" w:hAnsi="Times New Roman" w:cs="Times New Roman" w:hint="eastAsia"/>
                <w:sz w:val="28"/>
                <w:szCs w:val="28"/>
              </w:rPr>
              <w:t>構</w:t>
            </w:r>
            <w:r w:rsidR="00393A59" w:rsidRPr="00393A59">
              <w:rPr>
                <w:rFonts w:ascii="Times New Roman" w:eastAsia="標楷體" w:hAnsi="Times New Roman" w:cs="Times New Roman"/>
                <w:sz w:val="28"/>
                <w:szCs w:val="28"/>
              </w:rPr>
              <w:t>提供更具成本效益</w:t>
            </w:r>
            <w:r w:rsidR="00393A59" w:rsidRPr="00393A59">
              <w:rPr>
                <w:rFonts w:ascii="Times New Roman" w:eastAsia="標楷體" w:hAnsi="Times New Roman" w:cs="Times New Roman" w:hint="eastAsia"/>
                <w:sz w:val="28"/>
                <w:szCs w:val="28"/>
              </w:rPr>
              <w:t>和</w:t>
            </w:r>
            <w:r w:rsidR="00393A59" w:rsidRPr="00393A59">
              <w:rPr>
                <w:rFonts w:ascii="Times New Roman" w:eastAsia="標楷體" w:hAnsi="Times New Roman" w:cs="Times New Roman"/>
                <w:sz w:val="28"/>
                <w:szCs w:val="28"/>
              </w:rPr>
              <w:t>更優質的</w:t>
            </w:r>
            <w:r w:rsidR="00393A59" w:rsidRPr="00393A59">
              <w:rPr>
                <w:rFonts w:ascii="Times New Roman" w:eastAsia="標楷體" w:hAnsi="Times New Roman" w:cs="Times New Roman" w:hint="eastAsia"/>
                <w:sz w:val="28"/>
                <w:szCs w:val="28"/>
              </w:rPr>
              <w:t>工程</w:t>
            </w:r>
            <w:r w:rsidR="00393A59" w:rsidRPr="00393A59">
              <w:rPr>
                <w:rFonts w:ascii="Times New Roman" w:eastAsia="標楷體" w:hAnsi="Times New Roman" w:cs="Times New Roman"/>
                <w:sz w:val="28"/>
                <w:szCs w:val="28"/>
              </w:rPr>
              <w:t>服務</w:t>
            </w:r>
            <w:r w:rsidR="00393A59" w:rsidRPr="00393A59">
              <w:rPr>
                <w:rFonts w:ascii="Times New Roman" w:eastAsia="標楷體" w:hAnsi="Times New Roman" w:cs="Times New Roman" w:hint="eastAsia"/>
                <w:sz w:val="28"/>
                <w:szCs w:val="28"/>
              </w:rPr>
              <w:t>。</w:t>
            </w:r>
          </w:p>
          <w:p w14:paraId="603A4C1D" w14:textId="77777777" w:rsidR="00DF7090" w:rsidRPr="00DF7090" w:rsidRDefault="00DF7090" w:rsidP="00DF7090">
            <w:pPr>
              <w:pStyle w:val="ab"/>
              <w:rPr>
                <w:rFonts w:ascii="Times New Roman" w:eastAsia="標楷體" w:hAnsi="Times New Roman" w:cs="Times New Roman"/>
                <w:sz w:val="28"/>
                <w:szCs w:val="28"/>
              </w:rPr>
            </w:pPr>
          </w:p>
          <w:p w14:paraId="6721E44F" w14:textId="7688A20A" w:rsidR="004E2550" w:rsidRPr="00393A59" w:rsidRDefault="00DF7090" w:rsidP="00393A59">
            <w:pPr>
              <w:pStyle w:val="ab"/>
              <w:numPr>
                <w:ilvl w:val="0"/>
                <w:numId w:val="1"/>
              </w:numPr>
              <w:tabs>
                <w:tab w:val="num" w:pos="1440"/>
              </w:tabs>
              <w:snapToGrid w:val="0"/>
              <w:ind w:leftChars="0"/>
              <w:contextualSpacing/>
              <w:jc w:val="both"/>
              <w:rPr>
                <w:rFonts w:ascii="Times New Roman" w:eastAsia="標楷體" w:hAnsi="Times New Roman" w:cs="Times New Roman"/>
                <w:sz w:val="28"/>
                <w:szCs w:val="28"/>
              </w:rPr>
            </w:pPr>
            <w:r w:rsidRPr="00393A59">
              <w:rPr>
                <w:rFonts w:ascii="Times New Roman" w:eastAsia="標楷體" w:hAnsi="Times New Roman" w:cs="Times New Roman" w:hint="eastAsia"/>
                <w:b/>
                <w:bCs/>
                <w:sz w:val="28"/>
                <w:szCs w:val="28"/>
              </w:rPr>
              <w:t xml:space="preserve">(Slide </w:t>
            </w:r>
            <w:r w:rsidR="00B20F88">
              <w:rPr>
                <w:rFonts w:ascii="Times New Roman" w:eastAsia="標楷體" w:hAnsi="Times New Roman" w:cs="Times New Roman" w:hint="eastAsia"/>
                <w:b/>
                <w:bCs/>
                <w:sz w:val="28"/>
                <w:szCs w:val="28"/>
              </w:rPr>
              <w:t>5</w:t>
            </w:r>
            <w:r w:rsidRPr="00393A59">
              <w:rPr>
                <w:rFonts w:ascii="Times New Roman" w:eastAsia="標楷體" w:hAnsi="Times New Roman" w:cs="Times New Roman" w:hint="eastAsia"/>
                <w:b/>
                <w:bCs/>
                <w:sz w:val="28"/>
                <w:szCs w:val="28"/>
              </w:rPr>
              <w:t xml:space="preserve">) </w:t>
            </w:r>
            <w:r w:rsidR="00393A59" w:rsidRPr="00393A59">
              <w:rPr>
                <w:rFonts w:ascii="Times New Roman" w:eastAsia="標楷體" w:hAnsi="Times New Roman" w:cs="Times New Roman" w:hint="eastAsia"/>
                <w:sz w:val="28"/>
                <w:szCs w:val="28"/>
              </w:rPr>
              <w:t>顧名思義</w:t>
            </w:r>
            <w:r w:rsidR="00393A59" w:rsidRPr="00393A59">
              <w:rPr>
                <w:rFonts w:ascii="Times New Roman" w:eastAsia="標楷體" w:hAnsi="Times New Roman" w:cs="Times New Roman"/>
                <w:sz w:val="28"/>
                <w:szCs w:val="28"/>
              </w:rPr>
              <w:t>，營運</w:t>
            </w:r>
            <w:r w:rsidR="004E2550" w:rsidRPr="00393A59">
              <w:rPr>
                <w:rFonts w:ascii="Times New Roman" w:eastAsia="標楷體" w:hAnsi="Times New Roman" w:cs="Times New Roman"/>
                <w:sz w:val="28"/>
                <w:szCs w:val="28"/>
              </w:rPr>
              <w:t>基金</w:t>
            </w:r>
            <w:r w:rsidR="004E2550" w:rsidRPr="00393A59">
              <w:rPr>
                <w:rFonts w:ascii="Times New Roman" w:eastAsia="標楷體" w:hAnsi="Times New Roman" w:cs="Times New Roman" w:hint="eastAsia"/>
                <w:sz w:val="28"/>
                <w:szCs w:val="28"/>
              </w:rPr>
              <w:t>採用自負盈虧的模式，即根據市場運作方式進行</w:t>
            </w:r>
            <w:r w:rsidR="004E2550" w:rsidRPr="00393A59">
              <w:rPr>
                <w:rFonts w:ascii="Times New Roman" w:eastAsia="標楷體" w:hAnsi="Times New Roman" w:cs="Times New Roman"/>
                <w:sz w:val="28"/>
                <w:szCs w:val="28"/>
              </w:rPr>
              <w:t>，</w:t>
            </w:r>
            <w:r w:rsidR="00972107" w:rsidRPr="00393A59">
              <w:rPr>
                <w:rFonts w:ascii="Times New Roman" w:eastAsia="標楷體" w:hAnsi="Times New Roman" w:cs="Times New Roman" w:hint="eastAsia"/>
                <w:sz w:val="28"/>
                <w:szCs w:val="28"/>
              </w:rPr>
              <w:t>資金</w:t>
            </w:r>
            <w:r w:rsidR="004E2550" w:rsidRPr="00393A59">
              <w:rPr>
                <w:rFonts w:ascii="Times New Roman" w:eastAsia="標楷體" w:hAnsi="Times New Roman" w:cs="Times New Roman" w:hint="eastAsia"/>
                <w:sz w:val="28"/>
                <w:szCs w:val="28"/>
              </w:rPr>
              <w:t>收入</w:t>
            </w:r>
            <w:r w:rsidR="00972107" w:rsidRPr="00393A59">
              <w:rPr>
                <w:rFonts w:ascii="Times New Roman" w:eastAsia="標楷體" w:hAnsi="Times New Roman" w:cs="Times New Roman" w:hint="eastAsia"/>
                <w:sz w:val="28"/>
                <w:szCs w:val="28"/>
              </w:rPr>
              <w:t>主要來自服務收費</w:t>
            </w:r>
            <w:r w:rsidR="004E2550" w:rsidRPr="00393A59">
              <w:rPr>
                <w:rFonts w:ascii="Times New Roman" w:eastAsia="標楷體" w:hAnsi="Times New Roman" w:cs="Times New Roman"/>
                <w:sz w:val="28"/>
                <w:szCs w:val="28"/>
              </w:rPr>
              <w:t>，</w:t>
            </w:r>
            <w:r w:rsidR="004E2550" w:rsidRPr="00393A59">
              <w:rPr>
                <w:rFonts w:ascii="Times New Roman" w:eastAsia="標楷體" w:hAnsi="Times New Roman" w:cs="Times New Roman" w:hint="eastAsia"/>
                <w:sz w:val="28"/>
                <w:szCs w:val="28"/>
              </w:rPr>
              <w:t>須定期發布財務報告並接受審計，以保障運作的透明度</w:t>
            </w:r>
            <w:r w:rsidR="00972107" w:rsidRPr="00393A59">
              <w:rPr>
                <w:rFonts w:ascii="Times New Roman" w:eastAsia="標楷體" w:hAnsi="Times New Roman" w:cs="Times New Roman" w:hint="eastAsia"/>
                <w:sz w:val="28"/>
                <w:szCs w:val="28"/>
              </w:rPr>
              <w:t>。</w:t>
            </w:r>
            <w:r w:rsidRPr="00393A59">
              <w:rPr>
                <w:rFonts w:ascii="Times New Roman" w:eastAsia="標楷體" w:hAnsi="Times New Roman" w:cs="Times New Roman" w:hint="eastAsia"/>
                <w:sz w:val="28"/>
                <w:szCs w:val="28"/>
              </w:rPr>
              <w:t xml:space="preserve"> </w:t>
            </w:r>
            <w:r w:rsidR="004E2550" w:rsidRPr="00393A59">
              <w:rPr>
                <w:rFonts w:ascii="Times New Roman" w:eastAsia="標楷體" w:hAnsi="Times New Roman" w:cs="Times New Roman"/>
                <w:sz w:val="28"/>
                <w:szCs w:val="28"/>
              </w:rPr>
              <w:t>我們是首</w:t>
            </w:r>
            <w:proofErr w:type="gramStart"/>
            <w:r w:rsidR="004E2550" w:rsidRPr="00393A59">
              <w:rPr>
                <w:rFonts w:ascii="Times New Roman" w:eastAsia="標楷體" w:hAnsi="Times New Roman" w:cs="Times New Roman"/>
                <w:sz w:val="28"/>
                <w:szCs w:val="28"/>
              </w:rPr>
              <w:t>個</w:t>
            </w:r>
            <w:proofErr w:type="gramEnd"/>
            <w:r w:rsidR="004E2550" w:rsidRPr="00393A59">
              <w:rPr>
                <w:rFonts w:ascii="Times New Roman" w:eastAsia="標楷體" w:hAnsi="Times New Roman" w:cs="Times New Roman"/>
                <w:sz w:val="28"/>
                <w:szCs w:val="28"/>
              </w:rPr>
              <w:t>政府機構獲頒</w:t>
            </w:r>
            <w:r w:rsidR="004E2550" w:rsidRPr="00393A59">
              <w:rPr>
                <w:rFonts w:ascii="Times New Roman" w:eastAsia="標楷體" w:hAnsi="Times New Roman" w:cs="Times New Roman"/>
                <w:sz w:val="28"/>
                <w:szCs w:val="28"/>
              </w:rPr>
              <w:t>ISO 9001</w:t>
            </w:r>
            <w:r w:rsidR="00393A59" w:rsidRPr="00393A59">
              <w:rPr>
                <w:rFonts w:ascii="Times New Roman" w:eastAsia="標楷體" w:hAnsi="Times New Roman" w:cs="Times New Roman"/>
                <w:sz w:val="28"/>
                <w:szCs w:val="28"/>
              </w:rPr>
              <w:t>品質管理</w:t>
            </w:r>
            <w:r w:rsidR="00393A59" w:rsidRPr="00393A59">
              <w:rPr>
                <w:rFonts w:ascii="Times New Roman" w:eastAsia="標楷體" w:hAnsi="Times New Roman" w:cs="Times New Roman" w:hint="eastAsia"/>
                <w:sz w:val="28"/>
                <w:szCs w:val="28"/>
              </w:rPr>
              <w:t>和</w:t>
            </w:r>
            <w:r w:rsidR="00393A59" w:rsidRPr="00393A59">
              <w:rPr>
                <w:rFonts w:ascii="Times New Roman" w:eastAsia="標楷體" w:hAnsi="Times New Roman" w:cs="Times New Roman"/>
                <w:sz w:val="28"/>
                <w:szCs w:val="28"/>
              </w:rPr>
              <w:t>ISO14001</w:t>
            </w:r>
            <w:r w:rsidR="00393A59" w:rsidRPr="00393A59">
              <w:rPr>
                <w:rFonts w:ascii="Times New Roman" w:eastAsia="標楷體" w:hAnsi="Times New Roman" w:cs="Times New Roman"/>
                <w:sz w:val="28"/>
                <w:szCs w:val="28"/>
              </w:rPr>
              <w:t>環境管理認證的政府部門</w:t>
            </w:r>
            <w:r w:rsidR="004E2550" w:rsidRPr="00393A59">
              <w:rPr>
                <w:rFonts w:ascii="Times New Roman" w:eastAsia="標楷體" w:hAnsi="Times New Roman" w:cs="Times New Roman"/>
                <w:sz w:val="28"/>
                <w:szCs w:val="28"/>
              </w:rPr>
              <w:t>，</w:t>
            </w:r>
            <w:r w:rsidR="0056456C" w:rsidRPr="00393A59">
              <w:rPr>
                <w:rFonts w:ascii="Times New Roman" w:eastAsia="標楷體" w:hAnsi="Times New Roman" w:cs="Times New Roman"/>
                <w:sz w:val="28"/>
                <w:szCs w:val="28"/>
              </w:rPr>
              <w:t>在</w:t>
            </w:r>
            <w:r w:rsidR="0056456C" w:rsidRPr="00393A59">
              <w:rPr>
                <w:rFonts w:ascii="Times New Roman" w:eastAsia="標楷體" w:hAnsi="Times New Roman" w:cs="Times New Roman"/>
                <w:sz w:val="28"/>
                <w:szCs w:val="28"/>
              </w:rPr>
              <w:t>2006</w:t>
            </w:r>
            <w:r w:rsidR="0056456C" w:rsidRPr="00393A59">
              <w:rPr>
                <w:rFonts w:ascii="Times New Roman" w:eastAsia="標楷體" w:hAnsi="Times New Roman" w:cs="Times New Roman"/>
                <w:sz w:val="28"/>
                <w:szCs w:val="28"/>
              </w:rPr>
              <w:t>年更成為首個榮</w:t>
            </w:r>
            <w:r w:rsidR="00393A59" w:rsidRPr="00393A59">
              <w:rPr>
                <w:rFonts w:ascii="Times New Roman" w:eastAsia="標楷體" w:hAnsi="Times New Roman" w:cs="Times New Roman" w:hint="eastAsia"/>
                <w:sz w:val="28"/>
                <w:szCs w:val="28"/>
              </w:rPr>
              <w:t>獲</w:t>
            </w:r>
            <w:r w:rsidR="0056456C" w:rsidRPr="00393A59">
              <w:rPr>
                <w:rFonts w:ascii="Times New Roman" w:eastAsia="標楷體" w:hAnsi="Times New Roman" w:cs="Times New Roman"/>
                <w:sz w:val="28"/>
                <w:szCs w:val="28"/>
              </w:rPr>
              <w:t>香港管理專業協會優質管理金獎的政府部門。</w:t>
            </w:r>
            <w:r w:rsidR="00393A59" w:rsidRPr="00393A59">
              <w:rPr>
                <w:rFonts w:ascii="Times New Roman" w:eastAsia="標楷體" w:hAnsi="Times New Roman" w:cs="Times New Roman"/>
                <w:sz w:val="28"/>
                <w:szCs w:val="28"/>
              </w:rPr>
              <w:t>營運基金在</w:t>
            </w:r>
            <w:r w:rsidR="00393A59" w:rsidRPr="00393A59">
              <w:rPr>
                <w:rFonts w:ascii="Times New Roman" w:eastAsia="標楷體" w:hAnsi="Times New Roman" w:cs="Times New Roman"/>
                <w:sz w:val="28"/>
                <w:szCs w:val="28"/>
              </w:rPr>
              <w:t>2024/25</w:t>
            </w:r>
            <w:r w:rsidR="00393A59" w:rsidRPr="00393A59">
              <w:rPr>
                <w:rFonts w:ascii="Times New Roman" w:eastAsia="標楷體" w:hAnsi="Times New Roman" w:cs="Times New Roman" w:hint="eastAsia"/>
                <w:sz w:val="28"/>
                <w:szCs w:val="28"/>
              </w:rPr>
              <w:t>年度</w:t>
            </w:r>
            <w:r w:rsidR="00393A59" w:rsidRPr="00393A59">
              <w:rPr>
                <w:rFonts w:ascii="Times New Roman" w:eastAsia="標楷體" w:hAnsi="Times New Roman" w:cs="Times New Roman"/>
                <w:sz w:val="28"/>
                <w:szCs w:val="28"/>
              </w:rPr>
              <w:t>總收入達</w:t>
            </w:r>
            <w:r w:rsidR="00393A59" w:rsidRPr="00393A59">
              <w:rPr>
                <w:rFonts w:ascii="Times New Roman" w:eastAsia="標楷體" w:hAnsi="Times New Roman" w:cs="Times New Roman"/>
                <w:sz w:val="28"/>
                <w:szCs w:val="28"/>
              </w:rPr>
              <w:t>98</w:t>
            </w:r>
            <w:r w:rsidR="00393A59" w:rsidRPr="00393A59">
              <w:rPr>
                <w:rFonts w:ascii="Times New Roman" w:eastAsia="標楷體" w:hAnsi="Times New Roman" w:cs="Times New Roman" w:hint="eastAsia"/>
                <w:sz w:val="28"/>
                <w:szCs w:val="28"/>
              </w:rPr>
              <w:t>億港元，收入回報率</w:t>
            </w:r>
            <w:r w:rsidR="00393A59" w:rsidRPr="00393A59">
              <w:rPr>
                <w:rFonts w:ascii="Times New Roman" w:eastAsia="標楷體" w:hAnsi="Times New Roman" w:cs="Times New Roman"/>
                <w:sz w:val="28"/>
                <w:szCs w:val="28"/>
              </w:rPr>
              <w:t>2.4%</w:t>
            </w:r>
            <w:r w:rsidR="00393A59" w:rsidRPr="00393A59">
              <w:rPr>
                <w:rFonts w:ascii="Times New Roman" w:eastAsia="標楷體" w:hAnsi="Times New Roman" w:cs="Times New Roman" w:hint="eastAsia"/>
                <w:sz w:val="28"/>
                <w:szCs w:val="28"/>
              </w:rPr>
              <w:t>，符合我們收回成本的營運原則。這些</w:t>
            </w:r>
            <w:r w:rsidR="004E2550" w:rsidRPr="00393A59">
              <w:rPr>
                <w:rFonts w:ascii="Times New Roman" w:eastAsia="標楷體" w:hAnsi="Times New Roman" w:cs="Times New Roman"/>
                <w:sz w:val="28"/>
                <w:szCs w:val="28"/>
              </w:rPr>
              <w:t>對營運基金</w:t>
            </w:r>
            <w:proofErr w:type="gramStart"/>
            <w:r w:rsidR="004E2550" w:rsidRPr="00393A59">
              <w:rPr>
                <w:rFonts w:ascii="Times New Roman" w:eastAsia="標楷體" w:hAnsi="Times New Roman" w:cs="Times New Roman"/>
                <w:sz w:val="28"/>
                <w:szCs w:val="28"/>
              </w:rPr>
              <w:t>來說是重要</w:t>
            </w:r>
            <w:proofErr w:type="gramEnd"/>
            <w:r w:rsidR="004E2550" w:rsidRPr="00393A59">
              <w:rPr>
                <w:rFonts w:ascii="Times New Roman" w:eastAsia="標楷體" w:hAnsi="Times New Roman" w:cs="Times New Roman"/>
                <w:sz w:val="28"/>
                <w:szCs w:val="28"/>
              </w:rPr>
              <w:t>的里程碑，印證了我們堅決落實全面優質管理已得到</w:t>
            </w:r>
            <w:proofErr w:type="gramStart"/>
            <w:r w:rsidR="004E2550" w:rsidRPr="00393A59">
              <w:rPr>
                <w:rFonts w:ascii="Times New Roman" w:eastAsia="標楷體" w:hAnsi="Times New Roman" w:cs="Times New Roman"/>
                <w:sz w:val="28"/>
                <w:szCs w:val="28"/>
              </w:rPr>
              <w:t>滿意的</w:t>
            </w:r>
            <w:proofErr w:type="gramEnd"/>
            <w:r w:rsidR="004E2550" w:rsidRPr="00393A59">
              <w:rPr>
                <w:rFonts w:ascii="Times New Roman" w:eastAsia="標楷體" w:hAnsi="Times New Roman" w:cs="Times New Roman"/>
                <w:sz w:val="28"/>
                <w:szCs w:val="28"/>
              </w:rPr>
              <w:t>成果。</w:t>
            </w:r>
          </w:p>
          <w:p w14:paraId="6948A20D" w14:textId="60AB0E2C" w:rsidR="006C13D1" w:rsidRPr="001615B8" w:rsidRDefault="006C13D1" w:rsidP="0056456C">
            <w:pPr>
              <w:pStyle w:val="ab"/>
              <w:snapToGrid w:val="0"/>
              <w:ind w:leftChars="0"/>
              <w:contextualSpacing/>
              <w:jc w:val="both"/>
              <w:rPr>
                <w:rFonts w:ascii="Times New Roman" w:eastAsia="標楷體" w:hAnsi="Times New Roman" w:cs="Times New Roman"/>
                <w:sz w:val="28"/>
                <w:szCs w:val="28"/>
              </w:rPr>
            </w:pPr>
          </w:p>
        </w:tc>
      </w:tr>
      <w:tr w:rsidR="007B19E5" w:rsidRPr="00136E0F" w14:paraId="4C9272AA" w14:textId="77777777" w:rsidTr="00973B7B">
        <w:trPr>
          <w:trHeight w:val="983"/>
        </w:trPr>
        <w:tc>
          <w:tcPr>
            <w:tcW w:w="2703" w:type="dxa"/>
          </w:tcPr>
          <w:p w14:paraId="57CC12B7" w14:textId="31A82BA4" w:rsidR="002939C6" w:rsidRDefault="002939C6" w:rsidP="00FB7BE0">
            <w:pPr>
              <w:spacing w:afterLines="50" w:after="180" w:line="400" w:lineRule="exact"/>
              <w:contextualSpacing/>
              <w:rPr>
                <w:rFonts w:ascii="Times New Roman" w:eastAsia="標楷體" w:hAnsi="Times New Roman" w:cs="Times New Roman"/>
                <w:b/>
                <w:bCs/>
                <w:sz w:val="28"/>
                <w:szCs w:val="28"/>
              </w:rPr>
            </w:pPr>
            <w:r w:rsidRPr="002939C6">
              <w:rPr>
                <w:rFonts w:ascii="Times New Roman" w:eastAsia="標楷體" w:hAnsi="Times New Roman" w:cs="Times New Roman" w:hint="eastAsia"/>
                <w:b/>
                <w:bCs/>
                <w:sz w:val="28"/>
                <w:szCs w:val="28"/>
              </w:rPr>
              <w:lastRenderedPageBreak/>
              <w:t>近年</w:t>
            </w:r>
            <w:r w:rsidRPr="002939C6">
              <w:rPr>
                <w:rFonts w:ascii="Times New Roman" w:eastAsia="標楷體" w:hAnsi="Times New Roman" w:cs="Times New Roman"/>
                <w:b/>
                <w:bCs/>
                <w:sz w:val="28"/>
                <w:szCs w:val="28"/>
              </w:rPr>
              <w:t>機電</w:t>
            </w:r>
            <w:r w:rsidRPr="002939C6">
              <w:rPr>
                <w:rFonts w:ascii="Times New Roman" w:eastAsia="標楷體" w:hAnsi="Times New Roman" w:cs="Times New Roman" w:hint="eastAsia"/>
                <w:b/>
                <w:bCs/>
                <w:sz w:val="28"/>
                <w:szCs w:val="28"/>
              </w:rPr>
              <w:t>行業的變革和機電署的角式</w:t>
            </w:r>
          </w:p>
          <w:p w14:paraId="7C46D481" w14:textId="3FC3E6DD" w:rsidR="00722DFC" w:rsidRPr="00E43C29" w:rsidRDefault="00722DFC" w:rsidP="00FB7BE0">
            <w:pPr>
              <w:spacing w:afterLines="50" w:after="180" w:line="400" w:lineRule="exact"/>
              <w:contextualSpacing/>
              <w:rPr>
                <w:rFonts w:ascii="Times New Roman" w:eastAsia="標楷體" w:hAnsi="Times New Roman" w:cs="Times New Roman"/>
                <w:b/>
                <w:bCs/>
                <w:sz w:val="28"/>
                <w:szCs w:val="28"/>
              </w:rPr>
            </w:pPr>
            <w:r>
              <w:rPr>
                <w:rFonts w:ascii="Times New Roman" w:eastAsia="標楷體" w:hAnsi="Times New Roman" w:cs="Times New Roman" w:hint="eastAsia"/>
                <w:b/>
                <w:bCs/>
                <w:sz w:val="28"/>
                <w:szCs w:val="28"/>
              </w:rPr>
              <w:t>(</w:t>
            </w:r>
            <w:r w:rsidR="00E04A47">
              <w:rPr>
                <w:rFonts w:ascii="Times New Roman" w:eastAsia="標楷體" w:hAnsi="Times New Roman" w:cs="Times New Roman" w:hint="eastAsia"/>
                <w:b/>
                <w:bCs/>
                <w:sz w:val="28"/>
                <w:szCs w:val="28"/>
              </w:rPr>
              <w:t>4</w:t>
            </w:r>
            <w:r w:rsidR="009C1E9F">
              <w:rPr>
                <w:rFonts w:ascii="Times New Roman" w:eastAsia="標楷體" w:hAnsi="Times New Roman" w:cs="Times New Roman" w:hint="eastAsia"/>
                <w:b/>
                <w:bCs/>
                <w:sz w:val="28"/>
                <w:szCs w:val="28"/>
              </w:rPr>
              <w:t xml:space="preserve"> mins.)</w:t>
            </w:r>
          </w:p>
        </w:tc>
        <w:tc>
          <w:tcPr>
            <w:tcW w:w="7215" w:type="dxa"/>
          </w:tcPr>
          <w:p w14:paraId="5201F0ED" w14:textId="63E7672D" w:rsidR="002939C6" w:rsidRDefault="00CB6112" w:rsidP="000A0548">
            <w:pPr>
              <w:pStyle w:val="ab"/>
              <w:numPr>
                <w:ilvl w:val="0"/>
                <w:numId w:val="1"/>
              </w:numPr>
              <w:snapToGrid w:val="0"/>
              <w:ind w:leftChars="0"/>
              <w:contextualSpacing/>
              <w:jc w:val="both"/>
              <w:rPr>
                <w:rFonts w:ascii="Times New Roman" w:eastAsia="標楷體" w:hAnsi="Times New Roman" w:cs="Times New Roman"/>
                <w:sz w:val="28"/>
                <w:szCs w:val="28"/>
              </w:rPr>
            </w:pPr>
            <w:r>
              <w:rPr>
                <w:rFonts w:ascii="Times New Roman" w:eastAsia="標楷體" w:hAnsi="Times New Roman" w:cs="Times New Roman" w:hint="eastAsia"/>
                <w:b/>
                <w:bCs/>
                <w:sz w:val="28"/>
                <w:szCs w:val="28"/>
              </w:rPr>
              <w:t xml:space="preserve">(Slide </w:t>
            </w:r>
            <w:r w:rsidR="00B20F88">
              <w:rPr>
                <w:rFonts w:ascii="Times New Roman" w:eastAsia="標楷體" w:hAnsi="Times New Roman" w:cs="Times New Roman" w:hint="eastAsia"/>
                <w:b/>
                <w:bCs/>
                <w:sz w:val="28"/>
                <w:szCs w:val="28"/>
              </w:rPr>
              <w:t>6</w:t>
            </w:r>
            <w:r>
              <w:rPr>
                <w:rFonts w:ascii="Times New Roman" w:eastAsia="標楷體" w:hAnsi="Times New Roman" w:cs="Times New Roman" w:hint="eastAsia"/>
                <w:b/>
                <w:bCs/>
                <w:sz w:val="28"/>
                <w:szCs w:val="28"/>
              </w:rPr>
              <w:t xml:space="preserve">) </w:t>
            </w:r>
            <w:r w:rsidR="002939C6" w:rsidRPr="00DB0A54">
              <w:rPr>
                <w:rFonts w:ascii="Times New Roman" w:eastAsia="標楷體" w:hAnsi="Times New Roman" w:cs="Times New Roman" w:hint="eastAsia"/>
                <w:sz w:val="28"/>
                <w:szCs w:val="28"/>
              </w:rPr>
              <w:t>面對新環境和各種挑戰，我們需要不斷創新和應用新科技去</w:t>
            </w:r>
            <w:r w:rsidR="00DB0A54" w:rsidRPr="00DB0A54">
              <w:rPr>
                <w:rFonts w:ascii="Times New Roman" w:eastAsia="標楷體" w:hAnsi="Times New Roman" w:cs="Times New Roman" w:hint="eastAsia"/>
                <w:sz w:val="28"/>
                <w:szCs w:val="28"/>
              </w:rPr>
              <w:t>提升服務質素，</w:t>
            </w:r>
            <w:r w:rsidR="00DB0A54" w:rsidRPr="00FA6556">
              <w:rPr>
                <w:rFonts w:ascii="Times New Roman" w:eastAsia="標楷體" w:hAnsi="Times New Roman" w:cs="Times New Roman" w:hint="eastAsia"/>
                <w:sz w:val="28"/>
                <w:szCs w:val="28"/>
              </w:rPr>
              <w:t>應</w:t>
            </w:r>
            <w:r w:rsidR="00DB0A54">
              <w:rPr>
                <w:rFonts w:ascii="Times New Roman" w:eastAsia="標楷體" w:hAnsi="Times New Roman" w:cs="Times New Roman" w:hint="eastAsia"/>
                <w:sz w:val="28"/>
                <w:szCs w:val="28"/>
              </w:rPr>
              <w:t>對</w:t>
            </w:r>
            <w:r w:rsidR="00DB0A54" w:rsidRPr="00FA6556">
              <w:rPr>
                <w:rFonts w:ascii="Times New Roman" w:eastAsia="標楷體" w:hAnsi="Times New Roman" w:cs="Times New Roman" w:hint="eastAsia"/>
                <w:sz w:val="28"/>
                <w:szCs w:val="28"/>
              </w:rPr>
              <w:t>氣候變化</w:t>
            </w:r>
            <w:r w:rsidR="002939C6" w:rsidRPr="00DB0A54">
              <w:rPr>
                <w:rFonts w:ascii="Times New Roman" w:eastAsia="標楷體" w:hAnsi="Times New Roman" w:cs="Times New Roman" w:hint="eastAsia"/>
                <w:sz w:val="28"/>
                <w:szCs w:val="28"/>
              </w:rPr>
              <w:t>和</w:t>
            </w:r>
            <w:r w:rsidR="00DB0A54" w:rsidRPr="00DB0A54">
              <w:rPr>
                <w:rFonts w:ascii="Times New Roman" w:eastAsia="標楷體" w:hAnsi="Times New Roman" w:cs="Times New Roman" w:hint="eastAsia"/>
                <w:sz w:val="28"/>
                <w:szCs w:val="28"/>
              </w:rPr>
              <w:t>滿足</w:t>
            </w:r>
            <w:r w:rsidR="002939C6" w:rsidRPr="00DB0A54">
              <w:rPr>
                <w:rFonts w:ascii="Times New Roman" w:eastAsia="標楷體" w:hAnsi="Times New Roman" w:cs="Times New Roman" w:hint="eastAsia"/>
                <w:sz w:val="28"/>
                <w:szCs w:val="28"/>
              </w:rPr>
              <w:t>國家的</w:t>
            </w:r>
            <w:r w:rsidR="002939C6" w:rsidRPr="00DB0A54">
              <w:rPr>
                <w:rFonts w:ascii="Times New Roman" w:eastAsia="標楷體" w:hAnsi="Times New Roman" w:cs="Times New Roman"/>
                <w:sz w:val="28"/>
                <w:szCs w:val="28"/>
              </w:rPr>
              <w:t>高質量</w:t>
            </w:r>
            <w:r w:rsidR="002939C6" w:rsidRPr="00DB0A54">
              <w:rPr>
                <w:rFonts w:ascii="Times New Roman" w:eastAsia="標楷體" w:hAnsi="Times New Roman" w:cs="Times New Roman" w:hint="eastAsia"/>
                <w:sz w:val="28"/>
                <w:szCs w:val="28"/>
              </w:rPr>
              <w:t>發展需要。</w:t>
            </w:r>
          </w:p>
          <w:p w14:paraId="5AF427B6" w14:textId="77777777" w:rsidR="009C40A3" w:rsidRDefault="009C40A3" w:rsidP="009C40A3">
            <w:pPr>
              <w:pStyle w:val="ab"/>
              <w:snapToGrid w:val="0"/>
              <w:ind w:leftChars="0"/>
              <w:contextualSpacing/>
              <w:jc w:val="both"/>
              <w:rPr>
                <w:rFonts w:ascii="Times New Roman" w:eastAsia="標楷體" w:hAnsi="Times New Roman" w:cs="Times New Roman"/>
                <w:sz w:val="28"/>
                <w:szCs w:val="28"/>
              </w:rPr>
            </w:pPr>
          </w:p>
          <w:p w14:paraId="1CF485A7" w14:textId="60F00A6A" w:rsidR="00367671" w:rsidRPr="006106EA" w:rsidRDefault="00221596" w:rsidP="00A26FD7">
            <w:pPr>
              <w:pStyle w:val="ab"/>
              <w:numPr>
                <w:ilvl w:val="0"/>
                <w:numId w:val="1"/>
              </w:numPr>
              <w:snapToGrid w:val="0"/>
              <w:ind w:leftChars="0"/>
              <w:contextualSpacing/>
              <w:jc w:val="both"/>
              <w:rPr>
                <w:rFonts w:ascii="Times New Roman" w:eastAsia="標楷體" w:hAnsi="Times New Roman" w:cs="Times New Roman"/>
                <w:sz w:val="28"/>
                <w:szCs w:val="28"/>
              </w:rPr>
            </w:pPr>
            <w:r w:rsidRPr="006106EA">
              <w:rPr>
                <w:rFonts w:ascii="Times New Roman" w:eastAsia="標楷體" w:hAnsi="Times New Roman" w:cs="Times New Roman" w:hint="eastAsia"/>
                <w:b/>
                <w:bCs/>
                <w:sz w:val="28"/>
                <w:szCs w:val="28"/>
              </w:rPr>
              <w:t xml:space="preserve">(Slide </w:t>
            </w:r>
            <w:r w:rsidR="00B20F88">
              <w:rPr>
                <w:rFonts w:ascii="Times New Roman" w:eastAsia="標楷體" w:hAnsi="Times New Roman" w:cs="Times New Roman" w:hint="eastAsia"/>
                <w:b/>
                <w:bCs/>
                <w:sz w:val="28"/>
                <w:szCs w:val="28"/>
              </w:rPr>
              <w:t>7</w:t>
            </w:r>
            <w:r w:rsidR="00CB6112" w:rsidRPr="006106EA">
              <w:rPr>
                <w:rFonts w:ascii="Times New Roman" w:eastAsia="標楷體" w:hAnsi="Times New Roman" w:cs="Times New Roman" w:hint="eastAsia"/>
                <w:b/>
                <w:bCs/>
                <w:sz w:val="28"/>
                <w:szCs w:val="28"/>
              </w:rPr>
              <w:t>-</w:t>
            </w:r>
            <w:r w:rsidR="00B20F88">
              <w:rPr>
                <w:rFonts w:ascii="Times New Roman" w:eastAsia="標楷體" w:hAnsi="Times New Roman" w:cs="Times New Roman" w:hint="eastAsia"/>
                <w:b/>
                <w:bCs/>
                <w:sz w:val="28"/>
                <w:szCs w:val="28"/>
              </w:rPr>
              <w:t>9</w:t>
            </w:r>
            <w:r w:rsidRPr="006106EA">
              <w:rPr>
                <w:rFonts w:ascii="Times New Roman" w:eastAsia="標楷體" w:hAnsi="Times New Roman" w:cs="Times New Roman" w:hint="eastAsia"/>
                <w:b/>
                <w:bCs/>
                <w:sz w:val="28"/>
                <w:szCs w:val="28"/>
              </w:rPr>
              <w:t xml:space="preserve">) </w:t>
            </w:r>
            <w:r w:rsidR="009C40A3" w:rsidRPr="006106EA">
              <w:rPr>
                <w:rFonts w:ascii="Times New Roman" w:eastAsia="標楷體" w:hAnsi="Times New Roman" w:cs="Times New Roman"/>
                <w:sz w:val="28"/>
                <w:szCs w:val="28"/>
              </w:rPr>
              <w:t>香港</w:t>
            </w:r>
            <w:del w:id="5" w:author="Mr LEUNG Ka Chun 梁嘉俊先生" w:date="2026-03-04T14:11:00Z">
              <w:r w:rsidR="009C40A3" w:rsidRPr="006106EA" w:rsidDel="005870FD">
                <w:rPr>
                  <w:rFonts w:ascii="Times New Roman" w:eastAsia="標楷體" w:hAnsi="Times New Roman" w:cs="Times New Roman"/>
                  <w:sz w:val="28"/>
                  <w:szCs w:val="28"/>
                </w:rPr>
                <w:delText>機電業</w:delText>
              </w:r>
            </w:del>
            <w:r w:rsidR="009C40A3" w:rsidRPr="006106EA">
              <w:rPr>
                <w:rFonts w:ascii="Times New Roman" w:eastAsia="標楷體" w:hAnsi="Times New Roman" w:cs="Times New Roman"/>
                <w:sz w:val="28"/>
                <w:szCs w:val="28"/>
              </w:rPr>
              <w:t>正面向「智慧城市」轉型，</w:t>
            </w:r>
            <w:r w:rsidR="009C40A3" w:rsidRPr="006106EA">
              <w:rPr>
                <w:rFonts w:ascii="Times New Roman" w:eastAsia="標楷體" w:hAnsi="Times New Roman" w:cs="Times New Roman" w:hint="eastAsia"/>
                <w:sz w:val="28"/>
                <w:szCs w:val="28"/>
              </w:rPr>
              <w:t>走向數碼化、自動化和模組化。</w:t>
            </w:r>
            <w:r w:rsidR="00DF1EBE" w:rsidRPr="006106EA">
              <w:rPr>
                <w:rFonts w:ascii="Times New Roman" w:eastAsia="標楷體" w:hAnsi="Times New Roman" w:cs="Times New Roman" w:hint="eastAsia"/>
                <w:sz w:val="28"/>
                <w:szCs w:val="28"/>
              </w:rPr>
              <w:t xml:space="preserve"> </w:t>
            </w:r>
            <w:r w:rsidR="00DF1EBE" w:rsidRPr="006106EA">
              <w:rPr>
                <w:rFonts w:ascii="Times New Roman" w:eastAsia="標楷體" w:hAnsi="Times New Roman" w:cs="Times New Roman" w:hint="eastAsia"/>
                <w:sz w:val="28"/>
                <w:szCs w:val="28"/>
              </w:rPr>
              <w:t>讓我</w:t>
            </w:r>
            <w:r w:rsidR="009C40A3" w:rsidRPr="006106EA">
              <w:rPr>
                <w:rFonts w:ascii="Times New Roman" w:eastAsia="標楷體" w:hAnsi="Times New Roman" w:cs="Times New Roman" w:hint="eastAsia"/>
                <w:sz w:val="28"/>
                <w:szCs w:val="28"/>
              </w:rPr>
              <w:t>舉幾個</w:t>
            </w:r>
            <w:r w:rsidR="00F83370" w:rsidRPr="006106EA">
              <w:rPr>
                <w:rFonts w:ascii="Times New Roman" w:eastAsia="標楷體" w:hAnsi="Times New Roman" w:cs="Times New Roman" w:hint="eastAsia"/>
                <w:sz w:val="28"/>
                <w:szCs w:val="28"/>
              </w:rPr>
              <w:t>市民較常接觸的</w:t>
            </w:r>
            <w:r w:rsidR="009C40A3" w:rsidRPr="006106EA">
              <w:rPr>
                <w:rFonts w:ascii="Times New Roman" w:eastAsia="標楷體" w:hAnsi="Times New Roman" w:cs="Times New Roman" w:hint="eastAsia"/>
                <w:sz w:val="28"/>
                <w:szCs w:val="28"/>
              </w:rPr>
              <w:t>例子</w:t>
            </w:r>
            <w:r w:rsidR="009C40A3" w:rsidRPr="006106EA">
              <w:rPr>
                <w:rFonts w:ascii="Times New Roman" w:eastAsia="標楷體" w:hAnsi="Times New Roman" w:cs="Times New Roman" w:hint="eastAsia"/>
                <w:sz w:val="28"/>
                <w:szCs w:val="28"/>
              </w:rPr>
              <w:t>:</w:t>
            </w:r>
            <w:r w:rsidR="00F83370" w:rsidRPr="006106EA">
              <w:rPr>
                <w:rFonts w:ascii="Times New Roman" w:eastAsia="標楷體" w:hAnsi="Times New Roman" w:cs="Times New Roman" w:hint="eastAsia"/>
                <w:sz w:val="28"/>
                <w:szCs w:val="28"/>
              </w:rPr>
              <w:t xml:space="preserve"> </w:t>
            </w:r>
            <w:r w:rsidR="009C40A3" w:rsidRPr="006106EA">
              <w:rPr>
                <w:rFonts w:ascii="Times New Roman" w:eastAsia="標楷體" w:hAnsi="Times New Roman" w:cs="Times New Roman"/>
                <w:sz w:val="28"/>
                <w:szCs w:val="28"/>
              </w:rPr>
              <w:t>電動車充電設施</w:t>
            </w:r>
            <w:r w:rsidR="009C40A3" w:rsidRPr="006106EA">
              <w:rPr>
                <w:rFonts w:ascii="Times New Roman" w:eastAsia="標楷體" w:hAnsi="Times New Roman" w:cs="Times New Roman" w:hint="eastAsia"/>
                <w:sz w:val="28"/>
                <w:szCs w:val="28"/>
              </w:rPr>
              <w:t>、</w:t>
            </w:r>
            <w:proofErr w:type="gramStart"/>
            <w:r w:rsidR="00DF1EBE" w:rsidRPr="006106EA">
              <w:rPr>
                <w:rFonts w:ascii="Times New Roman" w:eastAsia="標楷體" w:hAnsi="Times New Roman" w:cs="Times New Roman"/>
                <w:sz w:val="28"/>
                <w:szCs w:val="28"/>
              </w:rPr>
              <w:t>非觸式</w:t>
            </w:r>
            <w:proofErr w:type="gramEnd"/>
            <w:r w:rsidR="00DF1EBE" w:rsidRPr="006106EA">
              <w:rPr>
                <w:rFonts w:ascii="Times New Roman" w:eastAsia="標楷體" w:hAnsi="Times New Roman" w:cs="Times New Roman"/>
                <w:sz w:val="28"/>
                <w:szCs w:val="28"/>
              </w:rPr>
              <w:t>e-</w:t>
            </w:r>
            <w:r w:rsidR="00DF1EBE" w:rsidRPr="006106EA">
              <w:rPr>
                <w:rFonts w:ascii="Times New Roman" w:eastAsia="標楷體" w:hAnsi="Times New Roman" w:cs="Times New Roman"/>
                <w:sz w:val="28"/>
                <w:szCs w:val="28"/>
              </w:rPr>
              <w:t>道</w:t>
            </w:r>
            <w:r w:rsidR="00DF1EBE" w:rsidRPr="006106EA">
              <w:rPr>
                <w:rFonts w:ascii="Times New Roman" w:eastAsia="標楷體" w:hAnsi="Times New Roman" w:cs="Times New Roman" w:hint="eastAsia"/>
                <w:sz w:val="28"/>
                <w:szCs w:val="28"/>
              </w:rPr>
              <w:t>、</w:t>
            </w:r>
            <w:r w:rsidR="00FF4E43" w:rsidRPr="006106EA">
              <w:rPr>
                <w:rFonts w:ascii="Times New Roman" w:eastAsia="標楷體" w:hAnsi="Times New Roman" w:cs="Times New Roman"/>
                <w:sz w:val="28"/>
                <w:szCs w:val="28"/>
              </w:rPr>
              <w:t>「易通行」</w:t>
            </w:r>
            <w:r w:rsidR="00FF4E43" w:rsidRPr="006106EA">
              <w:rPr>
                <w:rFonts w:ascii="Times New Roman" w:eastAsia="標楷體" w:hAnsi="Times New Roman" w:cs="Times New Roman" w:hint="eastAsia"/>
                <w:sz w:val="28"/>
                <w:szCs w:val="28"/>
              </w:rPr>
              <w:t>，以及越來越多市民用的</w:t>
            </w:r>
            <w:r w:rsidR="00FF4E43" w:rsidRPr="006106EA">
              <w:rPr>
                <w:rFonts w:ascii="Times New Roman" w:eastAsia="標楷體" w:hAnsi="Times New Roman" w:cs="Times New Roman"/>
                <w:sz w:val="28"/>
                <w:szCs w:val="28"/>
              </w:rPr>
              <w:t>「</w:t>
            </w:r>
            <w:r w:rsidR="00FF4E43" w:rsidRPr="006106EA">
              <w:rPr>
                <w:rFonts w:ascii="Times New Roman" w:eastAsia="標楷體" w:hAnsi="Times New Roman" w:cs="Times New Roman" w:hint="eastAsia"/>
                <w:sz w:val="28"/>
                <w:szCs w:val="28"/>
              </w:rPr>
              <w:t>智方便</w:t>
            </w:r>
            <w:r w:rsidR="00FF4E43" w:rsidRPr="006106EA">
              <w:rPr>
                <w:rFonts w:ascii="Times New Roman" w:eastAsia="標楷體" w:hAnsi="Times New Roman" w:cs="Times New Roman"/>
                <w:sz w:val="28"/>
                <w:szCs w:val="28"/>
              </w:rPr>
              <w:t>」，</w:t>
            </w:r>
            <w:r w:rsidR="00FF4E43" w:rsidRPr="006106EA">
              <w:rPr>
                <w:rFonts w:ascii="Times New Roman" w:eastAsia="標楷體" w:hAnsi="Times New Roman" w:cs="Times New Roman" w:hint="eastAsia"/>
                <w:sz w:val="28"/>
                <w:szCs w:val="28"/>
              </w:rPr>
              <w:t>令大眾出行更加便利。</w:t>
            </w:r>
            <w:r w:rsidR="00722598" w:rsidRPr="006106EA">
              <w:rPr>
                <w:rFonts w:ascii="Times New Roman" w:eastAsia="標楷體" w:hAnsi="Times New Roman" w:cs="Times New Roman" w:hint="eastAsia"/>
                <w:sz w:val="28"/>
                <w:szCs w:val="28"/>
              </w:rPr>
              <w:t>就好</w:t>
            </w:r>
            <w:r w:rsidR="00FF4E43" w:rsidRPr="006106EA">
              <w:rPr>
                <w:rFonts w:ascii="Times New Roman" w:eastAsia="標楷體" w:hAnsi="Times New Roman" w:cs="Times New Roman" w:hint="eastAsia"/>
                <w:sz w:val="28"/>
                <w:szCs w:val="28"/>
              </w:rPr>
              <w:t>像我</w:t>
            </w:r>
            <w:r w:rsidR="00722598" w:rsidRPr="006106EA">
              <w:rPr>
                <w:rFonts w:ascii="Times New Roman" w:eastAsia="標楷體" w:hAnsi="Times New Roman" w:cs="Times New Roman" w:hint="eastAsia"/>
                <w:sz w:val="28"/>
                <w:szCs w:val="28"/>
              </w:rPr>
              <w:t>最近申請國際駕駛</w:t>
            </w:r>
            <w:r w:rsidR="00FF4E43" w:rsidRPr="006106EA">
              <w:rPr>
                <w:rFonts w:ascii="Times New Roman" w:eastAsia="標楷體" w:hAnsi="Times New Roman" w:cs="Times New Roman" w:hint="eastAsia"/>
                <w:sz w:val="28"/>
                <w:szCs w:val="28"/>
              </w:rPr>
              <w:t>執照</w:t>
            </w:r>
            <w:r w:rsidR="00722598" w:rsidRPr="006106EA">
              <w:rPr>
                <w:rFonts w:ascii="Times New Roman" w:eastAsia="標楷體" w:hAnsi="Times New Roman" w:cs="Times New Roman" w:hint="eastAsia"/>
                <w:sz w:val="28"/>
                <w:szCs w:val="28"/>
              </w:rPr>
              <w:t>，</w:t>
            </w:r>
            <w:r w:rsidR="00FF4E43" w:rsidRPr="006106EA">
              <w:rPr>
                <w:rFonts w:ascii="Times New Roman" w:eastAsia="標楷體" w:hAnsi="Times New Roman" w:cs="Times New Roman" w:hint="eastAsia"/>
                <w:sz w:val="28"/>
                <w:szCs w:val="28"/>
              </w:rPr>
              <w:t>利用</w:t>
            </w:r>
            <w:r w:rsidR="006A23C9" w:rsidRPr="006106EA">
              <w:rPr>
                <w:rFonts w:ascii="Times New Roman" w:eastAsia="標楷體" w:hAnsi="Times New Roman" w:cs="Times New Roman"/>
                <w:sz w:val="28"/>
                <w:szCs w:val="28"/>
              </w:rPr>
              <w:t>「</w:t>
            </w:r>
            <w:r w:rsidR="006A23C9" w:rsidRPr="006106EA">
              <w:rPr>
                <w:rFonts w:ascii="Times New Roman" w:eastAsia="標楷體" w:hAnsi="Times New Roman" w:cs="Times New Roman" w:hint="eastAsia"/>
                <w:sz w:val="28"/>
                <w:szCs w:val="28"/>
              </w:rPr>
              <w:t>智方便</w:t>
            </w:r>
            <w:r w:rsidR="006A23C9" w:rsidRPr="006106EA">
              <w:rPr>
                <w:rFonts w:ascii="Times New Roman" w:eastAsia="標楷體" w:hAnsi="Times New Roman" w:cs="Times New Roman"/>
                <w:sz w:val="28"/>
                <w:szCs w:val="28"/>
              </w:rPr>
              <w:t>」</w:t>
            </w:r>
            <w:r w:rsidR="006A23C9" w:rsidRPr="006106EA">
              <w:rPr>
                <w:rFonts w:ascii="Times New Roman" w:eastAsia="標楷體" w:hAnsi="Times New Roman" w:cs="Times New Roman" w:hint="eastAsia"/>
                <w:sz w:val="28"/>
                <w:szCs w:val="28"/>
              </w:rPr>
              <w:t>提交資料</w:t>
            </w:r>
            <w:r w:rsidR="00FF4E43" w:rsidRPr="006106EA">
              <w:rPr>
                <w:rFonts w:ascii="Times New Roman" w:eastAsia="標楷體" w:hAnsi="Times New Roman" w:cs="Times New Roman" w:hint="eastAsia"/>
                <w:sz w:val="28"/>
                <w:szCs w:val="28"/>
              </w:rPr>
              <w:t>和繳費</w:t>
            </w:r>
            <w:r w:rsidR="00910797" w:rsidRPr="006106EA">
              <w:rPr>
                <w:rFonts w:ascii="Times New Roman" w:eastAsia="標楷體" w:hAnsi="Times New Roman" w:cs="Times New Roman" w:hint="eastAsia"/>
                <w:sz w:val="28"/>
                <w:szCs w:val="28"/>
              </w:rPr>
              <w:t>，比以往要到運</w:t>
            </w:r>
            <w:r w:rsidR="001B105A" w:rsidRPr="006106EA">
              <w:rPr>
                <w:rFonts w:ascii="Times New Roman" w:eastAsia="標楷體" w:hAnsi="Times New Roman" w:cs="Times New Roman" w:hint="eastAsia"/>
                <w:sz w:val="28"/>
                <w:szCs w:val="28"/>
              </w:rPr>
              <w:t>輸署親身辨理</w:t>
            </w:r>
            <w:r w:rsidR="00FF4E43" w:rsidRPr="006106EA">
              <w:rPr>
                <w:rFonts w:ascii="Times New Roman" w:eastAsia="標楷體" w:hAnsi="Times New Roman" w:cs="Times New Roman" w:hint="eastAsia"/>
                <w:sz w:val="28"/>
                <w:szCs w:val="28"/>
              </w:rPr>
              <w:t>方便得多。</w:t>
            </w:r>
            <w:r w:rsidR="006106EA" w:rsidRPr="006106EA">
              <w:rPr>
                <w:rFonts w:ascii="Times New Roman" w:eastAsia="標楷體" w:hAnsi="Times New Roman" w:cs="Times New Roman"/>
                <w:sz w:val="28"/>
                <w:szCs w:val="28"/>
              </w:rPr>
              <w:t>香港國際機場入境大堂推出「容易飛</w:t>
            </w:r>
            <w:r w:rsidR="006106EA" w:rsidRPr="006106EA">
              <w:rPr>
                <w:rFonts w:ascii="Times New Roman" w:eastAsia="標楷體" w:hAnsi="Times New Roman" w:cs="Times New Roman"/>
                <w:sz w:val="28"/>
                <w:szCs w:val="28"/>
              </w:rPr>
              <w:t>e-</w:t>
            </w:r>
            <w:r w:rsidR="006106EA" w:rsidRPr="006106EA">
              <w:rPr>
                <w:rFonts w:ascii="Times New Roman" w:eastAsia="標楷體" w:hAnsi="Times New Roman" w:cs="Times New Roman"/>
                <w:sz w:val="28"/>
                <w:szCs w:val="28"/>
              </w:rPr>
              <w:t>道」合資格香港居民提供無觸式入境檢查。香港入境處</w:t>
            </w:r>
            <w:r w:rsidR="006106EA" w:rsidRPr="006106EA">
              <w:rPr>
                <w:rFonts w:ascii="Times New Roman" w:eastAsia="標楷體" w:hAnsi="Times New Roman" w:cs="Times New Roman" w:hint="eastAsia"/>
                <w:sz w:val="28"/>
                <w:szCs w:val="28"/>
              </w:rPr>
              <w:t>亦</w:t>
            </w:r>
            <w:r w:rsidR="006106EA" w:rsidRPr="006106EA">
              <w:rPr>
                <w:rFonts w:ascii="Times New Roman" w:eastAsia="標楷體" w:hAnsi="Times New Roman" w:cs="Times New Roman"/>
                <w:sz w:val="28"/>
                <w:szCs w:val="28"/>
              </w:rPr>
              <w:t>預計在</w:t>
            </w:r>
            <w:r w:rsidR="006106EA" w:rsidRPr="006106EA">
              <w:rPr>
                <w:rFonts w:ascii="Times New Roman" w:eastAsia="標楷體" w:hAnsi="Times New Roman" w:cs="Times New Roman"/>
                <w:sz w:val="28"/>
                <w:szCs w:val="28"/>
              </w:rPr>
              <w:t>2026</w:t>
            </w:r>
            <w:r w:rsidR="006106EA" w:rsidRPr="006106EA">
              <w:rPr>
                <w:rFonts w:ascii="Times New Roman" w:eastAsia="標楷體" w:hAnsi="Times New Roman" w:cs="Times New Roman"/>
                <w:sz w:val="28"/>
                <w:szCs w:val="28"/>
              </w:rPr>
              <w:t>年第二季推出「無感通關」先導計劃，首</w:t>
            </w:r>
            <w:proofErr w:type="gramStart"/>
            <w:r w:rsidR="006106EA" w:rsidRPr="006106EA">
              <w:rPr>
                <w:rFonts w:ascii="Times New Roman" w:eastAsia="標楷體" w:hAnsi="Times New Roman" w:cs="Times New Roman"/>
                <w:sz w:val="28"/>
                <w:szCs w:val="28"/>
              </w:rPr>
              <w:t>個</w:t>
            </w:r>
            <w:proofErr w:type="gramEnd"/>
            <w:r w:rsidR="006106EA" w:rsidRPr="006106EA">
              <w:rPr>
                <w:rFonts w:ascii="Times New Roman" w:eastAsia="標楷體" w:hAnsi="Times New Roman" w:cs="Times New Roman"/>
                <w:sz w:val="28"/>
                <w:szCs w:val="28"/>
              </w:rPr>
              <w:t>試點為</w:t>
            </w:r>
            <w:proofErr w:type="gramStart"/>
            <w:r w:rsidR="006106EA" w:rsidRPr="006106EA">
              <w:rPr>
                <w:rFonts w:ascii="Times New Roman" w:eastAsia="標楷體" w:hAnsi="Times New Roman" w:cs="Times New Roman"/>
                <w:sz w:val="28"/>
                <w:szCs w:val="28"/>
              </w:rPr>
              <w:t>港珠澳</w:t>
            </w:r>
            <w:proofErr w:type="gramEnd"/>
            <w:r w:rsidR="006106EA" w:rsidRPr="006106EA">
              <w:rPr>
                <w:rFonts w:ascii="Times New Roman" w:eastAsia="標楷體" w:hAnsi="Times New Roman" w:cs="Times New Roman"/>
                <w:sz w:val="28"/>
                <w:szCs w:val="28"/>
              </w:rPr>
              <w:t>大橋香港口岸。</w:t>
            </w:r>
            <w:r w:rsidR="00FF4E43" w:rsidRPr="006106EA">
              <w:rPr>
                <w:rFonts w:ascii="Times New Roman" w:eastAsia="標楷體" w:hAnsi="Times New Roman" w:cs="Times New Roman" w:hint="eastAsia"/>
                <w:sz w:val="28"/>
                <w:szCs w:val="28"/>
              </w:rPr>
              <w:t>而我們與運輸署協作的</w:t>
            </w:r>
            <w:r w:rsidR="00FF4E43" w:rsidRPr="006106EA">
              <w:rPr>
                <w:rFonts w:ascii="Times New Roman" w:eastAsia="標楷體" w:hAnsi="Times New Roman" w:cs="Times New Roman"/>
                <w:sz w:val="28"/>
                <w:szCs w:val="28"/>
              </w:rPr>
              <w:t>「易通行」</w:t>
            </w:r>
            <w:r w:rsidR="00FF4E43" w:rsidRPr="006106EA">
              <w:rPr>
                <w:rFonts w:ascii="Times New Roman" w:eastAsia="標楷體" w:hAnsi="Times New Roman" w:cs="Times New Roman" w:hint="eastAsia"/>
                <w:sz w:val="28"/>
                <w:szCs w:val="28"/>
              </w:rPr>
              <w:t>不停車電子繳費系統，</w:t>
            </w:r>
            <w:r w:rsidR="00367671" w:rsidRPr="006106EA">
              <w:rPr>
                <w:rFonts w:ascii="Times New Roman" w:eastAsia="標楷體" w:hAnsi="Times New Roman" w:cs="Times New Roman" w:hint="eastAsia"/>
                <w:sz w:val="28"/>
                <w:szCs w:val="28"/>
              </w:rPr>
              <w:t>實施</w:t>
            </w:r>
            <w:r w:rsidR="00FF4E43" w:rsidRPr="006106EA">
              <w:rPr>
                <w:rFonts w:ascii="Times New Roman" w:eastAsia="標楷體" w:hAnsi="Times New Roman" w:cs="Times New Roman" w:hint="eastAsia"/>
                <w:sz w:val="28"/>
                <w:szCs w:val="28"/>
              </w:rPr>
              <w:t>之</w:t>
            </w:r>
            <w:r w:rsidR="00367671" w:rsidRPr="006106EA">
              <w:rPr>
                <w:rFonts w:ascii="Times New Roman" w:eastAsia="標楷體" w:hAnsi="Times New Roman" w:cs="Times New Roman" w:hint="eastAsia"/>
                <w:sz w:val="28"/>
                <w:szCs w:val="28"/>
              </w:rPr>
              <w:t>後</w:t>
            </w:r>
            <w:r w:rsidR="00FF4E43" w:rsidRPr="006106EA">
              <w:rPr>
                <w:rFonts w:ascii="Times New Roman" w:eastAsia="標楷體" w:hAnsi="Times New Roman" w:cs="Times New Roman" w:hint="eastAsia"/>
                <w:sz w:val="28"/>
                <w:szCs w:val="28"/>
              </w:rPr>
              <w:t>除了便利</w:t>
            </w:r>
            <w:proofErr w:type="gramStart"/>
            <w:r w:rsidR="00FF4E43" w:rsidRPr="006106EA">
              <w:rPr>
                <w:rFonts w:ascii="Times New Roman" w:eastAsia="標楷體" w:hAnsi="Times New Roman" w:cs="Times New Roman" w:hint="eastAsia"/>
                <w:sz w:val="28"/>
                <w:szCs w:val="28"/>
              </w:rPr>
              <w:t>以外，</w:t>
            </w:r>
            <w:proofErr w:type="gramEnd"/>
            <w:r w:rsidR="00FF4E43" w:rsidRPr="006106EA">
              <w:rPr>
                <w:rFonts w:ascii="Times New Roman" w:eastAsia="標楷體" w:hAnsi="Times New Roman" w:cs="Times New Roman" w:hint="eastAsia"/>
                <w:sz w:val="28"/>
                <w:szCs w:val="28"/>
              </w:rPr>
              <w:t>於安全和行車</w:t>
            </w:r>
            <w:proofErr w:type="gramStart"/>
            <w:r w:rsidR="00FF4E43" w:rsidRPr="006106EA">
              <w:rPr>
                <w:rFonts w:ascii="Times New Roman" w:eastAsia="標楷體" w:hAnsi="Times New Roman" w:cs="Times New Roman" w:hint="eastAsia"/>
                <w:sz w:val="28"/>
                <w:szCs w:val="28"/>
              </w:rPr>
              <w:t>暢順度</w:t>
            </w:r>
            <w:r w:rsidR="00367671" w:rsidRPr="006106EA">
              <w:rPr>
                <w:rFonts w:ascii="Times New Roman" w:eastAsia="標楷體" w:hAnsi="Times New Roman" w:cs="Times New Roman" w:hint="eastAsia"/>
                <w:sz w:val="28"/>
                <w:szCs w:val="28"/>
              </w:rPr>
              <w:t>方面</w:t>
            </w:r>
            <w:proofErr w:type="gramEnd"/>
            <w:r w:rsidR="00367671" w:rsidRPr="006106EA">
              <w:rPr>
                <w:rFonts w:ascii="Times New Roman" w:eastAsia="標楷體" w:hAnsi="Times New Roman" w:cs="Times New Roman" w:hint="eastAsia"/>
                <w:sz w:val="28"/>
                <w:szCs w:val="28"/>
              </w:rPr>
              <w:t>都有明顯改善。</w:t>
            </w:r>
          </w:p>
          <w:p w14:paraId="595F524C" w14:textId="77777777" w:rsidR="00367671" w:rsidRPr="009C40A3" w:rsidRDefault="00367671" w:rsidP="00F83370">
            <w:pPr>
              <w:pStyle w:val="ab"/>
              <w:snapToGrid w:val="0"/>
              <w:ind w:leftChars="0"/>
              <w:contextualSpacing/>
              <w:jc w:val="both"/>
              <w:rPr>
                <w:rFonts w:ascii="Times New Roman" w:eastAsia="標楷體" w:hAnsi="Times New Roman" w:cs="Times New Roman"/>
                <w:sz w:val="28"/>
                <w:szCs w:val="28"/>
              </w:rPr>
            </w:pPr>
          </w:p>
          <w:p w14:paraId="67714F3D" w14:textId="072A0473" w:rsidR="0011384C" w:rsidRDefault="00367671" w:rsidP="000A0548">
            <w:pPr>
              <w:pStyle w:val="ab"/>
              <w:numPr>
                <w:ilvl w:val="0"/>
                <w:numId w:val="1"/>
              </w:numPr>
              <w:snapToGrid w:val="0"/>
              <w:ind w:leftChars="0"/>
              <w:contextualSpacing/>
              <w:jc w:val="both"/>
              <w:rPr>
                <w:rFonts w:ascii="Times New Roman" w:eastAsia="標楷體" w:hAnsi="Times New Roman" w:cs="Times New Roman"/>
                <w:sz w:val="28"/>
                <w:szCs w:val="28"/>
              </w:rPr>
            </w:pPr>
            <w:r>
              <w:rPr>
                <w:rFonts w:ascii="Times New Roman" w:eastAsia="標楷體" w:hAnsi="Times New Roman" w:cs="Times New Roman" w:hint="eastAsia"/>
                <w:b/>
                <w:bCs/>
                <w:sz w:val="28"/>
                <w:szCs w:val="28"/>
              </w:rPr>
              <w:t>(Slide</w:t>
            </w:r>
            <w:r w:rsidR="00B20F88">
              <w:rPr>
                <w:rFonts w:ascii="Times New Roman" w:eastAsia="標楷體" w:hAnsi="Times New Roman" w:cs="Times New Roman" w:hint="eastAsia"/>
                <w:b/>
                <w:bCs/>
                <w:sz w:val="28"/>
                <w:szCs w:val="28"/>
              </w:rPr>
              <w:t xml:space="preserve"> 10</w:t>
            </w:r>
            <w:r>
              <w:rPr>
                <w:rFonts w:ascii="Times New Roman" w:eastAsia="標楷體" w:hAnsi="Times New Roman" w:cs="Times New Roman" w:hint="eastAsia"/>
                <w:b/>
                <w:bCs/>
                <w:sz w:val="28"/>
                <w:szCs w:val="28"/>
              </w:rPr>
              <w:t>)</w:t>
            </w:r>
            <w:r w:rsidR="00CB6112">
              <w:rPr>
                <w:rFonts w:ascii="Times New Roman" w:eastAsia="標楷體" w:hAnsi="Times New Roman" w:cs="Times New Roman" w:hint="eastAsia"/>
                <w:b/>
                <w:bCs/>
                <w:sz w:val="28"/>
                <w:szCs w:val="28"/>
              </w:rPr>
              <w:t xml:space="preserve"> </w:t>
            </w:r>
            <w:r w:rsidR="0011384C" w:rsidRPr="00B168A0">
              <w:rPr>
                <w:rFonts w:ascii="Times New Roman" w:eastAsia="標楷體" w:hAnsi="Times New Roman" w:cs="Times New Roman"/>
                <w:sz w:val="28"/>
                <w:szCs w:val="28"/>
              </w:rPr>
              <w:t>機電</w:t>
            </w:r>
            <w:proofErr w:type="gramStart"/>
            <w:r w:rsidR="0011384C" w:rsidRPr="00B168A0">
              <w:rPr>
                <w:rFonts w:ascii="Times New Roman" w:eastAsia="標楷體" w:hAnsi="Times New Roman" w:cs="Times New Roman"/>
                <w:sz w:val="28"/>
                <w:szCs w:val="28"/>
              </w:rPr>
              <w:t>署作</w:t>
            </w:r>
            <w:proofErr w:type="gramEnd"/>
            <w:r w:rsidR="0011384C" w:rsidRPr="00B168A0">
              <w:rPr>
                <w:rFonts w:ascii="Times New Roman" w:eastAsia="標楷體" w:hAnsi="Times New Roman" w:cs="Times New Roman"/>
                <w:sz w:val="28"/>
                <w:szCs w:val="28"/>
              </w:rPr>
              <w:t>為政府的創新促成者</w:t>
            </w:r>
            <w:r w:rsidR="0011384C" w:rsidRPr="00B168A0">
              <w:rPr>
                <w:rFonts w:ascii="Times New Roman" w:eastAsia="標楷體" w:hAnsi="Times New Roman" w:cs="Times New Roman" w:hint="eastAsia"/>
                <w:sz w:val="28"/>
                <w:szCs w:val="28"/>
              </w:rPr>
              <w:t>，正全力加快創新科技應用，支援各政府部門應用新科技優化服務，並通過與</w:t>
            </w:r>
            <w:r w:rsidR="00B168A0" w:rsidRPr="00B168A0">
              <w:rPr>
                <w:rFonts w:ascii="Times New Roman" w:eastAsia="標楷體" w:hAnsi="Times New Roman" w:cs="Times New Roman" w:hint="eastAsia"/>
                <w:sz w:val="28"/>
                <w:szCs w:val="28"/>
              </w:rPr>
              <w:t>內地、</w:t>
            </w:r>
            <w:r w:rsidR="0011384C" w:rsidRPr="00B168A0">
              <w:rPr>
                <w:rFonts w:ascii="Times New Roman" w:eastAsia="標楷體" w:hAnsi="Times New Roman" w:cs="Times New Roman" w:hint="eastAsia"/>
                <w:sz w:val="28"/>
                <w:szCs w:val="28"/>
              </w:rPr>
              <w:t>業界和學界緊密合作，助力推動智慧城市</w:t>
            </w:r>
            <w:r w:rsidR="003F14A7" w:rsidRPr="00F83370">
              <w:rPr>
                <w:rFonts w:ascii="Times New Roman" w:eastAsia="標楷體" w:hAnsi="Times New Roman" w:cs="Times New Roman" w:hint="eastAsia"/>
                <w:sz w:val="28"/>
                <w:szCs w:val="28"/>
              </w:rPr>
              <w:t>、</w:t>
            </w:r>
            <w:r w:rsidR="003F14A7" w:rsidRPr="003F14A7">
              <w:rPr>
                <w:rFonts w:ascii="Times New Roman" w:eastAsia="標楷體" w:hAnsi="Times New Roman" w:cs="Times New Roman"/>
                <w:sz w:val="28"/>
                <w:szCs w:val="28"/>
              </w:rPr>
              <w:t>互聯互通</w:t>
            </w:r>
            <w:r w:rsidR="0011384C" w:rsidRPr="00B168A0">
              <w:rPr>
                <w:rFonts w:ascii="Times New Roman" w:eastAsia="標楷體" w:hAnsi="Times New Roman" w:cs="Times New Roman" w:hint="eastAsia"/>
                <w:sz w:val="28"/>
                <w:szCs w:val="28"/>
              </w:rPr>
              <w:t>和綠色低碳轉型。</w:t>
            </w:r>
          </w:p>
          <w:p w14:paraId="44535937" w14:textId="0B98F9B8" w:rsidR="00D0309A" w:rsidRPr="00D0309A" w:rsidRDefault="00D0309A" w:rsidP="001F5D93">
            <w:pPr>
              <w:pStyle w:val="ab"/>
              <w:snapToGrid w:val="0"/>
              <w:ind w:leftChars="0"/>
              <w:contextualSpacing/>
              <w:jc w:val="both"/>
              <w:rPr>
                <w:rFonts w:ascii="Times New Roman" w:eastAsia="標楷體" w:hAnsi="Times New Roman" w:cs="Times New Roman"/>
                <w:sz w:val="28"/>
                <w:szCs w:val="28"/>
              </w:rPr>
            </w:pPr>
          </w:p>
        </w:tc>
      </w:tr>
      <w:tr w:rsidR="0089663C" w:rsidRPr="00136E0F" w14:paraId="7378B895" w14:textId="77777777" w:rsidTr="00973B7B">
        <w:trPr>
          <w:trHeight w:val="983"/>
        </w:trPr>
        <w:tc>
          <w:tcPr>
            <w:tcW w:w="2703" w:type="dxa"/>
          </w:tcPr>
          <w:p w14:paraId="3CBCF5A0" w14:textId="7652E52B" w:rsidR="0089663C" w:rsidRDefault="00324090" w:rsidP="00324090">
            <w:pPr>
              <w:spacing w:afterLines="50" w:after="180" w:line="400" w:lineRule="exact"/>
              <w:contextualSpacing/>
              <w:rPr>
                <w:rFonts w:ascii="Times New Roman" w:eastAsia="標楷體" w:hAnsi="Times New Roman" w:cs="Times New Roman"/>
                <w:b/>
                <w:bCs/>
                <w:sz w:val="28"/>
                <w:szCs w:val="28"/>
              </w:rPr>
            </w:pPr>
            <w:r w:rsidRPr="002939C6">
              <w:rPr>
                <w:rFonts w:ascii="Times New Roman" w:eastAsia="標楷體" w:hAnsi="Times New Roman" w:cs="Times New Roman" w:hint="eastAsia"/>
                <w:b/>
                <w:bCs/>
                <w:sz w:val="28"/>
                <w:szCs w:val="28"/>
              </w:rPr>
              <w:t>介</w:t>
            </w:r>
            <w:r w:rsidR="00593558">
              <w:rPr>
                <w:rFonts w:ascii="Times New Roman" w:eastAsia="標楷體" w:hAnsi="Times New Roman" w:cs="Times New Roman" w:hint="eastAsia"/>
                <w:b/>
                <w:bCs/>
                <w:sz w:val="28"/>
                <w:szCs w:val="28"/>
              </w:rPr>
              <w:t>紹</w:t>
            </w:r>
            <w:r w:rsidRPr="00324090">
              <w:rPr>
                <w:rFonts w:ascii="Times New Roman" w:eastAsia="標楷體" w:hAnsi="Times New Roman" w:cs="Times New Roman" w:hint="eastAsia"/>
                <w:b/>
                <w:bCs/>
                <w:sz w:val="28"/>
                <w:szCs w:val="28"/>
              </w:rPr>
              <w:t>市民較少接觸的創新科技應用例子</w:t>
            </w:r>
          </w:p>
          <w:p w14:paraId="7D36A925" w14:textId="5FD9BA6A" w:rsidR="00722DFC" w:rsidRPr="002939C6" w:rsidRDefault="00722DFC" w:rsidP="00324090">
            <w:pPr>
              <w:spacing w:afterLines="50" w:after="180" w:line="400" w:lineRule="exact"/>
              <w:contextualSpacing/>
              <w:rPr>
                <w:rFonts w:ascii="Times New Roman" w:eastAsia="標楷體" w:hAnsi="Times New Roman" w:cs="Times New Roman"/>
                <w:b/>
                <w:bCs/>
                <w:sz w:val="28"/>
                <w:szCs w:val="28"/>
              </w:rPr>
            </w:pPr>
            <w:r>
              <w:rPr>
                <w:rFonts w:ascii="Times New Roman" w:eastAsia="標楷體" w:hAnsi="Times New Roman" w:cs="Times New Roman" w:hint="eastAsia"/>
                <w:b/>
                <w:bCs/>
                <w:sz w:val="28"/>
                <w:szCs w:val="28"/>
              </w:rPr>
              <w:t>(</w:t>
            </w:r>
            <w:r w:rsidR="008C029B">
              <w:rPr>
                <w:rFonts w:ascii="Times New Roman" w:eastAsia="標楷體" w:hAnsi="Times New Roman" w:cs="Times New Roman"/>
                <w:b/>
                <w:bCs/>
                <w:sz w:val="28"/>
                <w:szCs w:val="28"/>
              </w:rPr>
              <w:t>5</w:t>
            </w:r>
            <w:r>
              <w:rPr>
                <w:rFonts w:ascii="Times New Roman" w:eastAsia="標楷體" w:hAnsi="Times New Roman" w:cs="Times New Roman" w:hint="eastAsia"/>
                <w:b/>
                <w:bCs/>
                <w:sz w:val="28"/>
                <w:szCs w:val="28"/>
              </w:rPr>
              <w:t xml:space="preserve"> mins)</w:t>
            </w:r>
          </w:p>
        </w:tc>
        <w:tc>
          <w:tcPr>
            <w:tcW w:w="7215" w:type="dxa"/>
          </w:tcPr>
          <w:p w14:paraId="679CCFEA" w14:textId="7632E1D1" w:rsidR="00B168A0" w:rsidRPr="001F1593" w:rsidRDefault="00E04A47" w:rsidP="000A0548">
            <w:pPr>
              <w:pStyle w:val="ab"/>
              <w:numPr>
                <w:ilvl w:val="0"/>
                <w:numId w:val="1"/>
              </w:numPr>
              <w:snapToGrid w:val="0"/>
              <w:ind w:leftChars="0"/>
              <w:contextualSpacing/>
              <w:jc w:val="both"/>
              <w:rPr>
                <w:rFonts w:ascii="Times New Roman" w:eastAsia="標楷體" w:hAnsi="Times New Roman" w:cs="Times New Roman"/>
                <w:sz w:val="28"/>
                <w:szCs w:val="28"/>
              </w:rPr>
            </w:pPr>
            <w:r>
              <w:rPr>
                <w:rFonts w:ascii="Times New Roman" w:eastAsia="標楷體" w:hAnsi="Times New Roman" w:cs="Times New Roman" w:hint="eastAsia"/>
                <w:b/>
                <w:bCs/>
                <w:sz w:val="28"/>
                <w:szCs w:val="28"/>
              </w:rPr>
              <w:t xml:space="preserve">(Slide </w:t>
            </w:r>
            <w:r w:rsidR="00B20F88">
              <w:rPr>
                <w:rFonts w:ascii="Times New Roman" w:eastAsia="標楷體" w:hAnsi="Times New Roman" w:cs="Times New Roman" w:hint="eastAsia"/>
                <w:b/>
                <w:bCs/>
                <w:sz w:val="28"/>
                <w:szCs w:val="28"/>
              </w:rPr>
              <w:t>11</w:t>
            </w:r>
            <w:r>
              <w:rPr>
                <w:rFonts w:ascii="Times New Roman" w:eastAsia="標楷體" w:hAnsi="Times New Roman" w:cs="Times New Roman" w:hint="eastAsia"/>
                <w:b/>
                <w:bCs/>
                <w:sz w:val="28"/>
                <w:szCs w:val="28"/>
              </w:rPr>
              <w:t>)</w:t>
            </w:r>
            <w:r w:rsidR="00CB6112">
              <w:rPr>
                <w:rFonts w:ascii="Times New Roman" w:eastAsia="標楷體" w:hAnsi="Times New Roman" w:cs="Times New Roman" w:hint="eastAsia"/>
                <w:b/>
                <w:bCs/>
                <w:sz w:val="28"/>
                <w:szCs w:val="28"/>
              </w:rPr>
              <w:t xml:space="preserve"> </w:t>
            </w:r>
            <w:r w:rsidR="00B168A0" w:rsidRPr="001F1593">
              <w:rPr>
                <w:rFonts w:ascii="Times New Roman" w:eastAsia="標楷體" w:hAnsi="Times New Roman" w:cs="Times New Roman" w:hint="eastAsia"/>
                <w:sz w:val="28"/>
                <w:szCs w:val="28"/>
              </w:rPr>
              <w:t>創新科技</w:t>
            </w:r>
            <w:r w:rsidR="001F1593" w:rsidRPr="001F1593">
              <w:rPr>
                <w:rFonts w:ascii="Times New Roman" w:eastAsia="標楷體" w:hAnsi="Times New Roman" w:cs="Times New Roman" w:hint="eastAsia"/>
                <w:sz w:val="28"/>
                <w:szCs w:val="28"/>
              </w:rPr>
              <w:t>在應對氣候變化、</w:t>
            </w:r>
            <w:r w:rsidR="001F1593" w:rsidRPr="001F1593">
              <w:rPr>
                <w:rFonts w:ascii="Times New Roman" w:eastAsia="標楷體" w:hAnsi="Times New Roman" w:cs="Times New Roman"/>
                <w:sz w:val="28"/>
                <w:szCs w:val="28"/>
              </w:rPr>
              <w:t>機電</w:t>
            </w:r>
            <w:r w:rsidR="001F1593" w:rsidRPr="001F1593">
              <w:rPr>
                <w:rFonts w:ascii="Times New Roman" w:eastAsia="標楷體" w:hAnsi="Times New Roman" w:cs="Times New Roman" w:hint="eastAsia"/>
                <w:sz w:val="28"/>
                <w:szCs w:val="28"/>
              </w:rPr>
              <w:t>安全和能源效益也有</w:t>
            </w:r>
            <w:r w:rsidR="00670B33" w:rsidRPr="001F1593">
              <w:rPr>
                <w:rFonts w:ascii="Times New Roman" w:eastAsia="標楷體" w:hAnsi="Times New Roman" w:cs="Times New Roman" w:hint="eastAsia"/>
                <w:sz w:val="28"/>
                <w:szCs w:val="28"/>
              </w:rPr>
              <w:t>很多</w:t>
            </w:r>
            <w:r w:rsidR="001F1593" w:rsidRPr="001F1593">
              <w:rPr>
                <w:rFonts w:ascii="Times New Roman" w:eastAsia="標楷體" w:hAnsi="Times New Roman" w:cs="Times New Roman" w:hint="eastAsia"/>
                <w:sz w:val="28"/>
                <w:szCs w:val="28"/>
              </w:rPr>
              <w:t>應用，市民大衆可能較少接觸，以下介紹幾個</w:t>
            </w:r>
            <w:r w:rsidR="00B168A0" w:rsidRPr="001F1593">
              <w:rPr>
                <w:rFonts w:ascii="Times New Roman" w:eastAsia="標楷體" w:hAnsi="Times New Roman" w:cs="Times New Roman" w:hint="eastAsia"/>
                <w:sz w:val="28"/>
                <w:szCs w:val="28"/>
              </w:rPr>
              <w:t>例子</w:t>
            </w:r>
            <w:r w:rsidR="001F1593" w:rsidRPr="001F1593">
              <w:rPr>
                <w:rFonts w:ascii="Times New Roman" w:eastAsia="標楷體" w:hAnsi="Times New Roman" w:cs="Times New Roman" w:hint="eastAsia"/>
                <w:sz w:val="28"/>
                <w:szCs w:val="28"/>
              </w:rPr>
              <w:t>。</w:t>
            </w:r>
          </w:p>
          <w:p w14:paraId="218C020C" w14:textId="77777777" w:rsidR="00B168A0" w:rsidRDefault="00B168A0" w:rsidP="00B168A0">
            <w:pPr>
              <w:pStyle w:val="ab"/>
              <w:snapToGrid w:val="0"/>
              <w:ind w:leftChars="0"/>
              <w:contextualSpacing/>
              <w:jc w:val="both"/>
              <w:rPr>
                <w:rFonts w:ascii="Times New Roman" w:eastAsia="標楷體" w:hAnsi="Times New Roman" w:cs="Times New Roman"/>
                <w:sz w:val="28"/>
                <w:szCs w:val="28"/>
              </w:rPr>
            </w:pPr>
          </w:p>
          <w:p w14:paraId="0E310B4B" w14:textId="6EAF16E0" w:rsidR="00071473" w:rsidRPr="001F1593" w:rsidRDefault="00E04A47" w:rsidP="000A0548">
            <w:pPr>
              <w:pStyle w:val="ab"/>
              <w:numPr>
                <w:ilvl w:val="0"/>
                <w:numId w:val="1"/>
              </w:numPr>
              <w:snapToGrid w:val="0"/>
              <w:ind w:leftChars="0"/>
              <w:contextualSpacing/>
              <w:jc w:val="both"/>
              <w:rPr>
                <w:rFonts w:ascii="Times New Roman" w:eastAsia="標楷體" w:hAnsi="Times New Roman" w:cs="Times New Roman"/>
                <w:sz w:val="28"/>
                <w:szCs w:val="28"/>
              </w:rPr>
            </w:pPr>
            <w:r>
              <w:rPr>
                <w:rFonts w:ascii="Times New Roman" w:eastAsia="標楷體" w:hAnsi="Times New Roman" w:cs="Times New Roman" w:hint="eastAsia"/>
                <w:b/>
                <w:bCs/>
                <w:sz w:val="28"/>
                <w:szCs w:val="28"/>
              </w:rPr>
              <w:t>(Slide 1</w:t>
            </w:r>
            <w:r w:rsidR="00B20F88">
              <w:rPr>
                <w:rFonts w:ascii="Times New Roman" w:eastAsia="標楷體" w:hAnsi="Times New Roman" w:cs="Times New Roman" w:hint="eastAsia"/>
                <w:b/>
                <w:bCs/>
                <w:sz w:val="28"/>
                <w:szCs w:val="28"/>
              </w:rPr>
              <w:t>2</w:t>
            </w:r>
            <w:r>
              <w:rPr>
                <w:rFonts w:ascii="Times New Roman" w:eastAsia="標楷體" w:hAnsi="Times New Roman" w:cs="Times New Roman" w:hint="eastAsia"/>
                <w:b/>
                <w:bCs/>
                <w:sz w:val="28"/>
                <w:szCs w:val="28"/>
              </w:rPr>
              <w:t>-1</w:t>
            </w:r>
            <w:r w:rsidR="00B20F88">
              <w:rPr>
                <w:rFonts w:ascii="Times New Roman" w:eastAsia="標楷體" w:hAnsi="Times New Roman" w:cs="Times New Roman" w:hint="eastAsia"/>
                <w:b/>
                <w:bCs/>
                <w:sz w:val="28"/>
                <w:szCs w:val="28"/>
              </w:rPr>
              <w:t>3</w:t>
            </w:r>
            <w:r>
              <w:rPr>
                <w:rFonts w:ascii="Times New Roman" w:eastAsia="標楷體" w:hAnsi="Times New Roman" w:cs="Times New Roman" w:hint="eastAsia"/>
                <w:b/>
                <w:bCs/>
                <w:sz w:val="28"/>
                <w:szCs w:val="28"/>
              </w:rPr>
              <w:t>)</w:t>
            </w:r>
            <w:r w:rsidR="00CB6112">
              <w:rPr>
                <w:rFonts w:ascii="Times New Roman" w:eastAsia="標楷體" w:hAnsi="Times New Roman" w:cs="Times New Roman" w:hint="eastAsia"/>
                <w:b/>
                <w:bCs/>
                <w:sz w:val="28"/>
                <w:szCs w:val="28"/>
              </w:rPr>
              <w:t xml:space="preserve"> </w:t>
            </w:r>
            <w:r w:rsidR="000738F1" w:rsidRPr="001F1593">
              <w:rPr>
                <w:rFonts w:ascii="Times New Roman" w:eastAsia="標楷體" w:hAnsi="Times New Roman" w:cs="Times New Roman"/>
                <w:sz w:val="28"/>
                <w:szCs w:val="28"/>
              </w:rPr>
              <w:t>智慧防洪監測</w:t>
            </w:r>
            <w:r w:rsidR="001F1593" w:rsidRPr="001F1593">
              <w:rPr>
                <w:rFonts w:ascii="Times New Roman" w:eastAsia="標楷體" w:hAnsi="Times New Roman" w:cs="Times New Roman" w:hint="eastAsia"/>
                <w:sz w:val="28"/>
                <w:szCs w:val="28"/>
              </w:rPr>
              <w:t xml:space="preserve"> </w:t>
            </w:r>
            <w:proofErr w:type="gramStart"/>
            <w:r w:rsidR="001F1593">
              <w:rPr>
                <w:rFonts w:ascii="Times New Roman" w:eastAsia="標楷體" w:hAnsi="Times New Roman" w:cs="Times New Roman"/>
                <w:sz w:val="28"/>
                <w:szCs w:val="28"/>
              </w:rPr>
              <w:t>–</w:t>
            </w:r>
            <w:proofErr w:type="gramEnd"/>
            <w:r w:rsidR="001F1593" w:rsidRPr="001F1593">
              <w:rPr>
                <w:rFonts w:ascii="Times New Roman" w:eastAsia="標楷體" w:hAnsi="Times New Roman" w:cs="Times New Roman" w:hint="eastAsia"/>
                <w:sz w:val="28"/>
                <w:szCs w:val="28"/>
              </w:rPr>
              <w:t xml:space="preserve"> </w:t>
            </w:r>
            <w:r w:rsidR="000738F1" w:rsidRPr="001F1593">
              <w:rPr>
                <w:rFonts w:ascii="Times New Roman" w:eastAsia="標楷體" w:hAnsi="Times New Roman" w:cs="Times New Roman"/>
                <w:sz w:val="28"/>
                <w:szCs w:val="28"/>
              </w:rPr>
              <w:t>機電署</w:t>
            </w:r>
            <w:r w:rsidR="000738F1" w:rsidRPr="001F1593">
              <w:rPr>
                <w:rFonts w:ascii="Times New Roman" w:eastAsia="標楷體" w:hAnsi="Times New Roman" w:cs="Times New Roman" w:hint="eastAsia"/>
                <w:sz w:val="28"/>
                <w:szCs w:val="28"/>
              </w:rPr>
              <w:t>自</w:t>
            </w:r>
            <w:r w:rsidR="000738F1" w:rsidRPr="001F1593">
              <w:rPr>
                <w:rFonts w:ascii="Times New Roman" w:eastAsia="標楷體" w:hAnsi="Times New Roman" w:cs="Times New Roman" w:hint="eastAsia"/>
                <w:sz w:val="28"/>
                <w:szCs w:val="28"/>
              </w:rPr>
              <w:t>2019</w:t>
            </w:r>
            <w:r w:rsidR="000738F1" w:rsidRPr="001F1593">
              <w:rPr>
                <w:rFonts w:ascii="Times New Roman" w:eastAsia="標楷體" w:hAnsi="Times New Roman" w:cs="Times New Roman" w:hint="eastAsia"/>
                <w:sz w:val="28"/>
                <w:szCs w:val="28"/>
              </w:rPr>
              <w:t>年起構建</w:t>
            </w:r>
            <w:r w:rsidR="000738F1" w:rsidRPr="001F1593">
              <w:rPr>
                <w:rFonts w:ascii="Times New Roman" w:eastAsia="標楷體" w:hAnsi="Times New Roman" w:cs="Times New Roman"/>
                <w:sz w:val="28"/>
                <w:szCs w:val="28"/>
              </w:rPr>
              <w:t>城市感知網絡「</w:t>
            </w:r>
            <w:r w:rsidR="000738F1" w:rsidRPr="001F1593">
              <w:rPr>
                <w:rFonts w:ascii="Times New Roman" w:eastAsia="標楷體" w:hAnsi="Times New Roman" w:cs="Times New Roman" w:hint="eastAsia"/>
                <w:sz w:val="28"/>
                <w:szCs w:val="28"/>
              </w:rPr>
              <w:t>政府物聯通</w:t>
            </w:r>
            <w:r w:rsidR="000738F1" w:rsidRPr="001F1593">
              <w:rPr>
                <w:rFonts w:ascii="Times New Roman" w:eastAsia="標楷體" w:hAnsi="Times New Roman" w:cs="Times New Roman"/>
                <w:sz w:val="28"/>
                <w:szCs w:val="28"/>
              </w:rPr>
              <w:t>」</w:t>
            </w:r>
            <w:r w:rsidR="000738F1" w:rsidRPr="001F1593">
              <w:rPr>
                <w:rFonts w:ascii="Times New Roman" w:eastAsia="標楷體" w:hAnsi="Times New Roman" w:cs="Times New Roman" w:hint="eastAsia"/>
                <w:sz w:val="28"/>
                <w:szCs w:val="28"/>
              </w:rPr>
              <w:t>，</w:t>
            </w:r>
            <w:proofErr w:type="gramStart"/>
            <w:r w:rsidR="000738F1" w:rsidRPr="001F1593">
              <w:rPr>
                <w:rFonts w:ascii="Times New Roman" w:eastAsia="標楷體" w:hAnsi="Times New Roman" w:cs="Times New Roman" w:hint="eastAsia"/>
                <w:sz w:val="28"/>
                <w:szCs w:val="28"/>
              </w:rPr>
              <w:t>使用物聯網</w:t>
            </w:r>
            <w:proofErr w:type="gramEnd"/>
            <w:r w:rsidR="000738F1" w:rsidRPr="001F1593">
              <w:rPr>
                <w:rFonts w:ascii="Times New Roman" w:eastAsia="標楷體" w:hAnsi="Times New Roman" w:cs="Times New Roman" w:hint="eastAsia"/>
                <w:sz w:val="28"/>
                <w:szCs w:val="28"/>
              </w:rPr>
              <w:t>技術</w:t>
            </w:r>
            <w:r w:rsidR="000738F1" w:rsidRPr="001F1593">
              <w:rPr>
                <w:rFonts w:ascii="Times New Roman" w:eastAsia="標楷體" w:hAnsi="Times New Roman" w:cs="Times New Roman"/>
                <w:sz w:val="28"/>
                <w:szCs w:val="28"/>
              </w:rPr>
              <w:t>將</w:t>
            </w:r>
            <w:r w:rsidR="002E4E9E" w:rsidRPr="001F1593">
              <w:rPr>
                <w:rFonts w:ascii="Times New Roman" w:eastAsia="標楷體" w:hAnsi="Times New Roman" w:cs="Times New Roman"/>
                <w:sz w:val="28"/>
                <w:szCs w:val="28"/>
              </w:rPr>
              <w:t>城市</w:t>
            </w:r>
            <w:r w:rsidR="000738F1" w:rsidRPr="001F1593">
              <w:rPr>
                <w:rFonts w:ascii="Times New Roman" w:eastAsia="標楷體" w:hAnsi="Times New Roman" w:cs="Times New Roman"/>
                <w:sz w:val="28"/>
                <w:szCs w:val="28"/>
              </w:rPr>
              <w:t>的運作數據化</w:t>
            </w:r>
            <w:r w:rsidR="000738F1" w:rsidRPr="001F1593">
              <w:rPr>
                <w:rFonts w:ascii="Times New Roman" w:eastAsia="標楷體" w:hAnsi="Times New Roman" w:cs="Times New Roman" w:hint="eastAsia"/>
                <w:sz w:val="28"/>
                <w:szCs w:val="28"/>
              </w:rPr>
              <w:t>。其中一個</w:t>
            </w:r>
            <w:r w:rsidR="00FD0CE6" w:rsidRPr="001F1593">
              <w:rPr>
                <w:rFonts w:ascii="Times New Roman" w:eastAsia="標楷體" w:hAnsi="Times New Roman" w:cs="Times New Roman" w:hint="eastAsia"/>
                <w:sz w:val="28"/>
                <w:szCs w:val="28"/>
              </w:rPr>
              <w:t>應用是</w:t>
            </w:r>
            <w:r w:rsidR="00071473" w:rsidRPr="001F1593">
              <w:rPr>
                <w:rFonts w:ascii="Times New Roman" w:eastAsia="標楷體" w:hAnsi="Times New Roman" w:cs="Times New Roman"/>
                <w:sz w:val="28"/>
                <w:szCs w:val="28"/>
              </w:rPr>
              <w:t>智慧防洪監測</w:t>
            </w:r>
            <w:r w:rsidR="00071473" w:rsidRPr="001F1593">
              <w:rPr>
                <w:rFonts w:ascii="Times New Roman" w:eastAsia="標楷體" w:hAnsi="Times New Roman" w:cs="Times New Roman" w:hint="eastAsia"/>
                <w:sz w:val="28"/>
                <w:szCs w:val="28"/>
              </w:rPr>
              <w:t>，透過</w:t>
            </w:r>
            <w:r w:rsidR="00071473" w:rsidRPr="001F1593">
              <w:rPr>
                <w:rFonts w:ascii="Times New Roman" w:eastAsia="標楷體" w:hAnsi="Times New Roman" w:cs="Times New Roman"/>
                <w:sz w:val="28"/>
                <w:szCs w:val="28"/>
              </w:rPr>
              <w:t>分佈在地下雨水渠和低窪地區的傳感器，在暴雨期間實時傳送水位數據，配合天文台的降雨預報，提前預警水浸風險，讓相關部門</w:t>
            </w:r>
            <w:r w:rsidR="00B168A0" w:rsidRPr="001F1593">
              <w:rPr>
                <w:rFonts w:ascii="Times New Roman" w:eastAsia="標楷體" w:hAnsi="Times New Roman" w:cs="Times New Roman"/>
                <w:sz w:val="28"/>
                <w:szCs w:val="28"/>
              </w:rPr>
              <w:t>採取</w:t>
            </w:r>
            <w:r w:rsidR="00B168A0" w:rsidRPr="001F1593">
              <w:rPr>
                <w:rFonts w:ascii="Times New Roman" w:eastAsia="標楷體" w:hAnsi="Times New Roman" w:cs="Times New Roman" w:hint="eastAsia"/>
                <w:sz w:val="28"/>
                <w:szCs w:val="28"/>
              </w:rPr>
              <w:t>預防</w:t>
            </w:r>
            <w:r w:rsidR="00071473" w:rsidRPr="001F1593">
              <w:rPr>
                <w:rFonts w:ascii="Times New Roman" w:eastAsia="標楷體" w:hAnsi="Times New Roman" w:cs="Times New Roman"/>
                <w:sz w:val="28"/>
                <w:szCs w:val="28"/>
              </w:rPr>
              <w:t>行動。</w:t>
            </w:r>
          </w:p>
          <w:p w14:paraId="4AD5FBFE" w14:textId="77777777" w:rsidR="00071473" w:rsidRPr="00071473" w:rsidRDefault="00071473" w:rsidP="000738F1">
            <w:pPr>
              <w:pStyle w:val="ab"/>
              <w:snapToGrid w:val="0"/>
              <w:ind w:leftChars="0"/>
              <w:contextualSpacing/>
              <w:jc w:val="both"/>
              <w:rPr>
                <w:rFonts w:ascii="Times New Roman" w:eastAsia="標楷體" w:hAnsi="Times New Roman" w:cs="Times New Roman"/>
                <w:sz w:val="28"/>
                <w:szCs w:val="28"/>
              </w:rPr>
            </w:pPr>
          </w:p>
          <w:p w14:paraId="4CC0B986" w14:textId="67B3C74C" w:rsidR="00B168A0" w:rsidRPr="001F1593" w:rsidRDefault="00E04A47" w:rsidP="000A0548">
            <w:pPr>
              <w:pStyle w:val="ab"/>
              <w:numPr>
                <w:ilvl w:val="0"/>
                <w:numId w:val="1"/>
              </w:numPr>
              <w:snapToGrid w:val="0"/>
              <w:ind w:leftChars="0"/>
              <w:contextualSpacing/>
              <w:jc w:val="both"/>
              <w:rPr>
                <w:rFonts w:ascii="Times New Roman" w:eastAsia="標楷體" w:hAnsi="Times New Roman" w:cs="Times New Roman"/>
                <w:sz w:val="28"/>
                <w:szCs w:val="28"/>
              </w:rPr>
            </w:pPr>
            <w:r>
              <w:rPr>
                <w:rFonts w:ascii="Times New Roman" w:eastAsia="標楷體" w:hAnsi="Times New Roman" w:cs="Times New Roman" w:hint="eastAsia"/>
                <w:b/>
                <w:bCs/>
                <w:sz w:val="28"/>
                <w:szCs w:val="28"/>
              </w:rPr>
              <w:t xml:space="preserve">(Slide </w:t>
            </w:r>
            <w:r w:rsidR="00B20F88">
              <w:rPr>
                <w:rFonts w:ascii="Times New Roman" w:eastAsia="標楷體" w:hAnsi="Times New Roman" w:cs="Times New Roman" w:hint="eastAsia"/>
                <w:b/>
                <w:bCs/>
                <w:sz w:val="28"/>
                <w:szCs w:val="28"/>
              </w:rPr>
              <w:t>14</w:t>
            </w:r>
            <w:r>
              <w:rPr>
                <w:rFonts w:ascii="Times New Roman" w:eastAsia="標楷體" w:hAnsi="Times New Roman" w:cs="Times New Roman" w:hint="eastAsia"/>
                <w:b/>
                <w:bCs/>
                <w:sz w:val="28"/>
                <w:szCs w:val="28"/>
              </w:rPr>
              <w:t>)</w:t>
            </w:r>
            <w:r w:rsidR="00CB6112">
              <w:rPr>
                <w:rFonts w:ascii="Times New Roman" w:eastAsia="標楷體" w:hAnsi="Times New Roman" w:cs="Times New Roman" w:hint="eastAsia"/>
                <w:b/>
                <w:bCs/>
                <w:sz w:val="28"/>
                <w:szCs w:val="28"/>
              </w:rPr>
              <w:t xml:space="preserve"> </w:t>
            </w:r>
            <w:r w:rsidR="009A7811" w:rsidRPr="001F1593">
              <w:rPr>
                <w:rFonts w:ascii="Times New Roman" w:eastAsia="標楷體" w:hAnsi="Times New Roman" w:cs="Times New Roman" w:hint="eastAsia"/>
                <w:sz w:val="28"/>
                <w:szCs w:val="28"/>
              </w:rPr>
              <w:t>鐵路安全</w:t>
            </w:r>
            <w:r w:rsidR="001F1593" w:rsidRPr="001F1593">
              <w:rPr>
                <w:rFonts w:ascii="Times New Roman" w:eastAsia="標楷體" w:hAnsi="Times New Roman" w:cs="Times New Roman" w:hint="eastAsia"/>
                <w:sz w:val="28"/>
                <w:szCs w:val="28"/>
              </w:rPr>
              <w:t xml:space="preserve"> </w:t>
            </w:r>
            <w:proofErr w:type="gramStart"/>
            <w:r w:rsidR="001F1593" w:rsidRPr="001F1593">
              <w:rPr>
                <w:rFonts w:ascii="Times New Roman" w:eastAsia="標楷體" w:hAnsi="Times New Roman" w:cs="Times New Roman"/>
                <w:sz w:val="28"/>
                <w:szCs w:val="28"/>
              </w:rPr>
              <w:t>–</w:t>
            </w:r>
            <w:proofErr w:type="gramEnd"/>
            <w:r w:rsidR="001F1593" w:rsidRPr="001F1593">
              <w:rPr>
                <w:rFonts w:ascii="Times New Roman" w:eastAsia="標楷體" w:hAnsi="Times New Roman" w:cs="Times New Roman" w:hint="eastAsia"/>
                <w:sz w:val="28"/>
                <w:szCs w:val="28"/>
              </w:rPr>
              <w:t xml:space="preserve"> </w:t>
            </w:r>
            <w:r w:rsidR="009A7811" w:rsidRPr="001F1593">
              <w:rPr>
                <w:rFonts w:ascii="Times New Roman" w:eastAsia="標楷體" w:hAnsi="Times New Roman" w:cs="Times New Roman"/>
                <w:sz w:val="28"/>
                <w:szCs w:val="28"/>
              </w:rPr>
              <w:t>機電署</w:t>
            </w:r>
            <w:proofErr w:type="gramStart"/>
            <w:r w:rsidR="009A7811" w:rsidRPr="001F1593">
              <w:rPr>
                <w:rFonts w:ascii="Times New Roman" w:eastAsia="標楷體" w:hAnsi="Times New Roman" w:cs="Times New Roman" w:hint="eastAsia"/>
                <w:sz w:val="28"/>
                <w:szCs w:val="28"/>
              </w:rPr>
              <w:t>和</w:t>
            </w:r>
            <w:r w:rsidR="009A7811" w:rsidRPr="001F1593">
              <w:rPr>
                <w:rFonts w:ascii="Times New Roman" w:eastAsia="標楷體" w:hAnsi="Times New Roman" w:cs="Times New Roman"/>
                <w:sz w:val="28"/>
                <w:szCs w:val="28"/>
              </w:rPr>
              <w:t>港鐵公司</w:t>
            </w:r>
            <w:proofErr w:type="gramEnd"/>
            <w:r w:rsidR="009A7811" w:rsidRPr="001F1593">
              <w:rPr>
                <w:rFonts w:ascii="Times New Roman" w:eastAsia="標楷體" w:hAnsi="Times New Roman" w:cs="Times New Roman" w:hint="eastAsia"/>
                <w:sz w:val="28"/>
                <w:szCs w:val="28"/>
              </w:rPr>
              <w:t>合作應用</w:t>
            </w:r>
            <w:r w:rsidR="009A7811" w:rsidRPr="001F1593">
              <w:rPr>
                <w:rFonts w:ascii="Times New Roman" w:eastAsia="標楷體" w:hAnsi="Times New Roman" w:cs="Times New Roman"/>
                <w:sz w:val="28"/>
                <w:szCs w:val="28"/>
              </w:rPr>
              <w:t>人工智能</w:t>
            </w:r>
            <w:r w:rsidR="00173ED9" w:rsidRPr="001F1593">
              <w:rPr>
                <w:rFonts w:ascii="Times New Roman" w:eastAsia="標楷體" w:hAnsi="Times New Roman" w:cs="Times New Roman"/>
                <w:sz w:val="28"/>
                <w:szCs w:val="28"/>
              </w:rPr>
              <w:t>視頻分析技術，實時檢測入侵鐵路軌道區域的物體，即時發出短訊</w:t>
            </w:r>
            <w:proofErr w:type="gramStart"/>
            <w:r w:rsidR="00173ED9" w:rsidRPr="001F1593">
              <w:rPr>
                <w:rFonts w:ascii="Times New Roman" w:eastAsia="標楷體" w:hAnsi="Times New Roman" w:cs="Times New Roman"/>
                <w:sz w:val="28"/>
                <w:szCs w:val="28"/>
              </w:rPr>
              <w:t>至港鐵控制</w:t>
            </w:r>
            <w:proofErr w:type="gramEnd"/>
            <w:r w:rsidR="00173ED9" w:rsidRPr="001F1593">
              <w:rPr>
                <w:rFonts w:ascii="Times New Roman" w:eastAsia="標楷體" w:hAnsi="Times New Roman" w:cs="Times New Roman"/>
                <w:sz w:val="28"/>
                <w:szCs w:val="28"/>
              </w:rPr>
              <w:t>中心的交通管制員，</w:t>
            </w:r>
            <w:r w:rsidR="00B168A0" w:rsidRPr="001F1593">
              <w:rPr>
                <w:rFonts w:ascii="Times New Roman" w:eastAsia="標楷體" w:hAnsi="Times New Roman" w:cs="Times New Roman"/>
                <w:sz w:val="28"/>
                <w:szCs w:val="28"/>
              </w:rPr>
              <w:t>提供入侵物體的圖像和實時視頻，</w:t>
            </w:r>
            <w:r w:rsidR="00173ED9" w:rsidRPr="001F1593">
              <w:rPr>
                <w:rFonts w:ascii="Times New Roman" w:eastAsia="標楷體" w:hAnsi="Times New Roman" w:cs="Times New Roman"/>
                <w:sz w:val="28"/>
                <w:szCs w:val="28"/>
              </w:rPr>
              <w:t>以便迅速採取跟進行動。</w:t>
            </w:r>
          </w:p>
          <w:p w14:paraId="4DF0780F" w14:textId="77777777" w:rsidR="00ED42BE" w:rsidRPr="00ED42BE" w:rsidRDefault="00ED42BE" w:rsidP="00ED42BE">
            <w:pPr>
              <w:snapToGrid w:val="0"/>
              <w:contextualSpacing/>
              <w:jc w:val="both"/>
              <w:rPr>
                <w:rFonts w:ascii="Times New Roman" w:eastAsia="標楷體" w:hAnsi="Times New Roman" w:cs="Times New Roman"/>
                <w:sz w:val="28"/>
                <w:szCs w:val="28"/>
              </w:rPr>
            </w:pPr>
          </w:p>
          <w:p w14:paraId="7DC02E22" w14:textId="48A86753" w:rsidR="00ED42BE" w:rsidRPr="001F1593" w:rsidRDefault="00221596" w:rsidP="000A0548">
            <w:pPr>
              <w:pStyle w:val="ab"/>
              <w:numPr>
                <w:ilvl w:val="0"/>
                <w:numId w:val="1"/>
              </w:numPr>
              <w:snapToGrid w:val="0"/>
              <w:ind w:leftChars="0"/>
              <w:contextualSpacing/>
              <w:jc w:val="both"/>
              <w:rPr>
                <w:rFonts w:ascii="Times New Roman" w:eastAsia="標楷體" w:hAnsi="Times New Roman" w:cs="Times New Roman"/>
                <w:sz w:val="28"/>
                <w:szCs w:val="28"/>
              </w:rPr>
            </w:pPr>
            <w:r>
              <w:rPr>
                <w:rFonts w:ascii="Times New Roman" w:eastAsia="標楷體" w:hAnsi="Times New Roman" w:cs="Times New Roman" w:hint="eastAsia"/>
                <w:b/>
                <w:bCs/>
                <w:sz w:val="28"/>
                <w:szCs w:val="28"/>
              </w:rPr>
              <w:t xml:space="preserve">(Slide </w:t>
            </w:r>
            <w:r w:rsidR="00B20F88">
              <w:rPr>
                <w:rFonts w:ascii="Times New Roman" w:eastAsia="標楷體" w:hAnsi="Times New Roman" w:cs="Times New Roman" w:hint="eastAsia"/>
                <w:b/>
                <w:bCs/>
                <w:sz w:val="28"/>
                <w:szCs w:val="28"/>
              </w:rPr>
              <w:t>15</w:t>
            </w:r>
            <w:r>
              <w:rPr>
                <w:rFonts w:ascii="Times New Roman" w:eastAsia="標楷體" w:hAnsi="Times New Roman" w:cs="Times New Roman" w:hint="eastAsia"/>
                <w:b/>
                <w:bCs/>
                <w:sz w:val="28"/>
                <w:szCs w:val="28"/>
              </w:rPr>
              <w:t>)</w:t>
            </w:r>
            <w:r w:rsidR="00CB6112">
              <w:rPr>
                <w:rFonts w:ascii="Times New Roman" w:eastAsia="標楷體" w:hAnsi="Times New Roman" w:cs="Times New Roman" w:hint="eastAsia"/>
                <w:b/>
                <w:bCs/>
                <w:sz w:val="28"/>
                <w:szCs w:val="28"/>
              </w:rPr>
              <w:t xml:space="preserve"> </w:t>
            </w:r>
            <w:r w:rsidR="00ED42BE" w:rsidRPr="001F1593">
              <w:rPr>
                <w:rFonts w:ascii="Times New Roman" w:eastAsia="標楷體" w:hAnsi="Times New Roman" w:cs="Times New Roman" w:hint="eastAsia"/>
                <w:sz w:val="28"/>
                <w:szCs w:val="28"/>
              </w:rPr>
              <w:t>升降機和自動梯安全</w:t>
            </w:r>
            <w:r w:rsidR="001F1593" w:rsidRPr="001F1593">
              <w:rPr>
                <w:rFonts w:ascii="Times New Roman" w:eastAsia="標楷體" w:hAnsi="Times New Roman" w:cs="Times New Roman" w:hint="eastAsia"/>
                <w:sz w:val="28"/>
                <w:szCs w:val="28"/>
              </w:rPr>
              <w:t xml:space="preserve"> </w:t>
            </w:r>
            <w:proofErr w:type="gramStart"/>
            <w:r w:rsidR="001F1593">
              <w:rPr>
                <w:rFonts w:ascii="Times New Roman" w:eastAsia="標楷體" w:hAnsi="Times New Roman" w:cs="Times New Roman"/>
                <w:sz w:val="28"/>
                <w:szCs w:val="28"/>
              </w:rPr>
              <w:t>–</w:t>
            </w:r>
            <w:proofErr w:type="gramEnd"/>
            <w:r w:rsidR="001F1593" w:rsidRPr="001F1593">
              <w:rPr>
                <w:rFonts w:ascii="Times New Roman" w:eastAsia="標楷體" w:hAnsi="Times New Roman" w:cs="Times New Roman" w:hint="eastAsia"/>
                <w:sz w:val="28"/>
                <w:szCs w:val="28"/>
              </w:rPr>
              <w:t xml:space="preserve"> </w:t>
            </w:r>
            <w:r w:rsidR="00ED42BE" w:rsidRPr="001F1593">
              <w:rPr>
                <w:rFonts w:ascii="Times New Roman" w:eastAsia="標楷體" w:hAnsi="Times New Roman" w:cs="Times New Roman"/>
                <w:sz w:val="28"/>
                <w:szCs w:val="28"/>
              </w:rPr>
              <w:t>機電署</w:t>
            </w:r>
            <w:r w:rsidR="00ED42BE" w:rsidRPr="001F1593">
              <w:rPr>
                <w:rFonts w:ascii="Times New Roman" w:eastAsia="標楷體" w:hAnsi="Times New Roman" w:cs="Times New Roman" w:hint="eastAsia"/>
                <w:sz w:val="28"/>
                <w:szCs w:val="28"/>
              </w:rPr>
              <w:t>推出數碼日誌系統，讓承辦商報吿和上載升降機和自動梯的日常</w:t>
            </w:r>
            <w:r w:rsidR="00ED42BE" w:rsidRPr="001F1593">
              <w:rPr>
                <w:rFonts w:ascii="Times New Roman" w:eastAsia="標楷體" w:hAnsi="Times New Roman" w:cs="Times New Roman" w:hint="eastAsia"/>
                <w:sz w:val="28"/>
                <w:szCs w:val="28"/>
              </w:rPr>
              <w:lastRenderedPageBreak/>
              <w:t>維修保養記錄之外，亦利用人工智能對上載的部件相片進行圖像分析，以便及時發現和警告潛在安全問題。</w:t>
            </w:r>
          </w:p>
          <w:p w14:paraId="233AF09C" w14:textId="77777777" w:rsidR="00D4050A" w:rsidRDefault="00D4050A" w:rsidP="00ED42BE">
            <w:pPr>
              <w:snapToGrid w:val="0"/>
              <w:contextualSpacing/>
              <w:jc w:val="both"/>
              <w:rPr>
                <w:rFonts w:ascii="Times New Roman" w:eastAsia="標楷體" w:hAnsi="Times New Roman" w:cs="Times New Roman"/>
                <w:sz w:val="28"/>
                <w:szCs w:val="28"/>
              </w:rPr>
            </w:pPr>
          </w:p>
          <w:p w14:paraId="3503F271" w14:textId="677D5872" w:rsidR="00F108FA" w:rsidRPr="00ED42BE" w:rsidRDefault="008C029B" w:rsidP="00CB6112">
            <w:pPr>
              <w:pStyle w:val="ab"/>
              <w:numPr>
                <w:ilvl w:val="0"/>
                <w:numId w:val="1"/>
              </w:numPr>
              <w:snapToGrid w:val="0"/>
              <w:ind w:leftChars="0"/>
              <w:contextualSpacing/>
              <w:jc w:val="both"/>
              <w:rPr>
                <w:rFonts w:ascii="Times New Roman" w:eastAsia="標楷體" w:hAnsi="Times New Roman" w:cs="Times New Roman"/>
                <w:sz w:val="28"/>
                <w:szCs w:val="28"/>
              </w:rPr>
            </w:pPr>
            <w:r>
              <w:rPr>
                <w:rFonts w:ascii="Times New Roman" w:eastAsia="標楷體" w:hAnsi="Times New Roman" w:cs="Times New Roman" w:hint="eastAsia"/>
                <w:b/>
                <w:bCs/>
                <w:sz w:val="28"/>
                <w:szCs w:val="28"/>
              </w:rPr>
              <w:t xml:space="preserve">(Slide </w:t>
            </w:r>
            <w:r>
              <w:rPr>
                <w:rFonts w:ascii="Times New Roman" w:eastAsia="標楷體" w:hAnsi="Times New Roman" w:cs="Times New Roman"/>
                <w:b/>
                <w:bCs/>
                <w:sz w:val="28"/>
                <w:szCs w:val="28"/>
              </w:rPr>
              <w:t>16-17</w:t>
            </w:r>
            <w:r>
              <w:rPr>
                <w:rFonts w:ascii="Times New Roman" w:eastAsia="標楷體" w:hAnsi="Times New Roman" w:cs="Times New Roman" w:hint="eastAsia"/>
                <w:b/>
                <w:bCs/>
                <w:sz w:val="28"/>
                <w:szCs w:val="28"/>
              </w:rPr>
              <w:t>)</w:t>
            </w:r>
            <w:r w:rsidR="00CB6112">
              <w:rPr>
                <w:rFonts w:ascii="Times New Roman" w:eastAsia="標楷體" w:hAnsi="Times New Roman" w:cs="Times New Roman" w:hint="eastAsia"/>
                <w:b/>
                <w:bCs/>
                <w:sz w:val="28"/>
                <w:szCs w:val="28"/>
              </w:rPr>
              <w:t xml:space="preserve"> </w:t>
            </w:r>
            <w:r w:rsidR="00F108FA" w:rsidRPr="001F1593">
              <w:rPr>
                <w:rFonts w:ascii="Times New Roman" w:eastAsia="標楷體" w:hAnsi="Times New Roman" w:cs="Times New Roman"/>
                <w:sz w:val="28"/>
                <w:szCs w:val="28"/>
              </w:rPr>
              <w:t>建築物節能</w:t>
            </w:r>
            <w:proofErr w:type="gramStart"/>
            <w:r w:rsidR="00F108FA" w:rsidRPr="001F1593">
              <w:rPr>
                <w:rFonts w:ascii="Times New Roman" w:eastAsia="標楷體" w:hAnsi="Times New Roman" w:cs="Times New Roman" w:hint="eastAsia"/>
                <w:sz w:val="28"/>
                <w:szCs w:val="28"/>
              </w:rPr>
              <w:t>減碳</w:t>
            </w:r>
            <w:r w:rsidR="001F1593" w:rsidRPr="001F1593">
              <w:rPr>
                <w:rFonts w:ascii="Times New Roman" w:eastAsia="標楷體" w:hAnsi="Times New Roman" w:cs="Times New Roman" w:hint="eastAsia"/>
                <w:sz w:val="28"/>
                <w:szCs w:val="28"/>
              </w:rPr>
              <w:t xml:space="preserve"> </w:t>
            </w:r>
            <w:r w:rsidR="001F1593" w:rsidRPr="001F1593">
              <w:rPr>
                <w:rFonts w:ascii="Times New Roman" w:eastAsia="標楷體" w:hAnsi="Times New Roman" w:cs="Times New Roman"/>
                <w:sz w:val="28"/>
                <w:szCs w:val="28"/>
              </w:rPr>
              <w:t>–</w:t>
            </w:r>
            <w:proofErr w:type="gramEnd"/>
            <w:r w:rsidR="001F1593" w:rsidRPr="001F1593">
              <w:rPr>
                <w:rFonts w:ascii="Times New Roman" w:eastAsia="標楷體" w:hAnsi="Times New Roman" w:cs="Times New Roman" w:hint="eastAsia"/>
                <w:sz w:val="28"/>
                <w:szCs w:val="28"/>
              </w:rPr>
              <w:t xml:space="preserve"> </w:t>
            </w:r>
            <w:r w:rsidR="00F108FA" w:rsidRPr="001F1593">
              <w:rPr>
                <w:rFonts w:ascii="Times New Roman" w:eastAsia="標楷體" w:hAnsi="Times New Roman" w:cs="Times New Roman" w:hint="eastAsia"/>
                <w:sz w:val="28"/>
                <w:szCs w:val="28"/>
              </w:rPr>
              <w:t>香港九成的電力用於建築物。</w:t>
            </w:r>
            <w:r w:rsidR="00DB1EE2" w:rsidRPr="001F1593">
              <w:rPr>
                <w:rFonts w:ascii="Times New Roman" w:eastAsia="標楷體" w:hAnsi="Times New Roman" w:cs="Times New Roman"/>
                <w:sz w:val="28"/>
                <w:szCs w:val="28"/>
              </w:rPr>
              <w:t>機電署</w:t>
            </w:r>
            <w:r w:rsidR="00DB1EE2" w:rsidRPr="001F1593">
              <w:rPr>
                <w:rFonts w:ascii="Times New Roman" w:eastAsia="標楷體" w:hAnsi="Times New Roman" w:cs="Times New Roman" w:hint="eastAsia"/>
                <w:sz w:val="28"/>
                <w:szCs w:val="28"/>
              </w:rPr>
              <w:t>開發的人工智能空調優化系統</w:t>
            </w:r>
            <w:proofErr w:type="spellStart"/>
            <w:r w:rsidR="00DB1EE2" w:rsidRPr="001F1593">
              <w:rPr>
                <w:rFonts w:ascii="Times New Roman" w:eastAsia="標楷體" w:hAnsi="Times New Roman" w:cs="Times New Roman" w:hint="eastAsia"/>
                <w:sz w:val="28"/>
                <w:szCs w:val="28"/>
              </w:rPr>
              <w:t>ChillStream</w:t>
            </w:r>
            <w:proofErr w:type="spellEnd"/>
            <w:r w:rsidR="00DB1EE2" w:rsidRPr="001F1593">
              <w:rPr>
                <w:rFonts w:ascii="Times New Roman" w:eastAsia="標楷體" w:hAnsi="Times New Roman" w:cs="Times New Roman" w:hint="eastAsia"/>
                <w:sz w:val="28"/>
                <w:szCs w:val="28"/>
              </w:rPr>
              <w:t xml:space="preserve">® </w:t>
            </w:r>
            <w:r w:rsidR="00F108FA" w:rsidRPr="001F1593">
              <w:rPr>
                <w:rFonts w:ascii="Times New Roman" w:eastAsia="標楷體" w:hAnsi="Times New Roman" w:cs="Times New Roman"/>
                <w:sz w:val="28"/>
                <w:szCs w:val="28"/>
              </w:rPr>
              <w:t>利用機器學習算法，動態調整</w:t>
            </w:r>
            <w:r w:rsidR="00AE45C7" w:rsidRPr="001F1593">
              <w:rPr>
                <w:rFonts w:ascii="Times New Roman" w:eastAsia="標楷體" w:hAnsi="Times New Roman" w:cs="Times New Roman" w:hint="eastAsia"/>
                <w:sz w:val="28"/>
                <w:szCs w:val="28"/>
              </w:rPr>
              <w:t>空調系統在最高能源效益工作點</w:t>
            </w:r>
            <w:r w:rsidR="00AE45C7" w:rsidRPr="001F1593">
              <w:rPr>
                <w:rFonts w:ascii="Times New Roman" w:eastAsia="標楷體" w:hAnsi="Times New Roman" w:cs="Times New Roman"/>
                <w:sz w:val="28"/>
                <w:szCs w:val="28"/>
              </w:rPr>
              <w:t>運</w:t>
            </w:r>
            <w:r w:rsidR="00AE45C7" w:rsidRPr="001F1593">
              <w:rPr>
                <w:rFonts w:ascii="Times New Roman" w:eastAsia="標楷體" w:hAnsi="Times New Roman" w:cs="Times New Roman" w:hint="eastAsia"/>
                <w:sz w:val="28"/>
                <w:szCs w:val="28"/>
              </w:rPr>
              <w:t>作</w:t>
            </w:r>
            <w:r w:rsidR="00AE45C7" w:rsidRPr="001F1593">
              <w:rPr>
                <w:rFonts w:eastAsia="標楷體"/>
                <w:sz w:val="28"/>
                <w:szCs w:val="28"/>
                <w:lang w:val="en-HK"/>
              </w:rPr>
              <w:t>實現節能</w:t>
            </w:r>
            <w:r w:rsidR="00AE45C7" w:rsidRPr="001F1593">
              <w:rPr>
                <w:rFonts w:ascii="Times New Roman" w:eastAsia="標楷體" w:hAnsi="Times New Roman" w:cs="Times New Roman" w:hint="eastAsia"/>
                <w:sz w:val="28"/>
                <w:szCs w:val="28"/>
              </w:rPr>
              <w:t>。</w:t>
            </w:r>
          </w:p>
        </w:tc>
      </w:tr>
      <w:tr w:rsidR="007E7E2B" w:rsidRPr="00136E0F" w14:paraId="35C490D7" w14:textId="77777777" w:rsidTr="00973B7B">
        <w:trPr>
          <w:trHeight w:val="983"/>
        </w:trPr>
        <w:tc>
          <w:tcPr>
            <w:tcW w:w="2703" w:type="dxa"/>
          </w:tcPr>
          <w:p w14:paraId="61DA411E" w14:textId="5F599745" w:rsidR="007E7E2B" w:rsidRDefault="007E7E2B" w:rsidP="00324090">
            <w:pPr>
              <w:spacing w:afterLines="50" w:after="180" w:line="400" w:lineRule="exact"/>
              <w:contextualSpacing/>
              <w:rPr>
                <w:rFonts w:ascii="Times New Roman" w:eastAsia="標楷體" w:hAnsi="Times New Roman" w:cs="Times New Roman"/>
                <w:b/>
                <w:bCs/>
                <w:sz w:val="28"/>
                <w:szCs w:val="28"/>
              </w:rPr>
            </w:pPr>
            <w:r>
              <w:rPr>
                <w:rFonts w:ascii="Times New Roman" w:eastAsia="標楷體" w:hAnsi="Times New Roman" w:cs="Times New Roman" w:hint="eastAsia"/>
                <w:b/>
                <w:bCs/>
                <w:sz w:val="28"/>
                <w:szCs w:val="28"/>
              </w:rPr>
              <w:lastRenderedPageBreak/>
              <w:t>深化</w:t>
            </w:r>
            <w:r w:rsidRPr="007E7E2B">
              <w:rPr>
                <w:rFonts w:ascii="Times New Roman" w:eastAsia="標楷體" w:hAnsi="Times New Roman" w:cs="Times New Roman"/>
                <w:b/>
                <w:bCs/>
                <w:sz w:val="28"/>
                <w:szCs w:val="28"/>
              </w:rPr>
              <w:t>人工智能</w:t>
            </w:r>
            <w:r w:rsidR="00CF7587" w:rsidRPr="00CF7587">
              <w:rPr>
                <w:rFonts w:ascii="Times New Roman" w:eastAsia="標楷體" w:hAnsi="Times New Roman" w:cs="Times New Roman" w:hint="eastAsia"/>
                <w:b/>
                <w:bCs/>
                <w:sz w:val="28"/>
                <w:szCs w:val="28"/>
              </w:rPr>
              <w:t>合作</w:t>
            </w:r>
            <w:r w:rsidR="001F5D93" w:rsidRPr="00033E9C">
              <w:rPr>
                <w:rFonts w:ascii="Times New Roman" w:eastAsia="標楷體" w:hAnsi="Times New Roman" w:cs="Times New Roman" w:hint="eastAsia"/>
                <w:b/>
                <w:bCs/>
                <w:sz w:val="28"/>
                <w:szCs w:val="28"/>
              </w:rPr>
              <w:t>發展</w:t>
            </w:r>
            <w:r w:rsidR="001F5D93">
              <w:rPr>
                <w:rFonts w:ascii="Times New Roman" w:eastAsia="標楷體" w:hAnsi="Times New Roman" w:cs="Times New Roman" w:hint="eastAsia"/>
                <w:b/>
                <w:bCs/>
                <w:sz w:val="28"/>
                <w:szCs w:val="28"/>
              </w:rPr>
              <w:t>和</w:t>
            </w:r>
            <w:r w:rsidR="00DB034F" w:rsidRPr="00DB034F">
              <w:rPr>
                <w:rFonts w:ascii="Times New Roman" w:eastAsia="標楷體" w:hAnsi="Times New Roman" w:cs="Times New Roman" w:hint="eastAsia"/>
                <w:b/>
                <w:bCs/>
                <w:sz w:val="28"/>
                <w:szCs w:val="28"/>
              </w:rPr>
              <w:t>應用</w:t>
            </w:r>
          </w:p>
          <w:p w14:paraId="7E77CCC4" w14:textId="03B6A475" w:rsidR="007E7E2B" w:rsidRPr="002939C6" w:rsidRDefault="00E4777A" w:rsidP="00324090">
            <w:pPr>
              <w:spacing w:afterLines="50" w:after="180" w:line="400" w:lineRule="exact"/>
              <w:contextualSpacing/>
              <w:rPr>
                <w:rFonts w:ascii="Times New Roman" w:eastAsia="標楷體" w:hAnsi="Times New Roman" w:cs="Times New Roman"/>
                <w:b/>
                <w:bCs/>
                <w:sz w:val="28"/>
                <w:szCs w:val="28"/>
              </w:rPr>
            </w:pPr>
            <w:r>
              <w:rPr>
                <w:rFonts w:ascii="Times New Roman" w:eastAsia="標楷體" w:hAnsi="Times New Roman" w:cs="Times New Roman" w:hint="eastAsia"/>
                <w:b/>
                <w:bCs/>
                <w:sz w:val="28"/>
                <w:szCs w:val="28"/>
              </w:rPr>
              <w:t>(</w:t>
            </w:r>
            <w:r w:rsidR="0059358B">
              <w:rPr>
                <w:rFonts w:ascii="Times New Roman" w:eastAsia="標楷體" w:hAnsi="Times New Roman" w:cs="Times New Roman" w:hint="eastAsia"/>
                <w:b/>
                <w:bCs/>
                <w:sz w:val="28"/>
                <w:szCs w:val="28"/>
              </w:rPr>
              <w:t>5</w:t>
            </w:r>
            <w:r>
              <w:rPr>
                <w:rFonts w:ascii="Times New Roman" w:eastAsia="標楷體" w:hAnsi="Times New Roman" w:cs="Times New Roman" w:hint="eastAsia"/>
                <w:b/>
                <w:bCs/>
                <w:sz w:val="28"/>
                <w:szCs w:val="28"/>
              </w:rPr>
              <w:t xml:space="preserve"> mins.)</w:t>
            </w:r>
          </w:p>
        </w:tc>
        <w:tc>
          <w:tcPr>
            <w:tcW w:w="7215" w:type="dxa"/>
          </w:tcPr>
          <w:p w14:paraId="6024C6D8" w14:textId="4EB6F3C4" w:rsidR="007615E0" w:rsidRPr="007615E0" w:rsidRDefault="0059358B" w:rsidP="000A0548">
            <w:pPr>
              <w:pStyle w:val="ab"/>
              <w:numPr>
                <w:ilvl w:val="0"/>
                <w:numId w:val="1"/>
              </w:numPr>
              <w:snapToGrid w:val="0"/>
              <w:ind w:leftChars="0"/>
              <w:contextualSpacing/>
              <w:jc w:val="both"/>
              <w:rPr>
                <w:rFonts w:ascii="Times New Roman" w:eastAsia="標楷體" w:hAnsi="Times New Roman" w:cs="Times New Roman"/>
                <w:sz w:val="28"/>
                <w:szCs w:val="28"/>
              </w:rPr>
            </w:pPr>
            <w:r>
              <w:rPr>
                <w:rFonts w:ascii="Times New Roman" w:eastAsia="標楷體" w:hAnsi="Times New Roman" w:cs="Times New Roman" w:hint="eastAsia"/>
                <w:b/>
                <w:bCs/>
                <w:sz w:val="28"/>
                <w:szCs w:val="28"/>
              </w:rPr>
              <w:t xml:space="preserve">(Slide </w:t>
            </w:r>
            <w:r>
              <w:rPr>
                <w:rFonts w:ascii="Times New Roman" w:eastAsia="標楷體" w:hAnsi="Times New Roman" w:cs="Times New Roman"/>
                <w:b/>
                <w:bCs/>
                <w:sz w:val="28"/>
                <w:szCs w:val="28"/>
              </w:rPr>
              <w:t>18</w:t>
            </w:r>
            <w:r>
              <w:rPr>
                <w:rFonts w:ascii="Times New Roman" w:eastAsia="標楷體" w:hAnsi="Times New Roman" w:cs="Times New Roman" w:hint="eastAsia"/>
                <w:b/>
                <w:bCs/>
                <w:sz w:val="28"/>
                <w:szCs w:val="28"/>
              </w:rPr>
              <w:t>)</w:t>
            </w:r>
            <w:r w:rsidR="00CB6112">
              <w:rPr>
                <w:rFonts w:ascii="Times New Roman" w:eastAsia="標楷體" w:hAnsi="Times New Roman" w:cs="Times New Roman" w:hint="eastAsia"/>
                <w:b/>
                <w:bCs/>
                <w:sz w:val="28"/>
                <w:szCs w:val="28"/>
              </w:rPr>
              <w:t xml:space="preserve"> </w:t>
            </w:r>
            <w:r w:rsidR="006124CC" w:rsidRPr="007615E0">
              <w:rPr>
                <w:rFonts w:ascii="Times New Roman" w:eastAsia="標楷體" w:hAnsi="Times New Roman" w:cs="Times New Roman" w:hint="eastAsia"/>
                <w:sz w:val="28"/>
                <w:szCs w:val="28"/>
              </w:rPr>
              <w:t>國家高度重視人工智能發展，相繼在多份重要文件提及相關內容。</w:t>
            </w:r>
            <w:r w:rsidR="007615E0" w:rsidRPr="007615E0">
              <w:rPr>
                <w:rFonts w:ascii="Times New Roman" w:eastAsia="標楷體" w:hAnsi="Times New Roman" w:cs="Times New Roman"/>
                <w:sz w:val="28"/>
                <w:szCs w:val="28"/>
              </w:rPr>
              <w:t>其中國家提出</w:t>
            </w:r>
            <w:r w:rsidR="007615E0" w:rsidRPr="007615E0">
              <w:rPr>
                <w:rFonts w:ascii="Times New Roman" w:eastAsia="標楷體" w:hAnsi="Times New Roman" w:cs="Times New Roman" w:hint="eastAsia"/>
                <w:sz w:val="28"/>
                <w:szCs w:val="28"/>
              </w:rPr>
              <w:t>的</w:t>
            </w:r>
            <w:r w:rsidR="007615E0" w:rsidRPr="007615E0">
              <w:rPr>
                <w:rFonts w:ascii="Times New Roman" w:eastAsia="標楷體" w:hAnsi="Times New Roman" w:cs="Times New Roman"/>
                <w:sz w:val="28"/>
                <w:szCs w:val="28"/>
              </w:rPr>
              <w:t>「人工智能</w:t>
            </w:r>
            <w:r w:rsidR="007615E0" w:rsidRPr="007615E0">
              <w:rPr>
                <w:rFonts w:ascii="Times New Roman" w:eastAsia="標楷體" w:hAnsi="Times New Roman" w:cs="Times New Roman"/>
                <w:sz w:val="28"/>
                <w:szCs w:val="28"/>
              </w:rPr>
              <w:t>+</w:t>
            </w:r>
            <w:r w:rsidR="007615E0" w:rsidRPr="007615E0">
              <w:rPr>
                <w:rFonts w:ascii="Times New Roman" w:eastAsia="標楷體" w:hAnsi="Times New Roman" w:cs="Times New Roman"/>
                <w:sz w:val="28"/>
                <w:szCs w:val="28"/>
              </w:rPr>
              <w:t>」涉及把人工智能技術與各產業深度融合，這正顛覆許多傳統的生產模式、商業模式和消費模式，重新定義不同經濟體的核心競爭力。</w:t>
            </w:r>
          </w:p>
          <w:p w14:paraId="7953D4BB" w14:textId="77777777" w:rsidR="008D571C" w:rsidRDefault="008D571C" w:rsidP="008D571C">
            <w:pPr>
              <w:pStyle w:val="ab"/>
              <w:snapToGrid w:val="0"/>
              <w:ind w:leftChars="0"/>
              <w:contextualSpacing/>
              <w:jc w:val="both"/>
              <w:rPr>
                <w:rFonts w:ascii="Times New Roman" w:eastAsia="標楷體" w:hAnsi="Times New Roman" w:cs="Times New Roman"/>
                <w:sz w:val="28"/>
                <w:szCs w:val="28"/>
              </w:rPr>
            </w:pPr>
          </w:p>
          <w:p w14:paraId="289E1455" w14:textId="5BB284B0" w:rsidR="008D571C" w:rsidRDefault="0059358B" w:rsidP="000A0548">
            <w:pPr>
              <w:pStyle w:val="ab"/>
              <w:numPr>
                <w:ilvl w:val="0"/>
                <w:numId w:val="1"/>
              </w:numPr>
              <w:snapToGrid w:val="0"/>
              <w:ind w:leftChars="0"/>
              <w:contextualSpacing/>
              <w:jc w:val="both"/>
              <w:rPr>
                <w:rFonts w:ascii="Times New Roman" w:eastAsia="標楷體" w:hAnsi="Times New Roman" w:cs="Times New Roman"/>
                <w:sz w:val="28"/>
                <w:szCs w:val="28"/>
              </w:rPr>
            </w:pPr>
            <w:r>
              <w:rPr>
                <w:rFonts w:ascii="Times New Roman" w:eastAsia="標楷體" w:hAnsi="Times New Roman" w:cs="Times New Roman" w:hint="eastAsia"/>
                <w:b/>
                <w:bCs/>
                <w:sz w:val="28"/>
                <w:szCs w:val="28"/>
              </w:rPr>
              <w:t xml:space="preserve">(Slide </w:t>
            </w:r>
            <w:r>
              <w:rPr>
                <w:rFonts w:ascii="Times New Roman" w:eastAsia="標楷體" w:hAnsi="Times New Roman" w:cs="Times New Roman"/>
                <w:b/>
                <w:bCs/>
                <w:sz w:val="28"/>
                <w:szCs w:val="28"/>
              </w:rPr>
              <w:t>19</w:t>
            </w:r>
            <w:r>
              <w:rPr>
                <w:rFonts w:ascii="Times New Roman" w:eastAsia="標楷體" w:hAnsi="Times New Roman" w:cs="Times New Roman" w:hint="eastAsia"/>
                <w:b/>
                <w:bCs/>
                <w:sz w:val="28"/>
                <w:szCs w:val="28"/>
              </w:rPr>
              <w:t>)</w:t>
            </w:r>
            <w:r w:rsidR="00CB6112">
              <w:rPr>
                <w:rFonts w:ascii="Times New Roman" w:eastAsia="標楷體" w:hAnsi="Times New Roman" w:cs="Times New Roman" w:hint="eastAsia"/>
                <w:b/>
                <w:bCs/>
                <w:sz w:val="28"/>
                <w:szCs w:val="28"/>
              </w:rPr>
              <w:t xml:space="preserve"> </w:t>
            </w:r>
            <w:r w:rsidR="008D571C" w:rsidRPr="008D571C">
              <w:rPr>
                <w:rFonts w:ascii="Times New Roman" w:eastAsia="標楷體" w:hAnsi="Times New Roman" w:cs="Times New Roman"/>
                <w:sz w:val="28"/>
                <w:szCs w:val="28"/>
              </w:rPr>
              <w:t>機電署</w:t>
            </w:r>
            <w:r w:rsidR="008D571C" w:rsidRPr="008D571C">
              <w:rPr>
                <w:rFonts w:ascii="Times New Roman" w:eastAsia="標楷體" w:hAnsi="Times New Roman" w:cs="Times New Roman" w:hint="eastAsia"/>
                <w:sz w:val="28"/>
                <w:szCs w:val="28"/>
              </w:rPr>
              <w:t>正深化實踐「人工智能</w:t>
            </w:r>
            <w:r w:rsidR="008D571C" w:rsidRPr="008D571C">
              <w:rPr>
                <w:rFonts w:ascii="Times New Roman" w:eastAsia="標楷體" w:hAnsi="Times New Roman" w:cs="Times New Roman" w:hint="eastAsia"/>
                <w:sz w:val="28"/>
                <w:szCs w:val="28"/>
              </w:rPr>
              <w:t>+</w:t>
            </w:r>
            <w:r w:rsidR="008D571C" w:rsidRPr="008D571C">
              <w:rPr>
                <w:rFonts w:ascii="Times New Roman" w:eastAsia="標楷體" w:hAnsi="Times New Roman" w:cs="Times New Roman" w:hint="eastAsia"/>
                <w:sz w:val="28"/>
                <w:szCs w:val="28"/>
              </w:rPr>
              <w:t>」行動和更好地支持國家「十五五」時期高質量發展大局</w:t>
            </w:r>
            <w:r w:rsidR="008D571C" w:rsidRPr="008D571C">
              <w:rPr>
                <w:rFonts w:ascii="Times New Roman" w:eastAsia="標楷體" w:hAnsi="Times New Roman" w:cs="Times New Roman"/>
                <w:sz w:val="28"/>
                <w:szCs w:val="28"/>
              </w:rPr>
              <w:t>，</w:t>
            </w:r>
            <w:r w:rsidR="008D571C" w:rsidRPr="008D571C">
              <w:rPr>
                <w:rFonts w:ascii="Times New Roman" w:eastAsia="標楷體" w:hAnsi="Times New Roman" w:cs="Times New Roman" w:hint="eastAsia"/>
                <w:sz w:val="28"/>
                <w:szCs w:val="28"/>
              </w:rPr>
              <w:t>現時已有多種不同</w:t>
            </w:r>
            <w:r w:rsidR="008D571C">
              <w:rPr>
                <w:rFonts w:ascii="Times New Roman" w:eastAsia="標楷體" w:hAnsi="Times New Roman" w:cs="Times New Roman" w:hint="eastAsia"/>
                <w:sz w:val="28"/>
                <w:szCs w:val="28"/>
              </w:rPr>
              <w:t>的</w:t>
            </w:r>
            <w:r w:rsidR="008D571C" w:rsidRPr="008D571C">
              <w:rPr>
                <w:rFonts w:ascii="Times New Roman" w:eastAsia="標楷體" w:hAnsi="Times New Roman" w:cs="Times New Roman" w:hint="eastAsia"/>
                <w:sz w:val="28"/>
                <w:szCs w:val="28"/>
              </w:rPr>
              <w:t>人工智能</w:t>
            </w:r>
            <w:r w:rsidR="008D571C">
              <w:rPr>
                <w:rFonts w:ascii="Times New Roman" w:eastAsia="標楷體" w:hAnsi="Times New Roman" w:cs="Times New Roman" w:hint="eastAsia"/>
                <w:sz w:val="28"/>
                <w:szCs w:val="28"/>
              </w:rPr>
              <w:t>項目推展中</w:t>
            </w:r>
            <w:r w:rsidR="00A312DA" w:rsidRPr="007615E0">
              <w:rPr>
                <w:rFonts w:ascii="Times New Roman" w:eastAsia="標楷體" w:hAnsi="Times New Roman" w:cs="Times New Roman"/>
                <w:sz w:val="28"/>
                <w:szCs w:val="28"/>
              </w:rPr>
              <w:t>。</w:t>
            </w:r>
          </w:p>
          <w:p w14:paraId="564F1B53" w14:textId="77777777" w:rsidR="00A312DA" w:rsidRPr="00A312DA" w:rsidRDefault="00A312DA" w:rsidP="00A312DA">
            <w:pPr>
              <w:pStyle w:val="ab"/>
              <w:rPr>
                <w:rFonts w:ascii="Times New Roman" w:eastAsia="標楷體" w:hAnsi="Times New Roman" w:cs="Times New Roman"/>
                <w:sz w:val="28"/>
                <w:szCs w:val="28"/>
              </w:rPr>
            </w:pPr>
          </w:p>
          <w:p w14:paraId="46779E97" w14:textId="6D066B3F" w:rsidR="00A312DA" w:rsidRDefault="0059358B" w:rsidP="000A0548">
            <w:pPr>
              <w:pStyle w:val="ab"/>
              <w:numPr>
                <w:ilvl w:val="0"/>
                <w:numId w:val="1"/>
              </w:numPr>
              <w:snapToGrid w:val="0"/>
              <w:ind w:leftChars="0"/>
              <w:contextualSpacing/>
              <w:jc w:val="both"/>
              <w:rPr>
                <w:rFonts w:ascii="Times New Roman" w:eastAsia="標楷體" w:hAnsi="Times New Roman" w:cs="Times New Roman"/>
                <w:sz w:val="28"/>
                <w:szCs w:val="28"/>
              </w:rPr>
            </w:pPr>
            <w:r>
              <w:rPr>
                <w:rFonts w:ascii="Times New Roman" w:eastAsia="標楷體" w:hAnsi="Times New Roman" w:cs="Times New Roman" w:hint="eastAsia"/>
                <w:b/>
                <w:bCs/>
                <w:sz w:val="28"/>
                <w:szCs w:val="28"/>
              </w:rPr>
              <w:t xml:space="preserve">(Slide </w:t>
            </w:r>
            <w:r>
              <w:rPr>
                <w:rFonts w:ascii="Times New Roman" w:eastAsia="標楷體" w:hAnsi="Times New Roman" w:cs="Times New Roman"/>
                <w:b/>
                <w:bCs/>
                <w:sz w:val="28"/>
                <w:szCs w:val="28"/>
              </w:rPr>
              <w:t>20-2</w:t>
            </w:r>
            <w:r w:rsidR="00B20F88">
              <w:rPr>
                <w:rFonts w:ascii="Times New Roman" w:eastAsia="標楷體" w:hAnsi="Times New Roman" w:cs="Times New Roman" w:hint="eastAsia"/>
                <w:b/>
                <w:bCs/>
                <w:sz w:val="28"/>
                <w:szCs w:val="28"/>
              </w:rPr>
              <w:t>1</w:t>
            </w:r>
            <w:r>
              <w:rPr>
                <w:rFonts w:ascii="Times New Roman" w:eastAsia="標楷體" w:hAnsi="Times New Roman" w:cs="Times New Roman" w:hint="eastAsia"/>
                <w:b/>
                <w:bCs/>
                <w:sz w:val="28"/>
                <w:szCs w:val="28"/>
              </w:rPr>
              <w:t>)</w:t>
            </w:r>
            <w:r w:rsidR="00CB6112">
              <w:rPr>
                <w:rFonts w:ascii="Times New Roman" w:eastAsia="標楷體" w:hAnsi="Times New Roman" w:cs="Times New Roman" w:hint="eastAsia"/>
                <w:b/>
                <w:bCs/>
                <w:sz w:val="28"/>
                <w:szCs w:val="28"/>
              </w:rPr>
              <w:t xml:space="preserve"> </w:t>
            </w:r>
            <w:r w:rsidR="00A312DA" w:rsidRPr="006D1700">
              <w:rPr>
                <w:rFonts w:ascii="Times New Roman" w:eastAsia="標楷體" w:hAnsi="Times New Roman" w:cs="Times New Roman"/>
                <w:sz w:val="28"/>
                <w:szCs w:val="28"/>
              </w:rPr>
              <w:t>為推動</w:t>
            </w:r>
            <w:r w:rsidR="00A312DA" w:rsidRPr="006D1700">
              <w:rPr>
                <w:rFonts w:ascii="Times New Roman" w:eastAsia="標楷體" w:hAnsi="Times New Roman" w:cs="Times New Roman" w:hint="eastAsia"/>
                <w:sz w:val="28"/>
                <w:szCs w:val="28"/>
              </w:rPr>
              <w:t>日常</w:t>
            </w:r>
            <w:r w:rsidR="00A312DA" w:rsidRPr="006D1700">
              <w:rPr>
                <w:rFonts w:ascii="Times New Roman" w:eastAsia="標楷體" w:hAnsi="Times New Roman" w:cs="Times New Roman"/>
                <w:sz w:val="28"/>
                <w:szCs w:val="28"/>
              </w:rPr>
              <w:t>機電</w:t>
            </w:r>
            <w:r w:rsidR="00A312DA" w:rsidRPr="006D1700">
              <w:rPr>
                <w:rFonts w:ascii="Times New Roman" w:eastAsia="標楷體" w:hAnsi="Times New Roman" w:cs="Times New Roman" w:hint="eastAsia"/>
                <w:sz w:val="28"/>
                <w:szCs w:val="28"/>
              </w:rPr>
              <w:t>設備監測和維護</w:t>
            </w:r>
            <w:r w:rsidR="00A312DA" w:rsidRPr="006D1700">
              <w:rPr>
                <w:rFonts w:ascii="Times New Roman" w:eastAsia="標楷體" w:hAnsi="Times New Roman" w:cs="Times New Roman"/>
                <w:sz w:val="28"/>
                <w:szCs w:val="28"/>
              </w:rPr>
              <w:t>的</w:t>
            </w:r>
            <w:r w:rsidR="00A312DA" w:rsidRPr="007615E0">
              <w:rPr>
                <w:rFonts w:ascii="Times New Roman" w:eastAsia="標楷體" w:hAnsi="Times New Roman" w:cs="Times New Roman"/>
                <w:sz w:val="28"/>
                <w:szCs w:val="28"/>
              </w:rPr>
              <w:t>「人工智能</w:t>
            </w:r>
            <w:r w:rsidR="00A312DA" w:rsidRPr="007615E0">
              <w:rPr>
                <w:rFonts w:ascii="Times New Roman" w:eastAsia="標楷體" w:hAnsi="Times New Roman" w:cs="Times New Roman"/>
                <w:sz w:val="28"/>
                <w:szCs w:val="28"/>
              </w:rPr>
              <w:t>+</w:t>
            </w:r>
            <w:r w:rsidR="00A312DA" w:rsidRPr="007615E0">
              <w:rPr>
                <w:rFonts w:ascii="Times New Roman" w:eastAsia="標楷體" w:hAnsi="Times New Roman" w:cs="Times New Roman"/>
                <w:sz w:val="28"/>
                <w:szCs w:val="28"/>
              </w:rPr>
              <w:t>」</w:t>
            </w:r>
            <w:r w:rsidR="00A312DA" w:rsidRPr="006D1700">
              <w:rPr>
                <w:rFonts w:ascii="Times New Roman" w:eastAsia="標楷體" w:hAnsi="Times New Roman" w:cs="Times New Roman"/>
                <w:sz w:val="28"/>
                <w:szCs w:val="28"/>
              </w:rPr>
              <w:t>轉型，機電署</w:t>
            </w:r>
            <w:r w:rsidR="00A312DA" w:rsidRPr="006D1700">
              <w:rPr>
                <w:rFonts w:ascii="Times New Roman" w:eastAsia="標楷體" w:hAnsi="Times New Roman" w:cs="Times New Roman" w:hint="eastAsia"/>
                <w:sz w:val="28"/>
                <w:szCs w:val="28"/>
              </w:rPr>
              <w:t>正</w:t>
            </w:r>
            <w:r w:rsidR="00A312DA" w:rsidRPr="006D1700">
              <w:rPr>
                <w:rFonts w:ascii="Times New Roman" w:eastAsia="標楷體" w:hAnsi="Times New Roman" w:cs="Times New Roman"/>
                <w:sz w:val="28"/>
                <w:szCs w:val="28"/>
              </w:rPr>
              <w:t>開發專為機電系統而設的建築機電系統人工智能代理</w:t>
            </w:r>
            <w:r w:rsidRPr="006D1700">
              <w:rPr>
                <w:rFonts w:ascii="Times New Roman" w:eastAsia="標楷體" w:hAnsi="Times New Roman" w:cs="Times New Roman"/>
                <w:sz w:val="28"/>
                <w:szCs w:val="28"/>
              </w:rPr>
              <w:t>「</w:t>
            </w:r>
            <w:proofErr w:type="spellStart"/>
            <w:r w:rsidRPr="006D1700">
              <w:rPr>
                <w:rFonts w:ascii="Times New Roman" w:eastAsia="標楷體" w:hAnsi="Times New Roman" w:cs="Times New Roman"/>
                <w:sz w:val="28"/>
                <w:szCs w:val="28"/>
              </w:rPr>
              <w:t>Engentica</w:t>
            </w:r>
            <w:proofErr w:type="spellEnd"/>
            <w:r w:rsidRPr="006D1700">
              <w:rPr>
                <w:rFonts w:ascii="Times New Roman" w:eastAsia="標楷體" w:hAnsi="Times New Roman" w:cs="Times New Roman"/>
                <w:sz w:val="28"/>
                <w:szCs w:val="28"/>
              </w:rPr>
              <w:t>」</w:t>
            </w:r>
            <w:r w:rsidR="00A312DA" w:rsidRPr="006D1700">
              <w:rPr>
                <w:rFonts w:ascii="Times New Roman" w:eastAsia="標楷體" w:hAnsi="Times New Roman" w:cs="Times New Roman"/>
                <w:sz w:val="28"/>
                <w:szCs w:val="28"/>
              </w:rPr>
              <w:t>，</w:t>
            </w:r>
            <w:r w:rsidR="00A312DA" w:rsidRPr="006D1700">
              <w:rPr>
                <w:rFonts w:ascii="Times New Roman" w:eastAsia="標楷體" w:hAnsi="Times New Roman" w:cs="Times New Roman" w:hint="eastAsia"/>
                <w:sz w:val="28"/>
                <w:szCs w:val="28"/>
              </w:rPr>
              <w:t>不僅能回答問題，還能「行動」，以提升工作效率。</w:t>
            </w:r>
            <w:r>
              <w:rPr>
                <w:rFonts w:ascii="Times New Roman" w:eastAsia="標楷體" w:hAnsi="Times New Roman" w:cs="Times New Roman" w:hint="eastAsia"/>
                <w:sz w:val="28"/>
                <w:szCs w:val="28"/>
              </w:rPr>
              <w:t>以下有一段有關</w:t>
            </w:r>
            <w:r w:rsidRPr="006D1700">
              <w:rPr>
                <w:rFonts w:ascii="Times New Roman" w:eastAsia="標楷體" w:hAnsi="Times New Roman" w:cs="Times New Roman"/>
                <w:sz w:val="28"/>
                <w:szCs w:val="28"/>
              </w:rPr>
              <w:t>「</w:t>
            </w:r>
            <w:proofErr w:type="spellStart"/>
            <w:r w:rsidRPr="006D1700">
              <w:rPr>
                <w:rFonts w:ascii="Times New Roman" w:eastAsia="標楷體" w:hAnsi="Times New Roman" w:cs="Times New Roman"/>
                <w:sz w:val="28"/>
                <w:szCs w:val="28"/>
              </w:rPr>
              <w:t>Engentica</w:t>
            </w:r>
            <w:proofErr w:type="spellEnd"/>
            <w:r w:rsidRPr="006D1700">
              <w:rPr>
                <w:rFonts w:ascii="Times New Roman" w:eastAsia="標楷體" w:hAnsi="Times New Roman" w:cs="Times New Roman"/>
                <w:sz w:val="28"/>
                <w:szCs w:val="28"/>
              </w:rPr>
              <w:t>」</w:t>
            </w:r>
            <w:r>
              <w:rPr>
                <w:rFonts w:ascii="Times New Roman" w:eastAsia="標楷體" w:hAnsi="Times New Roman" w:cs="Times New Roman" w:hint="eastAsia"/>
                <w:sz w:val="28"/>
                <w:szCs w:val="28"/>
              </w:rPr>
              <w:t>操作短片介紹。</w:t>
            </w:r>
          </w:p>
          <w:p w14:paraId="7BC70829" w14:textId="77777777" w:rsidR="008D571C" w:rsidRDefault="008D571C" w:rsidP="00AE7762">
            <w:pPr>
              <w:pStyle w:val="ab"/>
              <w:snapToGrid w:val="0"/>
              <w:ind w:leftChars="0"/>
              <w:contextualSpacing/>
              <w:jc w:val="both"/>
              <w:rPr>
                <w:rFonts w:ascii="Times New Roman" w:eastAsia="標楷體" w:hAnsi="Times New Roman" w:cs="Times New Roman"/>
                <w:sz w:val="28"/>
                <w:szCs w:val="28"/>
              </w:rPr>
            </w:pPr>
          </w:p>
          <w:p w14:paraId="1F35145C" w14:textId="3A79FB2F" w:rsidR="00AE7762" w:rsidRPr="00D443C3" w:rsidRDefault="0059358B" w:rsidP="000A0548">
            <w:pPr>
              <w:pStyle w:val="ab"/>
              <w:numPr>
                <w:ilvl w:val="0"/>
                <w:numId w:val="1"/>
              </w:numPr>
              <w:snapToGrid w:val="0"/>
              <w:ind w:leftChars="0"/>
              <w:contextualSpacing/>
              <w:jc w:val="both"/>
              <w:rPr>
                <w:rFonts w:ascii="Times New Roman" w:eastAsia="標楷體" w:hAnsi="Times New Roman" w:cs="Times New Roman"/>
                <w:sz w:val="28"/>
                <w:szCs w:val="28"/>
              </w:rPr>
            </w:pPr>
            <w:r>
              <w:rPr>
                <w:rFonts w:ascii="Times New Roman" w:eastAsia="標楷體" w:hAnsi="Times New Roman" w:cs="Times New Roman" w:hint="eastAsia"/>
                <w:b/>
                <w:bCs/>
                <w:sz w:val="28"/>
                <w:szCs w:val="28"/>
              </w:rPr>
              <w:t xml:space="preserve">(Slide </w:t>
            </w:r>
            <w:r w:rsidR="00B20F88">
              <w:rPr>
                <w:rFonts w:ascii="Times New Roman" w:eastAsia="標楷體" w:hAnsi="Times New Roman" w:cs="Times New Roman" w:hint="eastAsia"/>
                <w:b/>
                <w:bCs/>
                <w:sz w:val="28"/>
                <w:szCs w:val="28"/>
              </w:rPr>
              <w:t>22</w:t>
            </w:r>
            <w:r>
              <w:rPr>
                <w:rFonts w:ascii="Times New Roman" w:eastAsia="標楷體" w:hAnsi="Times New Roman" w:cs="Times New Roman" w:hint="eastAsia"/>
                <w:b/>
                <w:bCs/>
                <w:sz w:val="28"/>
                <w:szCs w:val="28"/>
              </w:rPr>
              <w:t>)</w:t>
            </w:r>
            <w:r w:rsidR="00CB6112">
              <w:rPr>
                <w:rFonts w:ascii="Times New Roman" w:eastAsia="標楷體" w:hAnsi="Times New Roman" w:cs="Times New Roman" w:hint="eastAsia"/>
                <w:b/>
                <w:bCs/>
                <w:sz w:val="28"/>
                <w:szCs w:val="28"/>
              </w:rPr>
              <w:t xml:space="preserve"> </w:t>
            </w:r>
            <w:r w:rsidR="00AE7762" w:rsidRPr="00D443C3">
              <w:rPr>
                <w:rFonts w:ascii="Times New Roman" w:eastAsia="標楷體" w:hAnsi="Times New Roman" w:cs="Times New Roman"/>
                <w:sz w:val="28"/>
                <w:szCs w:val="28"/>
              </w:rPr>
              <w:t>機電署</w:t>
            </w:r>
            <w:r w:rsidR="00AE7762" w:rsidRPr="00D443C3">
              <w:rPr>
                <w:rFonts w:ascii="Times New Roman" w:eastAsia="標楷體" w:hAnsi="Times New Roman" w:cs="Times New Roman" w:hint="eastAsia"/>
                <w:sz w:val="28"/>
                <w:szCs w:val="28"/>
              </w:rPr>
              <w:t>近年加強與內地合作</w:t>
            </w:r>
            <w:r w:rsidR="00AE7762" w:rsidRPr="00D443C3">
              <w:rPr>
                <w:rFonts w:ascii="Times New Roman" w:eastAsia="標楷體" w:hAnsi="Times New Roman" w:cs="Times New Roman"/>
                <w:sz w:val="28"/>
                <w:szCs w:val="28"/>
              </w:rPr>
              <w:t>，</w:t>
            </w:r>
            <w:r w:rsidR="00AE7762" w:rsidRPr="00D443C3">
              <w:rPr>
                <w:rFonts w:ascii="Times New Roman" w:eastAsia="標楷體" w:hAnsi="Times New Roman" w:cs="Times New Roman" w:hint="eastAsia"/>
                <w:sz w:val="28"/>
                <w:szCs w:val="28"/>
              </w:rPr>
              <w:t>例如與廣東省科學技術協會合辦「國際建築機電人工智能大挑戰</w:t>
            </w:r>
            <w:r w:rsidR="00AE7762" w:rsidRPr="00D443C3">
              <w:rPr>
                <w:rFonts w:ascii="Times New Roman" w:eastAsia="標楷體" w:hAnsi="Times New Roman" w:cs="Times New Roman"/>
                <w:sz w:val="28"/>
                <w:szCs w:val="28"/>
              </w:rPr>
              <w:t>2025</w:t>
            </w:r>
            <w:r w:rsidR="00AE7762" w:rsidRPr="00D443C3">
              <w:rPr>
                <w:rFonts w:ascii="Times New Roman" w:eastAsia="標楷體" w:hAnsi="Times New Roman" w:cs="Times New Roman" w:hint="eastAsia"/>
                <w:sz w:val="28"/>
                <w:szCs w:val="28"/>
              </w:rPr>
              <w:t>」</w:t>
            </w:r>
            <w:r w:rsidR="00931C6D" w:rsidRPr="00D443C3">
              <w:rPr>
                <w:rFonts w:ascii="Times New Roman" w:eastAsia="標楷體" w:hAnsi="Times New Roman" w:cs="Times New Roman" w:hint="eastAsia"/>
                <w:sz w:val="28"/>
                <w:szCs w:val="28"/>
              </w:rPr>
              <w:t>和「</w:t>
            </w:r>
            <w:proofErr w:type="gramStart"/>
            <w:r w:rsidR="00931C6D" w:rsidRPr="00D443C3">
              <w:rPr>
                <w:rFonts w:ascii="Times New Roman" w:eastAsia="標楷體" w:hAnsi="Times New Roman" w:cs="Times New Roman" w:hint="eastAsia"/>
                <w:sz w:val="28"/>
                <w:szCs w:val="28"/>
              </w:rPr>
              <w:t>綠色創科日</w:t>
            </w:r>
            <w:proofErr w:type="gramEnd"/>
            <w:r w:rsidR="00931C6D" w:rsidRPr="00D443C3">
              <w:rPr>
                <w:rFonts w:ascii="Times New Roman" w:eastAsia="標楷體" w:hAnsi="Times New Roman" w:cs="Times New Roman" w:hint="eastAsia"/>
                <w:sz w:val="28"/>
                <w:szCs w:val="28"/>
              </w:rPr>
              <w:t>」</w:t>
            </w:r>
            <w:r w:rsidR="00AC65B7" w:rsidRPr="00D443C3">
              <w:rPr>
                <w:rFonts w:ascii="Times New Roman" w:eastAsia="標楷體" w:hAnsi="Times New Roman" w:cs="Times New Roman" w:hint="eastAsia"/>
                <w:sz w:val="28"/>
                <w:szCs w:val="28"/>
              </w:rPr>
              <w:t>、</w:t>
            </w:r>
            <w:ins w:id="6" w:author="Mr LEUNG Ka Chun 梁嘉俊先生" w:date="2026-03-04T14:11:00Z">
              <w:r w:rsidR="005870FD">
                <w:rPr>
                  <w:rFonts w:ascii="Times New Roman" w:eastAsia="標楷體" w:hAnsi="Times New Roman" w:cs="Times New Roman" w:hint="eastAsia"/>
                  <w:sz w:val="28"/>
                  <w:szCs w:val="28"/>
                </w:rPr>
                <w:t>內地院校</w:t>
              </w:r>
            </w:ins>
            <w:ins w:id="7" w:author="Mr LEUNG Ka Chun 梁嘉俊先生" w:date="2026-03-04T14:12:00Z">
              <w:r w:rsidR="005870FD">
                <w:rPr>
                  <w:rFonts w:ascii="Times New Roman" w:eastAsia="標楷體" w:hAnsi="Times New Roman" w:cs="Times New Roman" w:hint="eastAsia"/>
                  <w:sz w:val="28"/>
                  <w:szCs w:val="28"/>
                </w:rPr>
                <w:t>例如清華大學、</w:t>
              </w:r>
            </w:ins>
            <w:r w:rsidR="00AE7762" w:rsidRPr="00D443C3">
              <w:rPr>
                <w:rFonts w:ascii="Times New Roman" w:eastAsia="標楷體" w:hAnsi="Times New Roman" w:cs="Times New Roman" w:hint="eastAsia"/>
                <w:sz w:val="28"/>
                <w:szCs w:val="28"/>
              </w:rPr>
              <w:t>大灣區人工智能</w:t>
            </w:r>
            <w:r w:rsidR="00AC65B7" w:rsidRPr="00D443C3">
              <w:rPr>
                <w:rFonts w:ascii="Times New Roman" w:eastAsia="標楷體" w:hAnsi="Times New Roman" w:cs="Times New Roman" w:hint="eastAsia"/>
                <w:sz w:val="28"/>
                <w:szCs w:val="28"/>
              </w:rPr>
              <w:t>技術</w:t>
            </w:r>
            <w:r w:rsidR="00AE7762" w:rsidRPr="00D443C3">
              <w:rPr>
                <w:rFonts w:ascii="Times New Roman" w:eastAsia="標楷體" w:hAnsi="Times New Roman" w:cs="Times New Roman" w:hint="eastAsia"/>
                <w:sz w:val="28"/>
                <w:szCs w:val="28"/>
              </w:rPr>
              <w:t>考察</w:t>
            </w:r>
            <w:r w:rsidR="00AC65B7" w:rsidRPr="00D443C3">
              <w:rPr>
                <w:rFonts w:ascii="Times New Roman" w:eastAsia="標楷體" w:hAnsi="Times New Roman" w:cs="Times New Roman" w:hint="eastAsia"/>
                <w:sz w:val="28"/>
                <w:szCs w:val="28"/>
              </w:rPr>
              <w:t>、以及與內地機構簽署合作備忘錄，進一步深化</w:t>
            </w:r>
            <w:r w:rsidR="00AC65B7" w:rsidRPr="00D443C3">
              <w:rPr>
                <w:rFonts w:ascii="Times New Roman" w:eastAsia="標楷體" w:hAnsi="Times New Roman" w:cs="Times New Roman"/>
                <w:sz w:val="28"/>
                <w:szCs w:val="28"/>
              </w:rPr>
              <w:t>制定</w:t>
            </w:r>
            <w:r w:rsidR="00AC65B7" w:rsidRPr="00D443C3">
              <w:rPr>
                <w:rFonts w:ascii="Times New Roman" w:eastAsia="標楷體" w:hAnsi="Times New Roman" w:cs="Times New Roman" w:hint="eastAsia"/>
                <w:sz w:val="28"/>
                <w:szCs w:val="28"/>
              </w:rPr>
              <w:t>機電人工智能標準的合作</w:t>
            </w:r>
            <w:r w:rsidR="00D443C3" w:rsidRPr="00D443C3">
              <w:rPr>
                <w:rFonts w:ascii="Times New Roman" w:eastAsia="標楷體" w:hAnsi="Times New Roman" w:cs="Times New Roman"/>
                <w:sz w:val="28"/>
                <w:szCs w:val="28"/>
              </w:rPr>
              <w:t>，</w:t>
            </w:r>
            <w:r w:rsidR="00D443C3" w:rsidRPr="00D443C3">
              <w:rPr>
                <w:rFonts w:ascii="Times New Roman" w:eastAsia="標楷體" w:hAnsi="Times New Roman" w:cs="Times New Roman" w:hint="eastAsia"/>
                <w:sz w:val="28"/>
                <w:szCs w:val="28"/>
              </w:rPr>
              <w:t>以</w:t>
            </w:r>
            <w:r w:rsidR="00D443C3" w:rsidRPr="00D443C3">
              <w:rPr>
                <w:rFonts w:ascii="Times New Roman" w:eastAsia="標楷體" w:hAnsi="Times New Roman" w:cs="Times New Roman"/>
                <w:sz w:val="28"/>
                <w:szCs w:val="28"/>
              </w:rPr>
              <w:t>加快</w:t>
            </w:r>
            <w:r w:rsidR="00D443C3" w:rsidRPr="00D443C3">
              <w:rPr>
                <w:rFonts w:ascii="Times New Roman" w:eastAsia="標楷體" w:hAnsi="Times New Roman" w:cs="Times New Roman" w:hint="eastAsia"/>
                <w:sz w:val="28"/>
                <w:szCs w:val="28"/>
              </w:rPr>
              <w:t>人工智能</w:t>
            </w:r>
            <w:r w:rsidR="00D443C3" w:rsidRPr="00D443C3">
              <w:rPr>
                <w:rFonts w:ascii="Times New Roman" w:eastAsia="標楷體" w:hAnsi="Times New Roman" w:cs="Times New Roman"/>
                <w:sz w:val="28"/>
                <w:szCs w:val="28"/>
              </w:rPr>
              <w:t>的落地應用</w:t>
            </w:r>
            <w:r w:rsidR="00AC65B7" w:rsidRPr="00D443C3">
              <w:rPr>
                <w:rFonts w:ascii="Times New Roman" w:eastAsia="標楷體" w:hAnsi="Times New Roman" w:cs="Times New Roman" w:hint="eastAsia"/>
                <w:sz w:val="28"/>
                <w:szCs w:val="28"/>
              </w:rPr>
              <w:t>。</w:t>
            </w:r>
          </w:p>
          <w:p w14:paraId="54F77EB4" w14:textId="760BE689" w:rsidR="008D571C" w:rsidRPr="008D571C" w:rsidRDefault="008D571C" w:rsidP="00A312DA">
            <w:pPr>
              <w:pStyle w:val="ab"/>
              <w:snapToGrid w:val="0"/>
              <w:ind w:leftChars="0"/>
              <w:contextualSpacing/>
              <w:jc w:val="both"/>
              <w:rPr>
                <w:rFonts w:ascii="Times New Roman" w:eastAsia="標楷體" w:hAnsi="Times New Roman" w:cs="Times New Roman"/>
                <w:sz w:val="28"/>
                <w:szCs w:val="28"/>
              </w:rPr>
            </w:pPr>
          </w:p>
        </w:tc>
      </w:tr>
      <w:tr w:rsidR="00957BD4" w:rsidRPr="00136E0F" w14:paraId="0F68C5BE" w14:textId="77777777" w:rsidTr="00973B7B">
        <w:trPr>
          <w:trHeight w:val="983"/>
        </w:trPr>
        <w:tc>
          <w:tcPr>
            <w:tcW w:w="2703" w:type="dxa"/>
          </w:tcPr>
          <w:p w14:paraId="64D8E33F" w14:textId="73D425C0" w:rsidR="00957BD4" w:rsidRDefault="00811898" w:rsidP="00957BD4">
            <w:pPr>
              <w:spacing w:afterLines="50" w:after="180" w:line="400" w:lineRule="exact"/>
              <w:contextualSpacing/>
              <w:rPr>
                <w:rFonts w:ascii="Times New Roman" w:eastAsia="標楷體" w:hAnsi="Times New Roman" w:cs="Times New Roman"/>
                <w:b/>
                <w:bCs/>
                <w:sz w:val="28"/>
                <w:szCs w:val="28"/>
              </w:rPr>
            </w:pPr>
            <w:r w:rsidRPr="00811898">
              <w:rPr>
                <w:rFonts w:ascii="Times New Roman" w:eastAsia="標楷體" w:hAnsi="Times New Roman" w:cs="Times New Roman" w:hint="eastAsia"/>
                <w:b/>
                <w:bCs/>
                <w:sz w:val="28"/>
                <w:szCs w:val="28"/>
              </w:rPr>
              <w:t>推動</w:t>
            </w:r>
            <w:r w:rsidR="00957BD4" w:rsidRPr="009A7811">
              <w:rPr>
                <w:rFonts w:ascii="Times New Roman" w:eastAsia="標楷體" w:hAnsi="Times New Roman" w:cs="Times New Roman" w:hint="eastAsia"/>
                <w:b/>
                <w:bCs/>
                <w:sz w:val="28"/>
                <w:szCs w:val="28"/>
              </w:rPr>
              <w:t>綠色能源轉型</w:t>
            </w:r>
          </w:p>
          <w:p w14:paraId="25DB76B0" w14:textId="30DA497D" w:rsidR="00AB6A17" w:rsidRPr="002939C6" w:rsidRDefault="006B75A6" w:rsidP="00957BD4">
            <w:pPr>
              <w:spacing w:afterLines="50" w:after="180" w:line="400" w:lineRule="exact"/>
              <w:contextualSpacing/>
              <w:rPr>
                <w:rFonts w:ascii="Times New Roman" w:eastAsia="標楷體" w:hAnsi="Times New Roman" w:cs="Times New Roman"/>
                <w:b/>
                <w:bCs/>
                <w:sz w:val="28"/>
                <w:szCs w:val="28"/>
              </w:rPr>
            </w:pPr>
            <w:r>
              <w:rPr>
                <w:rFonts w:ascii="Times New Roman" w:eastAsia="標楷體" w:hAnsi="Times New Roman" w:cs="Times New Roman" w:hint="eastAsia"/>
                <w:b/>
                <w:bCs/>
                <w:sz w:val="28"/>
                <w:szCs w:val="28"/>
              </w:rPr>
              <w:t>(</w:t>
            </w:r>
            <w:r w:rsidR="003F6588">
              <w:rPr>
                <w:rFonts w:ascii="Times New Roman" w:eastAsia="標楷體" w:hAnsi="Times New Roman" w:cs="Times New Roman" w:hint="eastAsia"/>
                <w:b/>
                <w:bCs/>
                <w:sz w:val="28"/>
                <w:szCs w:val="28"/>
              </w:rPr>
              <w:t>3</w:t>
            </w:r>
            <w:r>
              <w:rPr>
                <w:rFonts w:ascii="Times New Roman" w:eastAsia="標楷體" w:hAnsi="Times New Roman" w:cs="Times New Roman" w:hint="eastAsia"/>
                <w:b/>
                <w:bCs/>
                <w:sz w:val="28"/>
                <w:szCs w:val="28"/>
              </w:rPr>
              <w:t xml:space="preserve"> mins.)</w:t>
            </w:r>
            <w:r w:rsidR="00B75867">
              <w:rPr>
                <w:rFonts w:ascii="Times New Roman" w:eastAsia="標楷體" w:hAnsi="Times New Roman" w:cs="Times New Roman" w:hint="eastAsia"/>
                <w:b/>
                <w:bCs/>
                <w:sz w:val="28"/>
                <w:szCs w:val="28"/>
              </w:rPr>
              <w:t xml:space="preserve"> </w:t>
            </w:r>
          </w:p>
        </w:tc>
        <w:tc>
          <w:tcPr>
            <w:tcW w:w="7215" w:type="dxa"/>
          </w:tcPr>
          <w:p w14:paraId="3F35583C" w14:textId="7C6F1C6B" w:rsidR="00EB55A5" w:rsidRPr="007F7984" w:rsidRDefault="0059358B" w:rsidP="000A0548">
            <w:pPr>
              <w:pStyle w:val="ab"/>
              <w:numPr>
                <w:ilvl w:val="0"/>
                <w:numId w:val="1"/>
              </w:numPr>
              <w:snapToGrid w:val="0"/>
              <w:ind w:leftChars="0"/>
              <w:contextualSpacing/>
              <w:jc w:val="both"/>
              <w:rPr>
                <w:rFonts w:ascii="Times New Roman" w:eastAsia="標楷體" w:hAnsi="Times New Roman" w:cs="Times New Roman"/>
                <w:sz w:val="28"/>
                <w:szCs w:val="28"/>
              </w:rPr>
            </w:pPr>
            <w:r>
              <w:rPr>
                <w:rFonts w:ascii="Times New Roman" w:eastAsia="標楷體" w:hAnsi="Times New Roman" w:cs="Times New Roman" w:hint="eastAsia"/>
                <w:b/>
                <w:bCs/>
                <w:sz w:val="28"/>
                <w:szCs w:val="28"/>
              </w:rPr>
              <w:t xml:space="preserve">(Slide </w:t>
            </w:r>
            <w:r w:rsidR="00B20F88">
              <w:rPr>
                <w:rFonts w:ascii="Times New Roman" w:eastAsia="標楷體" w:hAnsi="Times New Roman" w:cs="Times New Roman" w:hint="eastAsia"/>
                <w:b/>
                <w:bCs/>
                <w:sz w:val="28"/>
                <w:szCs w:val="28"/>
              </w:rPr>
              <w:t>23</w:t>
            </w:r>
            <w:r>
              <w:rPr>
                <w:rFonts w:ascii="Times New Roman" w:eastAsia="標楷體" w:hAnsi="Times New Roman" w:cs="Times New Roman" w:hint="eastAsia"/>
                <w:b/>
                <w:bCs/>
                <w:sz w:val="28"/>
                <w:szCs w:val="28"/>
              </w:rPr>
              <w:t>-2</w:t>
            </w:r>
            <w:r w:rsidR="00B20F88">
              <w:rPr>
                <w:rFonts w:ascii="Times New Roman" w:eastAsia="標楷體" w:hAnsi="Times New Roman" w:cs="Times New Roman" w:hint="eastAsia"/>
                <w:b/>
                <w:bCs/>
                <w:sz w:val="28"/>
                <w:szCs w:val="28"/>
              </w:rPr>
              <w:t>4</w:t>
            </w:r>
            <w:r>
              <w:rPr>
                <w:rFonts w:ascii="Times New Roman" w:eastAsia="標楷體" w:hAnsi="Times New Roman" w:cs="Times New Roman" w:hint="eastAsia"/>
                <w:b/>
                <w:bCs/>
                <w:sz w:val="28"/>
                <w:szCs w:val="28"/>
              </w:rPr>
              <w:t>)</w:t>
            </w:r>
            <w:r w:rsidR="00221596">
              <w:rPr>
                <w:rFonts w:ascii="Times New Roman" w:eastAsia="標楷體" w:hAnsi="Times New Roman" w:cs="Times New Roman" w:hint="eastAsia"/>
                <w:b/>
                <w:bCs/>
                <w:sz w:val="28"/>
                <w:szCs w:val="28"/>
              </w:rPr>
              <w:t xml:space="preserve"> </w:t>
            </w:r>
            <w:r w:rsidR="00957BD4" w:rsidRPr="007F7984">
              <w:rPr>
                <w:rFonts w:ascii="Times New Roman" w:eastAsia="標楷體" w:hAnsi="Times New Roman" w:cs="Times New Roman" w:hint="eastAsia"/>
                <w:sz w:val="28"/>
                <w:szCs w:val="28"/>
              </w:rPr>
              <w:t>世界各地正邁向綠色能源轉型，</w:t>
            </w:r>
            <w:proofErr w:type="gramStart"/>
            <w:r w:rsidR="00957BD4" w:rsidRPr="007F7984">
              <w:rPr>
                <w:rFonts w:ascii="Times New Roman" w:eastAsia="標楷體" w:hAnsi="Times New Roman" w:cs="Times New Roman" w:hint="eastAsia"/>
                <w:sz w:val="28"/>
                <w:szCs w:val="28"/>
              </w:rPr>
              <w:t>氫能是</w:t>
            </w:r>
            <w:proofErr w:type="gramEnd"/>
            <w:r w:rsidR="00EB55A5" w:rsidRPr="007F7984">
              <w:rPr>
                <w:rFonts w:ascii="Times New Roman" w:eastAsia="標楷體" w:hAnsi="Times New Roman" w:cs="Times New Roman" w:hint="eastAsia"/>
                <w:sz w:val="28"/>
                <w:szCs w:val="28"/>
              </w:rPr>
              <w:t>其中一個重要</w:t>
            </w:r>
            <w:r w:rsidR="00957BD4" w:rsidRPr="007F7984">
              <w:rPr>
                <w:rFonts w:ascii="Times New Roman" w:eastAsia="標楷體" w:hAnsi="Times New Roman" w:cs="Times New Roman" w:hint="eastAsia"/>
                <w:sz w:val="28"/>
                <w:szCs w:val="28"/>
              </w:rPr>
              <w:t>新能源</w:t>
            </w:r>
            <w:r w:rsidR="00EB55A5" w:rsidRPr="007F7984">
              <w:rPr>
                <w:rFonts w:ascii="Times New Roman" w:eastAsia="標楷體" w:hAnsi="Times New Roman" w:cs="Times New Roman" w:hint="eastAsia"/>
                <w:sz w:val="28"/>
                <w:szCs w:val="28"/>
              </w:rPr>
              <w:t>發展</w:t>
            </w:r>
            <w:r w:rsidR="00957BD4" w:rsidRPr="007F7984">
              <w:rPr>
                <w:rFonts w:ascii="Times New Roman" w:eastAsia="標楷體" w:hAnsi="Times New Roman" w:cs="Times New Roman" w:hint="eastAsia"/>
                <w:sz w:val="28"/>
                <w:szCs w:val="28"/>
              </w:rPr>
              <w:t>。</w:t>
            </w:r>
            <w:r w:rsidR="007F7984">
              <w:rPr>
                <w:rFonts w:ascii="Times New Roman" w:eastAsia="標楷體" w:hAnsi="Times New Roman" w:cs="Times New Roman" w:hint="eastAsia"/>
                <w:sz w:val="28"/>
                <w:szCs w:val="28"/>
              </w:rPr>
              <w:t xml:space="preserve"> </w:t>
            </w:r>
            <w:r w:rsidR="00EB55A5" w:rsidRPr="007F7984">
              <w:rPr>
                <w:rFonts w:ascii="Times New Roman" w:eastAsia="標楷體" w:hAnsi="Times New Roman" w:cs="Times New Roman" w:hint="eastAsia"/>
                <w:sz w:val="28"/>
                <w:szCs w:val="28"/>
              </w:rPr>
              <w:t>香港正積極從</w:t>
            </w:r>
            <w:r w:rsidR="007F7984" w:rsidRPr="007F7984">
              <w:rPr>
                <w:rFonts w:ascii="Times New Roman" w:eastAsia="標楷體" w:hAnsi="Times New Roman" w:cs="Times New Roman" w:hint="eastAsia"/>
                <w:sz w:val="28"/>
                <w:szCs w:val="28"/>
              </w:rPr>
              <w:t>法規、標準和配套設施等做準備迎接</w:t>
            </w:r>
            <w:proofErr w:type="gramStart"/>
            <w:r w:rsidR="007F7984" w:rsidRPr="007F7984">
              <w:rPr>
                <w:rFonts w:ascii="Times New Roman" w:eastAsia="標楷體" w:hAnsi="Times New Roman" w:cs="Times New Roman" w:hint="eastAsia"/>
                <w:sz w:val="28"/>
                <w:szCs w:val="28"/>
              </w:rPr>
              <w:t>使用氫能</w:t>
            </w:r>
            <w:proofErr w:type="gramEnd"/>
            <w:r w:rsidR="007F7984" w:rsidRPr="007F7984">
              <w:rPr>
                <w:rFonts w:ascii="Times New Roman" w:eastAsia="標楷體" w:hAnsi="Times New Roman" w:cs="Times New Roman" w:hint="eastAsia"/>
                <w:sz w:val="28"/>
                <w:szCs w:val="28"/>
              </w:rPr>
              <w:t>。</w:t>
            </w:r>
          </w:p>
          <w:p w14:paraId="0F71E3DE" w14:textId="77777777" w:rsidR="007F7984" w:rsidRPr="007F7984" w:rsidRDefault="007F7984" w:rsidP="007F7984">
            <w:pPr>
              <w:pStyle w:val="ab"/>
              <w:rPr>
                <w:rFonts w:ascii="Times New Roman" w:eastAsia="標楷體" w:hAnsi="Times New Roman" w:cs="Times New Roman"/>
                <w:sz w:val="28"/>
                <w:szCs w:val="28"/>
              </w:rPr>
            </w:pPr>
          </w:p>
          <w:p w14:paraId="08FD0DE6" w14:textId="7C158C62" w:rsidR="007F7984" w:rsidRDefault="0059358B" w:rsidP="000A0548">
            <w:pPr>
              <w:pStyle w:val="ab"/>
              <w:numPr>
                <w:ilvl w:val="0"/>
                <w:numId w:val="1"/>
              </w:numPr>
              <w:snapToGrid w:val="0"/>
              <w:ind w:leftChars="0"/>
              <w:contextualSpacing/>
              <w:jc w:val="both"/>
              <w:rPr>
                <w:rFonts w:ascii="Times New Roman" w:eastAsia="標楷體" w:hAnsi="Times New Roman" w:cs="Times New Roman"/>
                <w:sz w:val="28"/>
                <w:szCs w:val="28"/>
              </w:rPr>
            </w:pPr>
            <w:r>
              <w:rPr>
                <w:rFonts w:ascii="Times New Roman" w:eastAsia="標楷體" w:hAnsi="Times New Roman" w:cs="Times New Roman" w:hint="eastAsia"/>
                <w:b/>
                <w:bCs/>
                <w:sz w:val="28"/>
                <w:szCs w:val="28"/>
              </w:rPr>
              <w:t xml:space="preserve">(Slide </w:t>
            </w:r>
            <w:r w:rsidR="00B20F88">
              <w:rPr>
                <w:rFonts w:ascii="Times New Roman" w:eastAsia="標楷體" w:hAnsi="Times New Roman" w:cs="Times New Roman" w:hint="eastAsia"/>
                <w:b/>
                <w:bCs/>
                <w:sz w:val="28"/>
                <w:szCs w:val="28"/>
              </w:rPr>
              <w:t>25</w:t>
            </w:r>
            <w:r>
              <w:rPr>
                <w:rFonts w:ascii="Times New Roman" w:eastAsia="標楷體" w:hAnsi="Times New Roman" w:cs="Times New Roman" w:hint="eastAsia"/>
                <w:b/>
                <w:bCs/>
                <w:sz w:val="28"/>
                <w:szCs w:val="28"/>
              </w:rPr>
              <w:t>)</w:t>
            </w:r>
            <w:r w:rsidR="00221596">
              <w:rPr>
                <w:rFonts w:ascii="Times New Roman" w:eastAsia="標楷體" w:hAnsi="Times New Roman" w:cs="Times New Roman" w:hint="eastAsia"/>
                <w:b/>
                <w:bCs/>
                <w:sz w:val="28"/>
                <w:szCs w:val="28"/>
              </w:rPr>
              <w:t xml:space="preserve"> </w:t>
            </w:r>
            <w:proofErr w:type="gramStart"/>
            <w:r w:rsidR="00957BD4" w:rsidRPr="007F7984">
              <w:rPr>
                <w:rFonts w:ascii="Times New Roman" w:eastAsia="標楷體" w:hAnsi="Times New Roman" w:cs="Times New Roman" w:hint="eastAsia"/>
                <w:sz w:val="28"/>
                <w:szCs w:val="28"/>
              </w:rPr>
              <w:t>各種氫能試驗</w:t>
            </w:r>
            <w:proofErr w:type="gramEnd"/>
            <w:r w:rsidR="00957BD4" w:rsidRPr="007F7984">
              <w:rPr>
                <w:rFonts w:ascii="Times New Roman" w:eastAsia="標楷體" w:hAnsi="Times New Roman" w:cs="Times New Roman" w:hint="eastAsia"/>
                <w:sz w:val="28"/>
                <w:szCs w:val="28"/>
              </w:rPr>
              <w:t>項目相繼進行中，</w:t>
            </w:r>
            <w:r w:rsidR="007F7984" w:rsidRPr="007F7984">
              <w:rPr>
                <w:rFonts w:ascii="Times New Roman" w:eastAsia="標楷體" w:hAnsi="Times New Roman" w:cs="Times New Roman" w:hint="eastAsia"/>
                <w:sz w:val="28"/>
                <w:szCs w:val="28"/>
              </w:rPr>
              <w:t>涵蓋跨</w:t>
            </w:r>
            <w:proofErr w:type="gramStart"/>
            <w:r w:rsidR="007F7984" w:rsidRPr="007F7984">
              <w:rPr>
                <w:rFonts w:ascii="Times New Roman" w:eastAsia="標楷體" w:hAnsi="Times New Roman" w:cs="Times New Roman" w:hint="eastAsia"/>
                <w:sz w:val="28"/>
                <w:szCs w:val="28"/>
              </w:rPr>
              <w:t>境氫能</w:t>
            </w:r>
            <w:proofErr w:type="gramEnd"/>
            <w:r w:rsidR="007F7984" w:rsidRPr="007F7984">
              <w:rPr>
                <w:rFonts w:ascii="Times New Roman" w:eastAsia="標楷體" w:hAnsi="Times New Roman" w:cs="Times New Roman" w:hint="eastAsia"/>
                <w:sz w:val="28"/>
                <w:szCs w:val="28"/>
              </w:rPr>
              <w:t>運輸、供應設施、本地交通運輸和綠色氫氣生產。</w:t>
            </w:r>
            <w:r w:rsidR="00BC2979" w:rsidRPr="007F7984">
              <w:rPr>
                <w:rFonts w:ascii="Times New Roman" w:eastAsia="標楷體" w:hAnsi="Times New Roman" w:cs="Times New Roman" w:hint="eastAsia"/>
                <w:sz w:val="28"/>
                <w:szCs w:val="28"/>
              </w:rPr>
              <w:t>舉幾個例子</w:t>
            </w:r>
            <w:r w:rsidR="00BC2979" w:rsidRPr="007F7984">
              <w:rPr>
                <w:rFonts w:ascii="Times New Roman" w:eastAsia="標楷體" w:hAnsi="Times New Roman" w:cs="Times New Roman" w:hint="eastAsia"/>
                <w:sz w:val="28"/>
                <w:szCs w:val="28"/>
              </w:rPr>
              <w:t xml:space="preserve">: </w:t>
            </w:r>
            <w:r w:rsidR="00BC2979" w:rsidRPr="007F7984">
              <w:rPr>
                <w:rFonts w:ascii="Times New Roman" w:eastAsia="標楷體" w:hAnsi="Times New Roman" w:cs="Times New Roman" w:hint="eastAsia"/>
                <w:sz w:val="28"/>
                <w:szCs w:val="28"/>
              </w:rPr>
              <w:t>氫燃料電池雙層巴士、洗街車、加氫設施。</w:t>
            </w:r>
            <w:r w:rsidR="00BC2979" w:rsidRPr="007F7984">
              <w:rPr>
                <w:rFonts w:ascii="Times New Roman" w:eastAsia="標楷體" w:hAnsi="Times New Roman" w:cs="Times New Roman" w:hint="eastAsia"/>
                <w:sz w:val="28"/>
                <w:szCs w:val="28"/>
              </w:rPr>
              <w:t xml:space="preserve"> </w:t>
            </w:r>
          </w:p>
          <w:p w14:paraId="67953FC3" w14:textId="77777777" w:rsidR="000B1EE8" w:rsidRPr="001615B8" w:rsidRDefault="000B1EE8" w:rsidP="001615B8">
            <w:pPr>
              <w:pStyle w:val="ab"/>
              <w:rPr>
                <w:rFonts w:ascii="Times New Roman" w:eastAsia="標楷體" w:hAnsi="Times New Roman" w:cs="Times New Roman"/>
                <w:sz w:val="28"/>
                <w:szCs w:val="28"/>
              </w:rPr>
            </w:pPr>
          </w:p>
          <w:p w14:paraId="5E2C6115" w14:textId="6F506348" w:rsidR="000B1EE8" w:rsidRDefault="000B1EE8" w:rsidP="000A0548">
            <w:pPr>
              <w:pStyle w:val="ab"/>
              <w:numPr>
                <w:ilvl w:val="0"/>
                <w:numId w:val="1"/>
              </w:numPr>
              <w:snapToGrid w:val="0"/>
              <w:ind w:leftChars="0"/>
              <w:contextualSpacing/>
              <w:jc w:val="both"/>
              <w:rPr>
                <w:ins w:id="8" w:author="Mr LEUNG Ka Chun 梁嘉俊先生" w:date="2026-03-04T14:16:00Z"/>
                <w:rFonts w:ascii="Times New Roman" w:eastAsia="標楷體" w:hAnsi="Times New Roman" w:cs="Times New Roman"/>
                <w:sz w:val="28"/>
                <w:szCs w:val="28"/>
              </w:rPr>
            </w:pPr>
            <w:r w:rsidRPr="000B1EE8">
              <w:rPr>
                <w:rFonts w:ascii="Times New Roman" w:eastAsia="標楷體" w:hAnsi="Times New Roman" w:cs="Times New Roman" w:hint="eastAsia"/>
                <w:sz w:val="28"/>
                <w:szCs w:val="28"/>
              </w:rPr>
              <w:t>3</w:t>
            </w:r>
            <w:r w:rsidRPr="000B1EE8">
              <w:rPr>
                <w:rFonts w:ascii="Times New Roman" w:eastAsia="標楷體" w:hAnsi="Times New Roman" w:cs="Times New Roman" w:hint="eastAsia"/>
                <w:sz w:val="28"/>
                <w:szCs w:val="28"/>
              </w:rPr>
              <w:t>輛</w:t>
            </w:r>
            <w:proofErr w:type="gramStart"/>
            <w:r w:rsidRPr="000B1EE8">
              <w:rPr>
                <w:rFonts w:ascii="Times New Roman" w:eastAsia="標楷體" w:hAnsi="Times New Roman" w:cs="Times New Roman" w:hint="eastAsia"/>
                <w:sz w:val="28"/>
                <w:szCs w:val="28"/>
              </w:rPr>
              <w:t>由食環署使用的氫燃料</w:t>
            </w:r>
            <w:proofErr w:type="gramEnd"/>
            <w:r w:rsidRPr="000B1EE8">
              <w:rPr>
                <w:rFonts w:ascii="Times New Roman" w:eastAsia="標楷體" w:hAnsi="Times New Roman" w:cs="Times New Roman" w:hint="eastAsia"/>
                <w:sz w:val="28"/>
                <w:szCs w:val="28"/>
              </w:rPr>
              <w:t>電池洗街車</w:t>
            </w:r>
            <w:r w:rsidRPr="007F7984">
              <w:rPr>
                <w:rFonts w:ascii="Times New Roman" w:eastAsia="標楷體" w:hAnsi="Times New Roman" w:cs="Times New Roman" w:hint="eastAsia"/>
                <w:sz w:val="28"/>
                <w:szCs w:val="28"/>
              </w:rPr>
              <w:t>於</w:t>
            </w:r>
            <w:r w:rsidRPr="007F7984">
              <w:rPr>
                <w:rFonts w:ascii="Times New Roman" w:eastAsia="標楷體" w:hAnsi="Times New Roman" w:cs="Times New Roman"/>
                <w:sz w:val="28"/>
                <w:szCs w:val="28"/>
              </w:rPr>
              <w:t>202</w:t>
            </w:r>
            <w:r>
              <w:rPr>
                <w:rFonts w:ascii="Times New Roman" w:eastAsia="標楷體" w:hAnsi="Times New Roman" w:cs="Times New Roman" w:hint="eastAsia"/>
                <w:sz w:val="28"/>
                <w:szCs w:val="28"/>
              </w:rPr>
              <w:t>5</w:t>
            </w:r>
            <w:r w:rsidRPr="007F7984">
              <w:rPr>
                <w:rFonts w:ascii="Times New Roman" w:eastAsia="標楷體" w:hAnsi="Times New Roman" w:cs="Times New Roman" w:hint="eastAsia"/>
                <w:sz w:val="28"/>
                <w:szCs w:val="28"/>
              </w:rPr>
              <w:t>年</w:t>
            </w:r>
            <w:r>
              <w:rPr>
                <w:rFonts w:ascii="Times New Roman" w:eastAsia="標楷體" w:hAnsi="Times New Roman" w:cs="Times New Roman" w:hint="eastAsia"/>
                <w:sz w:val="28"/>
                <w:szCs w:val="28"/>
              </w:rPr>
              <w:t>6</w:t>
            </w:r>
            <w:r w:rsidRPr="007F7984">
              <w:rPr>
                <w:rFonts w:ascii="Times New Roman" w:eastAsia="標楷體" w:hAnsi="Times New Roman" w:cs="Times New Roman" w:hint="eastAsia"/>
                <w:sz w:val="28"/>
                <w:szCs w:val="28"/>
              </w:rPr>
              <w:t>月投入服務</w:t>
            </w:r>
            <w:r>
              <w:rPr>
                <w:rFonts w:ascii="Times New Roman" w:eastAsia="標楷體" w:hAnsi="Times New Roman" w:cs="Times New Roman" w:hint="eastAsia"/>
                <w:sz w:val="28"/>
                <w:szCs w:val="28"/>
              </w:rPr>
              <w:t>。</w:t>
            </w:r>
            <w:r w:rsidRPr="000B1EE8">
              <w:rPr>
                <w:rFonts w:ascii="Times New Roman" w:eastAsia="標楷體" w:hAnsi="Times New Roman" w:cs="Times New Roman" w:hint="eastAsia"/>
                <w:sz w:val="28"/>
                <w:szCs w:val="28"/>
              </w:rPr>
              <w:t>氫燃料電池洗街車外表和一般洗街車分別</w:t>
            </w:r>
            <w:r w:rsidRPr="000B1EE8">
              <w:rPr>
                <w:rFonts w:ascii="Times New Roman" w:eastAsia="標楷體" w:hAnsi="Times New Roman" w:cs="Times New Roman" w:hint="eastAsia"/>
                <w:sz w:val="28"/>
                <w:szCs w:val="28"/>
              </w:rPr>
              <w:lastRenderedPageBreak/>
              <w:t>不大，車輛可經</w:t>
            </w:r>
            <w:proofErr w:type="gramStart"/>
            <w:r w:rsidRPr="000B1EE8">
              <w:rPr>
                <w:rFonts w:ascii="Times New Roman" w:eastAsia="標楷體" w:hAnsi="Times New Roman" w:cs="Times New Roman" w:hint="eastAsia"/>
                <w:sz w:val="28"/>
                <w:szCs w:val="28"/>
              </w:rPr>
              <w:t>加氫口注入</w:t>
            </w:r>
            <w:proofErr w:type="gramEnd"/>
            <w:r w:rsidRPr="000B1EE8">
              <w:rPr>
                <w:rFonts w:ascii="Times New Roman" w:eastAsia="標楷體" w:hAnsi="Times New Roman" w:cs="Times New Roman" w:hint="eastAsia"/>
                <w:sz w:val="28"/>
                <w:szCs w:val="28"/>
              </w:rPr>
              <w:t>壓縮氫氣，儲存在車上</w:t>
            </w:r>
            <w:r w:rsidRPr="000B1EE8">
              <w:rPr>
                <w:rFonts w:ascii="Times New Roman" w:eastAsia="標楷體" w:hAnsi="Times New Roman" w:cs="Times New Roman" w:hint="eastAsia"/>
                <w:sz w:val="28"/>
                <w:szCs w:val="28"/>
              </w:rPr>
              <w:t>6</w:t>
            </w:r>
            <w:r w:rsidRPr="000B1EE8">
              <w:rPr>
                <w:rFonts w:ascii="Times New Roman" w:eastAsia="標楷體" w:hAnsi="Times New Roman" w:cs="Times New Roman" w:hint="eastAsia"/>
                <w:sz w:val="28"/>
                <w:szCs w:val="28"/>
              </w:rPr>
              <w:t>個氫氣瓶，每次加氣只需約</w:t>
            </w:r>
            <w:r w:rsidRPr="000B1EE8">
              <w:rPr>
                <w:rFonts w:ascii="Times New Roman" w:eastAsia="標楷體" w:hAnsi="Times New Roman" w:cs="Times New Roman" w:hint="eastAsia"/>
                <w:sz w:val="28"/>
                <w:szCs w:val="28"/>
              </w:rPr>
              <w:t>15</w:t>
            </w:r>
            <w:r w:rsidRPr="000B1EE8">
              <w:rPr>
                <w:rFonts w:ascii="Times New Roman" w:eastAsia="標楷體" w:hAnsi="Times New Roman" w:cs="Times New Roman" w:hint="eastAsia"/>
                <w:sz w:val="28"/>
                <w:szCs w:val="28"/>
              </w:rPr>
              <w:t>分鐘。傳統</w:t>
            </w:r>
            <w:proofErr w:type="gramStart"/>
            <w:r w:rsidRPr="000B1EE8">
              <w:rPr>
                <w:rFonts w:ascii="Times New Roman" w:eastAsia="標楷體" w:hAnsi="Times New Roman" w:cs="Times New Roman" w:hint="eastAsia"/>
                <w:sz w:val="28"/>
                <w:szCs w:val="28"/>
              </w:rPr>
              <w:t>燃油洗街</w:t>
            </w:r>
            <w:proofErr w:type="gramEnd"/>
            <w:r w:rsidRPr="000B1EE8">
              <w:rPr>
                <w:rFonts w:ascii="Times New Roman" w:eastAsia="標楷體" w:hAnsi="Times New Roman" w:cs="Times New Roman" w:hint="eastAsia"/>
                <w:sz w:val="28"/>
                <w:szCs w:val="28"/>
              </w:rPr>
              <w:t>車在運行過程中會有廢氣排出，</w:t>
            </w:r>
            <w:proofErr w:type="gramStart"/>
            <w:r w:rsidRPr="000B1EE8">
              <w:rPr>
                <w:rFonts w:ascii="Times New Roman" w:eastAsia="標楷體" w:hAnsi="Times New Roman" w:cs="Times New Roman" w:hint="eastAsia"/>
                <w:sz w:val="28"/>
                <w:szCs w:val="28"/>
              </w:rPr>
              <w:t>但氫燃料</w:t>
            </w:r>
            <w:proofErr w:type="gramEnd"/>
            <w:r w:rsidRPr="000B1EE8">
              <w:rPr>
                <w:rFonts w:ascii="Times New Roman" w:eastAsia="標楷體" w:hAnsi="Times New Roman" w:cs="Times New Roman" w:hint="eastAsia"/>
                <w:sz w:val="28"/>
                <w:szCs w:val="28"/>
              </w:rPr>
              <w:t>車輛唯一的排放物就是水</w:t>
            </w:r>
            <w:r w:rsidR="00354481">
              <w:rPr>
                <w:rFonts w:ascii="Times New Roman" w:eastAsia="標楷體" w:hAnsi="Times New Roman" w:cs="Times New Roman" w:hint="eastAsia"/>
                <w:sz w:val="28"/>
                <w:szCs w:val="28"/>
              </w:rPr>
              <w:t>，更環保。</w:t>
            </w:r>
            <w:r w:rsidR="005C6EFC" w:rsidRPr="005C6EFC">
              <w:rPr>
                <w:rFonts w:ascii="Times New Roman" w:eastAsia="標楷體" w:hAnsi="Times New Roman" w:cs="Times New Roman"/>
                <w:sz w:val="28"/>
                <w:szCs w:val="28"/>
              </w:rPr>
              <w:t>在推廣過程中，我們舉辦</w:t>
            </w:r>
            <w:proofErr w:type="gramStart"/>
            <w:r w:rsidR="005C6EFC" w:rsidRPr="005C6EFC">
              <w:rPr>
                <w:rFonts w:ascii="Times New Roman" w:eastAsia="標楷體" w:hAnsi="Times New Roman" w:cs="Times New Roman"/>
                <w:sz w:val="28"/>
                <w:szCs w:val="28"/>
              </w:rPr>
              <w:t>了氫能</w:t>
            </w:r>
            <w:proofErr w:type="gramEnd"/>
            <w:r w:rsidR="005C6EFC" w:rsidRPr="005C6EFC">
              <w:rPr>
                <w:rFonts w:ascii="Times New Roman" w:eastAsia="標楷體" w:hAnsi="Times New Roman" w:cs="Times New Roman"/>
                <w:sz w:val="28"/>
                <w:szCs w:val="28"/>
              </w:rPr>
              <w:t>洗街車的命名及繪畫比賽，以吸引年輕人參與。</w:t>
            </w:r>
            <w:ins w:id="9" w:author="Mr LEUNG Ka Chun 梁嘉俊先生" w:date="2026-03-04T14:16:00Z">
              <w:r w:rsidR="00D4409A" w:rsidRPr="00D4409A">
                <w:rPr>
                  <w:rFonts w:ascii="Times New Roman" w:eastAsia="標楷體" w:hAnsi="Times New Roman" w:cs="Times New Roman" w:hint="eastAsia"/>
                  <w:sz w:val="28"/>
                  <w:szCs w:val="28"/>
                </w:rPr>
                <w:t>初小、高小和中學</w:t>
              </w:r>
              <w:r w:rsidR="00D4409A">
                <w:rPr>
                  <w:rFonts w:ascii="Times New Roman" w:eastAsia="標楷體" w:hAnsi="Times New Roman" w:cs="Times New Roman" w:hint="eastAsia"/>
                  <w:sz w:val="28"/>
                  <w:szCs w:val="28"/>
                </w:rPr>
                <w:t>三組</w:t>
              </w:r>
            </w:ins>
            <w:ins w:id="10" w:author="Mr LEUNG Ka Chun 梁嘉俊先生" w:date="2026-03-04T14:17:00Z">
              <w:r w:rsidR="00D4409A" w:rsidRPr="00D4409A">
                <w:rPr>
                  <w:rFonts w:ascii="Times New Roman" w:eastAsia="標楷體" w:hAnsi="Times New Roman" w:cs="Times New Roman" w:hint="eastAsia"/>
                  <w:sz w:val="28"/>
                  <w:szCs w:val="28"/>
                </w:rPr>
                <w:t>別</w:t>
              </w:r>
              <w:r w:rsidR="00D4409A">
                <w:rPr>
                  <w:rFonts w:ascii="Times New Roman" w:eastAsia="標楷體" w:hAnsi="Times New Roman" w:cs="Times New Roman" w:hint="eastAsia"/>
                  <w:sz w:val="28"/>
                  <w:szCs w:val="28"/>
                </w:rPr>
                <w:t>的</w:t>
              </w:r>
              <w:r w:rsidR="00D4409A" w:rsidRPr="00D4409A">
                <w:rPr>
                  <w:rFonts w:ascii="Times New Roman" w:eastAsia="標楷體" w:hAnsi="Times New Roman" w:cs="Times New Roman" w:hint="eastAsia"/>
                  <w:sz w:val="28"/>
                  <w:szCs w:val="28"/>
                </w:rPr>
                <w:t>冠軍</w:t>
              </w:r>
            </w:ins>
            <w:del w:id="11" w:author="Mr LEUNG Ka Chun 梁嘉俊先生" w:date="2026-03-04T14:17:00Z">
              <w:r w:rsidR="005C6EFC" w:rsidRPr="005C6EFC" w:rsidDel="00D4409A">
                <w:rPr>
                  <w:rFonts w:ascii="Times New Roman" w:eastAsia="標楷體" w:hAnsi="Times New Roman" w:cs="Times New Roman"/>
                  <w:sz w:val="28"/>
                  <w:szCs w:val="28"/>
                </w:rPr>
                <w:delText>獲勝的</w:delText>
              </w:r>
            </w:del>
            <w:r w:rsidR="005C6EFC" w:rsidRPr="005C6EFC">
              <w:rPr>
                <w:rFonts w:ascii="Times New Roman" w:eastAsia="標楷體" w:hAnsi="Times New Roman" w:cs="Times New Roman"/>
                <w:sz w:val="28"/>
                <w:szCs w:val="28"/>
              </w:rPr>
              <w:t>作品將被用來為洗街車命名。</w:t>
            </w:r>
            <w:ins w:id="12" w:author="Mr LEUNG Ka Chun 梁嘉俊先生" w:date="2026-03-04T14:17:00Z">
              <w:r w:rsidR="00D4409A">
                <w:rPr>
                  <w:rFonts w:ascii="Times New Roman" w:eastAsia="標楷體" w:hAnsi="Times New Roman" w:cs="Times New Roman" w:hint="eastAsia"/>
                  <w:sz w:val="28"/>
                  <w:szCs w:val="28"/>
                </w:rPr>
                <w:t>以下</w:t>
              </w:r>
            </w:ins>
            <w:ins w:id="13" w:author="Mr LEUNG Ka Chun 梁嘉俊先生" w:date="2026-03-04T14:18:00Z">
              <w:r w:rsidR="00D4409A">
                <w:rPr>
                  <w:rFonts w:ascii="Times New Roman" w:eastAsia="標楷體" w:hAnsi="Times New Roman" w:cs="Times New Roman" w:hint="eastAsia"/>
                  <w:sz w:val="28"/>
                  <w:szCs w:val="28"/>
                </w:rPr>
                <w:t>圖</w:t>
              </w:r>
            </w:ins>
            <w:del w:id="14" w:author="Mr LEUNG Ka Chun 梁嘉俊先生" w:date="2026-03-04T14:18:00Z">
              <w:r w:rsidR="005C6EFC" w:rsidRPr="005C6EFC" w:rsidDel="00D4409A">
                <w:rPr>
                  <w:rFonts w:ascii="Times New Roman" w:eastAsia="標楷體" w:hAnsi="Times New Roman" w:cs="Times New Roman"/>
                  <w:sz w:val="28"/>
                  <w:szCs w:val="28"/>
                </w:rPr>
                <w:delText>照</w:delText>
              </w:r>
            </w:del>
            <w:r w:rsidR="005C6EFC" w:rsidRPr="005C6EFC">
              <w:rPr>
                <w:rFonts w:ascii="Times New Roman" w:eastAsia="標楷體" w:hAnsi="Times New Roman" w:cs="Times New Roman"/>
                <w:sz w:val="28"/>
                <w:szCs w:val="28"/>
              </w:rPr>
              <w:t>片</w:t>
            </w:r>
            <w:ins w:id="15" w:author="Mr LEUNG Ka Chun 梁嘉俊先生" w:date="2026-03-04T14:18:00Z">
              <w:r w:rsidR="00D4409A" w:rsidRPr="005C6EFC">
                <w:rPr>
                  <w:rFonts w:ascii="Times New Roman" w:eastAsia="標楷體" w:hAnsi="Times New Roman" w:cs="Times New Roman"/>
                  <w:sz w:val="28"/>
                  <w:szCs w:val="28"/>
                </w:rPr>
                <w:t>中的洗街車</w:t>
              </w:r>
            </w:ins>
            <w:ins w:id="16" w:author="Mr LEUNG Ka Chun 梁嘉俊先生" w:date="2026-03-04T14:17:00Z">
              <w:r w:rsidR="00D4409A">
                <w:rPr>
                  <w:rFonts w:ascii="Times New Roman" w:eastAsia="標楷體" w:hAnsi="Times New Roman" w:cs="Times New Roman" w:hint="eastAsia"/>
                  <w:sz w:val="28"/>
                  <w:szCs w:val="28"/>
                </w:rPr>
                <w:t>就是</w:t>
              </w:r>
            </w:ins>
            <w:ins w:id="17" w:author="Mr LEUNG Ka Chun 梁嘉俊先生" w:date="2026-03-04T14:18:00Z">
              <w:r w:rsidR="00D4409A">
                <w:rPr>
                  <w:rFonts w:ascii="Times New Roman" w:eastAsia="標楷體" w:hAnsi="Times New Roman" w:cs="Times New Roman" w:hint="eastAsia"/>
                  <w:sz w:val="28"/>
                  <w:szCs w:val="28"/>
                </w:rPr>
                <w:t>以三組</w:t>
              </w:r>
              <w:r w:rsidR="00D4409A" w:rsidRPr="00D4409A">
                <w:rPr>
                  <w:rFonts w:ascii="Times New Roman" w:eastAsia="標楷體" w:hAnsi="Times New Roman" w:cs="Times New Roman" w:hint="eastAsia"/>
                  <w:sz w:val="28"/>
                  <w:szCs w:val="28"/>
                </w:rPr>
                <w:t>別</w:t>
              </w:r>
              <w:r w:rsidR="00D4409A">
                <w:rPr>
                  <w:rFonts w:ascii="Times New Roman" w:eastAsia="標楷體" w:hAnsi="Times New Roman" w:cs="Times New Roman" w:hint="eastAsia"/>
                  <w:sz w:val="28"/>
                  <w:szCs w:val="28"/>
                </w:rPr>
                <w:t>的</w:t>
              </w:r>
              <w:r w:rsidR="00D4409A" w:rsidRPr="00D4409A">
                <w:rPr>
                  <w:rFonts w:ascii="Times New Roman" w:eastAsia="標楷體" w:hAnsi="Times New Roman" w:cs="Times New Roman" w:hint="eastAsia"/>
                  <w:sz w:val="28"/>
                  <w:szCs w:val="28"/>
                </w:rPr>
                <w:t>冠軍</w:t>
              </w:r>
              <w:r w:rsidR="00D4409A" w:rsidRPr="005C6EFC">
                <w:rPr>
                  <w:rFonts w:ascii="Times New Roman" w:eastAsia="標楷體" w:hAnsi="Times New Roman" w:cs="Times New Roman"/>
                  <w:sz w:val="28"/>
                  <w:szCs w:val="28"/>
                </w:rPr>
                <w:t>作品</w:t>
              </w:r>
            </w:ins>
            <w:del w:id="18" w:author="Mr LEUNG Ka Chun 梁嘉俊先生" w:date="2026-03-04T14:18:00Z">
              <w:r w:rsidR="005C6EFC" w:rsidRPr="005C6EFC" w:rsidDel="00D4409A">
                <w:rPr>
                  <w:rFonts w:ascii="Times New Roman" w:eastAsia="標楷體" w:hAnsi="Times New Roman" w:cs="Times New Roman"/>
                  <w:sz w:val="28"/>
                  <w:szCs w:val="28"/>
                </w:rPr>
                <w:delText>中的洗街車是由郭同學</w:delText>
              </w:r>
            </w:del>
            <w:r w:rsidR="005C6EFC" w:rsidRPr="005C6EFC">
              <w:rPr>
                <w:rFonts w:ascii="Times New Roman" w:eastAsia="標楷體" w:hAnsi="Times New Roman" w:cs="Times New Roman"/>
                <w:sz w:val="28"/>
                <w:szCs w:val="28"/>
              </w:rPr>
              <w:t>命名</w:t>
            </w:r>
            <w:ins w:id="19" w:author="Mr LEUNG Ka Chun 梁嘉俊先生" w:date="2026-03-04T14:18:00Z">
              <w:r w:rsidR="00D4409A" w:rsidRPr="005C6EFC">
                <w:rPr>
                  <w:rFonts w:ascii="Times New Roman" w:eastAsia="標楷體" w:hAnsi="Times New Roman" w:cs="Times New Roman"/>
                  <w:sz w:val="28"/>
                  <w:szCs w:val="28"/>
                </w:rPr>
                <w:t>。</w:t>
              </w:r>
            </w:ins>
            <w:del w:id="20" w:author="Mr LEUNG Ka Chun 梁嘉俊先生" w:date="2026-03-04T14:18:00Z">
              <w:r w:rsidR="005C6EFC" w:rsidRPr="005C6EFC" w:rsidDel="00D4409A">
                <w:rPr>
                  <w:rFonts w:ascii="Times New Roman" w:eastAsia="標楷體" w:hAnsi="Times New Roman" w:cs="Times New Roman"/>
                  <w:sz w:val="28"/>
                  <w:szCs w:val="28"/>
                </w:rPr>
                <w:delText>為「清新智力氫能洗街車」</w:delText>
              </w:r>
            </w:del>
          </w:p>
          <w:p w14:paraId="2450DF5D" w14:textId="29877205" w:rsidR="00D4409A" w:rsidRPr="007F7984" w:rsidDel="00D4409A" w:rsidRDefault="00D4409A" w:rsidP="000A0548">
            <w:pPr>
              <w:pStyle w:val="ab"/>
              <w:numPr>
                <w:ilvl w:val="0"/>
                <w:numId w:val="1"/>
              </w:numPr>
              <w:snapToGrid w:val="0"/>
              <w:ind w:leftChars="0"/>
              <w:contextualSpacing/>
              <w:jc w:val="both"/>
              <w:rPr>
                <w:del w:id="21" w:author="Mr LEUNG Ka Chun 梁嘉俊先生" w:date="2026-03-04T14:17:00Z"/>
                <w:rFonts w:ascii="Times New Roman" w:eastAsia="標楷體" w:hAnsi="Times New Roman" w:cs="Times New Roman"/>
                <w:sz w:val="28"/>
                <w:szCs w:val="28"/>
              </w:rPr>
            </w:pPr>
          </w:p>
          <w:p w14:paraId="6F0AED3E" w14:textId="77777777" w:rsidR="007F7984" w:rsidRPr="004A1894" w:rsidRDefault="007F7984" w:rsidP="007F7984">
            <w:pPr>
              <w:pStyle w:val="ab"/>
              <w:rPr>
                <w:rFonts w:ascii="Times New Roman" w:eastAsia="標楷體" w:hAnsi="Times New Roman" w:cs="Times New Roman"/>
                <w:sz w:val="28"/>
                <w:szCs w:val="28"/>
              </w:rPr>
            </w:pPr>
          </w:p>
          <w:p w14:paraId="151C3063" w14:textId="557DE044" w:rsidR="00BC2979" w:rsidRPr="007F7984" w:rsidRDefault="008537C9" w:rsidP="000A0548">
            <w:pPr>
              <w:pStyle w:val="ab"/>
              <w:numPr>
                <w:ilvl w:val="0"/>
                <w:numId w:val="1"/>
              </w:numPr>
              <w:snapToGrid w:val="0"/>
              <w:ind w:leftChars="0"/>
              <w:contextualSpacing/>
              <w:jc w:val="both"/>
              <w:rPr>
                <w:rFonts w:ascii="Times New Roman" w:eastAsia="標楷體" w:hAnsi="Times New Roman" w:cs="Times New Roman"/>
                <w:sz w:val="28"/>
                <w:szCs w:val="28"/>
              </w:rPr>
            </w:pPr>
            <w:proofErr w:type="gramStart"/>
            <w:r>
              <w:rPr>
                <w:rFonts w:ascii="Times New Roman" w:eastAsia="標楷體" w:hAnsi="Times New Roman" w:cs="Times New Roman" w:hint="eastAsia"/>
                <w:sz w:val="28"/>
                <w:szCs w:val="28"/>
              </w:rPr>
              <w:t>此外，</w:t>
            </w:r>
            <w:proofErr w:type="gramEnd"/>
            <w:r w:rsidR="00BC2979" w:rsidRPr="007F7984">
              <w:rPr>
                <w:rFonts w:ascii="Times New Roman" w:eastAsia="標楷體" w:hAnsi="Times New Roman" w:cs="Times New Roman" w:hint="eastAsia"/>
                <w:sz w:val="28"/>
                <w:szCs w:val="28"/>
              </w:rPr>
              <w:t>全球首輛三</w:t>
            </w:r>
            <w:proofErr w:type="gramStart"/>
            <w:r w:rsidR="00BC2979" w:rsidRPr="007F7984">
              <w:rPr>
                <w:rFonts w:ascii="Times New Roman" w:eastAsia="標楷體" w:hAnsi="Times New Roman" w:cs="Times New Roman" w:hint="eastAsia"/>
                <w:sz w:val="28"/>
                <w:szCs w:val="28"/>
              </w:rPr>
              <w:t>軸氫燃料</w:t>
            </w:r>
            <w:proofErr w:type="gramEnd"/>
            <w:r w:rsidR="00BC2979" w:rsidRPr="007F7984">
              <w:rPr>
                <w:rFonts w:ascii="Times New Roman" w:eastAsia="標楷體" w:hAnsi="Times New Roman" w:cs="Times New Roman" w:hint="eastAsia"/>
                <w:sz w:val="28"/>
                <w:szCs w:val="28"/>
              </w:rPr>
              <w:t>電池雙層巴士於</w:t>
            </w:r>
            <w:r w:rsidR="00BC2979" w:rsidRPr="007F7984">
              <w:rPr>
                <w:rFonts w:ascii="Times New Roman" w:eastAsia="標楷體" w:hAnsi="Times New Roman" w:cs="Times New Roman"/>
                <w:sz w:val="28"/>
                <w:szCs w:val="28"/>
              </w:rPr>
              <w:t>2024</w:t>
            </w:r>
            <w:r w:rsidR="00BC2979" w:rsidRPr="007F7984">
              <w:rPr>
                <w:rFonts w:ascii="Times New Roman" w:eastAsia="標楷體" w:hAnsi="Times New Roman" w:cs="Times New Roman" w:hint="eastAsia"/>
                <w:sz w:val="28"/>
                <w:szCs w:val="28"/>
              </w:rPr>
              <w:t>年</w:t>
            </w:r>
            <w:r w:rsidR="00BC2979" w:rsidRPr="007F7984">
              <w:rPr>
                <w:rFonts w:ascii="Times New Roman" w:eastAsia="標楷體" w:hAnsi="Times New Roman" w:cs="Times New Roman"/>
                <w:sz w:val="28"/>
                <w:szCs w:val="28"/>
              </w:rPr>
              <w:t>2</w:t>
            </w:r>
            <w:r w:rsidR="00BC2979" w:rsidRPr="007F7984">
              <w:rPr>
                <w:rFonts w:ascii="Times New Roman" w:eastAsia="標楷體" w:hAnsi="Times New Roman" w:cs="Times New Roman" w:hint="eastAsia"/>
                <w:sz w:val="28"/>
                <w:szCs w:val="28"/>
              </w:rPr>
              <w:t>月投入載客服務，在元朗</w:t>
            </w:r>
            <w:proofErr w:type="gramStart"/>
            <w:r w:rsidR="00BC2979" w:rsidRPr="007F7984">
              <w:rPr>
                <w:rFonts w:ascii="Times New Roman" w:eastAsia="標楷體" w:hAnsi="Times New Roman" w:cs="Times New Roman" w:hint="eastAsia"/>
                <w:sz w:val="28"/>
                <w:szCs w:val="28"/>
              </w:rPr>
              <w:t>凹</w:t>
            </w:r>
            <w:proofErr w:type="gramEnd"/>
            <w:r w:rsidR="00BC2979" w:rsidRPr="007F7984">
              <w:rPr>
                <w:rFonts w:ascii="Times New Roman" w:eastAsia="標楷體" w:hAnsi="Times New Roman" w:cs="Times New Roman" w:hint="eastAsia"/>
                <w:sz w:val="28"/>
                <w:szCs w:val="28"/>
              </w:rPr>
              <w:t>頭的全港首</w:t>
            </w:r>
            <w:proofErr w:type="gramStart"/>
            <w:r w:rsidR="00BC2979" w:rsidRPr="007F7984">
              <w:rPr>
                <w:rFonts w:ascii="Times New Roman" w:eastAsia="標楷體" w:hAnsi="Times New Roman" w:cs="Times New Roman" w:hint="eastAsia"/>
                <w:sz w:val="28"/>
                <w:szCs w:val="28"/>
              </w:rPr>
              <w:t>個</w:t>
            </w:r>
            <w:proofErr w:type="gramEnd"/>
            <w:r w:rsidR="00BC2979" w:rsidRPr="007F7984">
              <w:rPr>
                <w:rFonts w:ascii="Times New Roman" w:eastAsia="標楷體" w:hAnsi="Times New Roman" w:cs="Times New Roman" w:hint="eastAsia"/>
                <w:sz w:val="28"/>
                <w:szCs w:val="28"/>
              </w:rPr>
              <w:t>公眾</w:t>
            </w:r>
            <w:proofErr w:type="gramStart"/>
            <w:r w:rsidR="00BC2979" w:rsidRPr="007F7984">
              <w:rPr>
                <w:rFonts w:ascii="Times New Roman" w:eastAsia="標楷體" w:hAnsi="Times New Roman" w:cs="Times New Roman" w:hint="eastAsia"/>
                <w:sz w:val="28"/>
                <w:szCs w:val="28"/>
              </w:rPr>
              <w:t>加氫站於</w:t>
            </w:r>
            <w:proofErr w:type="gramEnd"/>
            <w:r w:rsidR="00BC2979" w:rsidRPr="007F7984">
              <w:rPr>
                <w:rFonts w:ascii="Times New Roman" w:eastAsia="標楷體" w:hAnsi="Times New Roman" w:cs="Times New Roman"/>
                <w:sz w:val="28"/>
                <w:szCs w:val="28"/>
              </w:rPr>
              <w:t>2025</w:t>
            </w:r>
            <w:r w:rsidR="00BC2979" w:rsidRPr="007F7984">
              <w:rPr>
                <w:rFonts w:ascii="Times New Roman" w:eastAsia="標楷體" w:hAnsi="Times New Roman" w:cs="Times New Roman" w:hint="eastAsia"/>
                <w:sz w:val="28"/>
                <w:szCs w:val="28"/>
              </w:rPr>
              <w:t>年</w:t>
            </w:r>
            <w:r w:rsidR="00BC2979" w:rsidRPr="007F7984">
              <w:rPr>
                <w:rFonts w:ascii="Times New Roman" w:eastAsia="標楷體" w:hAnsi="Times New Roman" w:cs="Times New Roman"/>
                <w:sz w:val="28"/>
                <w:szCs w:val="28"/>
              </w:rPr>
              <w:t>6</w:t>
            </w:r>
            <w:r w:rsidR="00BC2979" w:rsidRPr="007F7984">
              <w:rPr>
                <w:rFonts w:ascii="Times New Roman" w:eastAsia="標楷體" w:hAnsi="Times New Roman" w:cs="Times New Roman" w:hint="eastAsia"/>
                <w:sz w:val="28"/>
                <w:szCs w:val="28"/>
              </w:rPr>
              <w:t>月展開運作。</w:t>
            </w:r>
          </w:p>
          <w:p w14:paraId="5696BB3E" w14:textId="77777777" w:rsidR="00734344" w:rsidRPr="00BC2979" w:rsidRDefault="00734344" w:rsidP="00734344">
            <w:pPr>
              <w:pStyle w:val="ab"/>
              <w:snapToGrid w:val="0"/>
              <w:ind w:leftChars="0"/>
              <w:contextualSpacing/>
              <w:jc w:val="both"/>
              <w:rPr>
                <w:rFonts w:ascii="Times New Roman" w:eastAsia="標楷體" w:hAnsi="Times New Roman" w:cs="Times New Roman"/>
                <w:sz w:val="28"/>
                <w:szCs w:val="28"/>
              </w:rPr>
            </w:pPr>
          </w:p>
          <w:p w14:paraId="5F04DB0E" w14:textId="4694EDF4" w:rsidR="008038F1" w:rsidRPr="007F7984" w:rsidRDefault="0059358B" w:rsidP="000A0548">
            <w:pPr>
              <w:pStyle w:val="ab"/>
              <w:numPr>
                <w:ilvl w:val="0"/>
                <w:numId w:val="1"/>
              </w:numPr>
              <w:snapToGrid w:val="0"/>
              <w:ind w:leftChars="0"/>
              <w:contextualSpacing/>
              <w:jc w:val="both"/>
              <w:rPr>
                <w:rFonts w:ascii="Times New Roman" w:eastAsia="標楷體" w:hAnsi="Times New Roman" w:cs="Times New Roman"/>
                <w:sz w:val="28"/>
                <w:szCs w:val="28"/>
              </w:rPr>
            </w:pPr>
            <w:r>
              <w:rPr>
                <w:rFonts w:ascii="Times New Roman" w:eastAsia="標楷體" w:hAnsi="Times New Roman" w:cs="Times New Roman" w:hint="eastAsia"/>
                <w:b/>
                <w:bCs/>
                <w:sz w:val="28"/>
                <w:szCs w:val="28"/>
              </w:rPr>
              <w:t xml:space="preserve">(Slide </w:t>
            </w:r>
            <w:r w:rsidR="00B20F88">
              <w:rPr>
                <w:rFonts w:ascii="Times New Roman" w:eastAsia="標楷體" w:hAnsi="Times New Roman" w:cs="Times New Roman" w:hint="eastAsia"/>
                <w:b/>
                <w:bCs/>
                <w:sz w:val="28"/>
                <w:szCs w:val="28"/>
              </w:rPr>
              <w:t>26</w:t>
            </w:r>
            <w:r w:rsidR="00CB6112">
              <w:rPr>
                <w:rFonts w:ascii="Times New Roman" w:eastAsia="標楷體" w:hAnsi="Times New Roman" w:cs="Times New Roman" w:hint="eastAsia"/>
                <w:b/>
                <w:bCs/>
                <w:sz w:val="28"/>
                <w:szCs w:val="28"/>
              </w:rPr>
              <w:t xml:space="preserve"> </w:t>
            </w:r>
            <w:r w:rsidR="00734344" w:rsidRPr="007F7984">
              <w:rPr>
                <w:rFonts w:ascii="Times New Roman" w:eastAsia="標楷體" w:hAnsi="Times New Roman" w:cs="Times New Roman" w:hint="eastAsia"/>
                <w:sz w:val="28"/>
                <w:szCs w:val="28"/>
              </w:rPr>
              <w:t>為</w:t>
            </w:r>
            <w:r w:rsidR="007F7984" w:rsidRPr="007F7984">
              <w:rPr>
                <w:rFonts w:ascii="Times New Roman" w:eastAsia="標楷體" w:hAnsi="Times New Roman" w:cs="Times New Roman" w:hint="eastAsia"/>
                <w:sz w:val="28"/>
                <w:szCs w:val="28"/>
              </w:rPr>
              <w:t>對接</w:t>
            </w:r>
            <w:r w:rsidR="00734344" w:rsidRPr="007F7984">
              <w:rPr>
                <w:rFonts w:ascii="Times New Roman" w:eastAsia="標楷體" w:hAnsi="Times New Roman" w:cs="Times New Roman" w:hint="eastAsia"/>
                <w:sz w:val="28"/>
                <w:szCs w:val="28"/>
              </w:rPr>
              <w:t>國家發展，</w:t>
            </w:r>
            <w:r w:rsidR="008038F1" w:rsidRPr="007F7984">
              <w:rPr>
                <w:rFonts w:ascii="Times New Roman" w:eastAsia="標楷體" w:hAnsi="Times New Roman" w:cs="Times New Roman" w:hint="eastAsia"/>
                <w:sz w:val="28"/>
                <w:szCs w:val="28"/>
              </w:rPr>
              <w:t>機電署</w:t>
            </w:r>
            <w:r w:rsidR="007949CF">
              <w:rPr>
                <w:rFonts w:ascii="Times New Roman" w:eastAsia="標楷體" w:hAnsi="Times New Roman" w:cs="Times New Roman" w:hint="eastAsia"/>
                <w:sz w:val="28"/>
                <w:szCs w:val="28"/>
              </w:rPr>
              <w:t>為第一個政府部門</w:t>
            </w:r>
            <w:ins w:id="22" w:author="Mr LEUNG Ka Chun 梁嘉俊先生" w:date="2026-03-04T14:19:00Z">
              <w:r w:rsidR="00A6520D">
                <w:rPr>
                  <w:rFonts w:ascii="Times New Roman" w:eastAsia="標楷體" w:hAnsi="Times New Roman" w:cs="Times New Roman" w:hint="eastAsia"/>
                  <w:sz w:val="28"/>
                  <w:szCs w:val="28"/>
                </w:rPr>
                <w:t>專家</w:t>
              </w:r>
            </w:ins>
            <w:r w:rsidR="008038F1" w:rsidRPr="007F7984">
              <w:rPr>
                <w:rFonts w:ascii="Times New Roman" w:eastAsia="標楷體" w:hAnsi="Times New Roman" w:cs="Times New Roman" w:hint="eastAsia"/>
                <w:sz w:val="28"/>
                <w:szCs w:val="28"/>
              </w:rPr>
              <w:t>參與制定有關</w:t>
            </w:r>
            <w:del w:id="23" w:author="Mr LEUNG Ka Chun 梁嘉俊先生" w:date="2026-03-04T14:19:00Z">
              <w:r w:rsidR="008038F1" w:rsidRPr="007F7984" w:rsidDel="00A6520D">
                <w:rPr>
                  <w:rFonts w:ascii="Times New Roman" w:eastAsia="標楷體" w:hAnsi="Times New Roman" w:cs="Times New Roman" w:hint="eastAsia"/>
                  <w:sz w:val="28"/>
                  <w:szCs w:val="28"/>
                </w:rPr>
                <w:delText>氫能</w:delText>
              </w:r>
            </w:del>
            <w:r w:rsidR="008038F1" w:rsidRPr="007F7984">
              <w:rPr>
                <w:rFonts w:ascii="Times New Roman" w:eastAsia="標楷體" w:hAnsi="Times New Roman" w:cs="Times New Roman" w:hint="eastAsia"/>
                <w:sz w:val="28"/>
                <w:szCs w:val="28"/>
              </w:rPr>
              <w:t>車輛及設備的國家標準，建立</w:t>
            </w:r>
            <w:del w:id="24" w:author="Mr LEUNG Ka Chun 梁嘉俊先生" w:date="2026-03-04T14:19:00Z">
              <w:r w:rsidR="008038F1" w:rsidRPr="007F7984" w:rsidDel="00A6520D">
                <w:rPr>
                  <w:rFonts w:ascii="Times New Roman" w:eastAsia="標楷體" w:hAnsi="Times New Roman" w:cs="Times New Roman" w:hint="eastAsia"/>
                  <w:sz w:val="28"/>
                  <w:szCs w:val="28"/>
                </w:rPr>
                <w:delText>互認</w:delText>
              </w:r>
            </w:del>
            <w:r w:rsidR="008038F1" w:rsidRPr="007F7984">
              <w:rPr>
                <w:rFonts w:ascii="Times New Roman" w:eastAsia="標楷體" w:hAnsi="Times New Roman" w:cs="Times New Roman" w:hint="eastAsia"/>
                <w:sz w:val="28"/>
                <w:szCs w:val="28"/>
              </w:rPr>
              <w:t>機制，</w:t>
            </w:r>
            <w:proofErr w:type="gramStart"/>
            <w:r w:rsidR="008038F1" w:rsidRPr="007F7984">
              <w:rPr>
                <w:rFonts w:ascii="Times New Roman" w:eastAsia="標楷體" w:hAnsi="Times New Roman" w:cs="Times New Roman" w:hint="eastAsia"/>
                <w:sz w:val="28"/>
                <w:szCs w:val="28"/>
              </w:rPr>
              <w:t>推動氫能跨</w:t>
            </w:r>
            <w:proofErr w:type="gramEnd"/>
            <w:r w:rsidR="008038F1" w:rsidRPr="007F7984">
              <w:rPr>
                <w:rFonts w:ascii="Times New Roman" w:eastAsia="標楷體" w:hAnsi="Times New Roman" w:cs="Times New Roman" w:hint="eastAsia"/>
                <w:sz w:val="28"/>
                <w:szCs w:val="28"/>
              </w:rPr>
              <w:t>境應用。</w:t>
            </w:r>
          </w:p>
          <w:p w14:paraId="12464A00" w14:textId="58548EBD" w:rsidR="008038F1" w:rsidRDefault="008038F1" w:rsidP="008038F1">
            <w:pPr>
              <w:pStyle w:val="ab"/>
              <w:snapToGrid w:val="0"/>
              <w:ind w:leftChars="0"/>
              <w:contextualSpacing/>
              <w:jc w:val="both"/>
              <w:rPr>
                <w:rFonts w:ascii="Times New Roman" w:eastAsia="標楷體" w:hAnsi="Times New Roman" w:cs="Times New Roman"/>
                <w:sz w:val="28"/>
                <w:szCs w:val="28"/>
              </w:rPr>
            </w:pPr>
          </w:p>
          <w:p w14:paraId="6276626F" w14:textId="1759C2D8" w:rsidR="00214008" w:rsidRPr="00364D2A" w:rsidRDefault="00221596">
            <w:pPr>
              <w:pStyle w:val="ab"/>
              <w:numPr>
                <w:ilvl w:val="0"/>
                <w:numId w:val="1"/>
              </w:numPr>
              <w:snapToGrid w:val="0"/>
              <w:ind w:leftChars="0"/>
              <w:contextualSpacing/>
              <w:jc w:val="both"/>
              <w:rPr>
                <w:ins w:id="25" w:author="Mr LEUNG Ka Chun 梁嘉俊先生" w:date="2026-03-04T14:39:00Z"/>
                <w:rFonts w:ascii="Times New Roman" w:eastAsia="標楷體" w:hAnsi="Times New Roman" w:cs="Times New Roman"/>
                <w:sz w:val="28"/>
                <w:szCs w:val="28"/>
              </w:rPr>
              <w:pPrChange w:id="26" w:author="Mr LEUNG Ka Chun 梁嘉俊先生" w:date="2026-03-04T14:45:00Z">
                <w:pPr>
                  <w:pStyle w:val="ab"/>
                  <w:snapToGrid w:val="0"/>
                  <w:ind w:leftChars="0"/>
                  <w:contextualSpacing/>
                  <w:jc w:val="both"/>
                </w:pPr>
              </w:pPrChange>
            </w:pPr>
            <w:r w:rsidRPr="00364D2A">
              <w:rPr>
                <w:rFonts w:ascii="Times New Roman" w:eastAsia="標楷體" w:hAnsi="Times New Roman" w:cs="Times New Roman" w:hint="eastAsia"/>
                <w:b/>
                <w:bCs/>
                <w:sz w:val="28"/>
                <w:szCs w:val="28"/>
              </w:rPr>
              <w:t xml:space="preserve">(Slide </w:t>
            </w:r>
            <w:r w:rsidR="00B20F88" w:rsidRPr="00364D2A">
              <w:rPr>
                <w:rFonts w:ascii="Times New Roman" w:eastAsia="標楷體" w:hAnsi="Times New Roman" w:cs="Times New Roman" w:hint="eastAsia"/>
                <w:b/>
                <w:bCs/>
                <w:sz w:val="28"/>
                <w:szCs w:val="28"/>
              </w:rPr>
              <w:t>27</w:t>
            </w:r>
            <w:r w:rsidRPr="00364D2A">
              <w:rPr>
                <w:rFonts w:ascii="Times New Roman" w:eastAsia="標楷體" w:hAnsi="Times New Roman" w:cs="Times New Roman" w:hint="eastAsia"/>
                <w:b/>
                <w:bCs/>
                <w:sz w:val="28"/>
                <w:szCs w:val="28"/>
              </w:rPr>
              <w:t>)</w:t>
            </w:r>
            <w:r w:rsidRPr="00364D2A">
              <w:rPr>
                <w:rFonts w:ascii="Times New Roman" w:eastAsia="標楷體" w:hAnsi="Times New Roman" w:cs="Times New Roman"/>
                <w:sz w:val="28"/>
                <w:szCs w:val="28"/>
                <w:rPrChange w:id="27" w:author="Mr LEUNG Ka Chun 梁嘉俊先生" w:date="2026-03-04T14:46:00Z">
                  <w:rPr>
                    <w:rFonts w:ascii="Times New Roman" w:eastAsia="標楷體" w:hAnsi="Times New Roman" w:cs="Times New Roman"/>
                    <w:b/>
                    <w:bCs/>
                    <w:sz w:val="28"/>
                    <w:szCs w:val="28"/>
                  </w:rPr>
                </w:rPrChange>
              </w:rPr>
              <w:t xml:space="preserve"> </w:t>
            </w:r>
            <w:r w:rsidR="00734344" w:rsidRPr="00364D2A">
              <w:rPr>
                <w:rFonts w:ascii="Times New Roman" w:eastAsia="標楷體" w:hAnsi="Times New Roman" w:cs="Times New Roman" w:hint="eastAsia"/>
                <w:sz w:val="28"/>
                <w:szCs w:val="28"/>
              </w:rPr>
              <w:t>機電署</w:t>
            </w:r>
            <w:r w:rsidR="008038F1" w:rsidRPr="00364D2A">
              <w:rPr>
                <w:rFonts w:ascii="Times New Roman" w:eastAsia="標楷體" w:hAnsi="Times New Roman" w:cs="Times New Roman" w:hint="eastAsia"/>
                <w:sz w:val="28"/>
                <w:szCs w:val="28"/>
              </w:rPr>
              <w:t>亦正在</w:t>
            </w:r>
            <w:r w:rsidR="00734344" w:rsidRPr="00364D2A">
              <w:rPr>
                <w:rFonts w:ascii="Times New Roman" w:eastAsia="標楷體" w:hAnsi="Times New Roman" w:cs="Times New Roman" w:hint="eastAsia"/>
                <w:sz w:val="28"/>
                <w:szCs w:val="28"/>
              </w:rPr>
              <w:t>制定</w:t>
            </w:r>
            <w:proofErr w:type="gramStart"/>
            <w:r w:rsidR="00734344" w:rsidRPr="00364D2A">
              <w:rPr>
                <w:rFonts w:ascii="Times New Roman" w:eastAsia="標楷體" w:hAnsi="Times New Roman" w:cs="Times New Roman" w:hint="eastAsia"/>
                <w:sz w:val="28"/>
                <w:szCs w:val="28"/>
              </w:rPr>
              <w:t>綠氫和低碳氫</w:t>
            </w:r>
            <w:proofErr w:type="gramEnd"/>
            <w:r w:rsidR="00734344" w:rsidRPr="00364D2A">
              <w:rPr>
                <w:rFonts w:ascii="Times New Roman" w:eastAsia="標楷體" w:hAnsi="Times New Roman" w:cs="Times New Roman" w:hint="eastAsia"/>
                <w:sz w:val="28"/>
                <w:szCs w:val="28"/>
              </w:rPr>
              <w:t>認證框架，</w:t>
            </w:r>
            <w:r w:rsidR="007F7984" w:rsidRPr="00364D2A">
              <w:rPr>
                <w:rFonts w:ascii="Times New Roman" w:eastAsia="標楷體" w:hAnsi="Times New Roman" w:cs="Times New Roman" w:hint="eastAsia"/>
                <w:sz w:val="28"/>
                <w:szCs w:val="28"/>
              </w:rPr>
              <w:t>與中國和國際標準機構緊密聯繫，目標制訂一套適用於</w:t>
            </w:r>
            <w:r w:rsidR="0080438A" w:rsidRPr="00364D2A">
              <w:rPr>
                <w:rFonts w:ascii="Times New Roman" w:eastAsia="標楷體" w:hAnsi="Times New Roman" w:cs="Times New Roman" w:hint="eastAsia"/>
                <w:sz w:val="28"/>
                <w:szCs w:val="28"/>
              </w:rPr>
              <w:t>香</w:t>
            </w:r>
            <w:r w:rsidR="007F7984" w:rsidRPr="00364D2A">
              <w:rPr>
                <w:rFonts w:ascii="Times New Roman" w:eastAsia="標楷體" w:hAnsi="Times New Roman" w:cs="Times New Roman" w:hint="eastAsia"/>
                <w:sz w:val="28"/>
                <w:szCs w:val="28"/>
              </w:rPr>
              <w:t>港、中國內地、區域以至全球市場的標準。</w:t>
            </w:r>
          </w:p>
          <w:p w14:paraId="70E67523" w14:textId="77777777" w:rsidR="003C5760" w:rsidRPr="00364D2A" w:rsidRDefault="003C5760" w:rsidP="000D4885">
            <w:pPr>
              <w:pStyle w:val="ab"/>
              <w:snapToGrid w:val="0"/>
              <w:ind w:leftChars="0"/>
              <w:contextualSpacing/>
              <w:jc w:val="both"/>
              <w:rPr>
                <w:ins w:id="28" w:author="Mr LEUNG Ka Chun 梁嘉俊先生" w:date="2026-03-04T14:39:00Z"/>
                <w:rFonts w:ascii="Times New Roman" w:eastAsia="標楷體" w:hAnsi="Times New Roman" w:cs="Times New Roman"/>
                <w:sz w:val="28"/>
                <w:szCs w:val="28"/>
              </w:rPr>
            </w:pPr>
          </w:p>
          <w:p w14:paraId="10064138" w14:textId="22B38539" w:rsidR="003C5760" w:rsidRPr="00364D2A" w:rsidDel="00364D2A" w:rsidRDefault="003C5760" w:rsidP="00364D2A">
            <w:pPr>
              <w:pStyle w:val="ab"/>
              <w:numPr>
                <w:ilvl w:val="0"/>
                <w:numId w:val="1"/>
              </w:numPr>
              <w:snapToGrid w:val="0"/>
              <w:ind w:leftChars="0"/>
              <w:contextualSpacing/>
              <w:rPr>
                <w:del w:id="29" w:author="Mr LEUNG Ka Chun 梁嘉俊先生" w:date="2026-03-04T14:42:00Z"/>
                <w:rFonts w:ascii="Times New Roman" w:eastAsia="標楷體" w:hAnsi="Times New Roman" w:cs="Times New Roman"/>
                <w:sz w:val="28"/>
                <w:szCs w:val="28"/>
                <w:rPrChange w:id="30" w:author="Mr LEUNG Ka Chun 梁嘉俊先生" w:date="2026-03-04T14:46:00Z">
                  <w:rPr>
                    <w:del w:id="31" w:author="Mr LEUNG Ka Chun 梁嘉俊先生" w:date="2026-03-04T14:42:00Z"/>
                    <w:rFonts w:ascii="Times New Roman" w:eastAsia="標楷體" w:hAnsi="Times New Roman" w:cs="Times New Roman"/>
                    <w:b/>
                    <w:bCs/>
                    <w:sz w:val="28"/>
                    <w:szCs w:val="28"/>
                  </w:rPr>
                </w:rPrChange>
              </w:rPr>
            </w:pPr>
            <w:ins w:id="32" w:author="Mr LEUNG Ka Chun 梁嘉俊先生" w:date="2026-03-04T14:41:00Z">
              <w:r w:rsidRPr="00364D2A">
                <w:rPr>
                  <w:rFonts w:ascii="Times New Roman" w:eastAsia="標楷體" w:hAnsi="Times New Roman" w:cs="Times New Roman"/>
                  <w:b/>
                  <w:bCs/>
                  <w:sz w:val="28"/>
                  <w:szCs w:val="28"/>
                  <w:rPrChange w:id="33" w:author="Mr LEUNG Ka Chun 梁嘉俊先生" w:date="2026-03-04T14:46:00Z">
                    <w:rPr>
                      <w:rFonts w:ascii="Times New Roman" w:eastAsia="標楷體" w:hAnsi="Times New Roman" w:cs="Times New Roman"/>
                      <w:sz w:val="28"/>
                      <w:szCs w:val="28"/>
                    </w:rPr>
                  </w:rPrChange>
                </w:rPr>
                <w:t xml:space="preserve">(New slide </w:t>
              </w:r>
            </w:ins>
            <w:ins w:id="34" w:author="Mr LEUNG Ka Chun 梁嘉俊先生" w:date="2026-03-04T14:42:00Z">
              <w:r w:rsidRPr="00364D2A">
                <w:rPr>
                  <w:rFonts w:ascii="Times New Roman" w:eastAsia="標楷體" w:hAnsi="Times New Roman" w:cs="Times New Roman"/>
                  <w:b/>
                  <w:bCs/>
                  <w:sz w:val="28"/>
                  <w:szCs w:val="28"/>
                  <w:rPrChange w:id="35" w:author="Mr LEUNG Ka Chun 梁嘉俊先生" w:date="2026-03-04T14:46:00Z">
                    <w:rPr>
                      <w:rFonts w:ascii="Times New Roman" w:eastAsia="標楷體" w:hAnsi="Times New Roman" w:cs="Times New Roman"/>
                      <w:sz w:val="28"/>
                      <w:szCs w:val="28"/>
                    </w:rPr>
                  </w:rPrChange>
                </w:rPr>
                <w:t xml:space="preserve">script </w:t>
              </w:r>
            </w:ins>
            <w:ins w:id="36" w:author="Mr LEUNG Ka Chun 梁嘉俊先生" w:date="2026-03-04T14:41:00Z">
              <w:r w:rsidRPr="00364D2A">
                <w:rPr>
                  <w:rFonts w:ascii="Times New Roman" w:eastAsia="標楷體" w:hAnsi="Times New Roman" w:cs="Times New Roman"/>
                  <w:b/>
                  <w:bCs/>
                  <w:sz w:val="28"/>
                  <w:szCs w:val="28"/>
                  <w:rPrChange w:id="37" w:author="Mr LEUNG Ka Chun 梁嘉俊先生" w:date="2026-03-04T14:46:00Z">
                    <w:rPr>
                      <w:rFonts w:ascii="Times New Roman" w:eastAsia="標楷體" w:hAnsi="Times New Roman" w:cs="Times New Roman"/>
                      <w:sz w:val="28"/>
                      <w:szCs w:val="28"/>
                    </w:rPr>
                  </w:rPrChange>
                </w:rPr>
                <w:t xml:space="preserve">for </w:t>
              </w:r>
            </w:ins>
            <w:ins w:id="38" w:author="Mr LEUNG Ka Chun 梁嘉俊先生" w:date="2026-03-04T14:42:00Z">
              <w:r w:rsidRPr="00364D2A">
                <w:rPr>
                  <w:rFonts w:ascii="Times New Roman" w:eastAsia="標楷體" w:hAnsi="Times New Roman" w:cs="Times New Roman"/>
                  <w:b/>
                  <w:bCs/>
                  <w:sz w:val="28"/>
                  <w:szCs w:val="28"/>
                  <w:rPrChange w:id="39" w:author="Mr LEUNG Ka Chun 梁嘉俊先生" w:date="2026-03-04T14:46:00Z">
                    <w:rPr>
                      <w:rFonts w:ascii="Times New Roman" w:eastAsia="標楷體" w:hAnsi="Times New Roman" w:cs="Times New Roman"/>
                      <w:sz w:val="28"/>
                      <w:szCs w:val="28"/>
                    </w:rPr>
                  </w:rPrChange>
                </w:rPr>
                <w:t>hydrogen</w:t>
              </w:r>
              <w:proofErr w:type="gramStart"/>
              <w:r w:rsidRPr="00364D2A">
                <w:rPr>
                  <w:rFonts w:ascii="Times New Roman" w:eastAsia="標楷體" w:hAnsi="Times New Roman" w:cs="Times New Roman"/>
                  <w:b/>
                  <w:bCs/>
                  <w:sz w:val="28"/>
                  <w:szCs w:val="28"/>
                  <w:rPrChange w:id="40" w:author="Mr LEUNG Ka Chun 梁嘉俊先生" w:date="2026-03-04T14:46:00Z">
                    <w:rPr>
                      <w:rFonts w:ascii="Times New Roman" w:eastAsia="標楷體" w:hAnsi="Times New Roman" w:cs="Times New Roman"/>
                      <w:sz w:val="28"/>
                      <w:szCs w:val="28"/>
                    </w:rPr>
                  </w:rPrChange>
                </w:rPr>
                <w:t>’</w:t>
              </w:r>
              <w:proofErr w:type="gramEnd"/>
              <w:r w:rsidRPr="00364D2A">
                <w:rPr>
                  <w:rFonts w:ascii="Times New Roman" w:eastAsia="標楷體" w:hAnsi="Times New Roman" w:cs="Times New Roman"/>
                  <w:b/>
                  <w:bCs/>
                  <w:sz w:val="28"/>
                  <w:szCs w:val="28"/>
                  <w:rPrChange w:id="41" w:author="Mr LEUNG Ka Chun 梁嘉俊先生" w:date="2026-03-04T14:46:00Z">
                    <w:rPr>
                      <w:rFonts w:ascii="Times New Roman" w:eastAsia="標楷體" w:hAnsi="Times New Roman" w:cs="Times New Roman"/>
                      <w:sz w:val="28"/>
                      <w:szCs w:val="28"/>
                    </w:rPr>
                  </w:rPrChange>
                </w:rPr>
                <w:t xml:space="preserve">s team to comment) </w:t>
              </w:r>
            </w:ins>
            <w:proofErr w:type="gramStart"/>
            <w:ins w:id="42" w:author="Mr LEUNG Ka Chun 梁嘉俊先生" w:date="2026-03-04T14:39:00Z">
              <w:r w:rsidRPr="00697F77">
                <w:rPr>
                  <w:rFonts w:ascii="Times New Roman" w:eastAsia="標楷體" w:hAnsi="Times New Roman" w:cs="Times New Roman" w:hint="eastAsia"/>
                  <w:sz w:val="28"/>
                  <w:szCs w:val="28"/>
                </w:rPr>
                <w:t>此</w:t>
              </w:r>
              <w:r w:rsidRPr="00697F77">
                <w:rPr>
                  <w:rFonts w:ascii="標楷體" w:eastAsia="標楷體" w:hAnsi="標楷體" w:cs="Times New Roman" w:hint="eastAsia"/>
                  <w:sz w:val="28"/>
                  <w:szCs w:val="28"/>
                  <w:rPrChange w:id="43" w:author="Mr LEUNG Ka Chun 梁嘉俊先生" w:date="2026-03-04T14:55:00Z">
                    <w:rPr>
                      <w:rFonts w:ascii="Times New Roman" w:eastAsia="標楷體" w:hAnsi="Times New Roman" w:cs="Times New Roman" w:hint="eastAsia"/>
                      <w:sz w:val="28"/>
                      <w:szCs w:val="28"/>
                    </w:rPr>
                  </w:rPrChange>
                </w:rPr>
                <w:t>外，</w:t>
              </w:r>
              <w:proofErr w:type="gramEnd"/>
              <w:r w:rsidRPr="00697F77">
                <w:rPr>
                  <w:rFonts w:ascii="標楷體" w:eastAsia="標楷體" w:hAnsi="標楷體" w:cs="Times New Roman" w:hint="eastAsia"/>
                  <w:sz w:val="28"/>
                  <w:szCs w:val="28"/>
                  <w:rPrChange w:id="44" w:author="Mr LEUNG Ka Chun 梁嘉俊先生" w:date="2026-03-04T14:55:00Z">
                    <w:rPr>
                      <w:rFonts w:ascii="Times New Roman" w:eastAsia="標楷體" w:hAnsi="Times New Roman" w:cs="Times New Roman" w:hint="eastAsia"/>
                      <w:sz w:val="28"/>
                      <w:szCs w:val="28"/>
                    </w:rPr>
                  </w:rPrChange>
                </w:rPr>
                <w:t>機電署亦正</w:t>
              </w:r>
              <w:r w:rsidRPr="00697F77">
                <w:rPr>
                  <w:rFonts w:ascii="標楷體" w:eastAsia="標楷體" w:hAnsi="標楷體" w:cs="Times New Roman"/>
                  <w:sz w:val="28"/>
                  <w:szCs w:val="28"/>
                  <w:rPrChange w:id="45" w:author="Mr LEUNG Ka Chun 梁嘉俊先生" w:date="2026-03-04T14:55:00Z">
                    <w:rPr>
                      <w:rFonts w:ascii="Times New Roman" w:eastAsia="標楷體" w:hAnsi="Times New Roman" w:cs="Times New Roman"/>
                      <w:sz w:val="28"/>
                      <w:szCs w:val="28"/>
                    </w:rPr>
                  </w:rPrChange>
                </w:rPr>
                <w:fldChar w:fldCharType="begin"/>
              </w:r>
              <w:r w:rsidRPr="00697F77">
                <w:rPr>
                  <w:rFonts w:ascii="標楷體" w:eastAsia="標楷體" w:hAnsi="標楷體" w:cs="Times New Roman"/>
                  <w:sz w:val="28"/>
                  <w:szCs w:val="28"/>
                  <w:rPrChange w:id="46" w:author="Mr LEUNG Ka Chun 梁嘉俊先生" w:date="2026-03-04T14:55:00Z">
                    <w:rPr>
                      <w:rFonts w:ascii="Times New Roman" w:eastAsia="標楷體" w:hAnsi="Times New Roman" w:cs="Times New Roman"/>
                      <w:sz w:val="28"/>
                      <w:szCs w:val="28"/>
                    </w:rPr>
                  </w:rPrChange>
                </w:rPr>
                <w:instrText>HYPERLINK "https://www.hkma.gov.hk/chi/news-and-media/press-releases/2024/05/20240503-3/"</w:instrText>
              </w:r>
              <w:r w:rsidRPr="00697F77">
                <w:rPr>
                  <w:rFonts w:ascii="標楷體" w:eastAsia="標楷體" w:hAnsi="標楷體" w:cs="Times New Roman"/>
                  <w:sz w:val="28"/>
                  <w:szCs w:val="28"/>
                  <w:rPrChange w:id="47" w:author="Mr LEUNG Ka Chun 梁嘉俊先生" w:date="2026-03-04T14:55:00Z">
                    <w:rPr>
                      <w:rFonts w:ascii="Times New Roman" w:eastAsia="標楷體" w:hAnsi="Times New Roman" w:cs="Times New Roman"/>
                      <w:sz w:val="28"/>
                      <w:szCs w:val="28"/>
                    </w:rPr>
                  </w:rPrChange>
                </w:rPr>
              </w:r>
              <w:r w:rsidRPr="00697F77">
                <w:rPr>
                  <w:rFonts w:ascii="標楷體" w:eastAsia="標楷體" w:hAnsi="標楷體" w:cs="Times New Roman"/>
                  <w:sz w:val="28"/>
                  <w:szCs w:val="28"/>
                  <w:rPrChange w:id="48" w:author="Mr LEUNG Ka Chun 梁嘉俊先生" w:date="2026-03-04T14:55:00Z">
                    <w:rPr>
                      <w:rFonts w:ascii="Times New Roman" w:eastAsia="標楷體" w:hAnsi="Times New Roman" w:cs="Times New Roman"/>
                      <w:sz w:val="28"/>
                      <w:szCs w:val="28"/>
                    </w:rPr>
                  </w:rPrChange>
                </w:rPr>
                <w:fldChar w:fldCharType="separate"/>
              </w:r>
            </w:ins>
            <w:ins w:id="49" w:author="Mr LEUNG Ka Chun 梁嘉俊先生" w:date="2026-03-04T14:40:00Z">
              <w:r w:rsidRPr="00697F77">
                <w:rPr>
                  <w:rFonts w:ascii="標楷體" w:eastAsia="標楷體" w:hAnsi="標楷體" w:cs="Times New Roman" w:hint="eastAsia"/>
                  <w:sz w:val="28"/>
                  <w:szCs w:val="28"/>
                  <w:rPrChange w:id="50" w:author="Mr LEUNG Ka Chun 梁嘉俊先生" w:date="2026-03-04T14:55:00Z">
                    <w:rPr>
                      <w:rFonts w:hint="eastAsia"/>
                    </w:rPr>
                  </w:rPrChange>
                </w:rPr>
                <w:t>與</w:t>
              </w:r>
            </w:ins>
            <w:ins w:id="51" w:author="Mr LEUNG Ka Chun 梁嘉俊先生" w:date="2026-03-04T14:39:00Z">
              <w:r w:rsidRPr="00697F77">
                <w:rPr>
                  <w:rFonts w:ascii="標楷體" w:eastAsia="標楷體" w:hAnsi="標楷體" w:hint="eastAsia"/>
                  <w:sz w:val="28"/>
                  <w:szCs w:val="28"/>
                  <w:rPrChange w:id="52" w:author="Mr LEUNG Ka Chun 梁嘉俊先生" w:date="2026-03-04T14:55:00Z">
                    <w:rPr>
                      <w:rStyle w:val="af7"/>
                      <w:rFonts w:ascii="Times New Roman" w:eastAsia="標楷體" w:hAnsi="Times New Roman" w:cs="Times New Roman" w:hint="eastAsia"/>
                      <w:sz w:val="28"/>
                      <w:szCs w:val="28"/>
                    </w:rPr>
                  </w:rPrChange>
                </w:rPr>
                <w:t>香港金融管理局</w:t>
              </w:r>
            </w:ins>
            <w:ins w:id="53" w:author="Mr LEUNG Ka Chun 梁嘉俊先生" w:date="2026-03-04T14:40:00Z">
              <w:r w:rsidRPr="00697F77">
                <w:rPr>
                  <w:rFonts w:ascii="標楷體" w:eastAsia="標楷體" w:hAnsi="標楷體" w:hint="eastAsia"/>
                  <w:sz w:val="28"/>
                  <w:szCs w:val="28"/>
                  <w:rPrChange w:id="54" w:author="Mr LEUNG Ka Chun 梁嘉俊先生" w:date="2026-03-04T14:55:00Z">
                    <w:rPr>
                      <w:rStyle w:val="af7"/>
                      <w:rFonts w:ascii="Times New Roman" w:eastAsia="標楷體" w:hAnsi="Times New Roman" w:cs="Times New Roman" w:hint="eastAsia"/>
                      <w:sz w:val="28"/>
                      <w:szCs w:val="28"/>
                    </w:rPr>
                  </w:rPrChange>
                </w:rPr>
                <w:t>緊密聯繫，把</w:t>
              </w:r>
              <w:proofErr w:type="gramStart"/>
              <w:r w:rsidRPr="00697F77">
                <w:rPr>
                  <w:rFonts w:ascii="標楷體" w:eastAsia="標楷體" w:hAnsi="標楷體" w:hint="eastAsia"/>
                  <w:sz w:val="28"/>
                  <w:szCs w:val="28"/>
                  <w:rPrChange w:id="55" w:author="Mr LEUNG Ka Chun 梁嘉俊先生" w:date="2026-03-04T14:55:00Z">
                    <w:rPr>
                      <w:rStyle w:val="af7"/>
                      <w:rFonts w:ascii="Times New Roman" w:eastAsia="標楷體" w:hAnsi="Times New Roman" w:cs="Times New Roman" w:hint="eastAsia"/>
                      <w:sz w:val="28"/>
                      <w:szCs w:val="28"/>
                    </w:rPr>
                  </w:rPrChange>
                </w:rPr>
                <w:t>綠氫和低碳氫</w:t>
              </w:r>
              <w:proofErr w:type="gramEnd"/>
              <w:r w:rsidRPr="00697F77">
                <w:rPr>
                  <w:rFonts w:ascii="標楷體" w:eastAsia="標楷體" w:hAnsi="標楷體" w:hint="eastAsia"/>
                  <w:sz w:val="28"/>
                  <w:szCs w:val="28"/>
                  <w:rPrChange w:id="56" w:author="Mr LEUNG Ka Chun 梁嘉俊先生" w:date="2026-03-04T14:55:00Z">
                    <w:rPr>
                      <w:rStyle w:val="af7"/>
                      <w:rFonts w:ascii="Times New Roman" w:eastAsia="標楷體" w:hAnsi="Times New Roman" w:cs="Times New Roman" w:hint="eastAsia"/>
                      <w:sz w:val="28"/>
                      <w:szCs w:val="28"/>
                    </w:rPr>
                  </w:rPrChange>
                </w:rPr>
                <w:t>納入</w:t>
              </w:r>
            </w:ins>
            <w:ins w:id="57" w:author="Mr LEUNG Ka Chun 梁嘉俊先生" w:date="2026-03-04T14:39:00Z">
              <w:r w:rsidRPr="00697F77">
                <w:rPr>
                  <w:rFonts w:ascii="標楷體" w:eastAsia="標楷體" w:hAnsi="標楷體" w:hint="eastAsia"/>
                  <w:sz w:val="28"/>
                  <w:szCs w:val="28"/>
                  <w:rPrChange w:id="58" w:author="Mr LEUNG Ka Chun 梁嘉俊先生" w:date="2026-03-04T14:55:00Z">
                    <w:rPr>
                      <w:rStyle w:val="af7"/>
                      <w:rFonts w:ascii="Times New Roman" w:eastAsia="標楷體" w:hAnsi="Times New Roman" w:cs="Times New Roman" w:hint="eastAsia"/>
                      <w:sz w:val="28"/>
                      <w:szCs w:val="28"/>
                    </w:rPr>
                  </w:rPrChange>
                </w:rPr>
                <w:t>香港可持續金融分類目錄</w:t>
              </w:r>
            </w:ins>
            <w:ins w:id="59" w:author="Mr LEUNG Ka Chun 梁嘉俊先生" w:date="2026-03-04T14:40:00Z">
              <w:r w:rsidRPr="00697F77">
                <w:rPr>
                  <w:rFonts w:ascii="標楷體" w:eastAsia="標楷體" w:hAnsi="標楷體" w:hint="eastAsia"/>
                  <w:sz w:val="28"/>
                  <w:szCs w:val="28"/>
                  <w:rPrChange w:id="60" w:author="Mr LEUNG Ka Chun 梁嘉俊先生" w:date="2026-03-04T14:55:00Z">
                    <w:rPr>
                      <w:rStyle w:val="af7"/>
                      <w:rFonts w:ascii="Times New Roman" w:eastAsia="標楷體" w:hAnsi="Times New Roman" w:cs="Times New Roman" w:hint="eastAsia"/>
                      <w:sz w:val="28"/>
                      <w:szCs w:val="28"/>
                    </w:rPr>
                  </w:rPrChange>
                </w:rPr>
                <w:t>，</w:t>
              </w:r>
            </w:ins>
            <w:ins w:id="61" w:author="Mr LEUNG Ka Chun 梁嘉俊先生" w:date="2026-03-04T14:41:00Z">
              <w:r w:rsidRPr="00697F77">
                <w:rPr>
                  <w:rFonts w:ascii="標楷體" w:eastAsia="標楷體" w:hAnsi="標楷體" w:hint="eastAsia"/>
                  <w:sz w:val="28"/>
                  <w:szCs w:val="28"/>
                  <w:rPrChange w:id="62" w:author="Mr LEUNG Ka Chun 梁嘉俊先生" w:date="2026-03-04T14:55:00Z">
                    <w:rPr>
                      <w:rStyle w:val="af7"/>
                      <w:rFonts w:ascii="Times New Roman" w:eastAsia="標楷體" w:hAnsi="Times New Roman" w:cs="Times New Roman" w:hint="eastAsia"/>
                      <w:sz w:val="28"/>
                      <w:szCs w:val="28"/>
                    </w:rPr>
                  </w:rPrChange>
                </w:rPr>
                <w:t>提升業界對綠色金融的認識、加強對綠色經濟活動的共識、促進綠色資金的融通，以及為進一步應用提供基礎。</w:t>
              </w:r>
            </w:ins>
            <w:ins w:id="63" w:author="Mr LEUNG Ka Chun 梁嘉俊先生" w:date="2026-03-04T14:39:00Z">
              <w:r w:rsidRPr="00697F77">
                <w:rPr>
                  <w:rFonts w:ascii="標楷體" w:eastAsia="標楷體" w:hAnsi="標楷體" w:cs="Times New Roman"/>
                  <w:sz w:val="28"/>
                  <w:szCs w:val="28"/>
                  <w:rPrChange w:id="64" w:author="Mr LEUNG Ka Chun 梁嘉俊先生" w:date="2026-03-04T14:55:00Z">
                    <w:rPr>
                      <w:rFonts w:ascii="Times New Roman" w:eastAsia="標楷體" w:hAnsi="Times New Roman" w:cs="Times New Roman"/>
                      <w:sz w:val="28"/>
                      <w:szCs w:val="28"/>
                    </w:rPr>
                  </w:rPrChange>
                </w:rPr>
                <w:fldChar w:fldCharType="end"/>
              </w:r>
            </w:ins>
          </w:p>
          <w:p w14:paraId="3D07820F" w14:textId="77777777" w:rsidR="00364D2A" w:rsidRPr="00364D2A" w:rsidRDefault="00364D2A">
            <w:pPr>
              <w:pStyle w:val="ab"/>
              <w:numPr>
                <w:ilvl w:val="0"/>
                <w:numId w:val="1"/>
              </w:numPr>
              <w:snapToGrid w:val="0"/>
              <w:ind w:leftChars="0"/>
              <w:contextualSpacing/>
              <w:jc w:val="both"/>
              <w:rPr>
                <w:ins w:id="65" w:author="Mr LEUNG Ka Chun 梁嘉俊先生" w:date="2026-03-04T14:45:00Z"/>
                <w:rFonts w:ascii="Times New Roman" w:eastAsia="標楷體" w:hAnsi="Times New Roman" w:cs="Times New Roman"/>
                <w:sz w:val="28"/>
                <w:szCs w:val="28"/>
              </w:rPr>
              <w:pPrChange w:id="66" w:author="Mr LEUNG Ka Chun 梁嘉俊先生" w:date="2026-03-04T14:45:00Z">
                <w:pPr>
                  <w:pStyle w:val="ab"/>
                  <w:snapToGrid w:val="0"/>
                  <w:ind w:leftChars="0"/>
                  <w:contextualSpacing/>
                  <w:jc w:val="both"/>
                </w:pPr>
              </w:pPrChange>
            </w:pPr>
          </w:p>
          <w:p w14:paraId="40CEA368" w14:textId="77777777" w:rsidR="00221596" w:rsidRPr="000D4885" w:rsidRDefault="00221596">
            <w:pPr>
              <w:pStyle w:val="ab"/>
              <w:numPr>
                <w:ilvl w:val="0"/>
                <w:numId w:val="1"/>
              </w:numPr>
              <w:snapToGrid w:val="0"/>
              <w:ind w:leftChars="0"/>
              <w:contextualSpacing/>
              <w:rPr>
                <w:rFonts w:ascii="Times New Roman" w:eastAsia="標楷體" w:hAnsi="Times New Roman" w:cs="Times New Roman"/>
                <w:sz w:val="28"/>
                <w:szCs w:val="28"/>
              </w:rPr>
              <w:pPrChange w:id="67" w:author="Mr LEUNG Ka Chun 梁嘉俊先生" w:date="2026-03-04T14:45:00Z">
                <w:pPr>
                  <w:pStyle w:val="ab"/>
                  <w:snapToGrid w:val="0"/>
                  <w:ind w:leftChars="0"/>
                  <w:contextualSpacing/>
                  <w:jc w:val="both"/>
                </w:pPr>
              </w:pPrChange>
            </w:pPr>
          </w:p>
          <w:p w14:paraId="72AB3914" w14:textId="605473B9" w:rsidR="00214008" w:rsidRDefault="00221596" w:rsidP="000A0548">
            <w:pPr>
              <w:pStyle w:val="ab"/>
              <w:numPr>
                <w:ilvl w:val="0"/>
                <w:numId w:val="1"/>
              </w:numPr>
              <w:snapToGrid w:val="0"/>
              <w:ind w:leftChars="0"/>
              <w:contextualSpacing/>
              <w:jc w:val="both"/>
              <w:rPr>
                <w:rFonts w:ascii="Times New Roman" w:eastAsia="標楷體" w:hAnsi="Times New Roman" w:cs="Times New Roman"/>
                <w:sz w:val="28"/>
                <w:szCs w:val="28"/>
              </w:rPr>
            </w:pPr>
            <w:r>
              <w:rPr>
                <w:rFonts w:ascii="Times New Roman" w:eastAsia="標楷體" w:hAnsi="Times New Roman" w:cs="Times New Roman" w:hint="eastAsia"/>
                <w:b/>
                <w:bCs/>
                <w:sz w:val="28"/>
                <w:szCs w:val="28"/>
              </w:rPr>
              <w:t xml:space="preserve">(Slide </w:t>
            </w:r>
            <w:r w:rsidR="00B20F88">
              <w:rPr>
                <w:rFonts w:ascii="Times New Roman" w:eastAsia="標楷體" w:hAnsi="Times New Roman" w:cs="Times New Roman" w:hint="eastAsia"/>
                <w:b/>
                <w:bCs/>
                <w:sz w:val="28"/>
                <w:szCs w:val="28"/>
              </w:rPr>
              <w:t>28</w:t>
            </w:r>
            <w:r>
              <w:rPr>
                <w:rFonts w:ascii="Times New Roman" w:eastAsia="標楷體" w:hAnsi="Times New Roman" w:cs="Times New Roman" w:hint="eastAsia"/>
                <w:b/>
                <w:bCs/>
                <w:sz w:val="28"/>
                <w:szCs w:val="28"/>
              </w:rPr>
              <w:t xml:space="preserve">) </w:t>
            </w:r>
            <w:r w:rsidR="00214008" w:rsidRPr="00E43C29">
              <w:rPr>
                <w:rFonts w:ascii="Times New Roman" w:eastAsia="標楷體" w:hAnsi="Times New Roman" w:cs="Times New Roman" w:hint="eastAsia"/>
                <w:sz w:val="28"/>
                <w:szCs w:val="28"/>
              </w:rPr>
              <w:t>亞太經合組織能源工作組和東南亞國家聯盟等平台提供了寶貴的機會，促進交流有關能源政策、實踐和技術。</w:t>
            </w:r>
          </w:p>
          <w:p w14:paraId="6F64F71B" w14:textId="167DC965" w:rsidR="00214008" w:rsidRPr="00214008" w:rsidRDefault="00214008" w:rsidP="006B75A6">
            <w:pPr>
              <w:pStyle w:val="ab"/>
              <w:snapToGrid w:val="0"/>
              <w:ind w:leftChars="0"/>
              <w:contextualSpacing/>
              <w:jc w:val="both"/>
              <w:rPr>
                <w:rFonts w:ascii="Times New Roman" w:eastAsia="標楷體" w:hAnsi="Times New Roman" w:cs="Times New Roman"/>
                <w:sz w:val="28"/>
                <w:szCs w:val="28"/>
              </w:rPr>
            </w:pPr>
          </w:p>
        </w:tc>
      </w:tr>
      <w:tr w:rsidR="00FF1EF6" w:rsidRPr="00136E0F" w14:paraId="3164C413" w14:textId="77777777" w:rsidTr="00973B7B">
        <w:trPr>
          <w:trHeight w:val="983"/>
        </w:trPr>
        <w:tc>
          <w:tcPr>
            <w:tcW w:w="2703" w:type="dxa"/>
          </w:tcPr>
          <w:p w14:paraId="735728EC" w14:textId="77777777" w:rsidR="00FF1EF6" w:rsidRDefault="00365F9C" w:rsidP="00957BD4">
            <w:pPr>
              <w:spacing w:afterLines="50" w:after="180" w:line="400" w:lineRule="exact"/>
              <w:contextualSpacing/>
              <w:rPr>
                <w:rFonts w:ascii="Times New Roman" w:eastAsia="標楷體" w:hAnsi="Times New Roman" w:cs="Times New Roman"/>
                <w:b/>
                <w:bCs/>
                <w:sz w:val="28"/>
                <w:szCs w:val="28"/>
              </w:rPr>
            </w:pPr>
            <w:r w:rsidRPr="007E7E2B">
              <w:rPr>
                <w:rFonts w:ascii="Times New Roman" w:eastAsia="標楷體" w:hAnsi="Times New Roman" w:cs="Times New Roman" w:hint="eastAsia"/>
                <w:b/>
                <w:bCs/>
                <w:sz w:val="28"/>
                <w:szCs w:val="28"/>
              </w:rPr>
              <w:lastRenderedPageBreak/>
              <w:t>青</w:t>
            </w:r>
            <w:r w:rsidRPr="00055876">
              <w:rPr>
                <w:rFonts w:ascii="Times New Roman" w:eastAsia="標楷體" w:hAnsi="Times New Roman" w:cs="Times New Roman" w:hint="eastAsia"/>
                <w:b/>
                <w:bCs/>
                <w:sz w:val="28"/>
                <w:szCs w:val="28"/>
              </w:rPr>
              <w:t>少</w:t>
            </w:r>
            <w:r w:rsidRPr="007E7E2B">
              <w:rPr>
                <w:rFonts w:ascii="Times New Roman" w:eastAsia="標楷體" w:hAnsi="Times New Roman" w:cs="Times New Roman" w:hint="eastAsia"/>
                <w:b/>
                <w:bCs/>
                <w:sz w:val="28"/>
                <w:szCs w:val="28"/>
              </w:rPr>
              <w:t>年</w:t>
            </w:r>
            <w:r w:rsidR="00055876" w:rsidRPr="00055876">
              <w:rPr>
                <w:rFonts w:ascii="Times New Roman" w:eastAsia="標楷體" w:hAnsi="Times New Roman" w:cs="Times New Roman" w:hint="eastAsia"/>
                <w:b/>
                <w:bCs/>
                <w:sz w:val="28"/>
                <w:szCs w:val="28"/>
              </w:rPr>
              <w:t>發</w:t>
            </w:r>
            <w:r w:rsidR="00055876" w:rsidRPr="007E7E2B">
              <w:rPr>
                <w:rFonts w:ascii="Times New Roman" w:eastAsia="標楷體" w:hAnsi="Times New Roman" w:cs="Times New Roman" w:hint="eastAsia"/>
                <w:b/>
                <w:bCs/>
                <w:sz w:val="28"/>
                <w:szCs w:val="28"/>
              </w:rPr>
              <w:t>展</w:t>
            </w:r>
            <w:r w:rsidR="00055876" w:rsidRPr="00055876">
              <w:rPr>
                <w:rFonts w:ascii="Times New Roman" w:eastAsia="標楷體" w:hAnsi="Times New Roman" w:cs="Times New Roman" w:hint="eastAsia"/>
                <w:b/>
                <w:bCs/>
                <w:sz w:val="28"/>
                <w:szCs w:val="28"/>
              </w:rPr>
              <w:t>工作</w:t>
            </w:r>
          </w:p>
          <w:p w14:paraId="3898F92A" w14:textId="0674857A" w:rsidR="00342FA0" w:rsidRDefault="00342FA0" w:rsidP="00957BD4">
            <w:pPr>
              <w:spacing w:afterLines="50" w:after="180" w:line="400" w:lineRule="exact"/>
              <w:contextualSpacing/>
              <w:rPr>
                <w:rFonts w:ascii="Times New Roman" w:eastAsia="標楷體" w:hAnsi="Times New Roman" w:cs="Times New Roman"/>
                <w:b/>
                <w:bCs/>
                <w:sz w:val="28"/>
                <w:szCs w:val="28"/>
              </w:rPr>
            </w:pPr>
            <w:r>
              <w:rPr>
                <w:rFonts w:ascii="Times New Roman" w:eastAsia="標楷體" w:hAnsi="Times New Roman" w:cs="Times New Roman" w:hint="eastAsia"/>
                <w:b/>
                <w:bCs/>
                <w:sz w:val="28"/>
                <w:szCs w:val="28"/>
              </w:rPr>
              <w:t>(</w:t>
            </w:r>
            <w:r w:rsidR="00BB7104">
              <w:rPr>
                <w:rFonts w:ascii="Times New Roman" w:eastAsia="標楷體" w:hAnsi="Times New Roman" w:cs="Times New Roman" w:hint="eastAsia"/>
                <w:b/>
                <w:bCs/>
                <w:sz w:val="28"/>
                <w:szCs w:val="28"/>
              </w:rPr>
              <w:t>1</w:t>
            </w:r>
            <w:r>
              <w:rPr>
                <w:rFonts w:ascii="Times New Roman" w:eastAsia="標楷體" w:hAnsi="Times New Roman" w:cs="Times New Roman" w:hint="eastAsia"/>
                <w:b/>
                <w:bCs/>
                <w:sz w:val="28"/>
                <w:szCs w:val="28"/>
              </w:rPr>
              <w:t xml:space="preserve"> min.)</w:t>
            </w:r>
          </w:p>
          <w:p w14:paraId="61ACF2F1" w14:textId="449F40BA" w:rsidR="00134177" w:rsidRPr="00811898" w:rsidRDefault="00134177" w:rsidP="00957BD4">
            <w:pPr>
              <w:spacing w:afterLines="50" w:after="180" w:line="400" w:lineRule="exact"/>
              <w:contextualSpacing/>
              <w:rPr>
                <w:rFonts w:ascii="Times New Roman" w:eastAsia="標楷體" w:hAnsi="Times New Roman" w:cs="Times New Roman"/>
                <w:b/>
                <w:bCs/>
                <w:sz w:val="28"/>
                <w:szCs w:val="28"/>
              </w:rPr>
            </w:pPr>
          </w:p>
        </w:tc>
        <w:tc>
          <w:tcPr>
            <w:tcW w:w="7215" w:type="dxa"/>
          </w:tcPr>
          <w:p w14:paraId="77318281" w14:textId="75246E43" w:rsidR="00A934DB" w:rsidRDefault="00221596" w:rsidP="00B20F88">
            <w:pPr>
              <w:pStyle w:val="ab"/>
              <w:numPr>
                <w:ilvl w:val="0"/>
                <w:numId w:val="4"/>
              </w:numPr>
              <w:snapToGrid w:val="0"/>
              <w:ind w:leftChars="0"/>
              <w:contextualSpacing/>
              <w:jc w:val="both"/>
              <w:rPr>
                <w:rFonts w:ascii="Times New Roman" w:eastAsia="標楷體" w:hAnsi="Times New Roman" w:cs="Times New Roman"/>
                <w:sz w:val="28"/>
                <w:szCs w:val="28"/>
              </w:rPr>
            </w:pPr>
            <w:r w:rsidRPr="00221596">
              <w:rPr>
                <w:rFonts w:ascii="Times New Roman" w:eastAsia="標楷體" w:hAnsi="Times New Roman" w:cs="Times New Roman" w:hint="eastAsia"/>
                <w:b/>
                <w:bCs/>
                <w:sz w:val="28"/>
                <w:szCs w:val="28"/>
              </w:rPr>
              <w:t xml:space="preserve">(Slide </w:t>
            </w:r>
            <w:r w:rsidR="00B20F88">
              <w:rPr>
                <w:rFonts w:ascii="Times New Roman" w:eastAsia="標楷體" w:hAnsi="Times New Roman" w:cs="Times New Roman" w:hint="eastAsia"/>
                <w:b/>
                <w:bCs/>
                <w:sz w:val="28"/>
                <w:szCs w:val="28"/>
              </w:rPr>
              <w:t>29</w:t>
            </w:r>
            <w:r w:rsidR="0059358B">
              <w:rPr>
                <w:rFonts w:ascii="Times New Roman" w:eastAsia="標楷體" w:hAnsi="Times New Roman" w:cs="Times New Roman" w:hint="eastAsia"/>
                <w:b/>
                <w:bCs/>
                <w:sz w:val="28"/>
                <w:szCs w:val="28"/>
              </w:rPr>
              <w:t>-3</w:t>
            </w:r>
            <w:r w:rsidR="00B20F88">
              <w:rPr>
                <w:rFonts w:ascii="Times New Roman" w:eastAsia="標楷體" w:hAnsi="Times New Roman" w:cs="Times New Roman" w:hint="eastAsia"/>
                <w:b/>
                <w:bCs/>
                <w:sz w:val="28"/>
                <w:szCs w:val="28"/>
              </w:rPr>
              <w:t>4</w:t>
            </w:r>
            <w:r w:rsidRPr="00221596">
              <w:rPr>
                <w:rFonts w:ascii="Times New Roman" w:eastAsia="標楷體" w:hAnsi="Times New Roman" w:cs="Times New Roman" w:hint="eastAsia"/>
                <w:b/>
                <w:bCs/>
                <w:sz w:val="28"/>
                <w:szCs w:val="28"/>
              </w:rPr>
              <w:t xml:space="preserve">) </w:t>
            </w:r>
            <w:r w:rsidR="00A15014" w:rsidRPr="00221596">
              <w:rPr>
                <w:rFonts w:ascii="Times New Roman" w:eastAsia="標楷體" w:hAnsi="Times New Roman" w:cs="Times New Roman" w:hint="eastAsia"/>
                <w:sz w:val="28"/>
                <w:szCs w:val="28"/>
              </w:rPr>
              <w:t>機電署一直高度重視青</w:t>
            </w:r>
            <w:r w:rsidR="00DF4E88" w:rsidRPr="00221596">
              <w:rPr>
                <w:rFonts w:ascii="Times New Roman" w:eastAsia="標楷體" w:hAnsi="Times New Roman" w:cs="Times New Roman" w:hint="eastAsia"/>
                <w:sz w:val="28"/>
                <w:szCs w:val="28"/>
              </w:rPr>
              <w:t>少</w:t>
            </w:r>
            <w:r w:rsidR="00A15014" w:rsidRPr="00221596">
              <w:rPr>
                <w:rFonts w:ascii="Times New Roman" w:eastAsia="標楷體" w:hAnsi="Times New Roman" w:cs="Times New Roman" w:hint="eastAsia"/>
                <w:sz w:val="28"/>
                <w:szCs w:val="28"/>
              </w:rPr>
              <w:t>年發展，</w:t>
            </w:r>
            <w:r w:rsidR="00FF1EF6" w:rsidRPr="00221596">
              <w:rPr>
                <w:rFonts w:ascii="Times New Roman" w:eastAsia="標楷體" w:hAnsi="Times New Roman" w:cs="Times New Roman" w:hint="eastAsia"/>
                <w:sz w:val="28"/>
                <w:szCs w:val="28"/>
              </w:rPr>
              <w:t>持續透過一系列多元活動，</w:t>
            </w:r>
            <w:r w:rsidR="00DF4E88" w:rsidRPr="00221596">
              <w:rPr>
                <w:rFonts w:ascii="Times New Roman" w:eastAsia="標楷體" w:hAnsi="Times New Roman" w:cs="Times New Roman" w:hint="eastAsia"/>
                <w:sz w:val="28"/>
                <w:szCs w:val="28"/>
              </w:rPr>
              <w:t>包括</w:t>
            </w:r>
            <w:r w:rsidR="00CA47C4" w:rsidRPr="00221596">
              <w:rPr>
                <w:rFonts w:ascii="Times New Roman" w:eastAsia="標楷體" w:hAnsi="Times New Roman" w:cs="Times New Roman" w:hint="eastAsia"/>
                <w:sz w:val="28"/>
                <w:szCs w:val="28"/>
              </w:rPr>
              <w:t>教育徑、</w:t>
            </w:r>
            <w:r w:rsidR="00DF4E88" w:rsidRPr="00221596">
              <w:rPr>
                <w:rFonts w:ascii="Times New Roman" w:eastAsia="標楷體" w:hAnsi="Times New Roman" w:cs="Times New Roman" w:hint="eastAsia"/>
                <w:sz w:val="28"/>
                <w:szCs w:val="28"/>
              </w:rPr>
              <w:t>學校外展活動</w:t>
            </w:r>
            <w:r w:rsidR="0065200B" w:rsidRPr="00221596">
              <w:rPr>
                <w:rFonts w:ascii="Times New Roman" w:eastAsia="標楷體" w:hAnsi="Times New Roman" w:cs="Times New Roman" w:hint="eastAsia"/>
                <w:sz w:val="28"/>
                <w:szCs w:val="28"/>
              </w:rPr>
              <w:t>、</w:t>
            </w:r>
            <w:r w:rsidR="0065200B" w:rsidRPr="00221596">
              <w:rPr>
                <w:rFonts w:ascii="Times New Roman" w:eastAsia="標楷體" w:hAnsi="Times New Roman" w:cs="Times New Roman" w:hint="eastAsia"/>
                <w:sz w:val="28"/>
                <w:szCs w:val="28"/>
              </w:rPr>
              <w:t>STEAM</w:t>
            </w:r>
            <w:r w:rsidR="0065200B" w:rsidRPr="00221596">
              <w:rPr>
                <w:rFonts w:ascii="Times New Roman" w:eastAsia="標楷體" w:hAnsi="Times New Roman" w:cs="Times New Roman" w:hint="eastAsia"/>
                <w:sz w:val="28"/>
                <w:szCs w:val="28"/>
              </w:rPr>
              <w:t>工作坊、</w:t>
            </w:r>
            <w:r w:rsidR="00DF4E88" w:rsidRPr="00221596">
              <w:rPr>
                <w:rFonts w:ascii="Times New Roman" w:eastAsia="標楷體" w:hAnsi="Times New Roman" w:cs="Times New Roman" w:hint="eastAsia"/>
                <w:sz w:val="28"/>
                <w:szCs w:val="28"/>
              </w:rPr>
              <w:t>比賽</w:t>
            </w:r>
            <w:r w:rsidR="00CA47C4" w:rsidRPr="00221596">
              <w:rPr>
                <w:rFonts w:ascii="Times New Roman" w:eastAsia="標楷體" w:hAnsi="Times New Roman" w:cs="Times New Roman" w:hint="eastAsia"/>
                <w:sz w:val="28"/>
                <w:szCs w:val="28"/>
              </w:rPr>
              <w:t>、商場展覽</w:t>
            </w:r>
            <w:r w:rsidR="00DF4E88" w:rsidRPr="00221596">
              <w:rPr>
                <w:rFonts w:ascii="Times New Roman" w:eastAsia="標楷體" w:hAnsi="Times New Roman" w:cs="Times New Roman" w:hint="eastAsia"/>
                <w:sz w:val="28"/>
                <w:szCs w:val="28"/>
              </w:rPr>
              <w:t>等</w:t>
            </w:r>
            <w:r w:rsidR="00FF1EF6" w:rsidRPr="00221596">
              <w:rPr>
                <w:rFonts w:ascii="Times New Roman" w:eastAsia="標楷體" w:hAnsi="Times New Roman" w:cs="Times New Roman" w:hint="eastAsia"/>
                <w:sz w:val="28"/>
                <w:szCs w:val="28"/>
              </w:rPr>
              <w:t>向</w:t>
            </w:r>
            <w:r w:rsidR="0065200B" w:rsidRPr="00221596">
              <w:rPr>
                <w:rFonts w:ascii="Times New Roman" w:eastAsia="標楷體" w:hAnsi="Times New Roman" w:cs="Times New Roman" w:hint="eastAsia"/>
                <w:sz w:val="28"/>
                <w:szCs w:val="28"/>
              </w:rPr>
              <w:t>社會大衆特別是年青人展示機電安全、節能減碳和創新科技</w:t>
            </w:r>
            <w:r w:rsidR="00FF1EF6" w:rsidRPr="00221596">
              <w:rPr>
                <w:rFonts w:ascii="Times New Roman" w:eastAsia="標楷體" w:hAnsi="Times New Roman" w:cs="Times New Roman" w:hint="eastAsia"/>
                <w:sz w:val="28"/>
                <w:szCs w:val="28"/>
              </w:rPr>
              <w:t>。</w:t>
            </w:r>
          </w:p>
          <w:p w14:paraId="56852EF4" w14:textId="77777777" w:rsidR="00221596" w:rsidRPr="00221596" w:rsidRDefault="00221596" w:rsidP="00221596">
            <w:pPr>
              <w:pStyle w:val="ab"/>
              <w:snapToGrid w:val="0"/>
              <w:ind w:leftChars="0"/>
              <w:contextualSpacing/>
              <w:jc w:val="both"/>
              <w:rPr>
                <w:rFonts w:ascii="Times New Roman" w:eastAsia="標楷體" w:hAnsi="Times New Roman" w:cs="Times New Roman"/>
                <w:sz w:val="28"/>
                <w:szCs w:val="28"/>
              </w:rPr>
            </w:pPr>
          </w:p>
          <w:p w14:paraId="408A0C02" w14:textId="2CC23C5B" w:rsidR="00FF1EF6" w:rsidRDefault="00FF1EF6" w:rsidP="000A0548">
            <w:pPr>
              <w:pStyle w:val="ab"/>
              <w:numPr>
                <w:ilvl w:val="0"/>
                <w:numId w:val="1"/>
              </w:numPr>
              <w:snapToGrid w:val="0"/>
              <w:ind w:leftChars="0"/>
              <w:contextualSpacing/>
              <w:jc w:val="both"/>
              <w:rPr>
                <w:rFonts w:ascii="Times New Roman" w:eastAsia="標楷體" w:hAnsi="Times New Roman" w:cs="Times New Roman"/>
                <w:sz w:val="28"/>
                <w:szCs w:val="28"/>
              </w:rPr>
            </w:pPr>
            <w:r w:rsidRPr="00365F9C">
              <w:rPr>
                <w:rFonts w:ascii="Times New Roman" w:eastAsia="標楷體" w:hAnsi="Times New Roman" w:cs="Times New Roman" w:hint="eastAsia"/>
                <w:sz w:val="28"/>
                <w:szCs w:val="28"/>
              </w:rPr>
              <w:t>｢機電青少年大使計劃｣提升</w:t>
            </w:r>
            <w:r w:rsidR="00365F9C" w:rsidRPr="00365F9C">
              <w:rPr>
                <w:rFonts w:ascii="Times New Roman" w:eastAsia="標楷體" w:hAnsi="Times New Roman" w:cs="Times New Roman" w:hint="eastAsia"/>
                <w:sz w:val="28"/>
                <w:szCs w:val="28"/>
              </w:rPr>
              <w:t>青少年和</w:t>
            </w:r>
            <w:r w:rsidRPr="00365F9C">
              <w:rPr>
                <w:rFonts w:ascii="Times New Roman" w:eastAsia="標楷體" w:hAnsi="Times New Roman" w:cs="Times New Roman" w:hint="eastAsia"/>
                <w:sz w:val="28"/>
                <w:szCs w:val="28"/>
              </w:rPr>
              <w:t>學生對機電安全、能源效益和機電行業的興趣。</w:t>
            </w:r>
          </w:p>
          <w:p w14:paraId="679C2420" w14:textId="77777777" w:rsidR="00A15014" w:rsidRDefault="00A15014" w:rsidP="00A15014">
            <w:pPr>
              <w:pStyle w:val="ab"/>
              <w:snapToGrid w:val="0"/>
              <w:ind w:leftChars="0"/>
              <w:contextualSpacing/>
              <w:jc w:val="both"/>
              <w:rPr>
                <w:rFonts w:ascii="Times New Roman" w:eastAsia="標楷體" w:hAnsi="Times New Roman" w:cs="Times New Roman"/>
                <w:sz w:val="28"/>
                <w:szCs w:val="28"/>
              </w:rPr>
            </w:pPr>
          </w:p>
          <w:p w14:paraId="2779FCB2" w14:textId="42E678B8" w:rsidR="00A15014" w:rsidRPr="00A15014" w:rsidRDefault="00A15014" w:rsidP="000A0548">
            <w:pPr>
              <w:pStyle w:val="ab"/>
              <w:numPr>
                <w:ilvl w:val="0"/>
                <w:numId w:val="1"/>
              </w:numPr>
              <w:snapToGrid w:val="0"/>
              <w:ind w:leftChars="0"/>
              <w:contextualSpacing/>
              <w:jc w:val="both"/>
              <w:rPr>
                <w:rFonts w:ascii="Times New Roman" w:eastAsia="標楷體" w:hAnsi="Times New Roman" w:cs="Times New Roman"/>
                <w:sz w:val="28"/>
                <w:szCs w:val="28"/>
              </w:rPr>
            </w:pPr>
            <w:r w:rsidRPr="00A15014">
              <w:rPr>
                <w:rFonts w:ascii="Times New Roman" w:eastAsia="標楷體" w:hAnsi="Times New Roman" w:cs="Times New Roman" w:hint="eastAsia"/>
                <w:sz w:val="28"/>
                <w:szCs w:val="28"/>
              </w:rPr>
              <w:t>機電署近年成立「青年發展委員會」，成功推動多個項目和</w:t>
            </w:r>
            <w:r w:rsidRPr="00055876">
              <w:rPr>
                <w:rFonts w:ascii="Times New Roman" w:eastAsia="標楷體" w:hAnsi="Times New Roman" w:cs="Times New Roman" w:hint="eastAsia"/>
                <w:sz w:val="28"/>
                <w:szCs w:val="28"/>
              </w:rPr>
              <w:t>交流</w:t>
            </w:r>
            <w:r w:rsidRPr="00A15014">
              <w:rPr>
                <w:rFonts w:ascii="Times New Roman" w:eastAsia="標楷體" w:hAnsi="Times New Roman" w:cs="Times New Roman" w:hint="eastAsia"/>
                <w:sz w:val="28"/>
                <w:szCs w:val="28"/>
              </w:rPr>
              <w:t>活動，讓青年人有更多機會參與決策和拓展視野。</w:t>
            </w:r>
          </w:p>
          <w:p w14:paraId="42F0F7F2" w14:textId="77777777" w:rsidR="00FF1EF6" w:rsidRPr="007F7984" w:rsidRDefault="00FF1EF6" w:rsidP="00A15014">
            <w:pPr>
              <w:pStyle w:val="ab"/>
              <w:snapToGrid w:val="0"/>
              <w:ind w:leftChars="0"/>
              <w:contextualSpacing/>
              <w:jc w:val="both"/>
              <w:rPr>
                <w:rFonts w:ascii="Times New Roman" w:eastAsia="標楷體" w:hAnsi="Times New Roman" w:cs="Times New Roman"/>
                <w:sz w:val="28"/>
                <w:szCs w:val="28"/>
              </w:rPr>
            </w:pPr>
          </w:p>
        </w:tc>
      </w:tr>
      <w:tr w:rsidR="00342FA0" w:rsidRPr="00136E0F" w14:paraId="54A09C3B" w14:textId="77777777" w:rsidTr="00973B7B">
        <w:trPr>
          <w:trHeight w:val="983"/>
        </w:trPr>
        <w:tc>
          <w:tcPr>
            <w:tcW w:w="2703" w:type="dxa"/>
          </w:tcPr>
          <w:p w14:paraId="1565F577" w14:textId="77777777" w:rsidR="00342FA0" w:rsidRDefault="00342FA0" w:rsidP="00342FA0">
            <w:pPr>
              <w:spacing w:afterLines="50" w:after="180" w:line="400" w:lineRule="exact"/>
              <w:contextualSpacing/>
              <w:rPr>
                <w:rFonts w:ascii="Times New Roman" w:eastAsia="標楷體" w:hAnsi="Times New Roman" w:cs="Times New Roman"/>
                <w:b/>
                <w:bCs/>
                <w:sz w:val="28"/>
                <w:szCs w:val="28"/>
              </w:rPr>
            </w:pPr>
            <w:r w:rsidRPr="00136E0F">
              <w:rPr>
                <w:rFonts w:ascii="Times New Roman" w:eastAsia="標楷體" w:hAnsi="Times New Roman" w:cs="Times New Roman" w:hint="eastAsia"/>
                <w:b/>
                <w:bCs/>
                <w:sz w:val="28"/>
                <w:szCs w:val="28"/>
              </w:rPr>
              <w:lastRenderedPageBreak/>
              <w:t>結語</w:t>
            </w:r>
          </w:p>
          <w:p w14:paraId="550697BB" w14:textId="43912C3D" w:rsidR="001C1E2C" w:rsidRPr="007E7E2B" w:rsidRDefault="001C1E2C" w:rsidP="00342FA0">
            <w:pPr>
              <w:spacing w:afterLines="50" w:after="180" w:line="400" w:lineRule="exact"/>
              <w:contextualSpacing/>
              <w:rPr>
                <w:rFonts w:ascii="Times New Roman" w:eastAsia="標楷體" w:hAnsi="Times New Roman" w:cs="Times New Roman"/>
                <w:b/>
                <w:bCs/>
                <w:sz w:val="28"/>
                <w:szCs w:val="28"/>
              </w:rPr>
            </w:pPr>
            <w:r>
              <w:rPr>
                <w:rFonts w:ascii="Times New Roman" w:eastAsia="標楷體" w:hAnsi="Times New Roman" w:cs="Times New Roman" w:hint="eastAsia"/>
                <w:b/>
                <w:bCs/>
                <w:sz w:val="28"/>
                <w:szCs w:val="28"/>
              </w:rPr>
              <w:t>(1 min.)</w:t>
            </w:r>
          </w:p>
        </w:tc>
        <w:tc>
          <w:tcPr>
            <w:tcW w:w="7215" w:type="dxa"/>
          </w:tcPr>
          <w:p w14:paraId="612B1816" w14:textId="4C5FC22D" w:rsidR="00342FA0" w:rsidRDefault="0059358B" w:rsidP="000A0548">
            <w:pPr>
              <w:pStyle w:val="ab"/>
              <w:numPr>
                <w:ilvl w:val="0"/>
                <w:numId w:val="1"/>
              </w:numPr>
              <w:snapToGrid w:val="0"/>
              <w:ind w:leftChars="0"/>
              <w:contextualSpacing/>
              <w:jc w:val="both"/>
              <w:rPr>
                <w:rFonts w:ascii="Times New Roman" w:eastAsia="標楷體" w:hAnsi="Times New Roman" w:cs="Times New Roman"/>
                <w:sz w:val="28"/>
                <w:szCs w:val="28"/>
              </w:rPr>
            </w:pPr>
            <w:r w:rsidRPr="00221596">
              <w:rPr>
                <w:rFonts w:ascii="Times New Roman" w:eastAsia="標楷體" w:hAnsi="Times New Roman" w:cs="Times New Roman" w:hint="eastAsia"/>
                <w:b/>
                <w:bCs/>
                <w:sz w:val="28"/>
                <w:szCs w:val="28"/>
              </w:rPr>
              <w:t xml:space="preserve">(Slide </w:t>
            </w:r>
            <w:r>
              <w:rPr>
                <w:rFonts w:ascii="Times New Roman" w:eastAsia="標楷體" w:hAnsi="Times New Roman" w:cs="Times New Roman" w:hint="eastAsia"/>
                <w:b/>
                <w:bCs/>
                <w:sz w:val="28"/>
                <w:szCs w:val="28"/>
              </w:rPr>
              <w:t>3</w:t>
            </w:r>
            <w:r w:rsidR="00B20F88">
              <w:rPr>
                <w:rFonts w:ascii="Times New Roman" w:eastAsia="標楷體" w:hAnsi="Times New Roman" w:cs="Times New Roman" w:hint="eastAsia"/>
                <w:b/>
                <w:bCs/>
                <w:sz w:val="28"/>
                <w:szCs w:val="28"/>
              </w:rPr>
              <w:t>5</w:t>
            </w:r>
            <w:r>
              <w:rPr>
                <w:rFonts w:ascii="Times New Roman" w:eastAsia="標楷體" w:hAnsi="Times New Roman" w:cs="Times New Roman" w:hint="eastAsia"/>
                <w:b/>
                <w:bCs/>
                <w:sz w:val="28"/>
                <w:szCs w:val="28"/>
              </w:rPr>
              <w:t>-37</w:t>
            </w:r>
            <w:r w:rsidRPr="00221596">
              <w:rPr>
                <w:rFonts w:ascii="Times New Roman" w:eastAsia="標楷體" w:hAnsi="Times New Roman" w:cs="Times New Roman" w:hint="eastAsia"/>
                <w:b/>
                <w:bCs/>
                <w:sz w:val="28"/>
                <w:szCs w:val="28"/>
              </w:rPr>
              <w:t>)</w:t>
            </w:r>
            <w:r w:rsidR="00CB6112">
              <w:rPr>
                <w:rFonts w:ascii="Times New Roman" w:eastAsia="標楷體" w:hAnsi="Times New Roman" w:cs="Times New Roman" w:hint="eastAsia"/>
                <w:b/>
                <w:bCs/>
                <w:sz w:val="28"/>
                <w:szCs w:val="28"/>
              </w:rPr>
              <w:t xml:space="preserve"> </w:t>
            </w:r>
            <w:r w:rsidR="00342FA0" w:rsidRPr="00342FA0">
              <w:rPr>
                <w:rFonts w:ascii="Times New Roman" w:eastAsia="標楷體" w:hAnsi="Times New Roman" w:cs="Times New Roman" w:hint="eastAsia"/>
                <w:sz w:val="28"/>
                <w:szCs w:val="28"/>
              </w:rPr>
              <w:t>希望以上分享可以讓大家對機電署的工作</w:t>
            </w:r>
            <w:r w:rsidR="00342FA0">
              <w:rPr>
                <w:rFonts w:ascii="Times New Roman" w:eastAsia="標楷體" w:hAnsi="Times New Roman" w:cs="Times New Roman" w:hint="eastAsia"/>
                <w:sz w:val="28"/>
                <w:szCs w:val="28"/>
              </w:rPr>
              <w:t>和</w:t>
            </w:r>
            <w:r w:rsidR="00342FA0" w:rsidRPr="00E22CD0">
              <w:rPr>
                <w:rFonts w:ascii="Times New Roman" w:eastAsia="標楷體" w:hAnsi="Times New Roman" w:cs="Times New Roman"/>
                <w:sz w:val="28"/>
                <w:szCs w:val="28"/>
              </w:rPr>
              <w:t>機電</w:t>
            </w:r>
            <w:r w:rsidR="00342FA0" w:rsidRPr="00E22CD0">
              <w:rPr>
                <w:rFonts w:ascii="Times New Roman" w:eastAsia="標楷體" w:hAnsi="Times New Roman" w:cs="Times New Roman" w:hint="eastAsia"/>
                <w:sz w:val="28"/>
                <w:szCs w:val="28"/>
              </w:rPr>
              <w:t>業</w:t>
            </w:r>
            <w:r w:rsidR="00342FA0" w:rsidRPr="007B19E5">
              <w:rPr>
                <w:rFonts w:ascii="Times New Roman" w:eastAsia="標楷體" w:hAnsi="Times New Roman" w:cs="Times New Roman" w:hint="eastAsia"/>
                <w:sz w:val="28"/>
                <w:szCs w:val="28"/>
              </w:rPr>
              <w:t>最新發展</w:t>
            </w:r>
            <w:r w:rsidR="00342FA0">
              <w:rPr>
                <w:rFonts w:ascii="Times New Roman" w:eastAsia="標楷體" w:hAnsi="Times New Roman" w:cs="Times New Roman" w:hint="eastAsia"/>
                <w:sz w:val="28"/>
                <w:szCs w:val="28"/>
              </w:rPr>
              <w:t>有</w:t>
            </w:r>
            <w:r w:rsidR="00342FA0" w:rsidRPr="00342FA0">
              <w:rPr>
                <w:rFonts w:ascii="Times New Roman" w:eastAsia="標楷體" w:hAnsi="Times New Roman" w:cs="Times New Roman" w:hint="eastAsia"/>
                <w:sz w:val="28"/>
                <w:szCs w:val="28"/>
              </w:rPr>
              <w:t>初步</w:t>
            </w:r>
            <w:r w:rsidR="00342FA0">
              <w:rPr>
                <w:rFonts w:ascii="Times New Roman" w:eastAsia="標楷體" w:hAnsi="Times New Roman" w:cs="Times New Roman" w:hint="eastAsia"/>
                <w:sz w:val="28"/>
                <w:szCs w:val="28"/>
              </w:rPr>
              <w:t>認識</w:t>
            </w:r>
            <w:r w:rsidR="00342FA0" w:rsidRPr="00A15014">
              <w:rPr>
                <w:rFonts w:ascii="Times New Roman" w:eastAsia="標楷體" w:hAnsi="Times New Roman" w:cs="Times New Roman" w:hint="eastAsia"/>
                <w:sz w:val="28"/>
                <w:szCs w:val="28"/>
              </w:rPr>
              <w:t>。</w:t>
            </w:r>
          </w:p>
          <w:p w14:paraId="3452B77A" w14:textId="77777777" w:rsidR="00342FA0" w:rsidRDefault="00342FA0" w:rsidP="00342FA0">
            <w:pPr>
              <w:pStyle w:val="ab"/>
              <w:snapToGrid w:val="0"/>
              <w:ind w:leftChars="0"/>
              <w:contextualSpacing/>
              <w:jc w:val="both"/>
              <w:rPr>
                <w:rFonts w:ascii="Times New Roman" w:eastAsia="標楷體" w:hAnsi="Times New Roman" w:cs="Times New Roman"/>
                <w:sz w:val="28"/>
                <w:szCs w:val="28"/>
              </w:rPr>
            </w:pPr>
          </w:p>
          <w:p w14:paraId="4F8C36F3" w14:textId="77777777" w:rsidR="000A0548" w:rsidRDefault="000A0548" w:rsidP="000A0548">
            <w:pPr>
              <w:pStyle w:val="ab"/>
              <w:numPr>
                <w:ilvl w:val="0"/>
                <w:numId w:val="1"/>
              </w:numPr>
              <w:snapToGrid w:val="0"/>
              <w:ind w:leftChars="0"/>
              <w:contextualSpacing/>
              <w:jc w:val="both"/>
              <w:rPr>
                <w:rFonts w:ascii="Times New Roman" w:eastAsia="標楷體" w:hAnsi="Times New Roman" w:cs="Times New Roman"/>
                <w:sz w:val="28"/>
                <w:szCs w:val="28"/>
              </w:rPr>
            </w:pPr>
            <w:r w:rsidRPr="00973B7B">
              <w:rPr>
                <w:rFonts w:ascii="Times New Roman" w:eastAsia="標楷體" w:hAnsi="Times New Roman" w:cs="Times New Roman" w:hint="eastAsia"/>
                <w:sz w:val="28"/>
                <w:szCs w:val="28"/>
              </w:rPr>
              <w:t>香港</w:t>
            </w:r>
            <w:r>
              <w:rPr>
                <w:rFonts w:ascii="Times New Roman" w:eastAsia="標楷體" w:hAnsi="Times New Roman" w:cs="Times New Roman" w:hint="eastAsia"/>
                <w:sz w:val="28"/>
                <w:szCs w:val="28"/>
              </w:rPr>
              <w:t>正</w:t>
            </w:r>
            <w:r w:rsidRPr="00973B7B">
              <w:rPr>
                <w:rFonts w:ascii="Times New Roman" w:eastAsia="標楷體" w:hAnsi="Times New Roman" w:cs="Times New Roman" w:hint="eastAsia"/>
                <w:sz w:val="28"/>
                <w:szCs w:val="28"/>
              </w:rPr>
              <w:t>積極融入國家發展，</w:t>
            </w:r>
            <w:r w:rsidRPr="00680EC0">
              <w:rPr>
                <w:rFonts w:ascii="Times New Roman" w:eastAsia="標楷體" w:hAnsi="Times New Roman" w:cs="Times New Roman"/>
                <w:sz w:val="28"/>
                <w:szCs w:val="28"/>
              </w:rPr>
              <w:t>為</w:t>
            </w:r>
            <w:r w:rsidRPr="00973B7B">
              <w:rPr>
                <w:rFonts w:ascii="Times New Roman" w:eastAsia="標楷體" w:hAnsi="Times New Roman" w:cs="Times New Roman" w:hint="eastAsia"/>
                <w:sz w:val="28"/>
                <w:szCs w:val="28"/>
              </w:rPr>
              <w:t>青年人</w:t>
            </w:r>
            <w:r w:rsidRPr="00680EC0">
              <w:rPr>
                <w:rFonts w:ascii="Times New Roman" w:eastAsia="標楷體" w:hAnsi="Times New Roman" w:cs="Times New Roman"/>
                <w:sz w:val="28"/>
                <w:szCs w:val="28"/>
              </w:rPr>
              <w:t>帶來種種機遇。</w:t>
            </w:r>
          </w:p>
          <w:p w14:paraId="0BA3AC57" w14:textId="77777777" w:rsidR="000A0548" w:rsidRDefault="000A0548" w:rsidP="001615B8">
            <w:pPr>
              <w:pStyle w:val="ab"/>
              <w:snapToGrid w:val="0"/>
              <w:ind w:leftChars="0"/>
              <w:contextualSpacing/>
              <w:jc w:val="both"/>
              <w:rPr>
                <w:rFonts w:ascii="Times New Roman" w:eastAsia="標楷體" w:hAnsi="Times New Roman" w:cs="Times New Roman"/>
                <w:sz w:val="28"/>
                <w:szCs w:val="28"/>
              </w:rPr>
            </w:pPr>
          </w:p>
          <w:p w14:paraId="004EE35E" w14:textId="379E2565" w:rsidR="00342FA0" w:rsidRPr="001C1E2C" w:rsidRDefault="000A0548" w:rsidP="000A0548">
            <w:pPr>
              <w:pStyle w:val="ab"/>
              <w:numPr>
                <w:ilvl w:val="0"/>
                <w:numId w:val="1"/>
              </w:numPr>
              <w:snapToGrid w:val="0"/>
              <w:ind w:leftChars="0"/>
              <w:contextualSpacing/>
              <w:jc w:val="both"/>
              <w:rPr>
                <w:rFonts w:ascii="Times New Roman" w:eastAsia="標楷體" w:hAnsi="Times New Roman" w:cs="Times New Roman"/>
                <w:sz w:val="28"/>
                <w:szCs w:val="28"/>
              </w:rPr>
            </w:pPr>
            <w:r>
              <w:rPr>
                <w:rFonts w:ascii="Times New Roman" w:eastAsia="標楷體" w:hAnsi="Times New Roman" w:cs="Times New Roman" w:hint="eastAsia"/>
                <w:sz w:val="28"/>
                <w:szCs w:val="28"/>
              </w:rPr>
              <w:t>而</w:t>
            </w:r>
            <w:r w:rsidR="00342FA0" w:rsidRPr="001C1E2C">
              <w:rPr>
                <w:rFonts w:ascii="Times New Roman" w:eastAsia="標楷體" w:hAnsi="Times New Roman" w:cs="Times New Roman" w:hint="eastAsia"/>
                <w:sz w:val="28"/>
                <w:szCs w:val="28"/>
              </w:rPr>
              <w:t>機電署將繼續致力加強與各界合作，探索和</w:t>
            </w:r>
            <w:r w:rsidR="00342FA0" w:rsidRPr="001C1E2C">
              <w:rPr>
                <w:rFonts w:ascii="Times New Roman" w:eastAsia="標楷體" w:hAnsi="Times New Roman" w:cs="Times New Roman"/>
                <w:sz w:val="28"/>
                <w:szCs w:val="28"/>
              </w:rPr>
              <w:t>推動</w:t>
            </w:r>
            <w:r w:rsidR="00342FA0" w:rsidRPr="001C1E2C">
              <w:rPr>
                <w:rFonts w:ascii="Times New Roman" w:eastAsia="標楷體" w:hAnsi="Times New Roman" w:cs="Times New Roman" w:hint="eastAsia"/>
                <w:sz w:val="28"/>
                <w:szCs w:val="28"/>
              </w:rPr>
              <w:t>創新科技發展和應用，</w:t>
            </w:r>
            <w:r w:rsidR="001C1E2C" w:rsidRPr="001C1E2C">
              <w:rPr>
                <w:rFonts w:ascii="Times New Roman" w:eastAsia="標楷體" w:hAnsi="Times New Roman" w:cs="Times New Roman" w:hint="eastAsia"/>
                <w:sz w:val="28"/>
                <w:szCs w:val="28"/>
              </w:rPr>
              <w:t>並</w:t>
            </w:r>
            <w:r w:rsidR="00342FA0" w:rsidRPr="001C1E2C">
              <w:rPr>
                <w:rFonts w:ascii="Times New Roman" w:eastAsia="標楷體" w:hAnsi="Times New Roman" w:cs="Times New Roman"/>
                <w:sz w:val="28"/>
                <w:szCs w:val="28"/>
              </w:rPr>
              <w:t>積極做好「超級聯繫人」及「超級增值人」的角色，把</w:t>
            </w:r>
            <w:r w:rsidR="00342FA0" w:rsidRPr="001C1E2C">
              <w:rPr>
                <w:rFonts w:ascii="Times New Roman" w:eastAsia="標楷體" w:hAnsi="Times New Roman" w:cs="Times New Roman" w:hint="eastAsia"/>
                <w:sz w:val="28"/>
                <w:szCs w:val="28"/>
              </w:rPr>
              <w:t>國家</w:t>
            </w:r>
            <w:proofErr w:type="gramStart"/>
            <w:r w:rsidR="00342FA0" w:rsidRPr="001C1E2C">
              <w:rPr>
                <w:rFonts w:ascii="Times New Roman" w:eastAsia="標楷體" w:hAnsi="Times New Roman" w:cs="Times New Roman"/>
                <w:sz w:val="28"/>
                <w:szCs w:val="28"/>
              </w:rPr>
              <w:t>的創科成果</w:t>
            </w:r>
            <w:proofErr w:type="gramEnd"/>
            <w:r w:rsidR="00342FA0" w:rsidRPr="001C1E2C">
              <w:rPr>
                <w:rFonts w:ascii="Times New Roman" w:eastAsia="標楷體" w:hAnsi="Times New Roman" w:cs="Times New Roman"/>
                <w:sz w:val="28"/>
                <w:szCs w:val="28"/>
              </w:rPr>
              <w:t>推廣出去。</w:t>
            </w:r>
          </w:p>
          <w:p w14:paraId="2FF1A683" w14:textId="77777777" w:rsidR="0082696D" w:rsidRDefault="0082696D" w:rsidP="0082696D">
            <w:pPr>
              <w:pStyle w:val="ab"/>
              <w:snapToGrid w:val="0"/>
              <w:ind w:leftChars="0"/>
              <w:contextualSpacing/>
              <w:jc w:val="both"/>
              <w:rPr>
                <w:rFonts w:ascii="Times New Roman" w:eastAsia="標楷體" w:hAnsi="Times New Roman" w:cs="Times New Roman"/>
                <w:sz w:val="28"/>
                <w:szCs w:val="28"/>
              </w:rPr>
            </w:pPr>
          </w:p>
          <w:p w14:paraId="59AD3E4D" w14:textId="28E22836" w:rsidR="00CB6112" w:rsidRPr="00CB6112" w:rsidRDefault="004F336F" w:rsidP="00B94A37">
            <w:pPr>
              <w:pStyle w:val="ab"/>
              <w:numPr>
                <w:ilvl w:val="0"/>
                <w:numId w:val="1"/>
              </w:numPr>
              <w:snapToGrid w:val="0"/>
              <w:ind w:leftChars="0"/>
              <w:contextualSpacing/>
              <w:jc w:val="both"/>
              <w:rPr>
                <w:rFonts w:ascii="Times New Roman" w:eastAsia="標楷體" w:hAnsi="Times New Roman" w:cs="Times New Roman"/>
                <w:sz w:val="28"/>
                <w:szCs w:val="28"/>
              </w:rPr>
            </w:pPr>
            <w:r w:rsidRPr="00CB6112">
              <w:rPr>
                <w:rFonts w:ascii="Times New Roman" w:eastAsia="標楷體" w:hAnsi="Times New Roman" w:cs="Times New Roman" w:hint="eastAsia"/>
                <w:sz w:val="28"/>
                <w:szCs w:val="28"/>
              </w:rPr>
              <w:t>再次感謝香港政協青年聯會的邀請和關注，最後機電工程署在</w:t>
            </w:r>
            <w:ins w:id="68" w:author="Mr LEUNG Ka Chun 梁嘉俊先生" w:date="2026-03-04T13:31:00Z">
              <w:r w:rsidR="00422C06">
                <w:rPr>
                  <w:rFonts w:ascii="Times New Roman" w:eastAsia="標楷體" w:hAnsi="Times New Roman" w:cs="Times New Roman" w:hint="eastAsia"/>
                  <w:sz w:val="28"/>
                  <w:szCs w:val="28"/>
                </w:rPr>
                <w:t>2024</w:t>
              </w:r>
            </w:ins>
            <w:del w:id="69" w:author="Mr LEUNG Ka Chun 梁嘉俊先生" w:date="2026-03-04T13:31:00Z">
              <w:r w:rsidRPr="00CB6112" w:rsidDel="00422C06">
                <w:rPr>
                  <w:rFonts w:ascii="Times New Roman" w:eastAsia="標楷體" w:hAnsi="Times New Roman" w:cs="Times New Roman" w:hint="eastAsia"/>
                  <w:sz w:val="28"/>
                  <w:szCs w:val="28"/>
                </w:rPr>
                <w:delText>去</w:delText>
              </w:r>
            </w:del>
            <w:r w:rsidRPr="00CB6112">
              <w:rPr>
                <w:rFonts w:ascii="Times New Roman" w:eastAsia="標楷體" w:hAnsi="Times New Roman" w:cs="Times New Roman" w:hint="eastAsia"/>
                <w:sz w:val="28"/>
                <w:szCs w:val="28"/>
              </w:rPr>
              <w:t>年</w:t>
            </w:r>
            <w:r w:rsidRPr="00CB6112">
              <w:rPr>
                <w:rFonts w:ascii="Times New Roman" w:eastAsia="標楷體" w:hAnsi="Times New Roman" w:cs="Times New Roman"/>
                <w:sz w:val="28"/>
                <w:szCs w:val="28"/>
              </w:rPr>
              <w:t>12</w:t>
            </w:r>
            <w:r w:rsidRPr="00CB6112">
              <w:rPr>
                <w:rFonts w:ascii="Times New Roman" w:eastAsia="標楷體" w:hAnsi="Times New Roman" w:cs="Times New Roman" w:hint="eastAsia"/>
                <w:sz w:val="28"/>
                <w:szCs w:val="28"/>
              </w:rPr>
              <w:t>月的研討會上正式推出了</w:t>
            </w:r>
            <w:proofErr w:type="gramStart"/>
            <w:r w:rsidRPr="00CB6112">
              <w:rPr>
                <w:rFonts w:ascii="Times New Roman" w:eastAsia="標楷體" w:hAnsi="Times New Roman" w:cs="Times New Roman" w:hint="eastAsia"/>
                <w:sz w:val="28"/>
                <w:szCs w:val="28"/>
              </w:rPr>
              <w:t>其微信公眾</w:t>
            </w:r>
            <w:proofErr w:type="gramEnd"/>
            <w:r w:rsidRPr="00CB6112">
              <w:rPr>
                <w:rFonts w:ascii="Times New Roman" w:eastAsia="標楷體" w:hAnsi="Times New Roman" w:cs="Times New Roman" w:hint="eastAsia"/>
                <w:sz w:val="28"/>
                <w:szCs w:val="28"/>
              </w:rPr>
              <w:t>服務號，以便與市民保持良好的溝通。</w:t>
            </w:r>
          </w:p>
          <w:p w14:paraId="78F7C72A" w14:textId="61D84129" w:rsidR="00CB6112" w:rsidRPr="001615B8" w:rsidRDefault="00CB6112" w:rsidP="00CB6112">
            <w:pPr>
              <w:pStyle w:val="ab"/>
              <w:snapToGrid w:val="0"/>
              <w:ind w:leftChars="0"/>
              <w:contextualSpacing/>
              <w:jc w:val="both"/>
              <w:rPr>
                <w:rFonts w:ascii="Times New Roman" w:eastAsia="標楷體" w:hAnsi="Times New Roman" w:cs="Times New Roman"/>
                <w:sz w:val="28"/>
                <w:szCs w:val="28"/>
              </w:rPr>
            </w:pPr>
          </w:p>
        </w:tc>
      </w:tr>
    </w:tbl>
    <w:p w14:paraId="64BB8C4F" w14:textId="70AD8191" w:rsidR="00F04FEC" w:rsidRPr="00F04FEC" w:rsidRDefault="00F04FEC" w:rsidP="0081720F">
      <w:pPr>
        <w:spacing w:afterLines="50" w:after="180" w:line="400" w:lineRule="exact"/>
        <w:contextualSpacing/>
        <w:rPr>
          <w:rFonts w:ascii="Times New Roman" w:hAnsi="Times New Roman" w:cs="Times New Roman"/>
          <w:b/>
          <w:sz w:val="28"/>
          <w:szCs w:val="28"/>
        </w:rPr>
      </w:pPr>
      <w:r>
        <w:rPr>
          <w:rFonts w:ascii="Times New Roman" w:hAnsi="Times New Roman" w:cs="Times New Roman" w:hint="eastAsia"/>
          <w:b/>
          <w:sz w:val="28"/>
          <w:szCs w:val="28"/>
        </w:rPr>
        <w:t>About 25 min</w:t>
      </w:r>
      <w:r w:rsidR="000F04F4">
        <w:rPr>
          <w:rFonts w:ascii="Times New Roman" w:hAnsi="Times New Roman" w:cs="Times New Roman" w:hint="eastAsia"/>
          <w:b/>
          <w:sz w:val="28"/>
          <w:szCs w:val="28"/>
        </w:rPr>
        <w:t>utes</w:t>
      </w:r>
    </w:p>
    <w:sectPr w:rsidR="00F04FEC" w:rsidRPr="00F04FEC" w:rsidSect="009721DC">
      <w:footerReference w:type="default" r:id="rId8"/>
      <w:pgSz w:w="11906" w:h="16838"/>
      <w:pgMar w:top="709" w:right="992" w:bottom="720" w:left="992" w:header="709" w:footer="54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3ADCD9" w14:textId="77777777" w:rsidR="00FC0E47" w:rsidRDefault="00FC0E47" w:rsidP="00596ABA">
      <w:r>
        <w:separator/>
      </w:r>
    </w:p>
  </w:endnote>
  <w:endnote w:type="continuationSeparator" w:id="0">
    <w:p w14:paraId="04FD21F0" w14:textId="77777777" w:rsidR="00FC0E47" w:rsidRDefault="00FC0E47" w:rsidP="00596ABA">
      <w:r>
        <w:continuationSeparator/>
      </w:r>
    </w:p>
  </w:endnote>
  <w:endnote w:type="continuationNotice" w:id="1">
    <w:p w14:paraId="1DEA306D" w14:textId="77777777" w:rsidR="00FC0E47" w:rsidRDefault="00FC0E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EF3B6" w14:textId="5626D43B" w:rsidR="004B2797" w:rsidRPr="004B2797" w:rsidRDefault="004B2797" w:rsidP="004B2797">
    <w:pPr>
      <w:pStyle w:val="a9"/>
      <w:jc w:val="center"/>
      <w:rPr>
        <w:rFonts w:ascii="Times New Roman" w:hAnsi="Times New Roman" w:cs="Times New Roman"/>
        <w:sz w:val="24"/>
      </w:rPr>
    </w:pPr>
    <w:r w:rsidRPr="004B2797">
      <w:rPr>
        <w:rFonts w:ascii="Times New Roman" w:hAnsi="Times New Roman" w:cs="Times New Roman"/>
        <w:sz w:val="24"/>
      </w:rPr>
      <w:t xml:space="preserve">Page </w:t>
    </w:r>
    <w:r w:rsidRPr="004B2797">
      <w:rPr>
        <w:rFonts w:ascii="Times New Roman" w:hAnsi="Times New Roman" w:cs="Times New Roman"/>
        <w:sz w:val="24"/>
      </w:rPr>
      <w:fldChar w:fldCharType="begin"/>
    </w:r>
    <w:r w:rsidRPr="004B2797">
      <w:rPr>
        <w:rFonts w:ascii="Times New Roman" w:hAnsi="Times New Roman" w:cs="Times New Roman"/>
        <w:sz w:val="24"/>
      </w:rPr>
      <w:instrText>PAGE   \* MERGEFORMAT</w:instrText>
    </w:r>
    <w:r w:rsidRPr="004B2797">
      <w:rPr>
        <w:rFonts w:ascii="Times New Roman" w:hAnsi="Times New Roman" w:cs="Times New Roman"/>
        <w:sz w:val="24"/>
      </w:rPr>
      <w:fldChar w:fldCharType="separate"/>
    </w:r>
    <w:r w:rsidR="0004229A" w:rsidRPr="0004229A">
      <w:rPr>
        <w:rFonts w:ascii="Times New Roman" w:hAnsi="Times New Roman" w:cs="Times New Roman"/>
        <w:noProof/>
        <w:sz w:val="24"/>
        <w:lang w:val="zh-TW"/>
      </w:rPr>
      <w:t>1</w:t>
    </w:r>
    <w:r w:rsidRPr="004B2797">
      <w:rPr>
        <w:rFonts w:ascii="Times New Roman" w:hAnsi="Times New Roman" w:cs="Times New Roman"/>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441C81" w14:textId="77777777" w:rsidR="00FC0E47" w:rsidRDefault="00FC0E47" w:rsidP="00596ABA">
      <w:r>
        <w:separator/>
      </w:r>
    </w:p>
  </w:footnote>
  <w:footnote w:type="continuationSeparator" w:id="0">
    <w:p w14:paraId="493438AA" w14:textId="77777777" w:rsidR="00FC0E47" w:rsidRDefault="00FC0E47" w:rsidP="00596ABA">
      <w:r>
        <w:continuationSeparator/>
      </w:r>
    </w:p>
  </w:footnote>
  <w:footnote w:type="continuationNotice" w:id="1">
    <w:p w14:paraId="79A85F02" w14:textId="77777777" w:rsidR="00FC0E47" w:rsidRDefault="00FC0E4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6A734B"/>
    <w:multiLevelType w:val="hybridMultilevel"/>
    <w:tmpl w:val="7068A0C0"/>
    <w:lvl w:ilvl="0" w:tplc="61A46AA8">
      <w:start w:val="1"/>
      <w:numFmt w:val="bullet"/>
      <w:lvlText w:val="•"/>
      <w:lvlJc w:val="left"/>
      <w:pPr>
        <w:ind w:left="480" w:hanging="480"/>
      </w:pPr>
      <w:rPr>
        <w:rFonts w:ascii="Times New Roman"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2EC447B7"/>
    <w:multiLevelType w:val="hybridMultilevel"/>
    <w:tmpl w:val="D1869966"/>
    <w:lvl w:ilvl="0" w:tplc="70246DC0">
      <w:start w:val="1"/>
      <w:numFmt w:val="decimal"/>
      <w:lvlText w:val="%1)"/>
      <w:lvlJc w:val="left"/>
      <w:pPr>
        <w:ind w:left="802" w:hanging="360"/>
      </w:pPr>
      <w:rPr>
        <w:rFonts w:hint="default"/>
      </w:rPr>
    </w:lvl>
    <w:lvl w:ilvl="1" w:tplc="04090019" w:tentative="1">
      <w:start w:val="1"/>
      <w:numFmt w:val="ideographTraditional"/>
      <w:lvlText w:val="%2、"/>
      <w:lvlJc w:val="left"/>
      <w:pPr>
        <w:ind w:left="1402" w:hanging="480"/>
      </w:pPr>
    </w:lvl>
    <w:lvl w:ilvl="2" w:tplc="0409001B" w:tentative="1">
      <w:start w:val="1"/>
      <w:numFmt w:val="lowerRoman"/>
      <w:lvlText w:val="%3."/>
      <w:lvlJc w:val="right"/>
      <w:pPr>
        <w:ind w:left="1882" w:hanging="480"/>
      </w:pPr>
    </w:lvl>
    <w:lvl w:ilvl="3" w:tplc="0409000F" w:tentative="1">
      <w:start w:val="1"/>
      <w:numFmt w:val="decimal"/>
      <w:lvlText w:val="%4."/>
      <w:lvlJc w:val="left"/>
      <w:pPr>
        <w:ind w:left="2362" w:hanging="480"/>
      </w:pPr>
    </w:lvl>
    <w:lvl w:ilvl="4" w:tplc="04090019" w:tentative="1">
      <w:start w:val="1"/>
      <w:numFmt w:val="ideographTraditional"/>
      <w:lvlText w:val="%5、"/>
      <w:lvlJc w:val="left"/>
      <w:pPr>
        <w:ind w:left="2842" w:hanging="480"/>
      </w:pPr>
    </w:lvl>
    <w:lvl w:ilvl="5" w:tplc="0409001B" w:tentative="1">
      <w:start w:val="1"/>
      <w:numFmt w:val="lowerRoman"/>
      <w:lvlText w:val="%6."/>
      <w:lvlJc w:val="right"/>
      <w:pPr>
        <w:ind w:left="3322" w:hanging="480"/>
      </w:pPr>
    </w:lvl>
    <w:lvl w:ilvl="6" w:tplc="0409000F" w:tentative="1">
      <w:start w:val="1"/>
      <w:numFmt w:val="decimal"/>
      <w:lvlText w:val="%7."/>
      <w:lvlJc w:val="left"/>
      <w:pPr>
        <w:ind w:left="3802" w:hanging="480"/>
      </w:pPr>
    </w:lvl>
    <w:lvl w:ilvl="7" w:tplc="04090019" w:tentative="1">
      <w:start w:val="1"/>
      <w:numFmt w:val="ideographTraditional"/>
      <w:lvlText w:val="%8、"/>
      <w:lvlJc w:val="left"/>
      <w:pPr>
        <w:ind w:left="4282" w:hanging="480"/>
      </w:pPr>
    </w:lvl>
    <w:lvl w:ilvl="8" w:tplc="0409001B" w:tentative="1">
      <w:start w:val="1"/>
      <w:numFmt w:val="lowerRoman"/>
      <w:lvlText w:val="%9."/>
      <w:lvlJc w:val="right"/>
      <w:pPr>
        <w:ind w:left="4762" w:hanging="480"/>
      </w:pPr>
    </w:lvl>
  </w:abstractNum>
  <w:abstractNum w:abstractNumId="2" w15:restartNumberingAfterBreak="0">
    <w:nsid w:val="619268C4"/>
    <w:multiLevelType w:val="multilevel"/>
    <w:tmpl w:val="CA9E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FC302F"/>
    <w:multiLevelType w:val="hybridMultilevel"/>
    <w:tmpl w:val="C57A8606"/>
    <w:lvl w:ilvl="0" w:tplc="61A46AA8">
      <w:start w:val="1"/>
      <w:numFmt w:val="bullet"/>
      <w:lvlText w:val="•"/>
      <w:lvlJc w:val="left"/>
      <w:pPr>
        <w:ind w:left="480" w:hanging="480"/>
      </w:pPr>
      <w:rPr>
        <w:rFonts w:ascii="Times New Roman"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780418234">
    <w:abstractNumId w:val="3"/>
  </w:num>
  <w:num w:numId="2" w16cid:durableId="1676345344">
    <w:abstractNumId w:val="1"/>
  </w:num>
  <w:num w:numId="3" w16cid:durableId="140855932">
    <w:abstractNumId w:val="2"/>
  </w:num>
  <w:num w:numId="4" w16cid:durableId="713114211">
    <w:abstractNumId w:val="0"/>
  </w:num>
  <w:numIdMacAtCleanup w:val="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r LEUNG Ka Chun 梁嘉俊先生">
    <w15:presenceInfo w15:providerId="AD" w15:userId="S-1-5-21-839522115-412668190-682003330-428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trackRevisions/>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B2F"/>
    <w:rsid w:val="00001DEB"/>
    <w:rsid w:val="00013B0F"/>
    <w:rsid w:val="0001556D"/>
    <w:rsid w:val="00016AB6"/>
    <w:rsid w:val="00016C2E"/>
    <w:rsid w:val="00017DFD"/>
    <w:rsid w:val="00017FDC"/>
    <w:rsid w:val="000205CC"/>
    <w:rsid w:val="00024A79"/>
    <w:rsid w:val="00025A24"/>
    <w:rsid w:val="00031281"/>
    <w:rsid w:val="00033E9C"/>
    <w:rsid w:val="000367A7"/>
    <w:rsid w:val="0003744D"/>
    <w:rsid w:val="000406D0"/>
    <w:rsid w:val="0004229A"/>
    <w:rsid w:val="00055876"/>
    <w:rsid w:val="000568BC"/>
    <w:rsid w:val="000619CA"/>
    <w:rsid w:val="000623FF"/>
    <w:rsid w:val="00067793"/>
    <w:rsid w:val="00067D9D"/>
    <w:rsid w:val="00070F7E"/>
    <w:rsid w:val="00071473"/>
    <w:rsid w:val="00072383"/>
    <w:rsid w:val="000738F1"/>
    <w:rsid w:val="00080925"/>
    <w:rsid w:val="00081631"/>
    <w:rsid w:val="00094820"/>
    <w:rsid w:val="000A0548"/>
    <w:rsid w:val="000A33C7"/>
    <w:rsid w:val="000A6D9C"/>
    <w:rsid w:val="000A7132"/>
    <w:rsid w:val="000B1EE8"/>
    <w:rsid w:val="000B5D98"/>
    <w:rsid w:val="000B7FF6"/>
    <w:rsid w:val="000D4885"/>
    <w:rsid w:val="000D66CD"/>
    <w:rsid w:val="000E00BB"/>
    <w:rsid w:val="000E0319"/>
    <w:rsid w:val="000E0ECC"/>
    <w:rsid w:val="000F04F4"/>
    <w:rsid w:val="000F10BC"/>
    <w:rsid w:val="000F3BB6"/>
    <w:rsid w:val="000F5FBD"/>
    <w:rsid w:val="000F643F"/>
    <w:rsid w:val="000F6B94"/>
    <w:rsid w:val="00101073"/>
    <w:rsid w:val="00101A63"/>
    <w:rsid w:val="001036A6"/>
    <w:rsid w:val="00103AC1"/>
    <w:rsid w:val="00106AEF"/>
    <w:rsid w:val="00110839"/>
    <w:rsid w:val="0011384C"/>
    <w:rsid w:val="001141BE"/>
    <w:rsid w:val="0011424C"/>
    <w:rsid w:val="00116F4D"/>
    <w:rsid w:val="00117DDA"/>
    <w:rsid w:val="00122CEB"/>
    <w:rsid w:val="00124C25"/>
    <w:rsid w:val="001276F2"/>
    <w:rsid w:val="00127EF2"/>
    <w:rsid w:val="00131423"/>
    <w:rsid w:val="00134177"/>
    <w:rsid w:val="00136E0F"/>
    <w:rsid w:val="00140E5F"/>
    <w:rsid w:val="00145F37"/>
    <w:rsid w:val="00147E8F"/>
    <w:rsid w:val="0015077B"/>
    <w:rsid w:val="001615B8"/>
    <w:rsid w:val="001659F4"/>
    <w:rsid w:val="00170A1D"/>
    <w:rsid w:val="00171E6A"/>
    <w:rsid w:val="00173ED9"/>
    <w:rsid w:val="00181EE0"/>
    <w:rsid w:val="00191BC8"/>
    <w:rsid w:val="001A1BF5"/>
    <w:rsid w:val="001A2FB0"/>
    <w:rsid w:val="001A6F09"/>
    <w:rsid w:val="001B105A"/>
    <w:rsid w:val="001B23B5"/>
    <w:rsid w:val="001B34F8"/>
    <w:rsid w:val="001C1D83"/>
    <w:rsid w:val="001C1E2C"/>
    <w:rsid w:val="001C4A63"/>
    <w:rsid w:val="001E42BB"/>
    <w:rsid w:val="001E4DD6"/>
    <w:rsid w:val="001E4F9D"/>
    <w:rsid w:val="001F1593"/>
    <w:rsid w:val="001F3C5D"/>
    <w:rsid w:val="001F5BA8"/>
    <w:rsid w:val="001F5D93"/>
    <w:rsid w:val="001F66DD"/>
    <w:rsid w:val="002040E5"/>
    <w:rsid w:val="00214008"/>
    <w:rsid w:val="002153B2"/>
    <w:rsid w:val="00221596"/>
    <w:rsid w:val="00222088"/>
    <w:rsid w:val="00223328"/>
    <w:rsid w:val="00226A64"/>
    <w:rsid w:val="00232C0A"/>
    <w:rsid w:val="0023426B"/>
    <w:rsid w:val="00234647"/>
    <w:rsid w:val="00234DD3"/>
    <w:rsid w:val="0024123A"/>
    <w:rsid w:val="00243FED"/>
    <w:rsid w:val="00245C8F"/>
    <w:rsid w:val="00250D2E"/>
    <w:rsid w:val="002522B8"/>
    <w:rsid w:val="00252AE8"/>
    <w:rsid w:val="0026022B"/>
    <w:rsid w:val="00261CBD"/>
    <w:rsid w:val="002632C3"/>
    <w:rsid w:val="00264117"/>
    <w:rsid w:val="002658D2"/>
    <w:rsid w:val="00265D80"/>
    <w:rsid w:val="00266024"/>
    <w:rsid w:val="00272B18"/>
    <w:rsid w:val="002912D9"/>
    <w:rsid w:val="002920ED"/>
    <w:rsid w:val="002939C6"/>
    <w:rsid w:val="00297C15"/>
    <w:rsid w:val="002A28D2"/>
    <w:rsid w:val="002A2B87"/>
    <w:rsid w:val="002B10DC"/>
    <w:rsid w:val="002B2C47"/>
    <w:rsid w:val="002B42D5"/>
    <w:rsid w:val="002B4DED"/>
    <w:rsid w:val="002C2609"/>
    <w:rsid w:val="002C2F91"/>
    <w:rsid w:val="002D0E86"/>
    <w:rsid w:val="002D2E25"/>
    <w:rsid w:val="002D6BA4"/>
    <w:rsid w:val="002D6EEE"/>
    <w:rsid w:val="002E02B5"/>
    <w:rsid w:val="002E2961"/>
    <w:rsid w:val="002E2FF2"/>
    <w:rsid w:val="002E3DC8"/>
    <w:rsid w:val="002E4E9E"/>
    <w:rsid w:val="002E60DF"/>
    <w:rsid w:val="002E6895"/>
    <w:rsid w:val="002F11AA"/>
    <w:rsid w:val="002F11C2"/>
    <w:rsid w:val="002F2838"/>
    <w:rsid w:val="002F73EE"/>
    <w:rsid w:val="00301B3B"/>
    <w:rsid w:val="00324090"/>
    <w:rsid w:val="00324914"/>
    <w:rsid w:val="00325899"/>
    <w:rsid w:val="00326F9C"/>
    <w:rsid w:val="00332EB9"/>
    <w:rsid w:val="00342FA0"/>
    <w:rsid w:val="00344416"/>
    <w:rsid w:val="00346B60"/>
    <w:rsid w:val="00354481"/>
    <w:rsid w:val="00361BD5"/>
    <w:rsid w:val="003640D4"/>
    <w:rsid w:val="00364D2A"/>
    <w:rsid w:val="00365F9C"/>
    <w:rsid w:val="00366DDF"/>
    <w:rsid w:val="00367671"/>
    <w:rsid w:val="00375768"/>
    <w:rsid w:val="003878EA"/>
    <w:rsid w:val="00392028"/>
    <w:rsid w:val="00392D6F"/>
    <w:rsid w:val="00393A59"/>
    <w:rsid w:val="0039642C"/>
    <w:rsid w:val="00396789"/>
    <w:rsid w:val="003A55FF"/>
    <w:rsid w:val="003A7455"/>
    <w:rsid w:val="003B2328"/>
    <w:rsid w:val="003B2880"/>
    <w:rsid w:val="003B35B8"/>
    <w:rsid w:val="003B5D74"/>
    <w:rsid w:val="003C07B0"/>
    <w:rsid w:val="003C0E23"/>
    <w:rsid w:val="003C1C32"/>
    <w:rsid w:val="003C4661"/>
    <w:rsid w:val="003C5760"/>
    <w:rsid w:val="003E15B7"/>
    <w:rsid w:val="003F0F0F"/>
    <w:rsid w:val="003F14A7"/>
    <w:rsid w:val="003F2E22"/>
    <w:rsid w:val="003F6588"/>
    <w:rsid w:val="003F722C"/>
    <w:rsid w:val="00400896"/>
    <w:rsid w:val="00402265"/>
    <w:rsid w:val="00407140"/>
    <w:rsid w:val="00416FAE"/>
    <w:rsid w:val="00417AC1"/>
    <w:rsid w:val="00417CCA"/>
    <w:rsid w:val="0042137A"/>
    <w:rsid w:val="00422C06"/>
    <w:rsid w:val="004344DC"/>
    <w:rsid w:val="00434917"/>
    <w:rsid w:val="0043512A"/>
    <w:rsid w:val="00436AFC"/>
    <w:rsid w:val="004371B8"/>
    <w:rsid w:val="00441715"/>
    <w:rsid w:val="00442DE0"/>
    <w:rsid w:val="004479AD"/>
    <w:rsid w:val="004702E6"/>
    <w:rsid w:val="00472B9D"/>
    <w:rsid w:val="004761B6"/>
    <w:rsid w:val="00483CC2"/>
    <w:rsid w:val="00483E17"/>
    <w:rsid w:val="00486BFF"/>
    <w:rsid w:val="004904D4"/>
    <w:rsid w:val="00493BA7"/>
    <w:rsid w:val="004A1894"/>
    <w:rsid w:val="004A462B"/>
    <w:rsid w:val="004A717B"/>
    <w:rsid w:val="004B2797"/>
    <w:rsid w:val="004B45BF"/>
    <w:rsid w:val="004B553A"/>
    <w:rsid w:val="004B55EA"/>
    <w:rsid w:val="004B6A16"/>
    <w:rsid w:val="004C4B47"/>
    <w:rsid w:val="004C6245"/>
    <w:rsid w:val="004C6D7C"/>
    <w:rsid w:val="004D2DFE"/>
    <w:rsid w:val="004E2550"/>
    <w:rsid w:val="004E26D6"/>
    <w:rsid w:val="004E4F6D"/>
    <w:rsid w:val="004F303D"/>
    <w:rsid w:val="004F336F"/>
    <w:rsid w:val="004F368F"/>
    <w:rsid w:val="004F4EF2"/>
    <w:rsid w:val="005007AF"/>
    <w:rsid w:val="0050086D"/>
    <w:rsid w:val="0051336A"/>
    <w:rsid w:val="00522273"/>
    <w:rsid w:val="0052390C"/>
    <w:rsid w:val="00527410"/>
    <w:rsid w:val="00535114"/>
    <w:rsid w:val="005501E1"/>
    <w:rsid w:val="0055420D"/>
    <w:rsid w:val="00556467"/>
    <w:rsid w:val="00556CC3"/>
    <w:rsid w:val="0056366B"/>
    <w:rsid w:val="0056456C"/>
    <w:rsid w:val="0056502A"/>
    <w:rsid w:val="005666F4"/>
    <w:rsid w:val="00572CF0"/>
    <w:rsid w:val="00573D26"/>
    <w:rsid w:val="005870FD"/>
    <w:rsid w:val="00587AD4"/>
    <w:rsid w:val="00593558"/>
    <w:rsid w:val="0059358B"/>
    <w:rsid w:val="0059384C"/>
    <w:rsid w:val="005965F9"/>
    <w:rsid w:val="00596ABA"/>
    <w:rsid w:val="005A03D3"/>
    <w:rsid w:val="005B0BE3"/>
    <w:rsid w:val="005B6884"/>
    <w:rsid w:val="005B7A78"/>
    <w:rsid w:val="005C0585"/>
    <w:rsid w:val="005C3C0A"/>
    <w:rsid w:val="005C6EFC"/>
    <w:rsid w:val="005D5DDD"/>
    <w:rsid w:val="005D7E4E"/>
    <w:rsid w:val="005E5318"/>
    <w:rsid w:val="005E5822"/>
    <w:rsid w:val="005F0B22"/>
    <w:rsid w:val="005F16A6"/>
    <w:rsid w:val="005F5C58"/>
    <w:rsid w:val="005F64EA"/>
    <w:rsid w:val="005F6F28"/>
    <w:rsid w:val="00600E14"/>
    <w:rsid w:val="00602E4B"/>
    <w:rsid w:val="00605E0E"/>
    <w:rsid w:val="006106EA"/>
    <w:rsid w:val="006124CC"/>
    <w:rsid w:val="00612639"/>
    <w:rsid w:val="006145CC"/>
    <w:rsid w:val="00624D3E"/>
    <w:rsid w:val="00624F6D"/>
    <w:rsid w:val="00625AF6"/>
    <w:rsid w:val="00630217"/>
    <w:rsid w:val="00633B3D"/>
    <w:rsid w:val="00633E95"/>
    <w:rsid w:val="00640785"/>
    <w:rsid w:val="00642C21"/>
    <w:rsid w:val="00644DAF"/>
    <w:rsid w:val="0065200B"/>
    <w:rsid w:val="0065496D"/>
    <w:rsid w:val="00662CA6"/>
    <w:rsid w:val="00670B33"/>
    <w:rsid w:val="00674E2C"/>
    <w:rsid w:val="00690622"/>
    <w:rsid w:val="0069421F"/>
    <w:rsid w:val="006948A3"/>
    <w:rsid w:val="00694F5D"/>
    <w:rsid w:val="00697F77"/>
    <w:rsid w:val="006A0D6B"/>
    <w:rsid w:val="006A23C9"/>
    <w:rsid w:val="006A51D0"/>
    <w:rsid w:val="006B6200"/>
    <w:rsid w:val="006B75A6"/>
    <w:rsid w:val="006C053F"/>
    <w:rsid w:val="006C13D1"/>
    <w:rsid w:val="006C186C"/>
    <w:rsid w:val="006C28CF"/>
    <w:rsid w:val="006D1700"/>
    <w:rsid w:val="006D3FEA"/>
    <w:rsid w:val="006D4EF7"/>
    <w:rsid w:val="006D6FC0"/>
    <w:rsid w:val="006E411A"/>
    <w:rsid w:val="006F1C64"/>
    <w:rsid w:val="00707E3B"/>
    <w:rsid w:val="00710BCD"/>
    <w:rsid w:val="00715985"/>
    <w:rsid w:val="00716DEB"/>
    <w:rsid w:val="00716F3E"/>
    <w:rsid w:val="00722544"/>
    <w:rsid w:val="00722598"/>
    <w:rsid w:val="00722DFC"/>
    <w:rsid w:val="007241EE"/>
    <w:rsid w:val="0072475D"/>
    <w:rsid w:val="00730C47"/>
    <w:rsid w:val="0073100B"/>
    <w:rsid w:val="00734344"/>
    <w:rsid w:val="007502A1"/>
    <w:rsid w:val="00750816"/>
    <w:rsid w:val="007512B0"/>
    <w:rsid w:val="0075738A"/>
    <w:rsid w:val="00757BDE"/>
    <w:rsid w:val="007615E0"/>
    <w:rsid w:val="007675F8"/>
    <w:rsid w:val="0076792D"/>
    <w:rsid w:val="00773E39"/>
    <w:rsid w:val="0077504F"/>
    <w:rsid w:val="00776BFC"/>
    <w:rsid w:val="0079019B"/>
    <w:rsid w:val="00791060"/>
    <w:rsid w:val="007949CF"/>
    <w:rsid w:val="00795EAA"/>
    <w:rsid w:val="007A35DB"/>
    <w:rsid w:val="007A3A1B"/>
    <w:rsid w:val="007B19E5"/>
    <w:rsid w:val="007B2954"/>
    <w:rsid w:val="007C48E7"/>
    <w:rsid w:val="007D1A3D"/>
    <w:rsid w:val="007D4A42"/>
    <w:rsid w:val="007E68F9"/>
    <w:rsid w:val="007E7E2B"/>
    <w:rsid w:val="007F05FA"/>
    <w:rsid w:val="007F2155"/>
    <w:rsid w:val="007F3E45"/>
    <w:rsid w:val="007F6451"/>
    <w:rsid w:val="007F7984"/>
    <w:rsid w:val="008038F1"/>
    <w:rsid w:val="0080438A"/>
    <w:rsid w:val="008062DB"/>
    <w:rsid w:val="00806674"/>
    <w:rsid w:val="008071E8"/>
    <w:rsid w:val="00807FC7"/>
    <w:rsid w:val="00810642"/>
    <w:rsid w:val="00811898"/>
    <w:rsid w:val="00814386"/>
    <w:rsid w:val="0081720F"/>
    <w:rsid w:val="00820ADD"/>
    <w:rsid w:val="008229CD"/>
    <w:rsid w:val="0082696D"/>
    <w:rsid w:val="0083094B"/>
    <w:rsid w:val="00833240"/>
    <w:rsid w:val="008339A8"/>
    <w:rsid w:val="00835EAB"/>
    <w:rsid w:val="008368B9"/>
    <w:rsid w:val="00837314"/>
    <w:rsid w:val="00840513"/>
    <w:rsid w:val="008524F3"/>
    <w:rsid w:val="0085330F"/>
    <w:rsid w:val="008537C9"/>
    <w:rsid w:val="00856D69"/>
    <w:rsid w:val="00860191"/>
    <w:rsid w:val="008657F1"/>
    <w:rsid w:val="008660F1"/>
    <w:rsid w:val="008665FE"/>
    <w:rsid w:val="0087409D"/>
    <w:rsid w:val="00894170"/>
    <w:rsid w:val="0089561C"/>
    <w:rsid w:val="0089663C"/>
    <w:rsid w:val="0089713B"/>
    <w:rsid w:val="008B2137"/>
    <w:rsid w:val="008B6225"/>
    <w:rsid w:val="008B6E61"/>
    <w:rsid w:val="008B70A9"/>
    <w:rsid w:val="008C029B"/>
    <w:rsid w:val="008C74C5"/>
    <w:rsid w:val="008D571C"/>
    <w:rsid w:val="008D6E5B"/>
    <w:rsid w:val="008E38A6"/>
    <w:rsid w:val="008E4E93"/>
    <w:rsid w:val="008E5F22"/>
    <w:rsid w:val="008E7024"/>
    <w:rsid w:val="008E73FE"/>
    <w:rsid w:val="008F3A0F"/>
    <w:rsid w:val="008F69A2"/>
    <w:rsid w:val="009014EE"/>
    <w:rsid w:val="00910797"/>
    <w:rsid w:val="00912C7F"/>
    <w:rsid w:val="009142B7"/>
    <w:rsid w:val="00915AD5"/>
    <w:rsid w:val="009162C1"/>
    <w:rsid w:val="00921EEC"/>
    <w:rsid w:val="0092311D"/>
    <w:rsid w:val="00923912"/>
    <w:rsid w:val="009279BD"/>
    <w:rsid w:val="009319B1"/>
    <w:rsid w:val="00931C6D"/>
    <w:rsid w:val="00932281"/>
    <w:rsid w:val="009449A1"/>
    <w:rsid w:val="00950A32"/>
    <w:rsid w:val="00952781"/>
    <w:rsid w:val="00957BD4"/>
    <w:rsid w:val="00967DAF"/>
    <w:rsid w:val="00971BF6"/>
    <w:rsid w:val="00972107"/>
    <w:rsid w:val="009721D0"/>
    <w:rsid w:val="009721DC"/>
    <w:rsid w:val="00973B7B"/>
    <w:rsid w:val="009765B1"/>
    <w:rsid w:val="00983947"/>
    <w:rsid w:val="00987756"/>
    <w:rsid w:val="00987BB2"/>
    <w:rsid w:val="00995CB8"/>
    <w:rsid w:val="009A7811"/>
    <w:rsid w:val="009B2290"/>
    <w:rsid w:val="009B4614"/>
    <w:rsid w:val="009C1AD1"/>
    <w:rsid w:val="009C1E9F"/>
    <w:rsid w:val="009C40A3"/>
    <w:rsid w:val="009C6B66"/>
    <w:rsid w:val="009D1A1B"/>
    <w:rsid w:val="009E44AB"/>
    <w:rsid w:val="009E5B72"/>
    <w:rsid w:val="009E6479"/>
    <w:rsid w:val="009F0A49"/>
    <w:rsid w:val="009F0F23"/>
    <w:rsid w:val="009F1222"/>
    <w:rsid w:val="00A00982"/>
    <w:rsid w:val="00A06681"/>
    <w:rsid w:val="00A138E6"/>
    <w:rsid w:val="00A15014"/>
    <w:rsid w:val="00A1514C"/>
    <w:rsid w:val="00A16B7B"/>
    <w:rsid w:val="00A312DA"/>
    <w:rsid w:val="00A31724"/>
    <w:rsid w:val="00A32192"/>
    <w:rsid w:val="00A32331"/>
    <w:rsid w:val="00A33D5D"/>
    <w:rsid w:val="00A36B8B"/>
    <w:rsid w:val="00A377C0"/>
    <w:rsid w:val="00A412C7"/>
    <w:rsid w:val="00A4359D"/>
    <w:rsid w:val="00A47E88"/>
    <w:rsid w:val="00A5204A"/>
    <w:rsid w:val="00A529D6"/>
    <w:rsid w:val="00A547E2"/>
    <w:rsid w:val="00A61AE8"/>
    <w:rsid w:val="00A6520D"/>
    <w:rsid w:val="00A65E68"/>
    <w:rsid w:val="00A77305"/>
    <w:rsid w:val="00A8233E"/>
    <w:rsid w:val="00A83445"/>
    <w:rsid w:val="00A84CB5"/>
    <w:rsid w:val="00A8714A"/>
    <w:rsid w:val="00A87B8D"/>
    <w:rsid w:val="00A934DB"/>
    <w:rsid w:val="00AA520A"/>
    <w:rsid w:val="00AA55F9"/>
    <w:rsid w:val="00AA5DF2"/>
    <w:rsid w:val="00AB4D9C"/>
    <w:rsid w:val="00AB6A17"/>
    <w:rsid w:val="00AC0439"/>
    <w:rsid w:val="00AC0A19"/>
    <w:rsid w:val="00AC65B7"/>
    <w:rsid w:val="00AD5AFC"/>
    <w:rsid w:val="00AD60E3"/>
    <w:rsid w:val="00AD6EA8"/>
    <w:rsid w:val="00AD7DAF"/>
    <w:rsid w:val="00AE04B6"/>
    <w:rsid w:val="00AE45C7"/>
    <w:rsid w:val="00AE7762"/>
    <w:rsid w:val="00AF0C86"/>
    <w:rsid w:val="00AF4254"/>
    <w:rsid w:val="00B01267"/>
    <w:rsid w:val="00B03D84"/>
    <w:rsid w:val="00B056D4"/>
    <w:rsid w:val="00B0671B"/>
    <w:rsid w:val="00B115C5"/>
    <w:rsid w:val="00B168A0"/>
    <w:rsid w:val="00B16D3F"/>
    <w:rsid w:val="00B20F88"/>
    <w:rsid w:val="00B229F1"/>
    <w:rsid w:val="00B2306E"/>
    <w:rsid w:val="00B23CFE"/>
    <w:rsid w:val="00B25970"/>
    <w:rsid w:val="00B35F53"/>
    <w:rsid w:val="00B42E6E"/>
    <w:rsid w:val="00B45336"/>
    <w:rsid w:val="00B51376"/>
    <w:rsid w:val="00B51BD7"/>
    <w:rsid w:val="00B52066"/>
    <w:rsid w:val="00B61846"/>
    <w:rsid w:val="00B7123B"/>
    <w:rsid w:val="00B725C1"/>
    <w:rsid w:val="00B72AE3"/>
    <w:rsid w:val="00B73539"/>
    <w:rsid w:val="00B742FF"/>
    <w:rsid w:val="00B75867"/>
    <w:rsid w:val="00B75E05"/>
    <w:rsid w:val="00B77210"/>
    <w:rsid w:val="00B906E9"/>
    <w:rsid w:val="00B91CF0"/>
    <w:rsid w:val="00BA0335"/>
    <w:rsid w:val="00BA7D76"/>
    <w:rsid w:val="00BA7EC0"/>
    <w:rsid w:val="00BB3997"/>
    <w:rsid w:val="00BB4ED7"/>
    <w:rsid w:val="00BB52C8"/>
    <w:rsid w:val="00BB7104"/>
    <w:rsid w:val="00BC2979"/>
    <w:rsid w:val="00BC487D"/>
    <w:rsid w:val="00BC6643"/>
    <w:rsid w:val="00BC7467"/>
    <w:rsid w:val="00BE1B37"/>
    <w:rsid w:val="00BE6FFC"/>
    <w:rsid w:val="00BF3FBE"/>
    <w:rsid w:val="00BF5045"/>
    <w:rsid w:val="00BF7799"/>
    <w:rsid w:val="00C02888"/>
    <w:rsid w:val="00C0643D"/>
    <w:rsid w:val="00C146AC"/>
    <w:rsid w:val="00C16F8B"/>
    <w:rsid w:val="00C23130"/>
    <w:rsid w:val="00C4033C"/>
    <w:rsid w:val="00C403F9"/>
    <w:rsid w:val="00C43BE6"/>
    <w:rsid w:val="00C46063"/>
    <w:rsid w:val="00C47E91"/>
    <w:rsid w:val="00C5001E"/>
    <w:rsid w:val="00C51D2D"/>
    <w:rsid w:val="00C53D24"/>
    <w:rsid w:val="00C5448E"/>
    <w:rsid w:val="00C55B6D"/>
    <w:rsid w:val="00C567FC"/>
    <w:rsid w:val="00C572F4"/>
    <w:rsid w:val="00C6790D"/>
    <w:rsid w:val="00C708EE"/>
    <w:rsid w:val="00C721C5"/>
    <w:rsid w:val="00C72966"/>
    <w:rsid w:val="00C92258"/>
    <w:rsid w:val="00CA2495"/>
    <w:rsid w:val="00CA47C4"/>
    <w:rsid w:val="00CA63A4"/>
    <w:rsid w:val="00CB1095"/>
    <w:rsid w:val="00CB4784"/>
    <w:rsid w:val="00CB6112"/>
    <w:rsid w:val="00CD0AB2"/>
    <w:rsid w:val="00CD1A36"/>
    <w:rsid w:val="00CD6C26"/>
    <w:rsid w:val="00CE4DA4"/>
    <w:rsid w:val="00CF0E1E"/>
    <w:rsid w:val="00CF5781"/>
    <w:rsid w:val="00CF7587"/>
    <w:rsid w:val="00CF769C"/>
    <w:rsid w:val="00D0309A"/>
    <w:rsid w:val="00D03930"/>
    <w:rsid w:val="00D103CA"/>
    <w:rsid w:val="00D11122"/>
    <w:rsid w:val="00D15809"/>
    <w:rsid w:val="00D2009A"/>
    <w:rsid w:val="00D27994"/>
    <w:rsid w:val="00D341D9"/>
    <w:rsid w:val="00D4050A"/>
    <w:rsid w:val="00D41D61"/>
    <w:rsid w:val="00D4409A"/>
    <w:rsid w:val="00D443C3"/>
    <w:rsid w:val="00D6024A"/>
    <w:rsid w:val="00D60F6C"/>
    <w:rsid w:val="00D65B2F"/>
    <w:rsid w:val="00D70971"/>
    <w:rsid w:val="00D854D7"/>
    <w:rsid w:val="00D86539"/>
    <w:rsid w:val="00D86549"/>
    <w:rsid w:val="00D86DC7"/>
    <w:rsid w:val="00D92FBB"/>
    <w:rsid w:val="00D942DA"/>
    <w:rsid w:val="00DA26C8"/>
    <w:rsid w:val="00DA353F"/>
    <w:rsid w:val="00DA574A"/>
    <w:rsid w:val="00DA6376"/>
    <w:rsid w:val="00DB034F"/>
    <w:rsid w:val="00DB0354"/>
    <w:rsid w:val="00DB0A54"/>
    <w:rsid w:val="00DB194F"/>
    <w:rsid w:val="00DB1EE2"/>
    <w:rsid w:val="00DB3336"/>
    <w:rsid w:val="00DB7A8B"/>
    <w:rsid w:val="00DC0417"/>
    <w:rsid w:val="00DC0A97"/>
    <w:rsid w:val="00DD0195"/>
    <w:rsid w:val="00DE3321"/>
    <w:rsid w:val="00DF1686"/>
    <w:rsid w:val="00DF1EBE"/>
    <w:rsid w:val="00DF4003"/>
    <w:rsid w:val="00DF4E88"/>
    <w:rsid w:val="00DF7090"/>
    <w:rsid w:val="00E00CFC"/>
    <w:rsid w:val="00E04A47"/>
    <w:rsid w:val="00E05774"/>
    <w:rsid w:val="00E11655"/>
    <w:rsid w:val="00E13614"/>
    <w:rsid w:val="00E212DA"/>
    <w:rsid w:val="00E22CD0"/>
    <w:rsid w:val="00E234FB"/>
    <w:rsid w:val="00E25682"/>
    <w:rsid w:val="00E25979"/>
    <w:rsid w:val="00E27CDB"/>
    <w:rsid w:val="00E35C48"/>
    <w:rsid w:val="00E43999"/>
    <w:rsid w:val="00E43C29"/>
    <w:rsid w:val="00E45616"/>
    <w:rsid w:val="00E45B5B"/>
    <w:rsid w:val="00E4777A"/>
    <w:rsid w:val="00E50147"/>
    <w:rsid w:val="00E559C4"/>
    <w:rsid w:val="00E560C9"/>
    <w:rsid w:val="00E60B51"/>
    <w:rsid w:val="00E622D8"/>
    <w:rsid w:val="00E6306E"/>
    <w:rsid w:val="00E63DF9"/>
    <w:rsid w:val="00E6577B"/>
    <w:rsid w:val="00E67BD5"/>
    <w:rsid w:val="00E70926"/>
    <w:rsid w:val="00E85A7F"/>
    <w:rsid w:val="00E9330E"/>
    <w:rsid w:val="00E93DF0"/>
    <w:rsid w:val="00E96E7A"/>
    <w:rsid w:val="00EB0701"/>
    <w:rsid w:val="00EB55A5"/>
    <w:rsid w:val="00EB627A"/>
    <w:rsid w:val="00EB720B"/>
    <w:rsid w:val="00EC35BB"/>
    <w:rsid w:val="00EC4355"/>
    <w:rsid w:val="00ED04D9"/>
    <w:rsid w:val="00ED058E"/>
    <w:rsid w:val="00ED24F8"/>
    <w:rsid w:val="00ED42BE"/>
    <w:rsid w:val="00ED770D"/>
    <w:rsid w:val="00EE0447"/>
    <w:rsid w:val="00EE6283"/>
    <w:rsid w:val="00EF1A62"/>
    <w:rsid w:val="00EF2537"/>
    <w:rsid w:val="00F00074"/>
    <w:rsid w:val="00F04FEC"/>
    <w:rsid w:val="00F0635C"/>
    <w:rsid w:val="00F066C8"/>
    <w:rsid w:val="00F108FA"/>
    <w:rsid w:val="00F14937"/>
    <w:rsid w:val="00F15331"/>
    <w:rsid w:val="00F216BB"/>
    <w:rsid w:val="00F22859"/>
    <w:rsid w:val="00F22AB1"/>
    <w:rsid w:val="00F2655B"/>
    <w:rsid w:val="00F27D15"/>
    <w:rsid w:val="00F32A9E"/>
    <w:rsid w:val="00F34951"/>
    <w:rsid w:val="00F37C9A"/>
    <w:rsid w:val="00F41451"/>
    <w:rsid w:val="00F45762"/>
    <w:rsid w:val="00F46436"/>
    <w:rsid w:val="00F51220"/>
    <w:rsid w:val="00F52A91"/>
    <w:rsid w:val="00F5358F"/>
    <w:rsid w:val="00F54119"/>
    <w:rsid w:val="00F5678B"/>
    <w:rsid w:val="00F64C3D"/>
    <w:rsid w:val="00F67EC1"/>
    <w:rsid w:val="00F83370"/>
    <w:rsid w:val="00F84674"/>
    <w:rsid w:val="00F90212"/>
    <w:rsid w:val="00F90E78"/>
    <w:rsid w:val="00F91A0F"/>
    <w:rsid w:val="00F91D4A"/>
    <w:rsid w:val="00FA148D"/>
    <w:rsid w:val="00FA1921"/>
    <w:rsid w:val="00FA20F3"/>
    <w:rsid w:val="00FA587E"/>
    <w:rsid w:val="00FB1E80"/>
    <w:rsid w:val="00FB259D"/>
    <w:rsid w:val="00FB4B64"/>
    <w:rsid w:val="00FB640A"/>
    <w:rsid w:val="00FB7BE0"/>
    <w:rsid w:val="00FC0E47"/>
    <w:rsid w:val="00FC421A"/>
    <w:rsid w:val="00FC68F8"/>
    <w:rsid w:val="00FC6CE0"/>
    <w:rsid w:val="00FD00C0"/>
    <w:rsid w:val="00FD0CE6"/>
    <w:rsid w:val="00FD44AF"/>
    <w:rsid w:val="00FE45C3"/>
    <w:rsid w:val="00FF1EF6"/>
    <w:rsid w:val="00FF29DA"/>
    <w:rsid w:val="00FF4E43"/>
    <w:rsid w:val="00FF4EFD"/>
    <w:rsid w:val="00FF64BB"/>
    <w:rsid w:val="00FF6BA5"/>
    <w:rsid w:val="43E14F1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B8CBC8"/>
  <w15:chartTrackingRefBased/>
  <w15:docId w15:val="{FAE6374F-EC25-4519-9C22-EFDEC3957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1BD7"/>
    <w:pPr>
      <w:widowControl w:val="0"/>
    </w:pPr>
  </w:style>
  <w:style w:type="paragraph" w:styleId="1">
    <w:name w:val="heading 1"/>
    <w:basedOn w:val="a"/>
    <w:link w:val="10"/>
    <w:uiPriority w:val="9"/>
    <w:qFormat/>
    <w:rsid w:val="006A51D0"/>
    <w:pPr>
      <w:widowControl/>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next w:val="a"/>
    <w:link w:val="20"/>
    <w:uiPriority w:val="9"/>
    <w:semiHidden/>
    <w:unhideWhenUsed/>
    <w:qFormat/>
    <w:rsid w:val="00A412C7"/>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semiHidden/>
    <w:unhideWhenUsed/>
    <w:qFormat/>
    <w:rsid w:val="007E68F9"/>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semiHidden/>
    <w:unhideWhenUsed/>
    <w:qFormat/>
    <w:rsid w:val="00A412C7"/>
    <w:pPr>
      <w:keepNext/>
      <w:spacing w:line="720" w:lineRule="auto"/>
      <w:outlineLvl w:val="3"/>
    </w:pPr>
    <w:rPr>
      <w:rFonts w:asciiTheme="majorHAnsi" w:eastAsiaTheme="majorEastAsia" w:hAnsiTheme="majorHAnsi" w:cstheme="majorBidi"/>
      <w:sz w:val="36"/>
      <w:szCs w:val="36"/>
    </w:rPr>
  </w:style>
  <w:style w:type="paragraph" w:styleId="5">
    <w:name w:val="heading 5"/>
    <w:basedOn w:val="a"/>
    <w:next w:val="a"/>
    <w:link w:val="50"/>
    <w:uiPriority w:val="9"/>
    <w:semiHidden/>
    <w:unhideWhenUsed/>
    <w:qFormat/>
    <w:rsid w:val="000406D0"/>
    <w:pPr>
      <w:keepNext/>
      <w:keepLines/>
      <w:spacing w:before="80" w:after="40"/>
      <w:outlineLvl w:val="4"/>
    </w:pPr>
    <w:rPr>
      <w:rFonts w:eastAsiaTheme="majorEastAsia"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D65B2F"/>
    <w:pPr>
      <w:jc w:val="right"/>
    </w:pPr>
  </w:style>
  <w:style w:type="character" w:customStyle="1" w:styleId="a4">
    <w:name w:val="日期 字元"/>
    <w:basedOn w:val="a0"/>
    <w:link w:val="a3"/>
    <w:uiPriority w:val="99"/>
    <w:semiHidden/>
    <w:rsid w:val="00D65B2F"/>
  </w:style>
  <w:style w:type="table" w:styleId="a5">
    <w:name w:val="Table Grid"/>
    <w:basedOn w:val="a1"/>
    <w:uiPriority w:val="39"/>
    <w:rsid w:val="00D65B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unhideWhenUsed/>
    <w:rsid w:val="00596ABA"/>
    <w:pPr>
      <w:widowControl/>
      <w:spacing w:before="100" w:beforeAutospacing="1" w:after="100" w:afterAutospacing="1"/>
    </w:pPr>
    <w:rPr>
      <w:rFonts w:ascii="Times New Roman" w:eastAsia="Times New Roman" w:hAnsi="Times New Roman" w:cs="Times New Roman"/>
      <w:kern w:val="0"/>
      <w:szCs w:val="24"/>
    </w:rPr>
  </w:style>
  <w:style w:type="character" w:styleId="a6">
    <w:name w:val="Strong"/>
    <w:basedOn w:val="a0"/>
    <w:uiPriority w:val="22"/>
    <w:qFormat/>
    <w:rsid w:val="00596ABA"/>
    <w:rPr>
      <w:b/>
      <w:bCs/>
    </w:rPr>
  </w:style>
  <w:style w:type="paragraph" w:styleId="a7">
    <w:name w:val="header"/>
    <w:basedOn w:val="a"/>
    <w:link w:val="a8"/>
    <w:uiPriority w:val="99"/>
    <w:unhideWhenUsed/>
    <w:rsid w:val="00596ABA"/>
    <w:pPr>
      <w:tabs>
        <w:tab w:val="center" w:pos="4153"/>
        <w:tab w:val="right" w:pos="8306"/>
      </w:tabs>
      <w:snapToGrid w:val="0"/>
    </w:pPr>
    <w:rPr>
      <w:sz w:val="20"/>
      <w:szCs w:val="20"/>
    </w:rPr>
  </w:style>
  <w:style w:type="character" w:customStyle="1" w:styleId="a8">
    <w:name w:val="頁首 字元"/>
    <w:basedOn w:val="a0"/>
    <w:link w:val="a7"/>
    <w:uiPriority w:val="99"/>
    <w:rsid w:val="00596ABA"/>
    <w:rPr>
      <w:sz w:val="20"/>
      <w:szCs w:val="20"/>
    </w:rPr>
  </w:style>
  <w:style w:type="paragraph" w:styleId="a9">
    <w:name w:val="footer"/>
    <w:basedOn w:val="a"/>
    <w:link w:val="aa"/>
    <w:uiPriority w:val="99"/>
    <w:unhideWhenUsed/>
    <w:rsid w:val="00596ABA"/>
    <w:pPr>
      <w:tabs>
        <w:tab w:val="center" w:pos="4153"/>
        <w:tab w:val="right" w:pos="8306"/>
      </w:tabs>
      <w:snapToGrid w:val="0"/>
    </w:pPr>
    <w:rPr>
      <w:sz w:val="20"/>
      <w:szCs w:val="20"/>
    </w:rPr>
  </w:style>
  <w:style w:type="character" w:customStyle="1" w:styleId="aa">
    <w:name w:val="頁尾 字元"/>
    <w:basedOn w:val="a0"/>
    <w:link w:val="a9"/>
    <w:uiPriority w:val="99"/>
    <w:rsid w:val="00596ABA"/>
    <w:rPr>
      <w:sz w:val="20"/>
      <w:szCs w:val="20"/>
    </w:rPr>
  </w:style>
  <w:style w:type="paragraph" w:styleId="ab">
    <w:name w:val="List Paragraph"/>
    <w:aliases w:val="Dot pt,Issue Action POC,List Paragraph1,3,POCG Table Text,F5 List Paragraph,List Paragraph Char Char Char,Indicator Text,Colorful List - Accent 11,Numbered Para 1,Bullet 1,Bullet Points,MAIN CONTENT,Normal numbered,內文bullets,Ha,Listed Paragraph,清單段"/>
    <w:basedOn w:val="a"/>
    <w:link w:val="ac"/>
    <w:uiPriority w:val="34"/>
    <w:qFormat/>
    <w:rsid w:val="00B742FF"/>
    <w:pPr>
      <w:ind w:leftChars="200" w:left="480"/>
    </w:pPr>
  </w:style>
  <w:style w:type="character" w:styleId="ad">
    <w:name w:val="annotation reference"/>
    <w:basedOn w:val="a0"/>
    <w:uiPriority w:val="99"/>
    <w:semiHidden/>
    <w:unhideWhenUsed/>
    <w:rsid w:val="00633B3D"/>
    <w:rPr>
      <w:sz w:val="18"/>
      <w:szCs w:val="18"/>
    </w:rPr>
  </w:style>
  <w:style w:type="paragraph" w:styleId="ae">
    <w:name w:val="annotation text"/>
    <w:basedOn w:val="a"/>
    <w:link w:val="af"/>
    <w:uiPriority w:val="99"/>
    <w:semiHidden/>
    <w:unhideWhenUsed/>
    <w:rsid w:val="00633B3D"/>
  </w:style>
  <w:style w:type="character" w:customStyle="1" w:styleId="af">
    <w:name w:val="註解文字 字元"/>
    <w:basedOn w:val="a0"/>
    <w:link w:val="ae"/>
    <w:uiPriority w:val="99"/>
    <w:semiHidden/>
    <w:rsid w:val="00633B3D"/>
  </w:style>
  <w:style w:type="paragraph" w:styleId="af0">
    <w:name w:val="annotation subject"/>
    <w:basedOn w:val="ae"/>
    <w:next w:val="ae"/>
    <w:link w:val="af1"/>
    <w:uiPriority w:val="99"/>
    <w:semiHidden/>
    <w:unhideWhenUsed/>
    <w:rsid w:val="00633B3D"/>
    <w:rPr>
      <w:b/>
      <w:bCs/>
    </w:rPr>
  </w:style>
  <w:style w:type="character" w:customStyle="1" w:styleId="af1">
    <w:name w:val="註解主旨 字元"/>
    <w:basedOn w:val="af"/>
    <w:link w:val="af0"/>
    <w:uiPriority w:val="99"/>
    <w:semiHidden/>
    <w:rsid w:val="00633B3D"/>
    <w:rPr>
      <w:b/>
      <w:bCs/>
    </w:rPr>
  </w:style>
  <w:style w:type="paragraph" w:styleId="af2">
    <w:name w:val="Balloon Text"/>
    <w:basedOn w:val="a"/>
    <w:link w:val="af3"/>
    <w:uiPriority w:val="99"/>
    <w:semiHidden/>
    <w:unhideWhenUsed/>
    <w:rsid w:val="00633B3D"/>
    <w:rPr>
      <w:rFonts w:asciiTheme="majorHAnsi" w:eastAsiaTheme="majorEastAsia" w:hAnsiTheme="majorHAnsi" w:cstheme="majorBidi"/>
      <w:sz w:val="18"/>
      <w:szCs w:val="18"/>
    </w:rPr>
  </w:style>
  <w:style w:type="character" w:customStyle="1" w:styleId="af3">
    <w:name w:val="註解方塊文字 字元"/>
    <w:basedOn w:val="a0"/>
    <w:link w:val="af2"/>
    <w:uiPriority w:val="99"/>
    <w:semiHidden/>
    <w:rsid w:val="00633B3D"/>
    <w:rPr>
      <w:rFonts w:asciiTheme="majorHAnsi" w:eastAsiaTheme="majorEastAsia" w:hAnsiTheme="majorHAnsi" w:cstheme="majorBidi"/>
      <w:sz w:val="18"/>
      <w:szCs w:val="18"/>
    </w:rPr>
  </w:style>
  <w:style w:type="paragraph" w:styleId="af4">
    <w:name w:val="footnote text"/>
    <w:basedOn w:val="a"/>
    <w:link w:val="af5"/>
    <w:uiPriority w:val="99"/>
    <w:semiHidden/>
    <w:unhideWhenUsed/>
    <w:rsid w:val="002B10DC"/>
    <w:pPr>
      <w:snapToGrid w:val="0"/>
    </w:pPr>
    <w:rPr>
      <w:sz w:val="20"/>
      <w:szCs w:val="20"/>
    </w:rPr>
  </w:style>
  <w:style w:type="character" w:customStyle="1" w:styleId="af5">
    <w:name w:val="註腳文字 字元"/>
    <w:basedOn w:val="a0"/>
    <w:link w:val="af4"/>
    <w:uiPriority w:val="99"/>
    <w:semiHidden/>
    <w:rsid w:val="002B10DC"/>
    <w:rPr>
      <w:sz w:val="20"/>
      <w:szCs w:val="20"/>
    </w:rPr>
  </w:style>
  <w:style w:type="character" w:styleId="af6">
    <w:name w:val="footnote reference"/>
    <w:basedOn w:val="a0"/>
    <w:uiPriority w:val="99"/>
    <w:semiHidden/>
    <w:unhideWhenUsed/>
    <w:rsid w:val="002B10DC"/>
    <w:rPr>
      <w:vertAlign w:val="superscript"/>
    </w:rPr>
  </w:style>
  <w:style w:type="paragraph" w:customStyle="1" w:styleId="ds-markdown-paragraph">
    <w:name w:val="ds-markdown-paragraph"/>
    <w:basedOn w:val="a"/>
    <w:rsid w:val="00807FC7"/>
    <w:pPr>
      <w:widowControl/>
      <w:spacing w:before="100" w:beforeAutospacing="1" w:after="100" w:afterAutospacing="1"/>
    </w:pPr>
    <w:rPr>
      <w:rFonts w:ascii="Times New Roman" w:eastAsia="Times New Roman" w:hAnsi="Times New Roman" w:cs="Times New Roman"/>
      <w:kern w:val="0"/>
      <w:szCs w:val="24"/>
    </w:rPr>
  </w:style>
  <w:style w:type="character" w:customStyle="1" w:styleId="ac">
    <w:name w:val="清單段落 字元"/>
    <w:aliases w:val="Dot pt 字元,Issue Action POC 字元,List Paragraph1 字元,3 字元,POCG Table Text 字元,F5 List Paragraph 字元,List Paragraph Char Char Char 字元,Indicator Text 字元,Colorful List - Accent 11 字元,Numbered Para 1 字元,Bullet 1 字元,Bullet Points 字元,MAIN CONTENT 字元,Ha 字元"/>
    <w:link w:val="ab"/>
    <w:uiPriority w:val="34"/>
    <w:qFormat/>
    <w:locked/>
    <w:rsid w:val="004344DC"/>
  </w:style>
  <w:style w:type="character" w:styleId="af7">
    <w:name w:val="Hyperlink"/>
    <w:basedOn w:val="a0"/>
    <w:uiPriority w:val="99"/>
    <w:unhideWhenUsed/>
    <w:rsid w:val="001B23B5"/>
    <w:rPr>
      <w:color w:val="0563C1" w:themeColor="hyperlink"/>
      <w:u w:val="single"/>
    </w:rPr>
  </w:style>
  <w:style w:type="character" w:customStyle="1" w:styleId="11">
    <w:name w:val="未解析的提及項目1"/>
    <w:basedOn w:val="a0"/>
    <w:uiPriority w:val="99"/>
    <w:semiHidden/>
    <w:unhideWhenUsed/>
    <w:rsid w:val="001B23B5"/>
    <w:rPr>
      <w:color w:val="605E5C"/>
      <w:shd w:val="clear" w:color="auto" w:fill="E1DFDD"/>
    </w:rPr>
  </w:style>
  <w:style w:type="character" w:styleId="af8">
    <w:name w:val="FollowedHyperlink"/>
    <w:basedOn w:val="a0"/>
    <w:uiPriority w:val="99"/>
    <w:semiHidden/>
    <w:unhideWhenUsed/>
    <w:rsid w:val="00436AFC"/>
    <w:rPr>
      <w:color w:val="954F72" w:themeColor="followedHyperlink"/>
      <w:u w:val="single"/>
    </w:rPr>
  </w:style>
  <w:style w:type="character" w:customStyle="1" w:styleId="10">
    <w:name w:val="標題 1 字元"/>
    <w:basedOn w:val="a0"/>
    <w:link w:val="1"/>
    <w:uiPriority w:val="9"/>
    <w:rsid w:val="006A51D0"/>
    <w:rPr>
      <w:rFonts w:ascii="Times New Roman" w:eastAsia="Times New Roman" w:hAnsi="Times New Roman" w:cs="Times New Roman"/>
      <w:b/>
      <w:bCs/>
      <w:kern w:val="36"/>
      <w:sz w:val="48"/>
      <w:szCs w:val="48"/>
    </w:rPr>
  </w:style>
  <w:style w:type="character" w:customStyle="1" w:styleId="12">
    <w:name w:val="未解析的提及1"/>
    <w:basedOn w:val="a0"/>
    <w:uiPriority w:val="99"/>
    <w:semiHidden/>
    <w:unhideWhenUsed/>
    <w:rsid w:val="00483E17"/>
    <w:rPr>
      <w:color w:val="605E5C"/>
      <w:shd w:val="clear" w:color="auto" w:fill="E1DFDD"/>
    </w:rPr>
  </w:style>
  <w:style w:type="character" w:customStyle="1" w:styleId="hzn33d">
    <w:name w:val="hzn33d"/>
    <w:basedOn w:val="a0"/>
    <w:rsid w:val="00814386"/>
  </w:style>
  <w:style w:type="character" w:customStyle="1" w:styleId="uv3um">
    <w:name w:val="uv3um"/>
    <w:basedOn w:val="a0"/>
    <w:rsid w:val="00814386"/>
  </w:style>
  <w:style w:type="paragraph" w:customStyle="1" w:styleId="Default">
    <w:name w:val="Default"/>
    <w:rsid w:val="003B35B8"/>
    <w:pPr>
      <w:widowControl w:val="0"/>
      <w:autoSpaceDE w:val="0"/>
      <w:autoSpaceDN w:val="0"/>
      <w:adjustRightInd w:val="0"/>
    </w:pPr>
    <w:rPr>
      <w:rFonts w:ascii="Calibri" w:hAnsi="Calibri" w:cs="Calibri"/>
      <w:color w:val="000000"/>
      <w:kern w:val="0"/>
      <w:szCs w:val="24"/>
    </w:rPr>
  </w:style>
  <w:style w:type="character" w:styleId="af9">
    <w:name w:val="Emphasis"/>
    <w:basedOn w:val="a0"/>
    <w:uiPriority w:val="20"/>
    <w:qFormat/>
    <w:rsid w:val="003B5D74"/>
    <w:rPr>
      <w:i/>
      <w:iCs/>
    </w:rPr>
  </w:style>
  <w:style w:type="paragraph" w:styleId="afa">
    <w:name w:val="Revision"/>
    <w:hidden/>
    <w:uiPriority w:val="99"/>
    <w:semiHidden/>
    <w:rsid w:val="005C3C0A"/>
  </w:style>
  <w:style w:type="character" w:styleId="afb">
    <w:name w:val="Unresolved Mention"/>
    <w:basedOn w:val="a0"/>
    <w:uiPriority w:val="99"/>
    <w:semiHidden/>
    <w:unhideWhenUsed/>
    <w:rsid w:val="003A7455"/>
    <w:rPr>
      <w:color w:val="605E5C"/>
      <w:shd w:val="clear" w:color="auto" w:fill="E1DFDD"/>
    </w:rPr>
  </w:style>
  <w:style w:type="character" w:customStyle="1" w:styleId="50">
    <w:name w:val="標題 5 字元"/>
    <w:basedOn w:val="a0"/>
    <w:link w:val="5"/>
    <w:uiPriority w:val="9"/>
    <w:semiHidden/>
    <w:rsid w:val="000406D0"/>
    <w:rPr>
      <w:rFonts w:eastAsiaTheme="majorEastAsia" w:cstheme="majorBidi"/>
      <w:color w:val="2F5496" w:themeColor="accent1" w:themeShade="BF"/>
    </w:rPr>
  </w:style>
  <w:style w:type="paragraph" w:styleId="afc">
    <w:name w:val="Title"/>
    <w:basedOn w:val="a"/>
    <w:next w:val="a"/>
    <w:link w:val="afd"/>
    <w:uiPriority w:val="10"/>
    <w:qFormat/>
    <w:rsid w:val="00E96E7A"/>
    <w:pPr>
      <w:spacing w:after="80"/>
      <w:contextualSpacing/>
      <w:jc w:val="center"/>
    </w:pPr>
    <w:rPr>
      <w:rFonts w:asciiTheme="majorHAnsi" w:eastAsiaTheme="majorEastAsia" w:hAnsiTheme="majorHAnsi" w:cstheme="majorBidi"/>
      <w:spacing w:val="-10"/>
      <w:kern w:val="28"/>
      <w:sz w:val="56"/>
      <w:szCs w:val="56"/>
    </w:rPr>
  </w:style>
  <w:style w:type="character" w:customStyle="1" w:styleId="afd">
    <w:name w:val="標題 字元"/>
    <w:basedOn w:val="a0"/>
    <w:link w:val="afc"/>
    <w:uiPriority w:val="10"/>
    <w:rsid w:val="00E96E7A"/>
    <w:rPr>
      <w:rFonts w:asciiTheme="majorHAnsi" w:eastAsiaTheme="majorEastAsia" w:hAnsiTheme="majorHAnsi" w:cstheme="majorBidi"/>
      <w:spacing w:val="-10"/>
      <w:kern w:val="28"/>
      <w:sz w:val="56"/>
      <w:szCs w:val="56"/>
    </w:rPr>
  </w:style>
  <w:style w:type="paragraph" w:styleId="HTML">
    <w:name w:val="HTML Preformatted"/>
    <w:basedOn w:val="a"/>
    <w:link w:val="HTML0"/>
    <w:uiPriority w:val="99"/>
    <w:semiHidden/>
    <w:unhideWhenUsed/>
    <w:rsid w:val="00FB7BE0"/>
    <w:rPr>
      <w:rFonts w:ascii="Courier New" w:hAnsi="Courier New" w:cs="Courier New"/>
      <w:sz w:val="20"/>
      <w:szCs w:val="20"/>
    </w:rPr>
  </w:style>
  <w:style w:type="character" w:customStyle="1" w:styleId="HTML0">
    <w:name w:val="HTML 預設格式 字元"/>
    <w:basedOn w:val="a0"/>
    <w:link w:val="HTML"/>
    <w:uiPriority w:val="99"/>
    <w:semiHidden/>
    <w:rsid w:val="00FB7BE0"/>
    <w:rPr>
      <w:rFonts w:ascii="Courier New" w:hAnsi="Courier New" w:cs="Courier New"/>
      <w:sz w:val="20"/>
      <w:szCs w:val="20"/>
    </w:rPr>
  </w:style>
  <w:style w:type="character" w:customStyle="1" w:styleId="20">
    <w:name w:val="標題 2 字元"/>
    <w:basedOn w:val="a0"/>
    <w:link w:val="2"/>
    <w:uiPriority w:val="9"/>
    <w:semiHidden/>
    <w:rsid w:val="00A412C7"/>
    <w:rPr>
      <w:rFonts w:asciiTheme="majorHAnsi" w:eastAsiaTheme="majorEastAsia" w:hAnsiTheme="majorHAnsi" w:cstheme="majorBidi"/>
      <w:b/>
      <w:bCs/>
      <w:sz w:val="48"/>
      <w:szCs w:val="48"/>
    </w:rPr>
  </w:style>
  <w:style w:type="character" w:customStyle="1" w:styleId="40">
    <w:name w:val="標題 4 字元"/>
    <w:basedOn w:val="a0"/>
    <w:link w:val="4"/>
    <w:uiPriority w:val="9"/>
    <w:semiHidden/>
    <w:rsid w:val="00A412C7"/>
    <w:rPr>
      <w:rFonts w:asciiTheme="majorHAnsi" w:eastAsiaTheme="majorEastAsia" w:hAnsiTheme="majorHAnsi" w:cstheme="majorBidi"/>
      <w:sz w:val="36"/>
      <w:szCs w:val="36"/>
    </w:rPr>
  </w:style>
  <w:style w:type="character" w:customStyle="1" w:styleId="30">
    <w:name w:val="標題 3 字元"/>
    <w:basedOn w:val="a0"/>
    <w:link w:val="3"/>
    <w:uiPriority w:val="9"/>
    <w:semiHidden/>
    <w:rsid w:val="007E68F9"/>
    <w:rPr>
      <w:rFonts w:asciiTheme="majorHAnsi" w:eastAsiaTheme="majorEastAsia" w:hAnsiTheme="majorHAnsi" w:cstheme="majorBidi"/>
      <w:b/>
      <w:bCs/>
      <w:sz w:val="36"/>
      <w:szCs w:val="36"/>
    </w:rPr>
  </w:style>
  <w:style w:type="paragraph" w:styleId="afe">
    <w:name w:val="Note Heading"/>
    <w:basedOn w:val="a"/>
    <w:next w:val="a"/>
    <w:link w:val="aff"/>
    <w:uiPriority w:val="99"/>
    <w:unhideWhenUsed/>
    <w:rsid w:val="001C1E2C"/>
    <w:pPr>
      <w:jc w:val="center"/>
    </w:pPr>
    <w:rPr>
      <w:rFonts w:ascii="Times New Roman" w:eastAsia="標楷體" w:hAnsi="Times New Roman" w:cs="Times New Roman"/>
      <w:b/>
      <w:bCs/>
      <w:sz w:val="28"/>
      <w:szCs w:val="28"/>
    </w:rPr>
  </w:style>
  <w:style w:type="character" w:customStyle="1" w:styleId="aff">
    <w:name w:val="註釋標題 字元"/>
    <w:basedOn w:val="a0"/>
    <w:link w:val="afe"/>
    <w:uiPriority w:val="99"/>
    <w:rsid w:val="001C1E2C"/>
    <w:rPr>
      <w:rFonts w:ascii="Times New Roman" w:eastAsia="標楷體" w:hAnsi="Times New Roman" w:cs="Times New Roman"/>
      <w:b/>
      <w:bCs/>
      <w:sz w:val="28"/>
      <w:szCs w:val="28"/>
    </w:rPr>
  </w:style>
  <w:style w:type="paragraph" w:styleId="aff0">
    <w:name w:val="Closing"/>
    <w:basedOn w:val="a"/>
    <w:link w:val="aff1"/>
    <w:uiPriority w:val="99"/>
    <w:unhideWhenUsed/>
    <w:rsid w:val="001C1E2C"/>
    <w:pPr>
      <w:ind w:leftChars="1800" w:left="100"/>
    </w:pPr>
    <w:rPr>
      <w:rFonts w:ascii="Times New Roman" w:eastAsia="標楷體" w:hAnsi="Times New Roman" w:cs="Times New Roman"/>
      <w:b/>
      <w:bCs/>
      <w:sz w:val="28"/>
      <w:szCs w:val="28"/>
    </w:rPr>
  </w:style>
  <w:style w:type="character" w:customStyle="1" w:styleId="aff1">
    <w:name w:val="結語 字元"/>
    <w:basedOn w:val="a0"/>
    <w:link w:val="aff0"/>
    <w:uiPriority w:val="99"/>
    <w:rsid w:val="001C1E2C"/>
    <w:rPr>
      <w:rFonts w:ascii="Times New Roman" w:eastAsia="標楷體"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64639">
      <w:bodyDiv w:val="1"/>
      <w:marLeft w:val="0"/>
      <w:marRight w:val="0"/>
      <w:marTop w:val="0"/>
      <w:marBottom w:val="0"/>
      <w:divBdr>
        <w:top w:val="none" w:sz="0" w:space="0" w:color="auto"/>
        <w:left w:val="none" w:sz="0" w:space="0" w:color="auto"/>
        <w:bottom w:val="none" w:sz="0" w:space="0" w:color="auto"/>
        <w:right w:val="none" w:sz="0" w:space="0" w:color="auto"/>
      </w:divBdr>
    </w:div>
    <w:div w:id="68580341">
      <w:bodyDiv w:val="1"/>
      <w:marLeft w:val="0"/>
      <w:marRight w:val="0"/>
      <w:marTop w:val="0"/>
      <w:marBottom w:val="0"/>
      <w:divBdr>
        <w:top w:val="none" w:sz="0" w:space="0" w:color="auto"/>
        <w:left w:val="none" w:sz="0" w:space="0" w:color="auto"/>
        <w:bottom w:val="none" w:sz="0" w:space="0" w:color="auto"/>
        <w:right w:val="none" w:sz="0" w:space="0" w:color="auto"/>
      </w:divBdr>
    </w:div>
    <w:div w:id="69885896">
      <w:bodyDiv w:val="1"/>
      <w:marLeft w:val="0"/>
      <w:marRight w:val="0"/>
      <w:marTop w:val="0"/>
      <w:marBottom w:val="0"/>
      <w:divBdr>
        <w:top w:val="none" w:sz="0" w:space="0" w:color="auto"/>
        <w:left w:val="none" w:sz="0" w:space="0" w:color="auto"/>
        <w:bottom w:val="none" w:sz="0" w:space="0" w:color="auto"/>
        <w:right w:val="none" w:sz="0" w:space="0" w:color="auto"/>
      </w:divBdr>
    </w:div>
    <w:div w:id="92096536">
      <w:bodyDiv w:val="1"/>
      <w:marLeft w:val="0"/>
      <w:marRight w:val="0"/>
      <w:marTop w:val="0"/>
      <w:marBottom w:val="0"/>
      <w:divBdr>
        <w:top w:val="none" w:sz="0" w:space="0" w:color="auto"/>
        <w:left w:val="none" w:sz="0" w:space="0" w:color="auto"/>
        <w:bottom w:val="none" w:sz="0" w:space="0" w:color="auto"/>
        <w:right w:val="none" w:sz="0" w:space="0" w:color="auto"/>
      </w:divBdr>
    </w:div>
    <w:div w:id="100104771">
      <w:bodyDiv w:val="1"/>
      <w:marLeft w:val="0"/>
      <w:marRight w:val="0"/>
      <w:marTop w:val="0"/>
      <w:marBottom w:val="0"/>
      <w:divBdr>
        <w:top w:val="none" w:sz="0" w:space="0" w:color="auto"/>
        <w:left w:val="none" w:sz="0" w:space="0" w:color="auto"/>
        <w:bottom w:val="none" w:sz="0" w:space="0" w:color="auto"/>
        <w:right w:val="none" w:sz="0" w:space="0" w:color="auto"/>
      </w:divBdr>
    </w:div>
    <w:div w:id="101461783">
      <w:bodyDiv w:val="1"/>
      <w:marLeft w:val="0"/>
      <w:marRight w:val="0"/>
      <w:marTop w:val="0"/>
      <w:marBottom w:val="0"/>
      <w:divBdr>
        <w:top w:val="none" w:sz="0" w:space="0" w:color="auto"/>
        <w:left w:val="none" w:sz="0" w:space="0" w:color="auto"/>
        <w:bottom w:val="none" w:sz="0" w:space="0" w:color="auto"/>
        <w:right w:val="none" w:sz="0" w:space="0" w:color="auto"/>
      </w:divBdr>
    </w:div>
    <w:div w:id="136995185">
      <w:bodyDiv w:val="1"/>
      <w:marLeft w:val="0"/>
      <w:marRight w:val="0"/>
      <w:marTop w:val="0"/>
      <w:marBottom w:val="0"/>
      <w:divBdr>
        <w:top w:val="none" w:sz="0" w:space="0" w:color="auto"/>
        <w:left w:val="none" w:sz="0" w:space="0" w:color="auto"/>
        <w:bottom w:val="none" w:sz="0" w:space="0" w:color="auto"/>
        <w:right w:val="none" w:sz="0" w:space="0" w:color="auto"/>
      </w:divBdr>
    </w:div>
    <w:div w:id="161284501">
      <w:bodyDiv w:val="1"/>
      <w:marLeft w:val="0"/>
      <w:marRight w:val="0"/>
      <w:marTop w:val="0"/>
      <w:marBottom w:val="0"/>
      <w:divBdr>
        <w:top w:val="none" w:sz="0" w:space="0" w:color="auto"/>
        <w:left w:val="none" w:sz="0" w:space="0" w:color="auto"/>
        <w:bottom w:val="none" w:sz="0" w:space="0" w:color="auto"/>
        <w:right w:val="none" w:sz="0" w:space="0" w:color="auto"/>
      </w:divBdr>
    </w:div>
    <w:div w:id="217283040">
      <w:bodyDiv w:val="1"/>
      <w:marLeft w:val="0"/>
      <w:marRight w:val="0"/>
      <w:marTop w:val="0"/>
      <w:marBottom w:val="0"/>
      <w:divBdr>
        <w:top w:val="none" w:sz="0" w:space="0" w:color="auto"/>
        <w:left w:val="none" w:sz="0" w:space="0" w:color="auto"/>
        <w:bottom w:val="none" w:sz="0" w:space="0" w:color="auto"/>
        <w:right w:val="none" w:sz="0" w:space="0" w:color="auto"/>
      </w:divBdr>
    </w:div>
    <w:div w:id="253368714">
      <w:bodyDiv w:val="1"/>
      <w:marLeft w:val="0"/>
      <w:marRight w:val="0"/>
      <w:marTop w:val="0"/>
      <w:marBottom w:val="0"/>
      <w:divBdr>
        <w:top w:val="none" w:sz="0" w:space="0" w:color="auto"/>
        <w:left w:val="none" w:sz="0" w:space="0" w:color="auto"/>
        <w:bottom w:val="none" w:sz="0" w:space="0" w:color="auto"/>
        <w:right w:val="none" w:sz="0" w:space="0" w:color="auto"/>
      </w:divBdr>
    </w:div>
    <w:div w:id="324087193">
      <w:bodyDiv w:val="1"/>
      <w:marLeft w:val="0"/>
      <w:marRight w:val="0"/>
      <w:marTop w:val="0"/>
      <w:marBottom w:val="0"/>
      <w:divBdr>
        <w:top w:val="none" w:sz="0" w:space="0" w:color="auto"/>
        <w:left w:val="none" w:sz="0" w:space="0" w:color="auto"/>
        <w:bottom w:val="none" w:sz="0" w:space="0" w:color="auto"/>
        <w:right w:val="none" w:sz="0" w:space="0" w:color="auto"/>
      </w:divBdr>
    </w:div>
    <w:div w:id="337343632">
      <w:bodyDiv w:val="1"/>
      <w:marLeft w:val="0"/>
      <w:marRight w:val="0"/>
      <w:marTop w:val="0"/>
      <w:marBottom w:val="0"/>
      <w:divBdr>
        <w:top w:val="none" w:sz="0" w:space="0" w:color="auto"/>
        <w:left w:val="none" w:sz="0" w:space="0" w:color="auto"/>
        <w:bottom w:val="none" w:sz="0" w:space="0" w:color="auto"/>
        <w:right w:val="none" w:sz="0" w:space="0" w:color="auto"/>
      </w:divBdr>
    </w:div>
    <w:div w:id="382142870">
      <w:bodyDiv w:val="1"/>
      <w:marLeft w:val="0"/>
      <w:marRight w:val="0"/>
      <w:marTop w:val="0"/>
      <w:marBottom w:val="0"/>
      <w:divBdr>
        <w:top w:val="none" w:sz="0" w:space="0" w:color="auto"/>
        <w:left w:val="none" w:sz="0" w:space="0" w:color="auto"/>
        <w:bottom w:val="none" w:sz="0" w:space="0" w:color="auto"/>
        <w:right w:val="none" w:sz="0" w:space="0" w:color="auto"/>
      </w:divBdr>
    </w:div>
    <w:div w:id="405736266">
      <w:bodyDiv w:val="1"/>
      <w:marLeft w:val="0"/>
      <w:marRight w:val="0"/>
      <w:marTop w:val="0"/>
      <w:marBottom w:val="0"/>
      <w:divBdr>
        <w:top w:val="none" w:sz="0" w:space="0" w:color="auto"/>
        <w:left w:val="none" w:sz="0" w:space="0" w:color="auto"/>
        <w:bottom w:val="none" w:sz="0" w:space="0" w:color="auto"/>
        <w:right w:val="none" w:sz="0" w:space="0" w:color="auto"/>
      </w:divBdr>
    </w:div>
    <w:div w:id="413597972">
      <w:bodyDiv w:val="1"/>
      <w:marLeft w:val="0"/>
      <w:marRight w:val="0"/>
      <w:marTop w:val="0"/>
      <w:marBottom w:val="0"/>
      <w:divBdr>
        <w:top w:val="none" w:sz="0" w:space="0" w:color="auto"/>
        <w:left w:val="none" w:sz="0" w:space="0" w:color="auto"/>
        <w:bottom w:val="none" w:sz="0" w:space="0" w:color="auto"/>
        <w:right w:val="none" w:sz="0" w:space="0" w:color="auto"/>
      </w:divBdr>
    </w:div>
    <w:div w:id="429543150">
      <w:bodyDiv w:val="1"/>
      <w:marLeft w:val="0"/>
      <w:marRight w:val="0"/>
      <w:marTop w:val="0"/>
      <w:marBottom w:val="0"/>
      <w:divBdr>
        <w:top w:val="none" w:sz="0" w:space="0" w:color="auto"/>
        <w:left w:val="none" w:sz="0" w:space="0" w:color="auto"/>
        <w:bottom w:val="none" w:sz="0" w:space="0" w:color="auto"/>
        <w:right w:val="none" w:sz="0" w:space="0" w:color="auto"/>
      </w:divBdr>
    </w:div>
    <w:div w:id="444352391">
      <w:bodyDiv w:val="1"/>
      <w:marLeft w:val="0"/>
      <w:marRight w:val="0"/>
      <w:marTop w:val="0"/>
      <w:marBottom w:val="0"/>
      <w:divBdr>
        <w:top w:val="none" w:sz="0" w:space="0" w:color="auto"/>
        <w:left w:val="none" w:sz="0" w:space="0" w:color="auto"/>
        <w:bottom w:val="none" w:sz="0" w:space="0" w:color="auto"/>
        <w:right w:val="none" w:sz="0" w:space="0" w:color="auto"/>
      </w:divBdr>
    </w:div>
    <w:div w:id="455762277">
      <w:bodyDiv w:val="1"/>
      <w:marLeft w:val="0"/>
      <w:marRight w:val="0"/>
      <w:marTop w:val="0"/>
      <w:marBottom w:val="0"/>
      <w:divBdr>
        <w:top w:val="none" w:sz="0" w:space="0" w:color="auto"/>
        <w:left w:val="none" w:sz="0" w:space="0" w:color="auto"/>
        <w:bottom w:val="none" w:sz="0" w:space="0" w:color="auto"/>
        <w:right w:val="none" w:sz="0" w:space="0" w:color="auto"/>
      </w:divBdr>
    </w:div>
    <w:div w:id="456149437">
      <w:bodyDiv w:val="1"/>
      <w:marLeft w:val="0"/>
      <w:marRight w:val="0"/>
      <w:marTop w:val="0"/>
      <w:marBottom w:val="0"/>
      <w:divBdr>
        <w:top w:val="none" w:sz="0" w:space="0" w:color="auto"/>
        <w:left w:val="none" w:sz="0" w:space="0" w:color="auto"/>
        <w:bottom w:val="none" w:sz="0" w:space="0" w:color="auto"/>
        <w:right w:val="none" w:sz="0" w:space="0" w:color="auto"/>
      </w:divBdr>
    </w:div>
    <w:div w:id="467825461">
      <w:bodyDiv w:val="1"/>
      <w:marLeft w:val="0"/>
      <w:marRight w:val="0"/>
      <w:marTop w:val="0"/>
      <w:marBottom w:val="0"/>
      <w:divBdr>
        <w:top w:val="none" w:sz="0" w:space="0" w:color="auto"/>
        <w:left w:val="none" w:sz="0" w:space="0" w:color="auto"/>
        <w:bottom w:val="none" w:sz="0" w:space="0" w:color="auto"/>
        <w:right w:val="none" w:sz="0" w:space="0" w:color="auto"/>
      </w:divBdr>
    </w:div>
    <w:div w:id="468402528">
      <w:bodyDiv w:val="1"/>
      <w:marLeft w:val="0"/>
      <w:marRight w:val="0"/>
      <w:marTop w:val="0"/>
      <w:marBottom w:val="0"/>
      <w:divBdr>
        <w:top w:val="none" w:sz="0" w:space="0" w:color="auto"/>
        <w:left w:val="none" w:sz="0" w:space="0" w:color="auto"/>
        <w:bottom w:val="none" w:sz="0" w:space="0" w:color="auto"/>
        <w:right w:val="none" w:sz="0" w:space="0" w:color="auto"/>
      </w:divBdr>
    </w:div>
    <w:div w:id="484317994">
      <w:bodyDiv w:val="1"/>
      <w:marLeft w:val="0"/>
      <w:marRight w:val="0"/>
      <w:marTop w:val="0"/>
      <w:marBottom w:val="0"/>
      <w:divBdr>
        <w:top w:val="none" w:sz="0" w:space="0" w:color="auto"/>
        <w:left w:val="none" w:sz="0" w:space="0" w:color="auto"/>
        <w:bottom w:val="none" w:sz="0" w:space="0" w:color="auto"/>
        <w:right w:val="none" w:sz="0" w:space="0" w:color="auto"/>
      </w:divBdr>
    </w:div>
    <w:div w:id="493299391">
      <w:bodyDiv w:val="1"/>
      <w:marLeft w:val="0"/>
      <w:marRight w:val="0"/>
      <w:marTop w:val="0"/>
      <w:marBottom w:val="0"/>
      <w:divBdr>
        <w:top w:val="none" w:sz="0" w:space="0" w:color="auto"/>
        <w:left w:val="none" w:sz="0" w:space="0" w:color="auto"/>
        <w:bottom w:val="none" w:sz="0" w:space="0" w:color="auto"/>
        <w:right w:val="none" w:sz="0" w:space="0" w:color="auto"/>
      </w:divBdr>
    </w:div>
    <w:div w:id="517238078">
      <w:bodyDiv w:val="1"/>
      <w:marLeft w:val="0"/>
      <w:marRight w:val="0"/>
      <w:marTop w:val="0"/>
      <w:marBottom w:val="0"/>
      <w:divBdr>
        <w:top w:val="none" w:sz="0" w:space="0" w:color="auto"/>
        <w:left w:val="none" w:sz="0" w:space="0" w:color="auto"/>
        <w:bottom w:val="none" w:sz="0" w:space="0" w:color="auto"/>
        <w:right w:val="none" w:sz="0" w:space="0" w:color="auto"/>
      </w:divBdr>
    </w:div>
    <w:div w:id="542207896">
      <w:bodyDiv w:val="1"/>
      <w:marLeft w:val="0"/>
      <w:marRight w:val="0"/>
      <w:marTop w:val="0"/>
      <w:marBottom w:val="0"/>
      <w:divBdr>
        <w:top w:val="none" w:sz="0" w:space="0" w:color="auto"/>
        <w:left w:val="none" w:sz="0" w:space="0" w:color="auto"/>
        <w:bottom w:val="none" w:sz="0" w:space="0" w:color="auto"/>
        <w:right w:val="none" w:sz="0" w:space="0" w:color="auto"/>
      </w:divBdr>
      <w:divsChild>
        <w:div w:id="1995065720">
          <w:marLeft w:val="0"/>
          <w:marRight w:val="0"/>
          <w:marTop w:val="0"/>
          <w:marBottom w:val="0"/>
          <w:divBdr>
            <w:top w:val="none" w:sz="0" w:space="0" w:color="auto"/>
            <w:left w:val="none" w:sz="0" w:space="0" w:color="auto"/>
            <w:bottom w:val="none" w:sz="0" w:space="0" w:color="auto"/>
            <w:right w:val="none" w:sz="0" w:space="0" w:color="auto"/>
          </w:divBdr>
          <w:divsChild>
            <w:div w:id="2009943419">
              <w:marLeft w:val="0"/>
              <w:marRight w:val="0"/>
              <w:marTop w:val="0"/>
              <w:marBottom w:val="0"/>
              <w:divBdr>
                <w:top w:val="none" w:sz="0" w:space="0" w:color="auto"/>
                <w:left w:val="none" w:sz="0" w:space="0" w:color="auto"/>
                <w:bottom w:val="none" w:sz="0" w:space="0" w:color="auto"/>
                <w:right w:val="none" w:sz="0" w:space="0" w:color="auto"/>
              </w:divBdr>
              <w:divsChild>
                <w:div w:id="839656473">
                  <w:marLeft w:val="0"/>
                  <w:marRight w:val="0"/>
                  <w:marTop w:val="0"/>
                  <w:marBottom w:val="0"/>
                  <w:divBdr>
                    <w:top w:val="none" w:sz="0" w:space="0" w:color="auto"/>
                    <w:left w:val="none" w:sz="0" w:space="0" w:color="auto"/>
                    <w:bottom w:val="none" w:sz="0" w:space="0" w:color="auto"/>
                    <w:right w:val="none" w:sz="0" w:space="0" w:color="auto"/>
                  </w:divBdr>
                  <w:divsChild>
                    <w:div w:id="141743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4781640">
      <w:bodyDiv w:val="1"/>
      <w:marLeft w:val="0"/>
      <w:marRight w:val="0"/>
      <w:marTop w:val="0"/>
      <w:marBottom w:val="0"/>
      <w:divBdr>
        <w:top w:val="none" w:sz="0" w:space="0" w:color="auto"/>
        <w:left w:val="none" w:sz="0" w:space="0" w:color="auto"/>
        <w:bottom w:val="none" w:sz="0" w:space="0" w:color="auto"/>
        <w:right w:val="none" w:sz="0" w:space="0" w:color="auto"/>
      </w:divBdr>
    </w:div>
    <w:div w:id="621156813">
      <w:bodyDiv w:val="1"/>
      <w:marLeft w:val="0"/>
      <w:marRight w:val="0"/>
      <w:marTop w:val="0"/>
      <w:marBottom w:val="0"/>
      <w:divBdr>
        <w:top w:val="none" w:sz="0" w:space="0" w:color="auto"/>
        <w:left w:val="none" w:sz="0" w:space="0" w:color="auto"/>
        <w:bottom w:val="none" w:sz="0" w:space="0" w:color="auto"/>
        <w:right w:val="none" w:sz="0" w:space="0" w:color="auto"/>
      </w:divBdr>
    </w:div>
    <w:div w:id="636489418">
      <w:bodyDiv w:val="1"/>
      <w:marLeft w:val="0"/>
      <w:marRight w:val="0"/>
      <w:marTop w:val="0"/>
      <w:marBottom w:val="0"/>
      <w:divBdr>
        <w:top w:val="none" w:sz="0" w:space="0" w:color="auto"/>
        <w:left w:val="none" w:sz="0" w:space="0" w:color="auto"/>
        <w:bottom w:val="none" w:sz="0" w:space="0" w:color="auto"/>
        <w:right w:val="none" w:sz="0" w:space="0" w:color="auto"/>
      </w:divBdr>
    </w:div>
    <w:div w:id="678124564">
      <w:bodyDiv w:val="1"/>
      <w:marLeft w:val="0"/>
      <w:marRight w:val="0"/>
      <w:marTop w:val="0"/>
      <w:marBottom w:val="0"/>
      <w:divBdr>
        <w:top w:val="none" w:sz="0" w:space="0" w:color="auto"/>
        <w:left w:val="none" w:sz="0" w:space="0" w:color="auto"/>
        <w:bottom w:val="none" w:sz="0" w:space="0" w:color="auto"/>
        <w:right w:val="none" w:sz="0" w:space="0" w:color="auto"/>
      </w:divBdr>
    </w:div>
    <w:div w:id="698051104">
      <w:bodyDiv w:val="1"/>
      <w:marLeft w:val="0"/>
      <w:marRight w:val="0"/>
      <w:marTop w:val="0"/>
      <w:marBottom w:val="0"/>
      <w:divBdr>
        <w:top w:val="none" w:sz="0" w:space="0" w:color="auto"/>
        <w:left w:val="none" w:sz="0" w:space="0" w:color="auto"/>
        <w:bottom w:val="none" w:sz="0" w:space="0" w:color="auto"/>
        <w:right w:val="none" w:sz="0" w:space="0" w:color="auto"/>
      </w:divBdr>
    </w:div>
    <w:div w:id="717124359">
      <w:bodyDiv w:val="1"/>
      <w:marLeft w:val="0"/>
      <w:marRight w:val="0"/>
      <w:marTop w:val="0"/>
      <w:marBottom w:val="0"/>
      <w:divBdr>
        <w:top w:val="none" w:sz="0" w:space="0" w:color="auto"/>
        <w:left w:val="none" w:sz="0" w:space="0" w:color="auto"/>
        <w:bottom w:val="none" w:sz="0" w:space="0" w:color="auto"/>
        <w:right w:val="none" w:sz="0" w:space="0" w:color="auto"/>
      </w:divBdr>
    </w:div>
    <w:div w:id="763301423">
      <w:bodyDiv w:val="1"/>
      <w:marLeft w:val="0"/>
      <w:marRight w:val="0"/>
      <w:marTop w:val="0"/>
      <w:marBottom w:val="0"/>
      <w:divBdr>
        <w:top w:val="none" w:sz="0" w:space="0" w:color="auto"/>
        <w:left w:val="none" w:sz="0" w:space="0" w:color="auto"/>
        <w:bottom w:val="none" w:sz="0" w:space="0" w:color="auto"/>
        <w:right w:val="none" w:sz="0" w:space="0" w:color="auto"/>
      </w:divBdr>
    </w:div>
    <w:div w:id="766079822">
      <w:bodyDiv w:val="1"/>
      <w:marLeft w:val="0"/>
      <w:marRight w:val="0"/>
      <w:marTop w:val="0"/>
      <w:marBottom w:val="0"/>
      <w:divBdr>
        <w:top w:val="none" w:sz="0" w:space="0" w:color="auto"/>
        <w:left w:val="none" w:sz="0" w:space="0" w:color="auto"/>
        <w:bottom w:val="none" w:sz="0" w:space="0" w:color="auto"/>
        <w:right w:val="none" w:sz="0" w:space="0" w:color="auto"/>
      </w:divBdr>
    </w:div>
    <w:div w:id="812453631">
      <w:bodyDiv w:val="1"/>
      <w:marLeft w:val="0"/>
      <w:marRight w:val="0"/>
      <w:marTop w:val="0"/>
      <w:marBottom w:val="0"/>
      <w:divBdr>
        <w:top w:val="none" w:sz="0" w:space="0" w:color="auto"/>
        <w:left w:val="none" w:sz="0" w:space="0" w:color="auto"/>
        <w:bottom w:val="none" w:sz="0" w:space="0" w:color="auto"/>
        <w:right w:val="none" w:sz="0" w:space="0" w:color="auto"/>
      </w:divBdr>
    </w:div>
    <w:div w:id="832181749">
      <w:bodyDiv w:val="1"/>
      <w:marLeft w:val="0"/>
      <w:marRight w:val="0"/>
      <w:marTop w:val="0"/>
      <w:marBottom w:val="0"/>
      <w:divBdr>
        <w:top w:val="none" w:sz="0" w:space="0" w:color="auto"/>
        <w:left w:val="none" w:sz="0" w:space="0" w:color="auto"/>
        <w:bottom w:val="none" w:sz="0" w:space="0" w:color="auto"/>
        <w:right w:val="none" w:sz="0" w:space="0" w:color="auto"/>
      </w:divBdr>
    </w:div>
    <w:div w:id="864370955">
      <w:bodyDiv w:val="1"/>
      <w:marLeft w:val="0"/>
      <w:marRight w:val="0"/>
      <w:marTop w:val="0"/>
      <w:marBottom w:val="0"/>
      <w:divBdr>
        <w:top w:val="none" w:sz="0" w:space="0" w:color="auto"/>
        <w:left w:val="none" w:sz="0" w:space="0" w:color="auto"/>
        <w:bottom w:val="none" w:sz="0" w:space="0" w:color="auto"/>
        <w:right w:val="none" w:sz="0" w:space="0" w:color="auto"/>
      </w:divBdr>
    </w:div>
    <w:div w:id="876045067">
      <w:bodyDiv w:val="1"/>
      <w:marLeft w:val="0"/>
      <w:marRight w:val="0"/>
      <w:marTop w:val="0"/>
      <w:marBottom w:val="0"/>
      <w:divBdr>
        <w:top w:val="none" w:sz="0" w:space="0" w:color="auto"/>
        <w:left w:val="none" w:sz="0" w:space="0" w:color="auto"/>
        <w:bottom w:val="none" w:sz="0" w:space="0" w:color="auto"/>
        <w:right w:val="none" w:sz="0" w:space="0" w:color="auto"/>
      </w:divBdr>
    </w:div>
    <w:div w:id="931857165">
      <w:bodyDiv w:val="1"/>
      <w:marLeft w:val="0"/>
      <w:marRight w:val="0"/>
      <w:marTop w:val="0"/>
      <w:marBottom w:val="0"/>
      <w:divBdr>
        <w:top w:val="none" w:sz="0" w:space="0" w:color="auto"/>
        <w:left w:val="none" w:sz="0" w:space="0" w:color="auto"/>
        <w:bottom w:val="none" w:sz="0" w:space="0" w:color="auto"/>
        <w:right w:val="none" w:sz="0" w:space="0" w:color="auto"/>
      </w:divBdr>
    </w:div>
    <w:div w:id="943725752">
      <w:bodyDiv w:val="1"/>
      <w:marLeft w:val="0"/>
      <w:marRight w:val="0"/>
      <w:marTop w:val="0"/>
      <w:marBottom w:val="0"/>
      <w:divBdr>
        <w:top w:val="none" w:sz="0" w:space="0" w:color="auto"/>
        <w:left w:val="none" w:sz="0" w:space="0" w:color="auto"/>
        <w:bottom w:val="none" w:sz="0" w:space="0" w:color="auto"/>
        <w:right w:val="none" w:sz="0" w:space="0" w:color="auto"/>
      </w:divBdr>
    </w:div>
    <w:div w:id="952785076">
      <w:bodyDiv w:val="1"/>
      <w:marLeft w:val="0"/>
      <w:marRight w:val="0"/>
      <w:marTop w:val="0"/>
      <w:marBottom w:val="0"/>
      <w:divBdr>
        <w:top w:val="none" w:sz="0" w:space="0" w:color="auto"/>
        <w:left w:val="none" w:sz="0" w:space="0" w:color="auto"/>
        <w:bottom w:val="none" w:sz="0" w:space="0" w:color="auto"/>
        <w:right w:val="none" w:sz="0" w:space="0" w:color="auto"/>
      </w:divBdr>
    </w:div>
    <w:div w:id="957486358">
      <w:bodyDiv w:val="1"/>
      <w:marLeft w:val="0"/>
      <w:marRight w:val="0"/>
      <w:marTop w:val="0"/>
      <w:marBottom w:val="0"/>
      <w:divBdr>
        <w:top w:val="none" w:sz="0" w:space="0" w:color="auto"/>
        <w:left w:val="none" w:sz="0" w:space="0" w:color="auto"/>
        <w:bottom w:val="none" w:sz="0" w:space="0" w:color="auto"/>
        <w:right w:val="none" w:sz="0" w:space="0" w:color="auto"/>
      </w:divBdr>
    </w:div>
    <w:div w:id="1042948430">
      <w:bodyDiv w:val="1"/>
      <w:marLeft w:val="0"/>
      <w:marRight w:val="0"/>
      <w:marTop w:val="0"/>
      <w:marBottom w:val="0"/>
      <w:divBdr>
        <w:top w:val="none" w:sz="0" w:space="0" w:color="auto"/>
        <w:left w:val="none" w:sz="0" w:space="0" w:color="auto"/>
        <w:bottom w:val="none" w:sz="0" w:space="0" w:color="auto"/>
        <w:right w:val="none" w:sz="0" w:space="0" w:color="auto"/>
      </w:divBdr>
    </w:div>
    <w:div w:id="1060400480">
      <w:bodyDiv w:val="1"/>
      <w:marLeft w:val="0"/>
      <w:marRight w:val="0"/>
      <w:marTop w:val="0"/>
      <w:marBottom w:val="0"/>
      <w:divBdr>
        <w:top w:val="none" w:sz="0" w:space="0" w:color="auto"/>
        <w:left w:val="none" w:sz="0" w:space="0" w:color="auto"/>
        <w:bottom w:val="none" w:sz="0" w:space="0" w:color="auto"/>
        <w:right w:val="none" w:sz="0" w:space="0" w:color="auto"/>
      </w:divBdr>
    </w:div>
    <w:div w:id="1076247502">
      <w:bodyDiv w:val="1"/>
      <w:marLeft w:val="0"/>
      <w:marRight w:val="0"/>
      <w:marTop w:val="0"/>
      <w:marBottom w:val="0"/>
      <w:divBdr>
        <w:top w:val="none" w:sz="0" w:space="0" w:color="auto"/>
        <w:left w:val="none" w:sz="0" w:space="0" w:color="auto"/>
        <w:bottom w:val="none" w:sz="0" w:space="0" w:color="auto"/>
        <w:right w:val="none" w:sz="0" w:space="0" w:color="auto"/>
      </w:divBdr>
    </w:div>
    <w:div w:id="1076321193">
      <w:bodyDiv w:val="1"/>
      <w:marLeft w:val="0"/>
      <w:marRight w:val="0"/>
      <w:marTop w:val="0"/>
      <w:marBottom w:val="0"/>
      <w:divBdr>
        <w:top w:val="none" w:sz="0" w:space="0" w:color="auto"/>
        <w:left w:val="none" w:sz="0" w:space="0" w:color="auto"/>
        <w:bottom w:val="none" w:sz="0" w:space="0" w:color="auto"/>
        <w:right w:val="none" w:sz="0" w:space="0" w:color="auto"/>
      </w:divBdr>
    </w:div>
    <w:div w:id="1082138884">
      <w:bodyDiv w:val="1"/>
      <w:marLeft w:val="0"/>
      <w:marRight w:val="0"/>
      <w:marTop w:val="0"/>
      <w:marBottom w:val="0"/>
      <w:divBdr>
        <w:top w:val="none" w:sz="0" w:space="0" w:color="auto"/>
        <w:left w:val="none" w:sz="0" w:space="0" w:color="auto"/>
        <w:bottom w:val="none" w:sz="0" w:space="0" w:color="auto"/>
        <w:right w:val="none" w:sz="0" w:space="0" w:color="auto"/>
      </w:divBdr>
    </w:div>
    <w:div w:id="1091664511">
      <w:bodyDiv w:val="1"/>
      <w:marLeft w:val="0"/>
      <w:marRight w:val="0"/>
      <w:marTop w:val="0"/>
      <w:marBottom w:val="0"/>
      <w:divBdr>
        <w:top w:val="none" w:sz="0" w:space="0" w:color="auto"/>
        <w:left w:val="none" w:sz="0" w:space="0" w:color="auto"/>
        <w:bottom w:val="none" w:sz="0" w:space="0" w:color="auto"/>
        <w:right w:val="none" w:sz="0" w:space="0" w:color="auto"/>
      </w:divBdr>
    </w:div>
    <w:div w:id="1111777111">
      <w:bodyDiv w:val="1"/>
      <w:marLeft w:val="0"/>
      <w:marRight w:val="0"/>
      <w:marTop w:val="0"/>
      <w:marBottom w:val="0"/>
      <w:divBdr>
        <w:top w:val="none" w:sz="0" w:space="0" w:color="auto"/>
        <w:left w:val="none" w:sz="0" w:space="0" w:color="auto"/>
        <w:bottom w:val="none" w:sz="0" w:space="0" w:color="auto"/>
        <w:right w:val="none" w:sz="0" w:space="0" w:color="auto"/>
      </w:divBdr>
    </w:div>
    <w:div w:id="1148477582">
      <w:bodyDiv w:val="1"/>
      <w:marLeft w:val="0"/>
      <w:marRight w:val="0"/>
      <w:marTop w:val="0"/>
      <w:marBottom w:val="0"/>
      <w:divBdr>
        <w:top w:val="none" w:sz="0" w:space="0" w:color="auto"/>
        <w:left w:val="none" w:sz="0" w:space="0" w:color="auto"/>
        <w:bottom w:val="none" w:sz="0" w:space="0" w:color="auto"/>
        <w:right w:val="none" w:sz="0" w:space="0" w:color="auto"/>
      </w:divBdr>
    </w:div>
    <w:div w:id="1159268846">
      <w:bodyDiv w:val="1"/>
      <w:marLeft w:val="0"/>
      <w:marRight w:val="0"/>
      <w:marTop w:val="0"/>
      <w:marBottom w:val="0"/>
      <w:divBdr>
        <w:top w:val="none" w:sz="0" w:space="0" w:color="auto"/>
        <w:left w:val="none" w:sz="0" w:space="0" w:color="auto"/>
        <w:bottom w:val="none" w:sz="0" w:space="0" w:color="auto"/>
        <w:right w:val="none" w:sz="0" w:space="0" w:color="auto"/>
      </w:divBdr>
    </w:div>
    <w:div w:id="1166745876">
      <w:bodyDiv w:val="1"/>
      <w:marLeft w:val="0"/>
      <w:marRight w:val="0"/>
      <w:marTop w:val="0"/>
      <w:marBottom w:val="0"/>
      <w:divBdr>
        <w:top w:val="none" w:sz="0" w:space="0" w:color="auto"/>
        <w:left w:val="none" w:sz="0" w:space="0" w:color="auto"/>
        <w:bottom w:val="none" w:sz="0" w:space="0" w:color="auto"/>
        <w:right w:val="none" w:sz="0" w:space="0" w:color="auto"/>
      </w:divBdr>
    </w:div>
    <w:div w:id="1190487189">
      <w:bodyDiv w:val="1"/>
      <w:marLeft w:val="0"/>
      <w:marRight w:val="0"/>
      <w:marTop w:val="0"/>
      <w:marBottom w:val="0"/>
      <w:divBdr>
        <w:top w:val="none" w:sz="0" w:space="0" w:color="auto"/>
        <w:left w:val="none" w:sz="0" w:space="0" w:color="auto"/>
        <w:bottom w:val="none" w:sz="0" w:space="0" w:color="auto"/>
        <w:right w:val="none" w:sz="0" w:space="0" w:color="auto"/>
      </w:divBdr>
    </w:div>
    <w:div w:id="1200163023">
      <w:bodyDiv w:val="1"/>
      <w:marLeft w:val="0"/>
      <w:marRight w:val="0"/>
      <w:marTop w:val="0"/>
      <w:marBottom w:val="0"/>
      <w:divBdr>
        <w:top w:val="none" w:sz="0" w:space="0" w:color="auto"/>
        <w:left w:val="none" w:sz="0" w:space="0" w:color="auto"/>
        <w:bottom w:val="none" w:sz="0" w:space="0" w:color="auto"/>
        <w:right w:val="none" w:sz="0" w:space="0" w:color="auto"/>
      </w:divBdr>
    </w:div>
    <w:div w:id="1229000970">
      <w:bodyDiv w:val="1"/>
      <w:marLeft w:val="0"/>
      <w:marRight w:val="0"/>
      <w:marTop w:val="0"/>
      <w:marBottom w:val="0"/>
      <w:divBdr>
        <w:top w:val="none" w:sz="0" w:space="0" w:color="auto"/>
        <w:left w:val="none" w:sz="0" w:space="0" w:color="auto"/>
        <w:bottom w:val="none" w:sz="0" w:space="0" w:color="auto"/>
        <w:right w:val="none" w:sz="0" w:space="0" w:color="auto"/>
      </w:divBdr>
    </w:div>
    <w:div w:id="1229730667">
      <w:bodyDiv w:val="1"/>
      <w:marLeft w:val="0"/>
      <w:marRight w:val="0"/>
      <w:marTop w:val="0"/>
      <w:marBottom w:val="0"/>
      <w:divBdr>
        <w:top w:val="none" w:sz="0" w:space="0" w:color="auto"/>
        <w:left w:val="none" w:sz="0" w:space="0" w:color="auto"/>
        <w:bottom w:val="none" w:sz="0" w:space="0" w:color="auto"/>
        <w:right w:val="none" w:sz="0" w:space="0" w:color="auto"/>
      </w:divBdr>
    </w:div>
    <w:div w:id="1229803897">
      <w:bodyDiv w:val="1"/>
      <w:marLeft w:val="0"/>
      <w:marRight w:val="0"/>
      <w:marTop w:val="0"/>
      <w:marBottom w:val="0"/>
      <w:divBdr>
        <w:top w:val="none" w:sz="0" w:space="0" w:color="auto"/>
        <w:left w:val="none" w:sz="0" w:space="0" w:color="auto"/>
        <w:bottom w:val="none" w:sz="0" w:space="0" w:color="auto"/>
        <w:right w:val="none" w:sz="0" w:space="0" w:color="auto"/>
      </w:divBdr>
    </w:div>
    <w:div w:id="1232738110">
      <w:bodyDiv w:val="1"/>
      <w:marLeft w:val="0"/>
      <w:marRight w:val="0"/>
      <w:marTop w:val="0"/>
      <w:marBottom w:val="0"/>
      <w:divBdr>
        <w:top w:val="none" w:sz="0" w:space="0" w:color="auto"/>
        <w:left w:val="none" w:sz="0" w:space="0" w:color="auto"/>
        <w:bottom w:val="none" w:sz="0" w:space="0" w:color="auto"/>
        <w:right w:val="none" w:sz="0" w:space="0" w:color="auto"/>
      </w:divBdr>
    </w:div>
    <w:div w:id="1267352182">
      <w:bodyDiv w:val="1"/>
      <w:marLeft w:val="0"/>
      <w:marRight w:val="0"/>
      <w:marTop w:val="0"/>
      <w:marBottom w:val="0"/>
      <w:divBdr>
        <w:top w:val="none" w:sz="0" w:space="0" w:color="auto"/>
        <w:left w:val="none" w:sz="0" w:space="0" w:color="auto"/>
        <w:bottom w:val="none" w:sz="0" w:space="0" w:color="auto"/>
        <w:right w:val="none" w:sz="0" w:space="0" w:color="auto"/>
      </w:divBdr>
    </w:div>
    <w:div w:id="1317030900">
      <w:bodyDiv w:val="1"/>
      <w:marLeft w:val="0"/>
      <w:marRight w:val="0"/>
      <w:marTop w:val="0"/>
      <w:marBottom w:val="0"/>
      <w:divBdr>
        <w:top w:val="none" w:sz="0" w:space="0" w:color="auto"/>
        <w:left w:val="none" w:sz="0" w:space="0" w:color="auto"/>
        <w:bottom w:val="none" w:sz="0" w:space="0" w:color="auto"/>
        <w:right w:val="none" w:sz="0" w:space="0" w:color="auto"/>
      </w:divBdr>
    </w:div>
    <w:div w:id="1412464508">
      <w:bodyDiv w:val="1"/>
      <w:marLeft w:val="0"/>
      <w:marRight w:val="0"/>
      <w:marTop w:val="0"/>
      <w:marBottom w:val="0"/>
      <w:divBdr>
        <w:top w:val="none" w:sz="0" w:space="0" w:color="auto"/>
        <w:left w:val="none" w:sz="0" w:space="0" w:color="auto"/>
        <w:bottom w:val="none" w:sz="0" w:space="0" w:color="auto"/>
        <w:right w:val="none" w:sz="0" w:space="0" w:color="auto"/>
      </w:divBdr>
      <w:divsChild>
        <w:div w:id="1993949184">
          <w:marLeft w:val="0"/>
          <w:marRight w:val="0"/>
          <w:marTop w:val="0"/>
          <w:marBottom w:val="0"/>
          <w:divBdr>
            <w:top w:val="none" w:sz="0" w:space="0" w:color="auto"/>
            <w:left w:val="none" w:sz="0" w:space="0" w:color="auto"/>
            <w:bottom w:val="none" w:sz="0" w:space="0" w:color="auto"/>
            <w:right w:val="none" w:sz="0" w:space="0" w:color="auto"/>
          </w:divBdr>
          <w:divsChild>
            <w:div w:id="1454590480">
              <w:marLeft w:val="0"/>
              <w:marRight w:val="0"/>
              <w:marTop w:val="0"/>
              <w:marBottom w:val="0"/>
              <w:divBdr>
                <w:top w:val="none" w:sz="0" w:space="0" w:color="auto"/>
                <w:left w:val="none" w:sz="0" w:space="0" w:color="auto"/>
                <w:bottom w:val="none" w:sz="0" w:space="0" w:color="auto"/>
                <w:right w:val="none" w:sz="0" w:space="0" w:color="auto"/>
              </w:divBdr>
              <w:divsChild>
                <w:div w:id="1587152141">
                  <w:marLeft w:val="0"/>
                  <w:marRight w:val="0"/>
                  <w:marTop w:val="0"/>
                  <w:marBottom w:val="0"/>
                  <w:divBdr>
                    <w:top w:val="none" w:sz="0" w:space="0" w:color="auto"/>
                    <w:left w:val="none" w:sz="0" w:space="0" w:color="auto"/>
                    <w:bottom w:val="none" w:sz="0" w:space="0" w:color="auto"/>
                    <w:right w:val="none" w:sz="0" w:space="0" w:color="auto"/>
                  </w:divBdr>
                  <w:divsChild>
                    <w:div w:id="99911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876583">
      <w:bodyDiv w:val="1"/>
      <w:marLeft w:val="0"/>
      <w:marRight w:val="0"/>
      <w:marTop w:val="0"/>
      <w:marBottom w:val="0"/>
      <w:divBdr>
        <w:top w:val="none" w:sz="0" w:space="0" w:color="auto"/>
        <w:left w:val="none" w:sz="0" w:space="0" w:color="auto"/>
        <w:bottom w:val="none" w:sz="0" w:space="0" w:color="auto"/>
        <w:right w:val="none" w:sz="0" w:space="0" w:color="auto"/>
      </w:divBdr>
    </w:div>
    <w:div w:id="1495104407">
      <w:bodyDiv w:val="1"/>
      <w:marLeft w:val="0"/>
      <w:marRight w:val="0"/>
      <w:marTop w:val="0"/>
      <w:marBottom w:val="0"/>
      <w:divBdr>
        <w:top w:val="none" w:sz="0" w:space="0" w:color="auto"/>
        <w:left w:val="none" w:sz="0" w:space="0" w:color="auto"/>
        <w:bottom w:val="none" w:sz="0" w:space="0" w:color="auto"/>
        <w:right w:val="none" w:sz="0" w:space="0" w:color="auto"/>
      </w:divBdr>
    </w:div>
    <w:div w:id="1499737024">
      <w:bodyDiv w:val="1"/>
      <w:marLeft w:val="0"/>
      <w:marRight w:val="0"/>
      <w:marTop w:val="0"/>
      <w:marBottom w:val="0"/>
      <w:divBdr>
        <w:top w:val="none" w:sz="0" w:space="0" w:color="auto"/>
        <w:left w:val="none" w:sz="0" w:space="0" w:color="auto"/>
        <w:bottom w:val="none" w:sz="0" w:space="0" w:color="auto"/>
        <w:right w:val="none" w:sz="0" w:space="0" w:color="auto"/>
      </w:divBdr>
    </w:div>
    <w:div w:id="1503424671">
      <w:bodyDiv w:val="1"/>
      <w:marLeft w:val="0"/>
      <w:marRight w:val="0"/>
      <w:marTop w:val="0"/>
      <w:marBottom w:val="0"/>
      <w:divBdr>
        <w:top w:val="none" w:sz="0" w:space="0" w:color="auto"/>
        <w:left w:val="none" w:sz="0" w:space="0" w:color="auto"/>
        <w:bottom w:val="none" w:sz="0" w:space="0" w:color="auto"/>
        <w:right w:val="none" w:sz="0" w:space="0" w:color="auto"/>
      </w:divBdr>
    </w:div>
    <w:div w:id="1559390736">
      <w:bodyDiv w:val="1"/>
      <w:marLeft w:val="0"/>
      <w:marRight w:val="0"/>
      <w:marTop w:val="0"/>
      <w:marBottom w:val="0"/>
      <w:divBdr>
        <w:top w:val="none" w:sz="0" w:space="0" w:color="auto"/>
        <w:left w:val="none" w:sz="0" w:space="0" w:color="auto"/>
        <w:bottom w:val="none" w:sz="0" w:space="0" w:color="auto"/>
        <w:right w:val="none" w:sz="0" w:space="0" w:color="auto"/>
      </w:divBdr>
    </w:div>
    <w:div w:id="1561135690">
      <w:bodyDiv w:val="1"/>
      <w:marLeft w:val="0"/>
      <w:marRight w:val="0"/>
      <w:marTop w:val="0"/>
      <w:marBottom w:val="0"/>
      <w:divBdr>
        <w:top w:val="none" w:sz="0" w:space="0" w:color="auto"/>
        <w:left w:val="none" w:sz="0" w:space="0" w:color="auto"/>
        <w:bottom w:val="none" w:sz="0" w:space="0" w:color="auto"/>
        <w:right w:val="none" w:sz="0" w:space="0" w:color="auto"/>
      </w:divBdr>
    </w:div>
    <w:div w:id="1562211022">
      <w:bodyDiv w:val="1"/>
      <w:marLeft w:val="0"/>
      <w:marRight w:val="0"/>
      <w:marTop w:val="0"/>
      <w:marBottom w:val="0"/>
      <w:divBdr>
        <w:top w:val="none" w:sz="0" w:space="0" w:color="auto"/>
        <w:left w:val="none" w:sz="0" w:space="0" w:color="auto"/>
        <w:bottom w:val="none" w:sz="0" w:space="0" w:color="auto"/>
        <w:right w:val="none" w:sz="0" w:space="0" w:color="auto"/>
      </w:divBdr>
    </w:div>
    <w:div w:id="1622757735">
      <w:bodyDiv w:val="1"/>
      <w:marLeft w:val="0"/>
      <w:marRight w:val="0"/>
      <w:marTop w:val="0"/>
      <w:marBottom w:val="0"/>
      <w:divBdr>
        <w:top w:val="none" w:sz="0" w:space="0" w:color="auto"/>
        <w:left w:val="none" w:sz="0" w:space="0" w:color="auto"/>
        <w:bottom w:val="none" w:sz="0" w:space="0" w:color="auto"/>
        <w:right w:val="none" w:sz="0" w:space="0" w:color="auto"/>
      </w:divBdr>
    </w:div>
    <w:div w:id="1706785277">
      <w:bodyDiv w:val="1"/>
      <w:marLeft w:val="0"/>
      <w:marRight w:val="0"/>
      <w:marTop w:val="0"/>
      <w:marBottom w:val="0"/>
      <w:divBdr>
        <w:top w:val="none" w:sz="0" w:space="0" w:color="auto"/>
        <w:left w:val="none" w:sz="0" w:space="0" w:color="auto"/>
        <w:bottom w:val="none" w:sz="0" w:space="0" w:color="auto"/>
        <w:right w:val="none" w:sz="0" w:space="0" w:color="auto"/>
      </w:divBdr>
    </w:div>
    <w:div w:id="1709455096">
      <w:bodyDiv w:val="1"/>
      <w:marLeft w:val="0"/>
      <w:marRight w:val="0"/>
      <w:marTop w:val="0"/>
      <w:marBottom w:val="0"/>
      <w:divBdr>
        <w:top w:val="none" w:sz="0" w:space="0" w:color="auto"/>
        <w:left w:val="none" w:sz="0" w:space="0" w:color="auto"/>
        <w:bottom w:val="none" w:sz="0" w:space="0" w:color="auto"/>
        <w:right w:val="none" w:sz="0" w:space="0" w:color="auto"/>
      </w:divBdr>
    </w:div>
    <w:div w:id="1751653554">
      <w:bodyDiv w:val="1"/>
      <w:marLeft w:val="0"/>
      <w:marRight w:val="0"/>
      <w:marTop w:val="0"/>
      <w:marBottom w:val="0"/>
      <w:divBdr>
        <w:top w:val="none" w:sz="0" w:space="0" w:color="auto"/>
        <w:left w:val="none" w:sz="0" w:space="0" w:color="auto"/>
        <w:bottom w:val="none" w:sz="0" w:space="0" w:color="auto"/>
        <w:right w:val="none" w:sz="0" w:space="0" w:color="auto"/>
      </w:divBdr>
    </w:div>
    <w:div w:id="1759250892">
      <w:bodyDiv w:val="1"/>
      <w:marLeft w:val="0"/>
      <w:marRight w:val="0"/>
      <w:marTop w:val="0"/>
      <w:marBottom w:val="0"/>
      <w:divBdr>
        <w:top w:val="none" w:sz="0" w:space="0" w:color="auto"/>
        <w:left w:val="none" w:sz="0" w:space="0" w:color="auto"/>
        <w:bottom w:val="none" w:sz="0" w:space="0" w:color="auto"/>
        <w:right w:val="none" w:sz="0" w:space="0" w:color="auto"/>
      </w:divBdr>
    </w:div>
    <w:div w:id="1760102403">
      <w:bodyDiv w:val="1"/>
      <w:marLeft w:val="0"/>
      <w:marRight w:val="0"/>
      <w:marTop w:val="0"/>
      <w:marBottom w:val="0"/>
      <w:divBdr>
        <w:top w:val="none" w:sz="0" w:space="0" w:color="auto"/>
        <w:left w:val="none" w:sz="0" w:space="0" w:color="auto"/>
        <w:bottom w:val="none" w:sz="0" w:space="0" w:color="auto"/>
        <w:right w:val="none" w:sz="0" w:space="0" w:color="auto"/>
      </w:divBdr>
    </w:div>
    <w:div w:id="1798723291">
      <w:bodyDiv w:val="1"/>
      <w:marLeft w:val="0"/>
      <w:marRight w:val="0"/>
      <w:marTop w:val="0"/>
      <w:marBottom w:val="0"/>
      <w:divBdr>
        <w:top w:val="none" w:sz="0" w:space="0" w:color="auto"/>
        <w:left w:val="none" w:sz="0" w:space="0" w:color="auto"/>
        <w:bottom w:val="none" w:sz="0" w:space="0" w:color="auto"/>
        <w:right w:val="none" w:sz="0" w:space="0" w:color="auto"/>
      </w:divBdr>
    </w:div>
    <w:div w:id="1808694690">
      <w:bodyDiv w:val="1"/>
      <w:marLeft w:val="0"/>
      <w:marRight w:val="0"/>
      <w:marTop w:val="0"/>
      <w:marBottom w:val="0"/>
      <w:divBdr>
        <w:top w:val="none" w:sz="0" w:space="0" w:color="auto"/>
        <w:left w:val="none" w:sz="0" w:space="0" w:color="auto"/>
        <w:bottom w:val="none" w:sz="0" w:space="0" w:color="auto"/>
        <w:right w:val="none" w:sz="0" w:space="0" w:color="auto"/>
      </w:divBdr>
    </w:div>
    <w:div w:id="1810509170">
      <w:bodyDiv w:val="1"/>
      <w:marLeft w:val="0"/>
      <w:marRight w:val="0"/>
      <w:marTop w:val="0"/>
      <w:marBottom w:val="0"/>
      <w:divBdr>
        <w:top w:val="none" w:sz="0" w:space="0" w:color="auto"/>
        <w:left w:val="none" w:sz="0" w:space="0" w:color="auto"/>
        <w:bottom w:val="none" w:sz="0" w:space="0" w:color="auto"/>
        <w:right w:val="none" w:sz="0" w:space="0" w:color="auto"/>
      </w:divBdr>
    </w:div>
    <w:div w:id="1847210666">
      <w:bodyDiv w:val="1"/>
      <w:marLeft w:val="0"/>
      <w:marRight w:val="0"/>
      <w:marTop w:val="0"/>
      <w:marBottom w:val="0"/>
      <w:divBdr>
        <w:top w:val="none" w:sz="0" w:space="0" w:color="auto"/>
        <w:left w:val="none" w:sz="0" w:space="0" w:color="auto"/>
        <w:bottom w:val="none" w:sz="0" w:space="0" w:color="auto"/>
        <w:right w:val="none" w:sz="0" w:space="0" w:color="auto"/>
      </w:divBdr>
    </w:div>
    <w:div w:id="1859271850">
      <w:bodyDiv w:val="1"/>
      <w:marLeft w:val="0"/>
      <w:marRight w:val="0"/>
      <w:marTop w:val="0"/>
      <w:marBottom w:val="0"/>
      <w:divBdr>
        <w:top w:val="none" w:sz="0" w:space="0" w:color="auto"/>
        <w:left w:val="none" w:sz="0" w:space="0" w:color="auto"/>
        <w:bottom w:val="none" w:sz="0" w:space="0" w:color="auto"/>
        <w:right w:val="none" w:sz="0" w:space="0" w:color="auto"/>
      </w:divBdr>
    </w:div>
    <w:div w:id="1886520586">
      <w:bodyDiv w:val="1"/>
      <w:marLeft w:val="0"/>
      <w:marRight w:val="0"/>
      <w:marTop w:val="0"/>
      <w:marBottom w:val="0"/>
      <w:divBdr>
        <w:top w:val="none" w:sz="0" w:space="0" w:color="auto"/>
        <w:left w:val="none" w:sz="0" w:space="0" w:color="auto"/>
        <w:bottom w:val="none" w:sz="0" w:space="0" w:color="auto"/>
        <w:right w:val="none" w:sz="0" w:space="0" w:color="auto"/>
      </w:divBdr>
    </w:div>
    <w:div w:id="1890876525">
      <w:bodyDiv w:val="1"/>
      <w:marLeft w:val="0"/>
      <w:marRight w:val="0"/>
      <w:marTop w:val="0"/>
      <w:marBottom w:val="0"/>
      <w:divBdr>
        <w:top w:val="none" w:sz="0" w:space="0" w:color="auto"/>
        <w:left w:val="none" w:sz="0" w:space="0" w:color="auto"/>
        <w:bottom w:val="none" w:sz="0" w:space="0" w:color="auto"/>
        <w:right w:val="none" w:sz="0" w:space="0" w:color="auto"/>
      </w:divBdr>
    </w:div>
    <w:div w:id="1924877146">
      <w:bodyDiv w:val="1"/>
      <w:marLeft w:val="0"/>
      <w:marRight w:val="0"/>
      <w:marTop w:val="0"/>
      <w:marBottom w:val="0"/>
      <w:divBdr>
        <w:top w:val="none" w:sz="0" w:space="0" w:color="auto"/>
        <w:left w:val="none" w:sz="0" w:space="0" w:color="auto"/>
        <w:bottom w:val="none" w:sz="0" w:space="0" w:color="auto"/>
        <w:right w:val="none" w:sz="0" w:space="0" w:color="auto"/>
      </w:divBdr>
    </w:div>
    <w:div w:id="1929726991">
      <w:bodyDiv w:val="1"/>
      <w:marLeft w:val="0"/>
      <w:marRight w:val="0"/>
      <w:marTop w:val="0"/>
      <w:marBottom w:val="0"/>
      <w:divBdr>
        <w:top w:val="none" w:sz="0" w:space="0" w:color="auto"/>
        <w:left w:val="none" w:sz="0" w:space="0" w:color="auto"/>
        <w:bottom w:val="none" w:sz="0" w:space="0" w:color="auto"/>
        <w:right w:val="none" w:sz="0" w:space="0" w:color="auto"/>
      </w:divBdr>
    </w:div>
    <w:div w:id="1933195223">
      <w:bodyDiv w:val="1"/>
      <w:marLeft w:val="0"/>
      <w:marRight w:val="0"/>
      <w:marTop w:val="0"/>
      <w:marBottom w:val="0"/>
      <w:divBdr>
        <w:top w:val="none" w:sz="0" w:space="0" w:color="auto"/>
        <w:left w:val="none" w:sz="0" w:space="0" w:color="auto"/>
        <w:bottom w:val="none" w:sz="0" w:space="0" w:color="auto"/>
        <w:right w:val="none" w:sz="0" w:space="0" w:color="auto"/>
      </w:divBdr>
    </w:div>
    <w:div w:id="1951426272">
      <w:bodyDiv w:val="1"/>
      <w:marLeft w:val="0"/>
      <w:marRight w:val="0"/>
      <w:marTop w:val="0"/>
      <w:marBottom w:val="0"/>
      <w:divBdr>
        <w:top w:val="none" w:sz="0" w:space="0" w:color="auto"/>
        <w:left w:val="none" w:sz="0" w:space="0" w:color="auto"/>
        <w:bottom w:val="none" w:sz="0" w:space="0" w:color="auto"/>
        <w:right w:val="none" w:sz="0" w:space="0" w:color="auto"/>
      </w:divBdr>
    </w:div>
    <w:div w:id="1966352942">
      <w:bodyDiv w:val="1"/>
      <w:marLeft w:val="0"/>
      <w:marRight w:val="0"/>
      <w:marTop w:val="0"/>
      <w:marBottom w:val="0"/>
      <w:divBdr>
        <w:top w:val="none" w:sz="0" w:space="0" w:color="auto"/>
        <w:left w:val="none" w:sz="0" w:space="0" w:color="auto"/>
        <w:bottom w:val="none" w:sz="0" w:space="0" w:color="auto"/>
        <w:right w:val="none" w:sz="0" w:space="0" w:color="auto"/>
      </w:divBdr>
    </w:div>
    <w:div w:id="1977567933">
      <w:bodyDiv w:val="1"/>
      <w:marLeft w:val="0"/>
      <w:marRight w:val="0"/>
      <w:marTop w:val="0"/>
      <w:marBottom w:val="0"/>
      <w:divBdr>
        <w:top w:val="none" w:sz="0" w:space="0" w:color="auto"/>
        <w:left w:val="none" w:sz="0" w:space="0" w:color="auto"/>
        <w:bottom w:val="none" w:sz="0" w:space="0" w:color="auto"/>
        <w:right w:val="none" w:sz="0" w:space="0" w:color="auto"/>
      </w:divBdr>
    </w:div>
    <w:div w:id="1996957341">
      <w:bodyDiv w:val="1"/>
      <w:marLeft w:val="0"/>
      <w:marRight w:val="0"/>
      <w:marTop w:val="0"/>
      <w:marBottom w:val="0"/>
      <w:divBdr>
        <w:top w:val="none" w:sz="0" w:space="0" w:color="auto"/>
        <w:left w:val="none" w:sz="0" w:space="0" w:color="auto"/>
        <w:bottom w:val="none" w:sz="0" w:space="0" w:color="auto"/>
        <w:right w:val="none" w:sz="0" w:space="0" w:color="auto"/>
      </w:divBdr>
    </w:div>
    <w:div w:id="2002001350">
      <w:bodyDiv w:val="1"/>
      <w:marLeft w:val="0"/>
      <w:marRight w:val="0"/>
      <w:marTop w:val="0"/>
      <w:marBottom w:val="0"/>
      <w:divBdr>
        <w:top w:val="none" w:sz="0" w:space="0" w:color="auto"/>
        <w:left w:val="none" w:sz="0" w:space="0" w:color="auto"/>
        <w:bottom w:val="none" w:sz="0" w:space="0" w:color="auto"/>
        <w:right w:val="none" w:sz="0" w:space="0" w:color="auto"/>
      </w:divBdr>
    </w:div>
    <w:div w:id="2009793822">
      <w:bodyDiv w:val="1"/>
      <w:marLeft w:val="0"/>
      <w:marRight w:val="0"/>
      <w:marTop w:val="0"/>
      <w:marBottom w:val="0"/>
      <w:divBdr>
        <w:top w:val="none" w:sz="0" w:space="0" w:color="auto"/>
        <w:left w:val="none" w:sz="0" w:space="0" w:color="auto"/>
        <w:bottom w:val="none" w:sz="0" w:space="0" w:color="auto"/>
        <w:right w:val="none" w:sz="0" w:space="0" w:color="auto"/>
      </w:divBdr>
    </w:div>
    <w:div w:id="2013605753">
      <w:bodyDiv w:val="1"/>
      <w:marLeft w:val="0"/>
      <w:marRight w:val="0"/>
      <w:marTop w:val="0"/>
      <w:marBottom w:val="0"/>
      <w:divBdr>
        <w:top w:val="none" w:sz="0" w:space="0" w:color="auto"/>
        <w:left w:val="none" w:sz="0" w:space="0" w:color="auto"/>
        <w:bottom w:val="none" w:sz="0" w:space="0" w:color="auto"/>
        <w:right w:val="none" w:sz="0" w:space="0" w:color="auto"/>
      </w:divBdr>
    </w:div>
    <w:div w:id="2051297022">
      <w:bodyDiv w:val="1"/>
      <w:marLeft w:val="0"/>
      <w:marRight w:val="0"/>
      <w:marTop w:val="0"/>
      <w:marBottom w:val="0"/>
      <w:divBdr>
        <w:top w:val="none" w:sz="0" w:space="0" w:color="auto"/>
        <w:left w:val="none" w:sz="0" w:space="0" w:color="auto"/>
        <w:bottom w:val="none" w:sz="0" w:space="0" w:color="auto"/>
        <w:right w:val="none" w:sz="0" w:space="0" w:color="auto"/>
      </w:divBdr>
    </w:div>
    <w:div w:id="2063019624">
      <w:bodyDiv w:val="1"/>
      <w:marLeft w:val="0"/>
      <w:marRight w:val="0"/>
      <w:marTop w:val="0"/>
      <w:marBottom w:val="0"/>
      <w:divBdr>
        <w:top w:val="none" w:sz="0" w:space="0" w:color="auto"/>
        <w:left w:val="none" w:sz="0" w:space="0" w:color="auto"/>
        <w:bottom w:val="none" w:sz="0" w:space="0" w:color="auto"/>
        <w:right w:val="none" w:sz="0" w:space="0" w:color="auto"/>
      </w:divBdr>
    </w:div>
    <w:div w:id="2087148146">
      <w:bodyDiv w:val="1"/>
      <w:marLeft w:val="0"/>
      <w:marRight w:val="0"/>
      <w:marTop w:val="0"/>
      <w:marBottom w:val="0"/>
      <w:divBdr>
        <w:top w:val="none" w:sz="0" w:space="0" w:color="auto"/>
        <w:left w:val="none" w:sz="0" w:space="0" w:color="auto"/>
        <w:bottom w:val="none" w:sz="0" w:space="0" w:color="auto"/>
        <w:right w:val="none" w:sz="0" w:space="0" w:color="auto"/>
      </w:divBdr>
      <w:divsChild>
        <w:div w:id="1586916807">
          <w:marLeft w:val="0"/>
          <w:marRight w:val="0"/>
          <w:marTop w:val="100"/>
          <w:marBottom w:val="100"/>
          <w:divBdr>
            <w:top w:val="none" w:sz="0" w:space="0" w:color="auto"/>
            <w:left w:val="none" w:sz="0" w:space="0" w:color="auto"/>
            <w:bottom w:val="none" w:sz="0" w:space="0" w:color="auto"/>
            <w:right w:val="none" w:sz="0" w:space="0" w:color="auto"/>
          </w:divBdr>
          <w:divsChild>
            <w:div w:id="1601641603">
              <w:marLeft w:val="0"/>
              <w:marRight w:val="0"/>
              <w:marTop w:val="0"/>
              <w:marBottom w:val="0"/>
              <w:divBdr>
                <w:top w:val="none" w:sz="0" w:space="0" w:color="auto"/>
                <w:left w:val="none" w:sz="0" w:space="0" w:color="auto"/>
                <w:bottom w:val="none" w:sz="0" w:space="0" w:color="auto"/>
                <w:right w:val="none" w:sz="0" w:space="0" w:color="auto"/>
              </w:divBdr>
              <w:divsChild>
                <w:div w:id="40988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119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75AAB2-10A0-4E1F-8E39-778127487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5</Pages>
  <Words>549</Words>
  <Characters>3132</Characters>
  <Application>Microsoft Office Word</Application>
  <DocSecurity>0</DocSecurity>
  <Lines>26</Lines>
  <Paragraphs>7</Paragraphs>
  <ScaleCrop>false</ScaleCrop>
  <Company/>
  <LinksUpToDate>false</LinksUpToDate>
  <CharactersWithSpaces>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LPM</dc:creator>
  <cp:keywords/>
  <dc:description/>
  <cp:lastModifiedBy>Mr LEUNG Ka Chun 梁嘉俊先生</cp:lastModifiedBy>
  <cp:revision>19</cp:revision>
  <cp:lastPrinted>2026-02-04T03:56:00Z</cp:lastPrinted>
  <dcterms:created xsi:type="dcterms:W3CDTF">2026-03-04T04:19:00Z</dcterms:created>
  <dcterms:modified xsi:type="dcterms:W3CDTF">2026-03-04T06:55:00Z</dcterms:modified>
</cp:coreProperties>
</file>