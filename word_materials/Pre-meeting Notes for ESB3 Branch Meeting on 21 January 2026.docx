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9D507" w14:textId="77777777" w:rsidR="004E4220" w:rsidRPr="00DB295D" w:rsidRDefault="450370F6" w:rsidP="450370F6">
      <w:pPr>
        <w:widowControl/>
        <w:tabs>
          <w:tab w:val="center" w:pos="4658"/>
          <w:tab w:val="left" w:pos="7575"/>
        </w:tabs>
        <w:spacing w:line="300" w:lineRule="exact"/>
        <w:jc w:val="center"/>
        <w:rPr>
          <w:rFonts w:eastAsia="標楷體"/>
          <w:b/>
          <w:bCs/>
        </w:rPr>
      </w:pPr>
      <w:r w:rsidRPr="00DB295D">
        <w:rPr>
          <w:rFonts w:eastAsia="標楷體"/>
          <w:b/>
          <w:bCs/>
        </w:rPr>
        <w:t>Engineering Services Branch 3 Meeting</w:t>
      </w:r>
    </w:p>
    <w:p w14:paraId="556E4F2C" w14:textId="408469D1" w:rsidR="00077A21" w:rsidRPr="00525F09" w:rsidRDefault="006315AC" w:rsidP="450370F6">
      <w:pPr>
        <w:widowControl/>
        <w:tabs>
          <w:tab w:val="center" w:pos="4658"/>
          <w:tab w:val="left" w:pos="7575"/>
        </w:tabs>
        <w:spacing w:line="300" w:lineRule="exact"/>
        <w:jc w:val="center"/>
        <w:rPr>
          <w:rFonts w:eastAsia="標楷體"/>
          <w:b/>
          <w:bCs/>
          <w:u w:val="single"/>
        </w:rPr>
      </w:pPr>
      <w:ins w:id="0" w:author="Mr CHEUNG Ka Kei 張家麒先生" w:date="2026-01-09T11:01:00Z">
        <w:r w:rsidRPr="00525F09">
          <w:rPr>
            <w:rFonts w:eastAsia="標楷體"/>
            <w:b/>
            <w:bCs/>
            <w:u w:val="single"/>
          </w:rPr>
          <w:t>Pre-</w:t>
        </w:r>
      </w:ins>
      <w:r w:rsidR="450370F6" w:rsidRPr="00525F09">
        <w:rPr>
          <w:rFonts w:eastAsia="標楷體"/>
          <w:b/>
          <w:bCs/>
          <w:u w:val="single"/>
        </w:rPr>
        <w:t>Meeting Notes</w:t>
      </w:r>
    </w:p>
    <w:p w14:paraId="03E03ED4" w14:textId="77777777" w:rsidR="00865DFD" w:rsidRPr="00525F09" w:rsidRDefault="00865DFD" w:rsidP="009617DE">
      <w:pPr>
        <w:widowControl/>
        <w:tabs>
          <w:tab w:val="center" w:pos="4658"/>
          <w:tab w:val="left" w:pos="7575"/>
        </w:tabs>
        <w:spacing w:line="300" w:lineRule="exact"/>
        <w:jc w:val="center"/>
        <w:rPr>
          <w:rFonts w:eastAsia="標楷體"/>
          <w:b/>
          <w:u w:val="single"/>
        </w:rPr>
      </w:pPr>
    </w:p>
    <w:tbl>
      <w:tblPr>
        <w:tblpPr w:leftFromText="180" w:rightFromText="180" w:vertAnchor="text" w:tblpY="1"/>
        <w:tblOverlap w:val="never"/>
        <w:tblW w:w="9639" w:type="dxa"/>
        <w:tblLayout w:type="fixed"/>
        <w:tblCellMar>
          <w:left w:w="28" w:type="dxa"/>
          <w:right w:w="28" w:type="dxa"/>
        </w:tblCellMar>
        <w:tblLook w:val="01E0" w:firstRow="1" w:lastRow="1" w:firstColumn="1" w:lastColumn="1" w:noHBand="0" w:noVBand="0"/>
      </w:tblPr>
      <w:tblGrid>
        <w:gridCol w:w="1701"/>
        <w:gridCol w:w="11"/>
        <w:gridCol w:w="698"/>
        <w:gridCol w:w="2977"/>
        <w:gridCol w:w="1721"/>
        <w:gridCol w:w="2531"/>
      </w:tblGrid>
      <w:tr w:rsidR="00071073" w:rsidRPr="00525F09" w14:paraId="41073114" w14:textId="77777777" w:rsidTr="007321F8">
        <w:trPr>
          <w:trHeight w:val="20"/>
        </w:trPr>
        <w:tc>
          <w:tcPr>
            <w:tcW w:w="1701" w:type="dxa"/>
          </w:tcPr>
          <w:p w14:paraId="4CD6F773" w14:textId="77777777" w:rsidR="00E617B2" w:rsidRPr="00525F09" w:rsidRDefault="00E617B2" w:rsidP="008A4978">
            <w:pPr>
              <w:widowControl/>
              <w:spacing w:line="300" w:lineRule="exact"/>
              <w:ind w:right="600"/>
              <w:rPr>
                <w:rFonts w:eastAsia="標楷體"/>
              </w:rPr>
            </w:pPr>
            <w:r w:rsidRPr="00525F09">
              <w:rPr>
                <w:rFonts w:eastAsia="標楷體"/>
              </w:rPr>
              <w:t>Date</w:t>
            </w:r>
          </w:p>
        </w:tc>
        <w:tc>
          <w:tcPr>
            <w:tcW w:w="709" w:type="dxa"/>
            <w:gridSpan w:val="2"/>
          </w:tcPr>
          <w:p w14:paraId="6DDFC599" w14:textId="77777777" w:rsidR="00E617B2" w:rsidRPr="00525F09" w:rsidRDefault="00E617B2" w:rsidP="008A4978">
            <w:pPr>
              <w:widowControl/>
              <w:spacing w:line="300" w:lineRule="exact"/>
              <w:rPr>
                <w:rFonts w:eastAsia="標楷體"/>
              </w:rPr>
            </w:pPr>
            <w:r w:rsidRPr="00525F09">
              <w:rPr>
                <w:rFonts w:eastAsia="標楷體"/>
              </w:rPr>
              <w:t>:</w:t>
            </w:r>
          </w:p>
        </w:tc>
        <w:tc>
          <w:tcPr>
            <w:tcW w:w="7229" w:type="dxa"/>
            <w:gridSpan w:val="3"/>
          </w:tcPr>
          <w:p w14:paraId="3CAC8215" w14:textId="10B6E05D" w:rsidR="00E617B2" w:rsidRPr="00525F09" w:rsidRDefault="00287122" w:rsidP="00287122">
            <w:pPr>
              <w:widowControl/>
              <w:spacing w:line="300" w:lineRule="exact"/>
              <w:rPr>
                <w:rFonts w:eastAsia="標楷體"/>
                <w:lang w:eastAsia="zh-HK"/>
              </w:rPr>
            </w:pPr>
            <w:ins w:id="1" w:author="Mr CHEUNG Ka Kei 張家麒先生" w:date="2026-02-04T09:18:00Z">
              <w:r>
                <w:rPr>
                  <w:rFonts w:eastAsia="標楷體"/>
                </w:rPr>
                <w:t>6</w:t>
              </w:r>
            </w:ins>
            <w:ins w:id="2" w:author="Mr CHEUNG Ka Kei 張家麒先生" w:date="2026-01-09T10:57:00Z">
              <w:r w:rsidR="00342D2A" w:rsidRPr="00525F09">
                <w:rPr>
                  <w:rFonts w:eastAsia="標楷體"/>
                </w:rPr>
                <w:t xml:space="preserve"> </w:t>
              </w:r>
            </w:ins>
            <w:ins w:id="3" w:author="Mr CHEUNG Ka Kei 張家麒先生" w:date="2026-01-19T15:07:00Z">
              <w:r w:rsidR="00EE3B67" w:rsidRPr="00525F09">
                <w:rPr>
                  <w:rFonts w:eastAsia="標楷體"/>
                </w:rPr>
                <w:t>February</w:t>
              </w:r>
            </w:ins>
            <w:ins w:id="4" w:author="Mr CHEUNG Ka Kei 張家麒先生" w:date="2026-01-09T10:57:00Z">
              <w:r w:rsidR="00342D2A" w:rsidRPr="00525F09">
                <w:rPr>
                  <w:rFonts w:eastAsia="標楷體"/>
                </w:rPr>
                <w:t xml:space="preserve"> 2026 </w:t>
              </w:r>
            </w:ins>
            <w:ins w:id="5" w:author="Mr CHEUNG Ka Kei 張家麒先生" w:date="2026-01-09T10:58:00Z">
              <w:r w:rsidR="00342D2A" w:rsidRPr="00525F09">
                <w:rPr>
                  <w:rFonts w:eastAsia="標楷體"/>
                </w:rPr>
                <w:t>(</w:t>
              </w:r>
            </w:ins>
            <w:ins w:id="6" w:author="Mr CHEUNG Ka Kei 張家麒先生" w:date="2026-01-19T15:07:00Z">
              <w:r w:rsidR="00EE3B67" w:rsidRPr="00525F09">
                <w:rPr>
                  <w:rFonts w:eastAsia="標楷體"/>
                </w:rPr>
                <w:t>Friday</w:t>
              </w:r>
            </w:ins>
            <w:ins w:id="7" w:author="Mr CHEUNG Ka Kei 張家麒先生" w:date="2026-01-09T10:58:00Z">
              <w:r w:rsidR="00342D2A" w:rsidRPr="00525F09">
                <w:rPr>
                  <w:rFonts w:eastAsia="標楷體"/>
                </w:rPr>
                <w:t>)</w:t>
              </w:r>
            </w:ins>
          </w:p>
        </w:tc>
      </w:tr>
      <w:tr w:rsidR="00071073" w:rsidRPr="00525F09" w14:paraId="63FB4856" w14:textId="77777777" w:rsidTr="007321F8">
        <w:trPr>
          <w:trHeight w:val="20"/>
        </w:trPr>
        <w:tc>
          <w:tcPr>
            <w:tcW w:w="1701" w:type="dxa"/>
          </w:tcPr>
          <w:p w14:paraId="4BF290C0" w14:textId="77777777" w:rsidR="00E617B2" w:rsidRPr="00525F09" w:rsidRDefault="00E617B2" w:rsidP="008A4978">
            <w:pPr>
              <w:widowControl/>
              <w:spacing w:line="300" w:lineRule="exact"/>
              <w:rPr>
                <w:rFonts w:eastAsia="標楷體"/>
              </w:rPr>
            </w:pPr>
            <w:r w:rsidRPr="00525F09">
              <w:rPr>
                <w:rFonts w:eastAsia="標楷體"/>
              </w:rPr>
              <w:t>Time</w:t>
            </w:r>
          </w:p>
        </w:tc>
        <w:tc>
          <w:tcPr>
            <w:tcW w:w="709" w:type="dxa"/>
            <w:gridSpan w:val="2"/>
          </w:tcPr>
          <w:p w14:paraId="33A7F057" w14:textId="77777777" w:rsidR="00E617B2" w:rsidRPr="00525F09" w:rsidRDefault="00E617B2" w:rsidP="008A4978">
            <w:pPr>
              <w:widowControl/>
              <w:spacing w:line="300" w:lineRule="exact"/>
              <w:rPr>
                <w:rFonts w:eastAsia="標楷體"/>
              </w:rPr>
            </w:pPr>
            <w:r w:rsidRPr="00525F09">
              <w:rPr>
                <w:rFonts w:eastAsia="標楷體"/>
              </w:rPr>
              <w:t>:</w:t>
            </w:r>
          </w:p>
        </w:tc>
        <w:tc>
          <w:tcPr>
            <w:tcW w:w="7229" w:type="dxa"/>
            <w:gridSpan w:val="3"/>
          </w:tcPr>
          <w:p w14:paraId="4CBC043C" w14:textId="0E237676" w:rsidR="00E617B2" w:rsidRPr="00525F09" w:rsidRDefault="00EE3B67" w:rsidP="00287122">
            <w:pPr>
              <w:widowControl/>
              <w:spacing w:line="300" w:lineRule="exact"/>
              <w:ind w:right="252"/>
              <w:rPr>
                <w:rFonts w:eastAsia="標楷體"/>
              </w:rPr>
            </w:pPr>
            <w:ins w:id="8" w:author="Mr CHEUNG Ka Kei 張家麒先生" w:date="2026-01-19T15:07:00Z">
              <w:r w:rsidRPr="00525F09">
                <w:rPr>
                  <w:rFonts w:eastAsia="標楷體"/>
                </w:rPr>
                <w:t>1:30</w:t>
              </w:r>
            </w:ins>
            <w:ins w:id="9" w:author="Mr CHEUNG Ka Kei 張家麒先生" w:date="2026-01-09T10:58:00Z">
              <w:r w:rsidR="00342D2A" w:rsidRPr="00525F09">
                <w:rPr>
                  <w:rFonts w:eastAsia="標楷體"/>
                </w:rPr>
                <w:t xml:space="preserve"> pm</w:t>
              </w:r>
            </w:ins>
          </w:p>
        </w:tc>
      </w:tr>
      <w:tr w:rsidR="00071073" w:rsidRPr="00525F09" w14:paraId="46269F89" w14:textId="77777777" w:rsidTr="007321F8">
        <w:trPr>
          <w:trHeight w:val="20"/>
        </w:trPr>
        <w:tc>
          <w:tcPr>
            <w:tcW w:w="1701" w:type="dxa"/>
          </w:tcPr>
          <w:p w14:paraId="3A130394" w14:textId="77777777" w:rsidR="00E617B2" w:rsidRPr="00525F09" w:rsidRDefault="00E617B2" w:rsidP="008A4978">
            <w:pPr>
              <w:widowControl/>
              <w:spacing w:line="300" w:lineRule="exact"/>
              <w:rPr>
                <w:rFonts w:eastAsia="標楷體"/>
              </w:rPr>
            </w:pPr>
            <w:r w:rsidRPr="00525F09">
              <w:rPr>
                <w:rFonts w:eastAsia="標楷體"/>
              </w:rPr>
              <w:t>Venue</w:t>
            </w:r>
          </w:p>
        </w:tc>
        <w:tc>
          <w:tcPr>
            <w:tcW w:w="709" w:type="dxa"/>
            <w:gridSpan w:val="2"/>
          </w:tcPr>
          <w:p w14:paraId="067D13AB" w14:textId="77777777" w:rsidR="00E617B2" w:rsidRPr="00525F09" w:rsidRDefault="00E617B2" w:rsidP="008A4978">
            <w:pPr>
              <w:widowControl/>
              <w:spacing w:line="300" w:lineRule="exact"/>
              <w:ind w:leftChars="-11" w:left="-26" w:firstLineChars="11" w:firstLine="26"/>
              <w:rPr>
                <w:rFonts w:eastAsia="標楷體"/>
              </w:rPr>
            </w:pPr>
            <w:r w:rsidRPr="00525F09">
              <w:rPr>
                <w:rFonts w:eastAsia="標楷體"/>
              </w:rPr>
              <w:t>:</w:t>
            </w:r>
          </w:p>
        </w:tc>
        <w:tc>
          <w:tcPr>
            <w:tcW w:w="7229" w:type="dxa"/>
            <w:gridSpan w:val="3"/>
          </w:tcPr>
          <w:p w14:paraId="076844DE" w14:textId="353E9E9E" w:rsidR="00E617B2" w:rsidRPr="00525F09" w:rsidRDefault="00AA6B0E" w:rsidP="00287122">
            <w:pPr>
              <w:widowControl/>
              <w:spacing w:line="300" w:lineRule="exact"/>
              <w:rPr>
                <w:rFonts w:eastAsia="標楷體"/>
              </w:rPr>
            </w:pPr>
            <w:r w:rsidRPr="00525F09">
              <w:rPr>
                <w:rFonts w:eastAsia="標楷體"/>
              </w:rPr>
              <w:t>R</w:t>
            </w:r>
            <w:r w:rsidR="00B72305" w:rsidRPr="00525F09">
              <w:rPr>
                <w:rFonts w:eastAsia="標楷體"/>
              </w:rPr>
              <w:t xml:space="preserve">oom </w:t>
            </w:r>
            <w:r w:rsidRPr="00525F09">
              <w:rPr>
                <w:rFonts w:eastAsia="標楷體"/>
              </w:rPr>
              <w:t>7143</w:t>
            </w:r>
            <w:r w:rsidR="00B72305" w:rsidRPr="00525F09">
              <w:rPr>
                <w:rFonts w:eastAsia="標楷體"/>
              </w:rPr>
              <w:t>A</w:t>
            </w:r>
            <w:r w:rsidR="00E617B2" w:rsidRPr="00525F09">
              <w:rPr>
                <w:rFonts w:eastAsia="標楷體"/>
              </w:rPr>
              <w:t>, 7/F, EMSD HQs</w:t>
            </w:r>
          </w:p>
        </w:tc>
      </w:tr>
      <w:tr w:rsidR="00071073" w:rsidRPr="00525F09" w14:paraId="2F9A5ED5" w14:textId="77777777" w:rsidTr="007321F8">
        <w:trPr>
          <w:trHeight w:val="20"/>
        </w:trPr>
        <w:tc>
          <w:tcPr>
            <w:tcW w:w="1701" w:type="dxa"/>
          </w:tcPr>
          <w:p w14:paraId="52C32F06" w14:textId="77777777" w:rsidR="00E617B2" w:rsidRPr="00525F09" w:rsidRDefault="00E617B2" w:rsidP="008A4978">
            <w:pPr>
              <w:widowControl/>
              <w:spacing w:line="300" w:lineRule="exact"/>
              <w:rPr>
                <w:rFonts w:eastAsia="標楷體"/>
              </w:rPr>
            </w:pPr>
          </w:p>
        </w:tc>
        <w:tc>
          <w:tcPr>
            <w:tcW w:w="709" w:type="dxa"/>
            <w:gridSpan w:val="2"/>
          </w:tcPr>
          <w:p w14:paraId="24EFD45F" w14:textId="77777777" w:rsidR="00E617B2" w:rsidRPr="00525F09" w:rsidRDefault="00E617B2" w:rsidP="008A4978">
            <w:pPr>
              <w:widowControl/>
              <w:spacing w:line="300" w:lineRule="exact"/>
              <w:rPr>
                <w:rFonts w:eastAsia="標楷體"/>
              </w:rPr>
            </w:pPr>
          </w:p>
        </w:tc>
        <w:tc>
          <w:tcPr>
            <w:tcW w:w="7229" w:type="dxa"/>
            <w:gridSpan w:val="3"/>
          </w:tcPr>
          <w:p w14:paraId="1FB2F62A" w14:textId="77777777" w:rsidR="00E617B2" w:rsidRPr="00525F09" w:rsidRDefault="00E617B2" w:rsidP="008A4978">
            <w:pPr>
              <w:widowControl/>
              <w:spacing w:line="300" w:lineRule="exact"/>
              <w:rPr>
                <w:rFonts w:eastAsia="標楷體"/>
              </w:rPr>
            </w:pPr>
          </w:p>
        </w:tc>
      </w:tr>
      <w:tr w:rsidR="00071073" w:rsidRPr="00525F09" w14:paraId="3132BACD" w14:textId="77777777" w:rsidTr="007321F8">
        <w:trPr>
          <w:trHeight w:val="20"/>
        </w:trPr>
        <w:tc>
          <w:tcPr>
            <w:tcW w:w="1712" w:type="dxa"/>
            <w:gridSpan w:val="2"/>
          </w:tcPr>
          <w:p w14:paraId="5034E659" w14:textId="77777777" w:rsidR="00E617B2" w:rsidRPr="00525F09" w:rsidRDefault="00E617B2" w:rsidP="008A4978">
            <w:pPr>
              <w:widowControl/>
              <w:spacing w:line="300" w:lineRule="exact"/>
              <w:rPr>
                <w:rFonts w:eastAsia="標楷體"/>
              </w:rPr>
            </w:pPr>
            <w:r w:rsidRPr="00525F09">
              <w:rPr>
                <w:rFonts w:eastAsia="標楷體"/>
              </w:rPr>
              <w:t>Present</w:t>
            </w:r>
          </w:p>
        </w:tc>
        <w:tc>
          <w:tcPr>
            <w:tcW w:w="698" w:type="dxa"/>
          </w:tcPr>
          <w:p w14:paraId="1875BD6D" w14:textId="77777777" w:rsidR="00E617B2" w:rsidRPr="00525F09" w:rsidRDefault="00E617B2" w:rsidP="008A4978">
            <w:pPr>
              <w:widowControl/>
              <w:spacing w:line="300" w:lineRule="exact"/>
              <w:rPr>
                <w:rFonts w:eastAsia="標楷體"/>
              </w:rPr>
            </w:pPr>
            <w:r w:rsidRPr="00525F09">
              <w:rPr>
                <w:rFonts w:eastAsia="標楷體"/>
              </w:rPr>
              <w:t>:</w:t>
            </w:r>
          </w:p>
        </w:tc>
        <w:tc>
          <w:tcPr>
            <w:tcW w:w="2977" w:type="dxa"/>
          </w:tcPr>
          <w:p w14:paraId="77F0B0F2" w14:textId="77777777" w:rsidR="00E617B2" w:rsidRPr="00525F09" w:rsidRDefault="00E617B2" w:rsidP="008A4978">
            <w:pPr>
              <w:widowControl/>
              <w:spacing w:line="300" w:lineRule="exact"/>
              <w:rPr>
                <w:rFonts w:eastAsia="標楷體"/>
                <w:lang w:eastAsia="zh-HK"/>
              </w:rPr>
            </w:pPr>
            <w:r w:rsidRPr="00525F09">
              <w:rPr>
                <w:rFonts w:eastAsia="標楷體"/>
              </w:rPr>
              <w:t>Mr Eric C.L. LEE</w:t>
            </w:r>
          </w:p>
        </w:tc>
        <w:tc>
          <w:tcPr>
            <w:tcW w:w="1721" w:type="dxa"/>
          </w:tcPr>
          <w:p w14:paraId="67C13683" w14:textId="77777777" w:rsidR="00E617B2" w:rsidRPr="00525F09" w:rsidRDefault="00E617B2" w:rsidP="008A4978">
            <w:pPr>
              <w:widowControl/>
              <w:spacing w:line="300" w:lineRule="exact"/>
              <w:rPr>
                <w:rFonts w:eastAsia="標楷體"/>
                <w:lang w:eastAsia="zh-HK"/>
              </w:rPr>
            </w:pPr>
            <w:r w:rsidRPr="00525F09">
              <w:rPr>
                <w:rFonts w:eastAsia="標楷體"/>
              </w:rPr>
              <w:t>AD/3</w:t>
            </w:r>
          </w:p>
        </w:tc>
        <w:tc>
          <w:tcPr>
            <w:tcW w:w="2531" w:type="dxa"/>
          </w:tcPr>
          <w:p w14:paraId="7A553081" w14:textId="77777777" w:rsidR="00E617B2" w:rsidRPr="00525F09" w:rsidRDefault="00E617B2" w:rsidP="00E617B2">
            <w:pPr>
              <w:widowControl/>
            </w:pPr>
            <w:r w:rsidRPr="00525F09">
              <w:rPr>
                <w:rFonts w:eastAsia="標楷體"/>
              </w:rPr>
              <w:t>Chairman</w:t>
            </w:r>
          </w:p>
        </w:tc>
      </w:tr>
      <w:tr w:rsidR="00071073" w:rsidRPr="00525F09" w14:paraId="18DDC425" w14:textId="77777777" w:rsidTr="007321F8">
        <w:trPr>
          <w:trHeight w:val="20"/>
        </w:trPr>
        <w:tc>
          <w:tcPr>
            <w:tcW w:w="1712" w:type="dxa"/>
            <w:gridSpan w:val="2"/>
          </w:tcPr>
          <w:p w14:paraId="023520B8" w14:textId="77777777" w:rsidR="00E617B2" w:rsidRPr="00525F09" w:rsidRDefault="00E617B2" w:rsidP="008A4978">
            <w:pPr>
              <w:widowControl/>
              <w:spacing w:line="300" w:lineRule="exact"/>
              <w:rPr>
                <w:rFonts w:eastAsia="標楷體"/>
              </w:rPr>
            </w:pPr>
          </w:p>
        </w:tc>
        <w:tc>
          <w:tcPr>
            <w:tcW w:w="698" w:type="dxa"/>
          </w:tcPr>
          <w:p w14:paraId="4B34E8F1" w14:textId="77777777" w:rsidR="00E617B2" w:rsidRPr="00525F09" w:rsidRDefault="00E617B2" w:rsidP="008A4978">
            <w:pPr>
              <w:widowControl/>
              <w:spacing w:line="300" w:lineRule="exact"/>
              <w:rPr>
                <w:rFonts w:eastAsia="標楷體"/>
              </w:rPr>
            </w:pPr>
          </w:p>
        </w:tc>
        <w:tc>
          <w:tcPr>
            <w:tcW w:w="2977" w:type="dxa"/>
          </w:tcPr>
          <w:p w14:paraId="47D944F0" w14:textId="4AADEA54" w:rsidR="00E617B2" w:rsidRPr="00525F09" w:rsidRDefault="00E617B2" w:rsidP="008A4978">
            <w:pPr>
              <w:widowControl/>
              <w:spacing w:line="300" w:lineRule="exact"/>
              <w:rPr>
                <w:rFonts w:eastAsia="標楷體"/>
              </w:rPr>
            </w:pPr>
            <w:r w:rsidRPr="00525F09">
              <w:rPr>
                <w:rFonts w:eastAsia="標楷體"/>
              </w:rPr>
              <w:t>M</w:t>
            </w:r>
            <w:r w:rsidR="00A37D36" w:rsidRPr="00525F09">
              <w:rPr>
                <w:rFonts w:eastAsia="標楷體"/>
              </w:rPr>
              <w:t>s</w:t>
            </w:r>
            <w:r w:rsidRPr="00525F09">
              <w:rPr>
                <w:rFonts w:eastAsia="標楷體"/>
              </w:rPr>
              <w:t xml:space="preserve"> Janet S.M. LAM</w:t>
            </w:r>
          </w:p>
        </w:tc>
        <w:tc>
          <w:tcPr>
            <w:tcW w:w="1721" w:type="dxa"/>
          </w:tcPr>
          <w:p w14:paraId="75367E6E" w14:textId="77777777" w:rsidR="00E617B2" w:rsidRPr="00525F09" w:rsidRDefault="00E617B2" w:rsidP="008A4978">
            <w:pPr>
              <w:widowControl/>
              <w:spacing w:line="300" w:lineRule="exact"/>
              <w:rPr>
                <w:rFonts w:eastAsia="標楷體"/>
              </w:rPr>
            </w:pPr>
            <w:r w:rsidRPr="00525F09">
              <w:rPr>
                <w:rFonts w:eastAsia="標楷體"/>
              </w:rPr>
              <w:t>CE/CS</w:t>
            </w:r>
          </w:p>
        </w:tc>
        <w:tc>
          <w:tcPr>
            <w:tcW w:w="2531" w:type="dxa"/>
          </w:tcPr>
          <w:p w14:paraId="469D3A98" w14:textId="77777777" w:rsidR="00E617B2" w:rsidRPr="00525F09" w:rsidRDefault="00E617B2" w:rsidP="00E617B2">
            <w:pPr>
              <w:widowControl/>
            </w:pPr>
          </w:p>
        </w:tc>
      </w:tr>
      <w:tr w:rsidR="00071073" w:rsidRPr="00525F09" w14:paraId="543BD7ED" w14:textId="77777777" w:rsidTr="007321F8">
        <w:trPr>
          <w:trHeight w:val="20"/>
        </w:trPr>
        <w:tc>
          <w:tcPr>
            <w:tcW w:w="1712" w:type="dxa"/>
            <w:gridSpan w:val="2"/>
          </w:tcPr>
          <w:p w14:paraId="0EBA7AA3" w14:textId="77777777" w:rsidR="00E617B2" w:rsidRPr="00525F09" w:rsidRDefault="00E617B2" w:rsidP="008A4978">
            <w:pPr>
              <w:widowControl/>
              <w:spacing w:line="300" w:lineRule="exact"/>
              <w:rPr>
                <w:rFonts w:eastAsia="標楷體"/>
                <w:lang w:eastAsia="zh-HK"/>
              </w:rPr>
            </w:pPr>
          </w:p>
        </w:tc>
        <w:tc>
          <w:tcPr>
            <w:tcW w:w="698" w:type="dxa"/>
          </w:tcPr>
          <w:p w14:paraId="22FF85B9" w14:textId="77777777" w:rsidR="00E617B2" w:rsidRPr="00525F09" w:rsidRDefault="00E617B2" w:rsidP="008A4978">
            <w:pPr>
              <w:widowControl/>
              <w:spacing w:line="300" w:lineRule="exact"/>
              <w:rPr>
                <w:rFonts w:eastAsia="標楷體"/>
                <w:lang w:eastAsia="zh-HK"/>
              </w:rPr>
            </w:pPr>
          </w:p>
        </w:tc>
        <w:tc>
          <w:tcPr>
            <w:tcW w:w="2977" w:type="dxa"/>
          </w:tcPr>
          <w:p w14:paraId="3FB9E120" w14:textId="77777777" w:rsidR="00E617B2" w:rsidRPr="00525F09" w:rsidDel="00FC435D" w:rsidRDefault="00E617B2" w:rsidP="008A4978">
            <w:pPr>
              <w:widowControl/>
              <w:spacing w:line="300" w:lineRule="exact"/>
              <w:rPr>
                <w:rFonts w:eastAsia="標楷體"/>
              </w:rPr>
            </w:pPr>
            <w:r w:rsidRPr="00525F09">
              <w:rPr>
                <w:rFonts w:eastAsia="標楷體"/>
              </w:rPr>
              <w:t>Mr Alex C.F. LAI</w:t>
            </w:r>
          </w:p>
        </w:tc>
        <w:tc>
          <w:tcPr>
            <w:tcW w:w="1721" w:type="dxa"/>
          </w:tcPr>
          <w:p w14:paraId="58FE5713" w14:textId="77777777" w:rsidR="00E617B2" w:rsidRPr="00525F09" w:rsidRDefault="00E617B2" w:rsidP="008A4978">
            <w:pPr>
              <w:widowControl/>
              <w:spacing w:line="300" w:lineRule="exact"/>
              <w:rPr>
                <w:rFonts w:eastAsia="標楷體"/>
              </w:rPr>
            </w:pPr>
            <w:r w:rsidRPr="00525F09">
              <w:rPr>
                <w:rFonts w:eastAsia="標楷體"/>
              </w:rPr>
              <w:t>Ag. CE/DT</w:t>
            </w:r>
          </w:p>
        </w:tc>
        <w:tc>
          <w:tcPr>
            <w:tcW w:w="2531" w:type="dxa"/>
          </w:tcPr>
          <w:p w14:paraId="305F5490" w14:textId="77777777" w:rsidR="00E617B2" w:rsidRPr="00525F09" w:rsidRDefault="00E617B2" w:rsidP="00E617B2">
            <w:pPr>
              <w:widowControl/>
            </w:pPr>
          </w:p>
        </w:tc>
      </w:tr>
      <w:tr w:rsidR="00071073" w:rsidRPr="00525F09" w14:paraId="3651A7FF" w14:textId="77777777" w:rsidTr="007321F8">
        <w:trPr>
          <w:trHeight w:val="20"/>
        </w:trPr>
        <w:tc>
          <w:tcPr>
            <w:tcW w:w="1712" w:type="dxa"/>
            <w:gridSpan w:val="2"/>
          </w:tcPr>
          <w:p w14:paraId="16D7811B" w14:textId="77777777" w:rsidR="00E6468D" w:rsidRPr="00525F09" w:rsidRDefault="00E6468D" w:rsidP="00E6468D">
            <w:pPr>
              <w:widowControl/>
              <w:spacing w:line="300" w:lineRule="exact"/>
              <w:rPr>
                <w:rFonts w:eastAsia="標楷體"/>
                <w:lang w:eastAsia="zh-HK"/>
              </w:rPr>
            </w:pPr>
          </w:p>
        </w:tc>
        <w:tc>
          <w:tcPr>
            <w:tcW w:w="698" w:type="dxa"/>
          </w:tcPr>
          <w:p w14:paraId="6480B2C3" w14:textId="77777777" w:rsidR="00E6468D" w:rsidRPr="00525F09" w:rsidRDefault="00E6468D" w:rsidP="00E6468D">
            <w:pPr>
              <w:widowControl/>
              <w:spacing w:line="300" w:lineRule="exact"/>
              <w:rPr>
                <w:rFonts w:eastAsia="標楷體"/>
                <w:lang w:eastAsia="zh-HK"/>
              </w:rPr>
            </w:pPr>
          </w:p>
        </w:tc>
        <w:tc>
          <w:tcPr>
            <w:tcW w:w="2977" w:type="dxa"/>
          </w:tcPr>
          <w:p w14:paraId="3856C765" w14:textId="2A02C392" w:rsidR="00E6468D" w:rsidRPr="00525F09" w:rsidRDefault="00E6468D" w:rsidP="00E6468D">
            <w:pPr>
              <w:widowControl/>
              <w:spacing w:line="300" w:lineRule="exact"/>
              <w:rPr>
                <w:rFonts w:eastAsia="標楷體"/>
              </w:rPr>
            </w:pPr>
            <w:r w:rsidRPr="00525F09">
              <w:rPr>
                <w:rFonts w:eastAsia="標楷體"/>
              </w:rPr>
              <w:t>Ms Tally H.Y. TSANG</w:t>
            </w:r>
          </w:p>
        </w:tc>
        <w:tc>
          <w:tcPr>
            <w:tcW w:w="1721" w:type="dxa"/>
          </w:tcPr>
          <w:p w14:paraId="742C3E63" w14:textId="0B9AFA8C" w:rsidR="00E6468D" w:rsidRPr="00525F09" w:rsidRDefault="00E6468D" w:rsidP="00E6468D">
            <w:pPr>
              <w:widowControl/>
              <w:spacing w:line="300" w:lineRule="exact"/>
              <w:rPr>
                <w:rFonts w:eastAsia="標楷體"/>
              </w:rPr>
            </w:pPr>
            <w:r w:rsidRPr="00525F09">
              <w:rPr>
                <w:rFonts w:eastAsia="標楷體"/>
              </w:rPr>
              <w:t>Ag. SE/CC</w:t>
            </w:r>
          </w:p>
        </w:tc>
        <w:tc>
          <w:tcPr>
            <w:tcW w:w="2531" w:type="dxa"/>
          </w:tcPr>
          <w:p w14:paraId="60624DDB" w14:textId="77777777" w:rsidR="00E6468D" w:rsidRPr="00525F09" w:rsidRDefault="00E6468D" w:rsidP="00E6468D">
            <w:pPr>
              <w:widowControl/>
            </w:pPr>
          </w:p>
        </w:tc>
      </w:tr>
      <w:tr w:rsidR="00071073" w:rsidRPr="00525F09" w14:paraId="178D4DD3" w14:textId="77777777" w:rsidTr="007321F8">
        <w:trPr>
          <w:trHeight w:val="20"/>
        </w:trPr>
        <w:tc>
          <w:tcPr>
            <w:tcW w:w="1712" w:type="dxa"/>
            <w:gridSpan w:val="2"/>
          </w:tcPr>
          <w:p w14:paraId="75A6A884" w14:textId="77777777" w:rsidR="00E6468D" w:rsidRPr="00525F09" w:rsidRDefault="00E6468D" w:rsidP="00E6468D">
            <w:pPr>
              <w:widowControl/>
              <w:spacing w:line="300" w:lineRule="exact"/>
              <w:rPr>
                <w:rFonts w:eastAsia="標楷體"/>
                <w:lang w:eastAsia="zh-HK"/>
              </w:rPr>
            </w:pPr>
          </w:p>
        </w:tc>
        <w:tc>
          <w:tcPr>
            <w:tcW w:w="698" w:type="dxa"/>
          </w:tcPr>
          <w:p w14:paraId="159BC9B7" w14:textId="77777777" w:rsidR="00E6468D" w:rsidRPr="00525F09" w:rsidRDefault="00E6468D" w:rsidP="00E6468D">
            <w:pPr>
              <w:widowControl/>
              <w:spacing w:line="300" w:lineRule="exact"/>
              <w:rPr>
                <w:rFonts w:eastAsia="標楷體"/>
                <w:lang w:eastAsia="zh-HK"/>
              </w:rPr>
            </w:pPr>
          </w:p>
        </w:tc>
        <w:tc>
          <w:tcPr>
            <w:tcW w:w="2977" w:type="dxa"/>
          </w:tcPr>
          <w:p w14:paraId="14962B67" w14:textId="01F5752A" w:rsidR="00E6468D" w:rsidRPr="00525F09" w:rsidRDefault="00E6468D" w:rsidP="00E6468D">
            <w:pPr>
              <w:widowControl/>
              <w:spacing w:line="300" w:lineRule="exact"/>
              <w:rPr>
                <w:rFonts w:eastAsia="標楷體"/>
              </w:rPr>
            </w:pPr>
            <w:r w:rsidRPr="00525F09">
              <w:rPr>
                <w:rFonts w:eastAsia="標楷體"/>
              </w:rPr>
              <w:t xml:space="preserve">Mr </w:t>
            </w:r>
            <w:ins w:id="10" w:author="Mr CHEUNG Ka Kei 張家麒先生" w:date="2026-01-09T11:00:00Z">
              <w:r w:rsidR="007E788C" w:rsidRPr="00525F09">
                <w:rPr>
                  <w:rFonts w:eastAsia="標楷體"/>
                </w:rPr>
                <w:t>Timothy W.T. WONG</w:t>
              </w:r>
            </w:ins>
          </w:p>
        </w:tc>
        <w:tc>
          <w:tcPr>
            <w:tcW w:w="1721" w:type="dxa"/>
          </w:tcPr>
          <w:p w14:paraId="600BD18D" w14:textId="4C7F91DF" w:rsidR="00E6468D" w:rsidRPr="00525F09" w:rsidRDefault="007E788C" w:rsidP="00E6468D">
            <w:pPr>
              <w:widowControl/>
              <w:spacing w:line="300" w:lineRule="exact"/>
              <w:rPr>
                <w:rFonts w:eastAsia="標楷體"/>
              </w:rPr>
            </w:pPr>
            <w:ins w:id="11" w:author="Mr CHEUNG Ka Kei 張家麒先生" w:date="2026-01-09T11:00:00Z">
              <w:r w:rsidRPr="00525F09">
                <w:rPr>
                  <w:rFonts w:eastAsia="標楷體"/>
                </w:rPr>
                <w:t>SE/AI</w:t>
              </w:r>
            </w:ins>
          </w:p>
        </w:tc>
        <w:tc>
          <w:tcPr>
            <w:tcW w:w="2531" w:type="dxa"/>
          </w:tcPr>
          <w:p w14:paraId="407304D6" w14:textId="77777777" w:rsidR="00E6468D" w:rsidRPr="00525F09" w:rsidRDefault="00E6468D" w:rsidP="00E6468D">
            <w:pPr>
              <w:widowControl/>
            </w:pPr>
          </w:p>
        </w:tc>
      </w:tr>
      <w:tr w:rsidR="00071073" w:rsidRPr="00525F09" w14:paraId="41D44BAC" w14:textId="77777777" w:rsidTr="007321F8">
        <w:trPr>
          <w:trHeight w:val="20"/>
        </w:trPr>
        <w:tc>
          <w:tcPr>
            <w:tcW w:w="1712" w:type="dxa"/>
            <w:gridSpan w:val="2"/>
          </w:tcPr>
          <w:p w14:paraId="0AFAAE94" w14:textId="77777777" w:rsidR="00E6468D" w:rsidRPr="00525F09" w:rsidRDefault="00E6468D" w:rsidP="00E6468D">
            <w:pPr>
              <w:widowControl/>
              <w:spacing w:line="300" w:lineRule="exact"/>
              <w:rPr>
                <w:rFonts w:eastAsia="標楷體"/>
                <w:lang w:eastAsia="zh-HK"/>
              </w:rPr>
            </w:pPr>
          </w:p>
        </w:tc>
        <w:tc>
          <w:tcPr>
            <w:tcW w:w="698" w:type="dxa"/>
          </w:tcPr>
          <w:p w14:paraId="4E08263A" w14:textId="77777777" w:rsidR="00E6468D" w:rsidRPr="00525F09" w:rsidRDefault="00E6468D" w:rsidP="00E6468D">
            <w:pPr>
              <w:widowControl/>
              <w:spacing w:line="300" w:lineRule="exact"/>
              <w:rPr>
                <w:rFonts w:eastAsia="標楷體"/>
                <w:lang w:eastAsia="zh-HK"/>
              </w:rPr>
            </w:pPr>
          </w:p>
        </w:tc>
        <w:tc>
          <w:tcPr>
            <w:tcW w:w="2977" w:type="dxa"/>
          </w:tcPr>
          <w:p w14:paraId="29AF5D55" w14:textId="23FD3B30" w:rsidR="00E6468D" w:rsidRPr="00525F09" w:rsidRDefault="005A6CCA" w:rsidP="00E6468D">
            <w:pPr>
              <w:widowControl/>
              <w:spacing w:line="300" w:lineRule="exact"/>
              <w:rPr>
                <w:rFonts w:eastAsia="標楷體"/>
                <w:lang w:val="en-US"/>
              </w:rPr>
            </w:pPr>
            <w:r w:rsidRPr="00525F09">
              <w:rPr>
                <w:rFonts w:eastAsia="標楷體"/>
                <w:lang w:val="en-US"/>
              </w:rPr>
              <w:t xml:space="preserve">Mr </w:t>
            </w:r>
            <w:ins w:id="12" w:author="Mr CHEUNG Ka Kei 張家麒先生" w:date="2026-01-09T11:00:00Z">
              <w:r w:rsidR="007E788C" w:rsidRPr="00525F09">
                <w:rPr>
                  <w:rFonts w:eastAsia="標楷體"/>
                  <w:lang w:val="en-US"/>
                </w:rPr>
                <w:t>Chris</w:t>
              </w:r>
            </w:ins>
            <w:ins w:id="13" w:author="Mr CHEUNG Ka Kei 張家麒先生" w:date="2026-01-09T11:01:00Z">
              <w:r w:rsidR="007E788C" w:rsidRPr="00525F09">
                <w:rPr>
                  <w:rFonts w:eastAsia="標楷體"/>
                  <w:lang w:val="en-US"/>
                </w:rPr>
                <w:t xml:space="preserve"> W.K. LEE</w:t>
              </w:r>
            </w:ins>
          </w:p>
        </w:tc>
        <w:tc>
          <w:tcPr>
            <w:tcW w:w="1721" w:type="dxa"/>
          </w:tcPr>
          <w:p w14:paraId="479C4CB0" w14:textId="6FBB8E35" w:rsidR="00E6468D" w:rsidRPr="00525F09" w:rsidRDefault="007E788C" w:rsidP="00E6468D">
            <w:pPr>
              <w:widowControl/>
              <w:spacing w:line="300" w:lineRule="exact"/>
              <w:rPr>
                <w:rFonts w:eastAsia="標楷體"/>
                <w:lang w:val="en-US"/>
              </w:rPr>
            </w:pPr>
            <w:ins w:id="14" w:author="Mr CHEUNG Ka Kei 張家麒先生" w:date="2026-01-09T11:00:00Z">
              <w:r w:rsidRPr="00525F09">
                <w:rPr>
                  <w:rFonts w:eastAsia="標楷體"/>
                  <w:lang w:val="en-US"/>
                </w:rPr>
                <w:t>SE/T2</w:t>
              </w:r>
            </w:ins>
          </w:p>
        </w:tc>
        <w:tc>
          <w:tcPr>
            <w:tcW w:w="2531" w:type="dxa"/>
          </w:tcPr>
          <w:p w14:paraId="5236C85D" w14:textId="77777777" w:rsidR="00E6468D" w:rsidRPr="00525F09" w:rsidRDefault="00E6468D" w:rsidP="00E6468D">
            <w:pPr>
              <w:widowControl/>
            </w:pPr>
          </w:p>
        </w:tc>
      </w:tr>
      <w:tr w:rsidR="00071073" w:rsidRPr="00525F09" w14:paraId="7231BDA2" w14:textId="77777777" w:rsidTr="007321F8">
        <w:trPr>
          <w:trHeight w:val="20"/>
        </w:trPr>
        <w:tc>
          <w:tcPr>
            <w:tcW w:w="1712" w:type="dxa"/>
            <w:gridSpan w:val="2"/>
          </w:tcPr>
          <w:p w14:paraId="6F91BCA2" w14:textId="77777777" w:rsidR="005A6CCA" w:rsidRPr="00525F09" w:rsidRDefault="005A6CCA" w:rsidP="005A6CCA">
            <w:pPr>
              <w:widowControl/>
              <w:spacing w:line="300" w:lineRule="exact"/>
              <w:rPr>
                <w:rFonts w:eastAsia="標楷體"/>
                <w:lang w:eastAsia="zh-HK"/>
              </w:rPr>
            </w:pPr>
          </w:p>
        </w:tc>
        <w:tc>
          <w:tcPr>
            <w:tcW w:w="698" w:type="dxa"/>
          </w:tcPr>
          <w:p w14:paraId="44FE7B74" w14:textId="77777777" w:rsidR="005A6CCA" w:rsidRPr="00525F09" w:rsidRDefault="005A6CCA" w:rsidP="005A6CCA">
            <w:pPr>
              <w:widowControl/>
              <w:spacing w:line="300" w:lineRule="exact"/>
              <w:rPr>
                <w:rFonts w:eastAsia="標楷體"/>
                <w:lang w:eastAsia="zh-HK"/>
              </w:rPr>
            </w:pPr>
          </w:p>
        </w:tc>
        <w:tc>
          <w:tcPr>
            <w:tcW w:w="2977" w:type="dxa"/>
          </w:tcPr>
          <w:p w14:paraId="71D2DA7E" w14:textId="0CD2427D" w:rsidR="005A6CCA" w:rsidRPr="00525F09" w:rsidRDefault="005A6CCA" w:rsidP="005A6CCA">
            <w:pPr>
              <w:widowControl/>
              <w:spacing w:line="300" w:lineRule="exact"/>
              <w:rPr>
                <w:rFonts w:eastAsia="標楷體"/>
                <w:lang w:val="en-US"/>
              </w:rPr>
            </w:pPr>
            <w:r w:rsidRPr="00525F09">
              <w:rPr>
                <w:rFonts w:eastAsia="標楷體"/>
                <w:lang w:val="en-US"/>
              </w:rPr>
              <w:t>M</w:t>
            </w:r>
            <w:r w:rsidR="00A37D36" w:rsidRPr="00525F09">
              <w:rPr>
                <w:rFonts w:eastAsia="標楷體"/>
                <w:lang w:val="en-US"/>
              </w:rPr>
              <w:t>s</w:t>
            </w:r>
            <w:r w:rsidRPr="00525F09">
              <w:rPr>
                <w:rFonts w:eastAsia="標楷體"/>
                <w:lang w:val="en-US"/>
              </w:rPr>
              <w:t xml:space="preserve"> </w:t>
            </w:r>
            <w:ins w:id="15" w:author="Ms CHAN Siu Lan 陳少蘭女士" w:date="2026-01-29T11:12:00Z">
              <w:r w:rsidR="00305321" w:rsidRPr="00525F09">
                <w:rPr>
                  <w:rFonts w:eastAsia="標楷體"/>
                  <w:lang w:val="en-US"/>
                </w:rPr>
                <w:t xml:space="preserve">Shera </w:t>
              </w:r>
            </w:ins>
            <w:ins w:id="16" w:author="Mr CHEUNG Ka Kei 張家麒先生" w:date="2026-01-09T11:01:00Z">
              <w:r w:rsidR="007E788C" w:rsidRPr="00525F09">
                <w:rPr>
                  <w:rFonts w:eastAsia="標楷體"/>
                  <w:lang w:val="en-US"/>
                </w:rPr>
                <w:t>S.L. CHAN</w:t>
              </w:r>
            </w:ins>
          </w:p>
        </w:tc>
        <w:tc>
          <w:tcPr>
            <w:tcW w:w="1721" w:type="dxa"/>
          </w:tcPr>
          <w:p w14:paraId="41150D4F" w14:textId="4FBD3404" w:rsidR="005A6CCA" w:rsidRPr="00525F09" w:rsidRDefault="007E788C" w:rsidP="005A6CCA">
            <w:pPr>
              <w:widowControl/>
              <w:spacing w:line="300" w:lineRule="exact"/>
              <w:rPr>
                <w:rFonts w:eastAsia="標楷體"/>
                <w:lang w:val="en-US"/>
              </w:rPr>
            </w:pPr>
            <w:ins w:id="17" w:author="Mr CHEUNG Ka Kei 張家麒先生" w:date="2026-01-09T11:00:00Z">
              <w:r w:rsidRPr="00525F09">
                <w:rPr>
                  <w:rFonts w:eastAsia="標楷體"/>
                  <w:lang w:val="en-US"/>
                </w:rPr>
                <w:t>CSO</w:t>
              </w:r>
            </w:ins>
            <w:ins w:id="18" w:author="Ms CHAN Siu Lan 陳少蘭女士" w:date="2026-01-29T11:12:00Z">
              <w:r w:rsidR="00305321" w:rsidRPr="00525F09">
                <w:rPr>
                  <w:rFonts w:eastAsia="標楷體"/>
                  <w:lang w:val="en-US"/>
                </w:rPr>
                <w:t>(E&amp;M)</w:t>
              </w:r>
            </w:ins>
          </w:p>
        </w:tc>
        <w:tc>
          <w:tcPr>
            <w:tcW w:w="2531" w:type="dxa"/>
          </w:tcPr>
          <w:p w14:paraId="5FAC5B27" w14:textId="77777777" w:rsidR="005A6CCA" w:rsidRPr="00525F09" w:rsidRDefault="005A6CCA" w:rsidP="005A6CCA">
            <w:pPr>
              <w:widowControl/>
            </w:pPr>
          </w:p>
        </w:tc>
      </w:tr>
      <w:tr w:rsidR="00071073" w:rsidRPr="00525F09" w14:paraId="04D1E224" w14:textId="77777777" w:rsidTr="007321F8">
        <w:trPr>
          <w:trHeight w:val="20"/>
        </w:trPr>
        <w:tc>
          <w:tcPr>
            <w:tcW w:w="1712" w:type="dxa"/>
            <w:gridSpan w:val="2"/>
          </w:tcPr>
          <w:p w14:paraId="7944E137" w14:textId="77777777" w:rsidR="005A6CCA" w:rsidRPr="00525F09" w:rsidRDefault="005A6CCA" w:rsidP="005A6CCA">
            <w:pPr>
              <w:widowControl/>
              <w:spacing w:line="300" w:lineRule="exact"/>
              <w:rPr>
                <w:rFonts w:eastAsia="標楷體"/>
                <w:lang w:eastAsia="zh-HK"/>
              </w:rPr>
            </w:pPr>
          </w:p>
        </w:tc>
        <w:tc>
          <w:tcPr>
            <w:tcW w:w="698" w:type="dxa"/>
          </w:tcPr>
          <w:p w14:paraId="6280F470" w14:textId="77777777" w:rsidR="005A6CCA" w:rsidRPr="00525F09" w:rsidRDefault="005A6CCA" w:rsidP="005A6CCA">
            <w:pPr>
              <w:widowControl/>
              <w:spacing w:line="300" w:lineRule="exact"/>
              <w:rPr>
                <w:rFonts w:eastAsia="標楷體"/>
                <w:lang w:eastAsia="zh-HK"/>
              </w:rPr>
            </w:pPr>
          </w:p>
        </w:tc>
        <w:tc>
          <w:tcPr>
            <w:tcW w:w="2977" w:type="dxa"/>
          </w:tcPr>
          <w:p w14:paraId="082E5777" w14:textId="52EA3B98" w:rsidR="005A6CCA" w:rsidRPr="00525F09" w:rsidRDefault="005A6CCA" w:rsidP="005A6CCA">
            <w:pPr>
              <w:widowControl/>
              <w:spacing w:line="300" w:lineRule="exact"/>
              <w:rPr>
                <w:rFonts w:eastAsia="標楷體"/>
                <w:lang w:val="en-US"/>
              </w:rPr>
            </w:pPr>
            <w:r w:rsidRPr="00525F09">
              <w:rPr>
                <w:rFonts w:eastAsia="標楷體"/>
                <w:lang w:val="en-US"/>
              </w:rPr>
              <w:t xml:space="preserve">Mr </w:t>
            </w:r>
            <w:ins w:id="19" w:author="Mr CHEUNG Ka Kei 張家麒先生" w:date="2026-01-09T10:59:00Z">
              <w:r w:rsidR="007D7BF5" w:rsidRPr="00525F09">
                <w:rPr>
                  <w:rFonts w:eastAsia="標楷體"/>
                  <w:lang w:val="en-US"/>
                </w:rPr>
                <w:t>Oskar K.K. CHEUNG</w:t>
              </w:r>
            </w:ins>
          </w:p>
        </w:tc>
        <w:tc>
          <w:tcPr>
            <w:tcW w:w="1721" w:type="dxa"/>
          </w:tcPr>
          <w:p w14:paraId="74DE1D7C" w14:textId="5ABB8FCD" w:rsidR="005A6CCA" w:rsidRPr="00525F09" w:rsidRDefault="007D7BF5" w:rsidP="005A6CCA">
            <w:pPr>
              <w:widowControl/>
              <w:spacing w:line="300" w:lineRule="exact"/>
              <w:rPr>
                <w:rFonts w:eastAsia="標楷體"/>
                <w:lang w:val="en-US"/>
              </w:rPr>
            </w:pPr>
            <w:ins w:id="20" w:author="Mr CHEUNG Ka Kei 張家麒先生" w:date="2026-01-09T10:59:00Z">
              <w:r w:rsidRPr="00525F09">
                <w:rPr>
                  <w:rFonts w:eastAsia="標楷體"/>
                  <w:lang w:val="en-US"/>
                </w:rPr>
                <w:t>SE/BIM</w:t>
              </w:r>
            </w:ins>
            <w:r w:rsidR="005A6CCA" w:rsidRPr="00525F09">
              <w:rPr>
                <w:rFonts w:eastAsia="標楷體"/>
                <w:lang w:val="en-US"/>
              </w:rPr>
              <w:t>CAd2</w:t>
            </w:r>
          </w:p>
        </w:tc>
        <w:tc>
          <w:tcPr>
            <w:tcW w:w="2531" w:type="dxa"/>
          </w:tcPr>
          <w:p w14:paraId="081E132A" w14:textId="77777777" w:rsidR="005A6CCA" w:rsidRPr="00525F09" w:rsidRDefault="005A6CCA" w:rsidP="005A6CCA">
            <w:pPr>
              <w:widowControl/>
              <w:rPr>
                <w:rFonts w:eastAsia="標楷體"/>
              </w:rPr>
            </w:pPr>
            <w:r w:rsidRPr="00525F09">
              <w:rPr>
                <w:rFonts w:eastAsia="標楷體"/>
              </w:rPr>
              <w:t>Secretary</w:t>
            </w:r>
          </w:p>
        </w:tc>
      </w:tr>
      <w:tr w:rsidR="00071073" w:rsidRPr="00525F09" w14:paraId="727D7675" w14:textId="77777777" w:rsidTr="007321F8">
        <w:trPr>
          <w:trHeight w:val="20"/>
        </w:trPr>
        <w:tc>
          <w:tcPr>
            <w:tcW w:w="1712" w:type="dxa"/>
            <w:gridSpan w:val="2"/>
          </w:tcPr>
          <w:p w14:paraId="02DD352E" w14:textId="77777777" w:rsidR="005A6CCA" w:rsidRPr="00525F09" w:rsidRDefault="005A6CCA" w:rsidP="005A6CCA">
            <w:pPr>
              <w:widowControl/>
              <w:spacing w:line="300" w:lineRule="exact"/>
              <w:rPr>
                <w:rFonts w:eastAsia="標楷體"/>
                <w:lang w:eastAsia="zh-HK"/>
              </w:rPr>
            </w:pPr>
          </w:p>
        </w:tc>
        <w:tc>
          <w:tcPr>
            <w:tcW w:w="698" w:type="dxa"/>
          </w:tcPr>
          <w:p w14:paraId="7B4DDEBA" w14:textId="77777777" w:rsidR="005A6CCA" w:rsidRPr="00525F09" w:rsidRDefault="005A6CCA" w:rsidP="005A6CCA">
            <w:pPr>
              <w:widowControl/>
              <w:spacing w:line="300" w:lineRule="exact"/>
              <w:rPr>
                <w:rFonts w:eastAsia="標楷體"/>
                <w:lang w:eastAsia="zh-HK"/>
              </w:rPr>
            </w:pPr>
          </w:p>
        </w:tc>
        <w:tc>
          <w:tcPr>
            <w:tcW w:w="2977" w:type="dxa"/>
          </w:tcPr>
          <w:p w14:paraId="75668E8A" w14:textId="77777777" w:rsidR="005A6CCA" w:rsidRPr="00525F09" w:rsidRDefault="005A6CCA" w:rsidP="005A6CCA">
            <w:pPr>
              <w:widowControl/>
              <w:spacing w:line="300" w:lineRule="exact"/>
              <w:rPr>
                <w:rFonts w:eastAsia="標楷體"/>
                <w:lang w:val="en-US"/>
              </w:rPr>
            </w:pPr>
          </w:p>
        </w:tc>
        <w:tc>
          <w:tcPr>
            <w:tcW w:w="1721" w:type="dxa"/>
          </w:tcPr>
          <w:p w14:paraId="7A77368C" w14:textId="77777777" w:rsidR="005A6CCA" w:rsidRPr="00525F09" w:rsidRDefault="005A6CCA" w:rsidP="005A6CCA">
            <w:pPr>
              <w:widowControl/>
              <w:spacing w:line="300" w:lineRule="exact"/>
              <w:rPr>
                <w:rFonts w:eastAsia="標楷體"/>
                <w:lang w:val="en-US"/>
              </w:rPr>
            </w:pPr>
          </w:p>
        </w:tc>
        <w:tc>
          <w:tcPr>
            <w:tcW w:w="2531" w:type="dxa"/>
          </w:tcPr>
          <w:p w14:paraId="4A7480C9" w14:textId="77777777" w:rsidR="005A6CCA" w:rsidRPr="00525F09" w:rsidRDefault="005A6CCA" w:rsidP="005A6CCA">
            <w:pPr>
              <w:widowControl/>
              <w:rPr>
                <w:rFonts w:eastAsia="標楷體"/>
              </w:rPr>
            </w:pPr>
          </w:p>
        </w:tc>
      </w:tr>
    </w:tbl>
    <w:p w14:paraId="523665BB" w14:textId="77777777" w:rsidR="00917A19" w:rsidRPr="00525F09" w:rsidRDefault="00917A19">
      <w:pPr>
        <w:rPr>
          <w:vanish/>
        </w:rPr>
      </w:pPr>
    </w:p>
    <w:tbl>
      <w:tblPr>
        <w:tblW w:w="9639" w:type="dxa"/>
        <w:tblLayout w:type="fixed"/>
        <w:tblCellMar>
          <w:left w:w="28" w:type="dxa"/>
          <w:right w:w="28" w:type="dxa"/>
        </w:tblCellMar>
        <w:tblLook w:val="01E0" w:firstRow="1" w:lastRow="1" w:firstColumn="1" w:lastColumn="1" w:noHBand="0" w:noVBand="0"/>
      </w:tblPr>
      <w:tblGrid>
        <w:gridCol w:w="752"/>
        <w:gridCol w:w="949"/>
        <w:gridCol w:w="709"/>
        <w:gridCol w:w="1839"/>
        <w:gridCol w:w="1138"/>
        <w:gridCol w:w="2551"/>
        <w:gridCol w:w="1701"/>
      </w:tblGrid>
      <w:tr w:rsidR="00071073" w:rsidRPr="00525F09" w14:paraId="113C3F87" w14:textId="77777777" w:rsidTr="00053A62">
        <w:trPr>
          <w:trHeight w:val="73"/>
        </w:trPr>
        <w:tc>
          <w:tcPr>
            <w:tcW w:w="1701" w:type="dxa"/>
            <w:gridSpan w:val="2"/>
          </w:tcPr>
          <w:p w14:paraId="0BE9A143" w14:textId="77777777" w:rsidR="00E617B2" w:rsidRPr="00525F09" w:rsidRDefault="00E617B2">
            <w:pPr>
              <w:widowControl/>
              <w:spacing w:line="300" w:lineRule="exact"/>
              <w:rPr>
                <w:rFonts w:eastAsia="標楷體"/>
              </w:rPr>
            </w:pPr>
            <w:r w:rsidRPr="00525F09">
              <w:rPr>
                <w:rFonts w:eastAsia="標楷體"/>
              </w:rPr>
              <w:t>In Attendance</w:t>
            </w:r>
          </w:p>
        </w:tc>
        <w:tc>
          <w:tcPr>
            <w:tcW w:w="709" w:type="dxa"/>
          </w:tcPr>
          <w:p w14:paraId="1CDC3127" w14:textId="77777777" w:rsidR="00E617B2" w:rsidRPr="00525F09" w:rsidRDefault="00E617B2">
            <w:pPr>
              <w:widowControl/>
              <w:spacing w:line="300" w:lineRule="exact"/>
              <w:rPr>
                <w:rFonts w:eastAsia="標楷體"/>
              </w:rPr>
            </w:pPr>
            <w:r w:rsidRPr="00525F09">
              <w:rPr>
                <w:rFonts w:eastAsia="標楷體"/>
              </w:rPr>
              <w:t>:</w:t>
            </w:r>
          </w:p>
        </w:tc>
        <w:tc>
          <w:tcPr>
            <w:tcW w:w="2977" w:type="dxa"/>
            <w:gridSpan w:val="2"/>
          </w:tcPr>
          <w:p w14:paraId="46566648" w14:textId="77777777" w:rsidR="00E617B2" w:rsidRPr="00525F09" w:rsidRDefault="00E617B2">
            <w:pPr>
              <w:widowControl/>
              <w:spacing w:line="300" w:lineRule="exact"/>
              <w:rPr>
                <w:rFonts w:eastAsia="標楷體"/>
                <w:lang w:eastAsia="zh-HK"/>
              </w:rPr>
            </w:pPr>
            <w:r w:rsidRPr="00525F09">
              <w:rPr>
                <w:rFonts w:eastAsia="標楷體"/>
              </w:rPr>
              <w:t>Ms Maggie H.Y. MOK</w:t>
            </w:r>
          </w:p>
        </w:tc>
        <w:tc>
          <w:tcPr>
            <w:tcW w:w="4252" w:type="dxa"/>
            <w:gridSpan w:val="2"/>
          </w:tcPr>
          <w:p w14:paraId="7B9EAC13" w14:textId="72269661" w:rsidR="00E617B2" w:rsidRPr="00525F09" w:rsidRDefault="00E617B2">
            <w:pPr>
              <w:widowControl/>
              <w:spacing w:line="300" w:lineRule="exact"/>
              <w:rPr>
                <w:rFonts w:eastAsia="標楷體"/>
                <w:lang w:eastAsia="zh-HK"/>
              </w:rPr>
            </w:pPr>
            <w:del w:id="21" w:author="Ms TSANG Hiu Yan 曾曉茵" w:date="2026-02-06T09:24:00Z">
              <w:r w:rsidRPr="00525F09" w:rsidDel="00C271A2">
                <w:rPr>
                  <w:rFonts w:eastAsia="標楷體"/>
                </w:rPr>
                <w:delText>PR Team</w:delText>
              </w:r>
            </w:del>
            <w:ins w:id="22" w:author="Ms TSANG Hiu Yan 曾曉茵" w:date="2026-02-06T09:24:00Z">
              <w:r w:rsidR="00C271A2">
                <w:rPr>
                  <w:rFonts w:eastAsia="標楷體" w:hint="eastAsia"/>
                </w:rPr>
                <w:t>TMMCC</w:t>
              </w:r>
            </w:ins>
          </w:p>
        </w:tc>
      </w:tr>
      <w:tr w:rsidR="00071073" w:rsidRPr="00525F09" w14:paraId="67A62550" w14:textId="77777777" w:rsidTr="00053A62">
        <w:trPr>
          <w:trHeight w:val="20"/>
        </w:trPr>
        <w:tc>
          <w:tcPr>
            <w:tcW w:w="1701" w:type="dxa"/>
            <w:gridSpan w:val="2"/>
          </w:tcPr>
          <w:p w14:paraId="4F5DE3CD" w14:textId="77777777" w:rsidR="00E617B2" w:rsidRPr="00525F09" w:rsidRDefault="00E617B2">
            <w:pPr>
              <w:widowControl/>
              <w:spacing w:line="300" w:lineRule="exact"/>
              <w:rPr>
                <w:rFonts w:eastAsia="標楷體"/>
              </w:rPr>
            </w:pPr>
          </w:p>
        </w:tc>
        <w:tc>
          <w:tcPr>
            <w:tcW w:w="709" w:type="dxa"/>
          </w:tcPr>
          <w:p w14:paraId="5FF90D6E" w14:textId="77777777" w:rsidR="00E617B2" w:rsidRPr="00525F09" w:rsidRDefault="00E617B2">
            <w:pPr>
              <w:widowControl/>
              <w:spacing w:line="300" w:lineRule="exact"/>
              <w:rPr>
                <w:rFonts w:eastAsia="標楷體"/>
              </w:rPr>
            </w:pPr>
          </w:p>
        </w:tc>
        <w:tc>
          <w:tcPr>
            <w:tcW w:w="1839" w:type="dxa"/>
          </w:tcPr>
          <w:p w14:paraId="70852C9E" w14:textId="77777777" w:rsidR="00E617B2" w:rsidRPr="00525F09" w:rsidRDefault="00E617B2">
            <w:pPr>
              <w:widowControl/>
              <w:spacing w:line="300" w:lineRule="exact"/>
              <w:rPr>
                <w:rFonts w:eastAsia="標楷體"/>
                <w:lang w:eastAsia="zh-HK"/>
              </w:rPr>
            </w:pPr>
          </w:p>
        </w:tc>
        <w:tc>
          <w:tcPr>
            <w:tcW w:w="5390" w:type="dxa"/>
            <w:gridSpan w:val="3"/>
          </w:tcPr>
          <w:p w14:paraId="400DACAC" w14:textId="77777777" w:rsidR="00E617B2" w:rsidRPr="00525F09" w:rsidRDefault="00E617B2">
            <w:pPr>
              <w:widowControl/>
              <w:spacing w:line="300" w:lineRule="exact"/>
              <w:rPr>
                <w:rFonts w:eastAsia="標楷體"/>
                <w:lang w:eastAsia="zh-HK"/>
              </w:rPr>
            </w:pPr>
          </w:p>
        </w:tc>
      </w:tr>
      <w:tr w:rsidR="00071073" w:rsidRPr="00525F09" w14:paraId="52349F16" w14:textId="77777777" w:rsidTr="00053A62">
        <w:tblPrEx>
          <w:tblLook w:val="0000" w:firstRow="0" w:lastRow="0" w:firstColumn="0" w:lastColumn="0" w:noHBand="0" w:noVBand="0"/>
        </w:tblPrEx>
        <w:trPr>
          <w:cantSplit/>
          <w:trHeight w:val="232"/>
          <w:tblHeader/>
        </w:trPr>
        <w:tc>
          <w:tcPr>
            <w:tcW w:w="752" w:type="dxa"/>
          </w:tcPr>
          <w:p w14:paraId="6BF25E4D" w14:textId="77777777" w:rsidR="00E617B2" w:rsidRPr="00525F09" w:rsidRDefault="00E617B2">
            <w:pPr>
              <w:spacing w:line="300" w:lineRule="exact"/>
              <w:ind w:rightChars="60" w:right="144"/>
              <w:rPr>
                <w:rFonts w:eastAsia="標楷體"/>
                <w:b/>
                <w:lang w:eastAsia="zh-HK"/>
              </w:rPr>
            </w:pPr>
          </w:p>
          <w:p w14:paraId="4C18B3EC" w14:textId="77777777" w:rsidR="00E617B2" w:rsidRPr="00525F09" w:rsidRDefault="00E617B2">
            <w:pPr>
              <w:spacing w:line="300" w:lineRule="exact"/>
              <w:ind w:rightChars="60" w:right="144"/>
              <w:rPr>
                <w:rFonts w:eastAsia="標楷體"/>
                <w:b/>
                <w:lang w:eastAsia="zh-HK"/>
              </w:rPr>
            </w:pPr>
          </w:p>
        </w:tc>
        <w:tc>
          <w:tcPr>
            <w:tcW w:w="949" w:type="dxa"/>
          </w:tcPr>
          <w:p w14:paraId="6ABB39A0" w14:textId="77777777" w:rsidR="00E617B2" w:rsidRPr="00525F09" w:rsidRDefault="00E617B2">
            <w:pPr>
              <w:pStyle w:val="31"/>
              <w:spacing w:line="300" w:lineRule="exact"/>
              <w:ind w:left="0" w:rightChars="60" w:right="144" w:firstLine="0"/>
              <w:rPr>
                <w:rFonts w:ascii="Times New Roman" w:eastAsia="標楷體" w:hAnsi="Times New Roman"/>
                <w:b/>
                <w:szCs w:val="24"/>
                <w:lang w:eastAsia="zh-HK"/>
              </w:rPr>
            </w:pPr>
          </w:p>
        </w:tc>
        <w:tc>
          <w:tcPr>
            <w:tcW w:w="6237" w:type="dxa"/>
            <w:gridSpan w:val="4"/>
          </w:tcPr>
          <w:p w14:paraId="2B9EA79C" w14:textId="77777777" w:rsidR="00E617B2" w:rsidRPr="00525F09" w:rsidRDefault="00E617B2">
            <w:pPr>
              <w:pStyle w:val="a5"/>
              <w:spacing w:before="0" w:after="0" w:line="300" w:lineRule="exact"/>
              <w:ind w:leftChars="47" w:left="113" w:rightChars="0" w:right="0"/>
              <w:jc w:val="center"/>
              <w:rPr>
                <w:rFonts w:ascii="Times New Roman" w:eastAsia="標楷體" w:hAnsi="Times New Roman"/>
                <w:b/>
                <w:sz w:val="24"/>
                <w:u w:val="single"/>
              </w:rPr>
            </w:pPr>
          </w:p>
        </w:tc>
        <w:tc>
          <w:tcPr>
            <w:tcW w:w="1701" w:type="dxa"/>
          </w:tcPr>
          <w:p w14:paraId="0090E883" w14:textId="77777777" w:rsidR="00E617B2" w:rsidRPr="00525F09" w:rsidRDefault="00E617B2">
            <w:pPr>
              <w:pStyle w:val="a5"/>
              <w:spacing w:before="0" w:after="0" w:line="300" w:lineRule="exact"/>
              <w:ind w:rightChars="0" w:right="0"/>
              <w:jc w:val="center"/>
              <w:rPr>
                <w:rFonts w:ascii="Times New Roman" w:eastAsia="標楷體" w:hAnsi="Times New Roman"/>
                <w:b/>
                <w:sz w:val="24"/>
                <w:u w:val="single"/>
              </w:rPr>
            </w:pPr>
            <w:r w:rsidRPr="00525F09">
              <w:rPr>
                <w:rFonts w:ascii="Times New Roman" w:eastAsia="標楷體" w:hAnsi="Times New Roman"/>
                <w:b/>
                <w:bCs/>
                <w:sz w:val="24"/>
                <w:u w:val="single"/>
              </w:rPr>
              <w:t>Action</w:t>
            </w:r>
          </w:p>
        </w:tc>
      </w:tr>
    </w:tbl>
    <w:p w14:paraId="47C8035B" w14:textId="77777777" w:rsidR="00917A19" w:rsidRPr="00525F09" w:rsidRDefault="00917A19">
      <w:pPr>
        <w:rPr>
          <w:vanish/>
        </w:rPr>
      </w:pPr>
    </w:p>
    <w:tbl>
      <w:tblPr>
        <w:tblpPr w:leftFromText="180" w:rightFromText="180" w:vertAnchor="text" w:tblpY="1"/>
        <w:tblOverlap w:val="never"/>
        <w:tblW w:w="9639" w:type="dxa"/>
        <w:tblLayout w:type="fixed"/>
        <w:tblCellMar>
          <w:left w:w="28" w:type="dxa"/>
          <w:right w:w="28" w:type="dxa"/>
        </w:tblCellMar>
        <w:tblLook w:val="0000" w:firstRow="0" w:lastRow="0" w:firstColumn="0" w:lastColumn="0" w:noHBand="0" w:noVBand="0"/>
      </w:tblPr>
      <w:tblGrid>
        <w:gridCol w:w="709"/>
        <w:gridCol w:w="992"/>
        <w:gridCol w:w="11"/>
        <w:gridCol w:w="6226"/>
        <w:gridCol w:w="1701"/>
      </w:tblGrid>
      <w:tr w:rsidR="00071073" w:rsidRPr="00525F09" w14:paraId="09BA2A89" w14:textId="77777777" w:rsidTr="007321F8">
        <w:trPr>
          <w:trHeight w:val="558"/>
        </w:trPr>
        <w:tc>
          <w:tcPr>
            <w:tcW w:w="709" w:type="dxa"/>
          </w:tcPr>
          <w:p w14:paraId="5F35A2BB" w14:textId="77777777" w:rsidR="00F77A43" w:rsidRPr="00525F09" w:rsidRDefault="00F77A43" w:rsidP="00F77A43">
            <w:pPr>
              <w:pStyle w:val="31"/>
              <w:spacing w:line="300" w:lineRule="exact"/>
              <w:ind w:left="0" w:rightChars="60" w:right="144" w:firstLine="0"/>
              <w:rPr>
                <w:rFonts w:ascii="Times New Roman" w:eastAsia="標楷體" w:hAnsi="Times New Roman"/>
                <w:b/>
                <w:bCs/>
                <w:lang w:eastAsia="zh-HK"/>
              </w:rPr>
            </w:pPr>
            <w:r w:rsidRPr="00525F09">
              <w:rPr>
                <w:rFonts w:ascii="Times New Roman" w:eastAsia="標楷體" w:hAnsi="Times New Roman"/>
                <w:b/>
                <w:bCs/>
              </w:rPr>
              <w:t>1.</w:t>
            </w:r>
          </w:p>
        </w:tc>
        <w:tc>
          <w:tcPr>
            <w:tcW w:w="7229" w:type="dxa"/>
            <w:gridSpan w:val="3"/>
          </w:tcPr>
          <w:p w14:paraId="27B0D69F" w14:textId="77777777" w:rsidR="00F77A43" w:rsidRPr="00525F09" w:rsidRDefault="00F77A43" w:rsidP="00F77A43">
            <w:pPr>
              <w:pStyle w:val="31"/>
              <w:spacing w:line="300" w:lineRule="exact"/>
              <w:ind w:leftChars="5" w:left="12" w:rightChars="60" w:right="144" w:firstLine="0"/>
              <w:rPr>
                <w:rFonts w:ascii="Times New Roman" w:eastAsia="標楷體" w:hAnsi="Times New Roman"/>
                <w:b/>
                <w:bCs/>
                <w:lang w:eastAsia="zh-HK"/>
              </w:rPr>
            </w:pPr>
            <w:r w:rsidRPr="00525F09">
              <w:rPr>
                <w:rFonts w:ascii="Times New Roman" w:eastAsia="標楷體" w:hAnsi="Times New Roman"/>
                <w:b/>
                <w:bCs/>
              </w:rPr>
              <w:t>Confirmation of Minutes of Previous Meeting</w:t>
            </w:r>
            <w:r w:rsidRPr="00525F09">
              <w:rPr>
                <w:rFonts w:ascii="Times New Roman" w:eastAsia="標楷體" w:hAnsi="Times New Roman"/>
                <w:b/>
                <w:bCs/>
                <w:lang w:eastAsia="zh-HK"/>
              </w:rPr>
              <w:t xml:space="preserve"> </w:t>
            </w:r>
          </w:p>
          <w:p w14:paraId="462660D0" w14:textId="77777777" w:rsidR="00F77A43" w:rsidRPr="00525F09" w:rsidRDefault="00F77A43" w:rsidP="00F77A43">
            <w:pPr>
              <w:pStyle w:val="31"/>
              <w:spacing w:line="300" w:lineRule="exact"/>
              <w:ind w:leftChars="5" w:left="12" w:rightChars="60" w:right="144" w:firstLine="0"/>
              <w:rPr>
                <w:rFonts w:ascii="Times New Roman" w:eastAsia="標楷體" w:hAnsi="Times New Roman"/>
                <w:b/>
                <w:bCs/>
              </w:rPr>
            </w:pPr>
          </w:p>
        </w:tc>
        <w:tc>
          <w:tcPr>
            <w:tcW w:w="1701" w:type="dxa"/>
          </w:tcPr>
          <w:p w14:paraId="495CD73D" w14:textId="77777777" w:rsidR="00F77A43" w:rsidRPr="00525F09" w:rsidRDefault="00F77A43" w:rsidP="00F77A43">
            <w:pPr>
              <w:pStyle w:val="a5"/>
              <w:spacing w:before="0" w:after="0" w:line="300" w:lineRule="exact"/>
              <w:ind w:leftChars="47" w:left="113" w:rightChars="0" w:right="0"/>
              <w:jc w:val="center"/>
              <w:rPr>
                <w:rFonts w:ascii="Times New Roman" w:eastAsia="標楷體" w:hAnsi="Times New Roman"/>
                <w:kern w:val="2"/>
                <w:sz w:val="24"/>
              </w:rPr>
            </w:pPr>
          </w:p>
        </w:tc>
      </w:tr>
      <w:tr w:rsidR="00071073" w:rsidRPr="00525F09" w14:paraId="51471D63" w14:textId="77777777" w:rsidTr="007321F8">
        <w:trPr>
          <w:trHeight w:val="558"/>
        </w:trPr>
        <w:tc>
          <w:tcPr>
            <w:tcW w:w="709" w:type="dxa"/>
          </w:tcPr>
          <w:p w14:paraId="45FE8869" w14:textId="77777777" w:rsidR="00F77A43" w:rsidRPr="00525F09" w:rsidRDefault="00F77A43" w:rsidP="00F77A43">
            <w:pPr>
              <w:spacing w:line="300" w:lineRule="exact"/>
              <w:ind w:rightChars="60" w:right="144"/>
              <w:rPr>
                <w:rFonts w:eastAsia="標楷體"/>
                <w:b/>
              </w:rPr>
            </w:pPr>
          </w:p>
          <w:p w14:paraId="50C3F84A" w14:textId="77777777" w:rsidR="00F77A43" w:rsidRPr="00525F09" w:rsidRDefault="00F77A43" w:rsidP="00F77A43">
            <w:pPr>
              <w:spacing w:line="300" w:lineRule="exact"/>
              <w:ind w:rightChars="60" w:right="144"/>
              <w:rPr>
                <w:rFonts w:eastAsia="標楷體"/>
                <w:b/>
                <w:lang w:eastAsia="zh-HK"/>
              </w:rPr>
            </w:pPr>
          </w:p>
        </w:tc>
        <w:tc>
          <w:tcPr>
            <w:tcW w:w="7229" w:type="dxa"/>
            <w:gridSpan w:val="3"/>
          </w:tcPr>
          <w:p w14:paraId="0919080D" w14:textId="77777777" w:rsidR="00F77A43" w:rsidRPr="00525F09" w:rsidRDefault="00F77A43" w:rsidP="00F77A43">
            <w:pPr>
              <w:pStyle w:val="31"/>
              <w:spacing w:line="300" w:lineRule="exact"/>
              <w:ind w:left="33" w:rightChars="-9" w:right="-22" w:firstLine="0"/>
              <w:rPr>
                <w:rFonts w:ascii="Times New Roman" w:eastAsia="標楷體" w:hAnsi="Times New Roman"/>
                <w:lang w:eastAsia="zh-HK"/>
              </w:rPr>
            </w:pPr>
            <w:r w:rsidRPr="00525F09">
              <w:rPr>
                <w:rFonts w:ascii="Times New Roman" w:eastAsia="標楷體" w:hAnsi="Times New Roman"/>
              </w:rPr>
              <w:t>The minutes of the previous meeting held on 22 September 2025 was confirmed.</w:t>
            </w:r>
          </w:p>
          <w:p w14:paraId="2056940C" w14:textId="77777777" w:rsidR="00F77A43" w:rsidRPr="00525F09" w:rsidRDefault="00F77A43" w:rsidP="00F77A43">
            <w:pPr>
              <w:pStyle w:val="31"/>
              <w:spacing w:line="300" w:lineRule="exact"/>
              <w:ind w:left="33" w:rightChars="-9" w:right="-22" w:firstLine="0"/>
              <w:rPr>
                <w:rFonts w:ascii="Times New Roman" w:eastAsia="標楷體" w:hAnsi="Times New Roman"/>
              </w:rPr>
            </w:pPr>
          </w:p>
        </w:tc>
        <w:tc>
          <w:tcPr>
            <w:tcW w:w="1701" w:type="dxa"/>
          </w:tcPr>
          <w:p w14:paraId="347A421D" w14:textId="77777777" w:rsidR="00F77A43" w:rsidRPr="00525F09" w:rsidRDefault="00F77A43" w:rsidP="008A4978">
            <w:pPr>
              <w:pStyle w:val="31"/>
              <w:spacing w:line="300" w:lineRule="exact"/>
              <w:ind w:left="33" w:rightChars="60" w:right="144" w:firstLine="0"/>
              <w:jc w:val="center"/>
              <w:rPr>
                <w:rFonts w:ascii="Times New Roman" w:eastAsia="標楷體" w:hAnsi="Times New Roman"/>
                <w:lang w:eastAsia="zh-HK"/>
              </w:rPr>
            </w:pPr>
            <w:r w:rsidRPr="00525F09">
              <w:rPr>
                <w:rFonts w:ascii="Times New Roman" w:eastAsia="標楷體" w:hAnsi="Times New Roman"/>
              </w:rPr>
              <w:t>All to Note</w:t>
            </w:r>
          </w:p>
        </w:tc>
      </w:tr>
      <w:tr w:rsidR="00071073" w:rsidRPr="00525F09" w14:paraId="2CA1E746" w14:textId="77777777" w:rsidTr="007321F8">
        <w:trPr>
          <w:trHeight w:val="558"/>
        </w:trPr>
        <w:tc>
          <w:tcPr>
            <w:tcW w:w="709" w:type="dxa"/>
          </w:tcPr>
          <w:p w14:paraId="303F4A6A" w14:textId="77777777" w:rsidR="00F77A43" w:rsidRPr="00525F09" w:rsidRDefault="00F77A43" w:rsidP="00F77A43">
            <w:pPr>
              <w:pStyle w:val="31"/>
              <w:spacing w:line="300" w:lineRule="exact"/>
              <w:ind w:left="0" w:rightChars="60" w:right="144" w:firstLine="0"/>
              <w:rPr>
                <w:rFonts w:ascii="Times New Roman" w:eastAsia="標楷體" w:hAnsi="Times New Roman"/>
                <w:b/>
                <w:bCs/>
              </w:rPr>
            </w:pPr>
            <w:r w:rsidRPr="00525F09">
              <w:rPr>
                <w:rFonts w:ascii="Times New Roman" w:eastAsia="標楷體" w:hAnsi="Times New Roman"/>
                <w:b/>
                <w:bCs/>
              </w:rPr>
              <w:t>2.</w:t>
            </w:r>
          </w:p>
        </w:tc>
        <w:tc>
          <w:tcPr>
            <w:tcW w:w="7229" w:type="dxa"/>
            <w:gridSpan w:val="3"/>
          </w:tcPr>
          <w:p w14:paraId="07168A1F" w14:textId="77777777" w:rsidR="00F77A43" w:rsidRPr="00525F09" w:rsidRDefault="00F77A43" w:rsidP="00F77A43">
            <w:pPr>
              <w:pStyle w:val="31"/>
              <w:keepNext/>
              <w:spacing w:line="300" w:lineRule="exact"/>
              <w:ind w:leftChars="4" w:left="10" w:rightChars="60" w:right="144" w:firstLine="0"/>
              <w:rPr>
                <w:rFonts w:ascii="Times New Roman" w:eastAsia="標楷體" w:hAnsi="Times New Roman"/>
                <w:b/>
                <w:bCs/>
                <w:kern w:val="0"/>
              </w:rPr>
            </w:pPr>
            <w:r w:rsidRPr="00525F09">
              <w:rPr>
                <w:rFonts w:ascii="Times New Roman" w:eastAsia="標楷體" w:hAnsi="Times New Roman"/>
                <w:b/>
                <w:bCs/>
                <w:kern w:val="0"/>
              </w:rPr>
              <w:t>Policy and Strategic Issues</w:t>
            </w:r>
          </w:p>
        </w:tc>
        <w:tc>
          <w:tcPr>
            <w:tcW w:w="1701" w:type="dxa"/>
          </w:tcPr>
          <w:p w14:paraId="06BD70ED" w14:textId="77777777" w:rsidR="00F77A43" w:rsidRPr="00525F09" w:rsidRDefault="00F77A43" w:rsidP="00F77A43">
            <w:pPr>
              <w:pStyle w:val="31"/>
              <w:keepNext/>
              <w:spacing w:line="300" w:lineRule="exact"/>
              <w:ind w:leftChars="4" w:left="10" w:rightChars="60" w:right="144" w:firstLine="0"/>
              <w:rPr>
                <w:rFonts w:ascii="Times New Roman" w:eastAsia="標楷體" w:hAnsi="Times New Roman"/>
                <w:b/>
                <w:bCs/>
              </w:rPr>
            </w:pPr>
          </w:p>
        </w:tc>
      </w:tr>
      <w:tr w:rsidR="00071073" w:rsidRPr="00525F09" w14:paraId="2CA04078" w14:textId="77777777" w:rsidTr="007321F8">
        <w:trPr>
          <w:trHeight w:val="558"/>
        </w:trPr>
        <w:tc>
          <w:tcPr>
            <w:tcW w:w="709" w:type="dxa"/>
          </w:tcPr>
          <w:p w14:paraId="5A324497" w14:textId="77777777" w:rsidR="0000189F" w:rsidRPr="00525F09" w:rsidRDefault="0000189F" w:rsidP="0000189F">
            <w:pPr>
              <w:spacing w:line="300" w:lineRule="exact"/>
              <w:ind w:rightChars="60" w:right="144"/>
              <w:rPr>
                <w:rFonts w:eastAsia="標楷體"/>
                <w:b/>
              </w:rPr>
            </w:pPr>
          </w:p>
        </w:tc>
        <w:tc>
          <w:tcPr>
            <w:tcW w:w="1003" w:type="dxa"/>
            <w:gridSpan w:val="2"/>
          </w:tcPr>
          <w:p w14:paraId="557E3EBA" w14:textId="77777777" w:rsidR="0000189F" w:rsidRPr="00525F09" w:rsidRDefault="0000189F" w:rsidP="0000189F">
            <w:pPr>
              <w:pStyle w:val="31"/>
              <w:numPr>
                <w:ilvl w:val="0"/>
                <w:numId w:val="20"/>
              </w:numPr>
              <w:spacing w:line="300" w:lineRule="exact"/>
              <w:ind w:rightChars="60" w:right="144"/>
              <w:jc w:val="left"/>
              <w:rPr>
                <w:rFonts w:ascii="Times New Roman" w:eastAsia="標楷體" w:hAnsi="Times New Roman"/>
                <w:szCs w:val="24"/>
              </w:rPr>
            </w:pPr>
          </w:p>
        </w:tc>
        <w:tc>
          <w:tcPr>
            <w:tcW w:w="6226" w:type="dxa"/>
          </w:tcPr>
          <w:p w14:paraId="673958A8" w14:textId="77777777" w:rsidR="0000189F" w:rsidRPr="00525F09" w:rsidRDefault="0000189F" w:rsidP="0000189F">
            <w:pPr>
              <w:pStyle w:val="31"/>
              <w:adjustRightInd w:val="0"/>
              <w:spacing w:line="300" w:lineRule="exact"/>
              <w:ind w:left="0" w:firstLine="0"/>
              <w:rPr>
                <w:rFonts w:ascii="Times New Roman" w:eastAsia="標楷體" w:hAnsi="Times New Roman"/>
                <w:u w:val="single"/>
                <w:lang w:val="en-US"/>
              </w:rPr>
            </w:pPr>
            <w:r w:rsidRPr="00525F09">
              <w:rPr>
                <w:rFonts w:ascii="Times New Roman" w:eastAsia="標楷體" w:hAnsi="Times New Roman"/>
                <w:u w:val="single"/>
                <w:lang w:val="en-US"/>
              </w:rPr>
              <w:t>EMSD Publicity Work</w:t>
            </w:r>
          </w:p>
        </w:tc>
        <w:tc>
          <w:tcPr>
            <w:tcW w:w="1701" w:type="dxa"/>
          </w:tcPr>
          <w:p w14:paraId="1E0B253C" w14:textId="77777777" w:rsidR="0000189F" w:rsidRPr="00525F09" w:rsidRDefault="0000189F" w:rsidP="0000189F">
            <w:pPr>
              <w:pStyle w:val="31"/>
              <w:adjustRightInd w:val="0"/>
              <w:spacing w:line="300" w:lineRule="exact"/>
              <w:ind w:left="0" w:firstLine="0"/>
              <w:rPr>
                <w:rFonts w:ascii="Times New Roman" w:eastAsia="標楷體" w:hAnsi="Times New Roman"/>
                <w:lang w:val="en-US"/>
              </w:rPr>
            </w:pPr>
          </w:p>
        </w:tc>
      </w:tr>
      <w:tr w:rsidR="00071073" w:rsidRPr="00525F09" w14:paraId="0796C83E" w14:textId="77777777" w:rsidTr="007321F8">
        <w:trPr>
          <w:trHeight w:val="558"/>
        </w:trPr>
        <w:tc>
          <w:tcPr>
            <w:tcW w:w="709" w:type="dxa"/>
          </w:tcPr>
          <w:p w14:paraId="1AD614FC" w14:textId="77777777" w:rsidR="0000189F" w:rsidRPr="00525F09" w:rsidRDefault="0000189F" w:rsidP="0000189F">
            <w:pPr>
              <w:spacing w:line="300" w:lineRule="exact"/>
              <w:ind w:rightChars="60" w:right="144"/>
              <w:rPr>
                <w:rFonts w:eastAsia="標楷體"/>
                <w:b/>
              </w:rPr>
            </w:pPr>
          </w:p>
        </w:tc>
        <w:tc>
          <w:tcPr>
            <w:tcW w:w="1003" w:type="dxa"/>
            <w:gridSpan w:val="2"/>
          </w:tcPr>
          <w:p w14:paraId="21EFD5C6" w14:textId="77777777" w:rsidR="0000189F" w:rsidRPr="00525F09" w:rsidRDefault="0000189F" w:rsidP="0000189F">
            <w:pPr>
              <w:pStyle w:val="31"/>
              <w:spacing w:line="300" w:lineRule="exact"/>
              <w:ind w:left="480" w:rightChars="60" w:right="144" w:firstLine="0"/>
              <w:jc w:val="left"/>
              <w:rPr>
                <w:rFonts w:ascii="Times New Roman" w:eastAsia="標楷體" w:hAnsi="Times New Roman"/>
                <w:szCs w:val="24"/>
              </w:rPr>
            </w:pPr>
          </w:p>
        </w:tc>
        <w:tc>
          <w:tcPr>
            <w:tcW w:w="6226" w:type="dxa"/>
          </w:tcPr>
          <w:p w14:paraId="08E8D8B0" w14:textId="136946FD" w:rsidR="0000189F" w:rsidRPr="00525F09" w:rsidRDefault="0000189F" w:rsidP="0000189F">
            <w:pPr>
              <w:pStyle w:val="31"/>
              <w:adjustRightInd w:val="0"/>
              <w:spacing w:line="300" w:lineRule="exact"/>
              <w:ind w:left="0" w:rightChars="106" w:right="254" w:firstLine="0"/>
              <w:rPr>
                <w:rFonts w:ascii="Times New Roman" w:eastAsia="標楷體" w:hAnsi="Times New Roman"/>
                <w:lang w:val="en-US"/>
              </w:rPr>
            </w:pPr>
            <w:r w:rsidRPr="00525F09">
              <w:rPr>
                <w:rFonts w:ascii="Times New Roman" w:eastAsia="標楷體" w:hAnsi="Times New Roman"/>
                <w:lang w:val="en-US"/>
              </w:rPr>
              <w:t>Closely collaborated with agency and divisions on developing the departmental WeChat account</w:t>
            </w:r>
            <w:r w:rsidRPr="00525F09">
              <w:rPr>
                <w:rFonts w:ascii="Times New Roman" w:eastAsia="標楷體" w:hAnsi="Times New Roman"/>
                <w:lang w:val="en-US"/>
              </w:rPr>
              <w:t>（機電工程署官方微信公眾號）</w:t>
            </w:r>
            <w:r w:rsidRPr="00525F09">
              <w:rPr>
                <w:rFonts w:ascii="Times New Roman" w:eastAsia="標楷體" w:hAnsi="Times New Roman"/>
                <w:lang w:val="en-US"/>
              </w:rPr>
              <w:t xml:space="preserve">, aiming to enhance EMSD’s brand image, promote key messages and engage with the Mainland and GBA community.  </w:t>
            </w:r>
            <w:ins w:id="23" w:author="MOK Hiu Ying, Maggie " w:date="2026-01-14T14:52:00Z">
              <w:r w:rsidR="00E00B68" w:rsidRPr="00525F09">
                <w:rPr>
                  <w:rFonts w:ascii="Times New Roman" w:eastAsia="標楷體" w:hAnsi="Times New Roman"/>
                  <w:lang w:val="en-US"/>
                </w:rPr>
                <w:t>4</w:t>
              </w:r>
            </w:ins>
            <w:ins w:id="24" w:author="MOK Hiu Ying, Maggie " w:date="2026-01-30T10:02:00Z">
              <w:r w:rsidR="007E2AB2" w:rsidRPr="00525F09">
                <w:rPr>
                  <w:rFonts w:ascii="Times New Roman" w:eastAsia="標楷體" w:hAnsi="Times New Roman"/>
                  <w:lang w:val="en-US"/>
                </w:rPr>
                <w:t>5</w:t>
              </w:r>
            </w:ins>
            <w:del w:id="25" w:author="MOK Hiu Ying, Maggie " w:date="2026-01-14T14:52:00Z">
              <w:r w:rsidR="000F63C6" w:rsidRPr="00525F09" w:rsidDel="00E00B68">
                <w:rPr>
                  <w:rFonts w:ascii="Times New Roman" w:eastAsia="標楷體" w:hAnsi="Times New Roman"/>
                  <w:lang w:val="en-US"/>
                </w:rPr>
                <w:delText>37</w:delText>
              </w:r>
            </w:del>
            <w:r w:rsidRPr="00525F09">
              <w:rPr>
                <w:rFonts w:ascii="Times New Roman" w:eastAsia="標楷體" w:hAnsi="Times New Roman"/>
                <w:lang w:val="en-US"/>
              </w:rPr>
              <w:t xml:space="preserve"> post feeds</w:t>
            </w:r>
            <w:r w:rsidR="000F63C6" w:rsidRPr="00525F09">
              <w:rPr>
                <w:rFonts w:ascii="Times New Roman" w:eastAsia="標楷體" w:hAnsi="Times New Roman"/>
                <w:lang w:val="en-US"/>
              </w:rPr>
              <w:t xml:space="preserve"> </w:t>
            </w:r>
            <w:del w:id="26" w:author="MOK Hiu Ying, Maggie " w:date="2026-01-14T14:52:00Z">
              <w:r w:rsidRPr="00525F09" w:rsidDel="00E00B68">
                <w:rPr>
                  <w:rFonts w:ascii="Times New Roman" w:eastAsia="標楷體" w:hAnsi="Times New Roman"/>
                  <w:lang w:val="en-US"/>
                </w:rPr>
                <w:delText xml:space="preserve">were launched </w:delText>
              </w:r>
            </w:del>
            <w:r w:rsidR="000F63C6" w:rsidRPr="00525F09">
              <w:rPr>
                <w:rFonts w:ascii="Times New Roman" w:eastAsia="標楷體" w:hAnsi="Times New Roman"/>
                <w:lang w:val="en-US"/>
              </w:rPr>
              <w:t xml:space="preserve">including our </w:t>
            </w:r>
            <w:del w:id="27" w:author="MOK Hiu Ying, Maggie " w:date="2026-01-14T14:54:00Z">
              <w:r w:rsidR="000F63C6" w:rsidRPr="00525F09" w:rsidDel="00E00B68">
                <w:rPr>
                  <w:rFonts w:ascii="Times New Roman" w:eastAsia="標楷體" w:hAnsi="Times New Roman"/>
                  <w:lang w:val="en-US"/>
                </w:rPr>
                <w:delText xml:space="preserve">recent </w:delText>
              </w:r>
            </w:del>
            <w:r w:rsidR="000F63C6" w:rsidRPr="00525F09">
              <w:rPr>
                <w:rFonts w:ascii="Times New Roman" w:eastAsia="標楷體" w:hAnsi="Times New Roman"/>
                <w:lang w:val="en-US"/>
              </w:rPr>
              <w:t xml:space="preserve">promotion for </w:t>
            </w:r>
            <w:del w:id="28" w:author="MOK Hiu Ying, Maggie " w:date="2026-01-14T14:54:00Z">
              <w:r w:rsidR="000F63C6" w:rsidRPr="00525F09" w:rsidDel="00E00B68">
                <w:rPr>
                  <w:rFonts w:ascii="Times New Roman" w:eastAsia="標楷體" w:hAnsi="Times New Roman"/>
                  <w:lang w:val="en-US"/>
                </w:rPr>
                <w:delText xml:space="preserve">the </w:delText>
              </w:r>
              <w:r w:rsidR="000F7BF1" w:rsidRPr="00525F09" w:rsidDel="00E00B68">
                <w:rPr>
                  <w:rFonts w:ascii="Times New Roman" w:eastAsia="標楷體" w:hAnsi="Times New Roman"/>
                  <w:lang w:val="en-US"/>
                </w:rPr>
                <w:delText xml:space="preserve">video series of </w:delText>
              </w:r>
              <w:r w:rsidR="000F63C6" w:rsidRPr="00525F09" w:rsidDel="00E00B68">
                <w:rPr>
                  <w:rFonts w:ascii="Times New Roman" w:eastAsia="標楷體" w:hAnsi="Times New Roman"/>
                  <w:lang w:val="en-US"/>
                </w:rPr>
                <w:delText>“</w:delText>
              </w:r>
              <w:r w:rsidR="000F63C6" w:rsidRPr="00525F09" w:rsidDel="00E00B68">
                <w:rPr>
                  <w:rFonts w:ascii="Times New Roman" w:eastAsia="標楷體" w:hAnsi="Times New Roman"/>
                  <w:lang w:val="en-US"/>
                </w:rPr>
                <w:delText>紫荊綻放煥新篇</w:delText>
              </w:r>
              <w:r w:rsidR="000F63C6" w:rsidRPr="00525F09" w:rsidDel="00E00B68">
                <w:rPr>
                  <w:rFonts w:ascii="Times New Roman" w:eastAsia="標楷體" w:hAnsi="Times New Roman"/>
                  <w:lang w:val="en-US"/>
                </w:rPr>
                <w:delText xml:space="preserve">” and </w:delText>
              </w:r>
            </w:del>
            <w:r w:rsidR="000F63C6" w:rsidRPr="00525F09">
              <w:rPr>
                <w:rFonts w:ascii="Times New Roman" w:eastAsia="標楷體" w:hAnsi="Times New Roman"/>
                <w:lang w:val="en-US"/>
              </w:rPr>
              <w:t xml:space="preserve">2025 Legislative Council General Election </w:t>
            </w:r>
            <w:ins w:id="29" w:author="MOK Hiu Ying, Maggie " w:date="2026-01-14T14:52:00Z">
              <w:r w:rsidR="00E00B68" w:rsidRPr="00525F09">
                <w:rPr>
                  <w:rFonts w:ascii="Times New Roman" w:eastAsia="標楷體" w:hAnsi="Times New Roman"/>
                  <w:color w:val="FF0000"/>
                  <w:lang w:val="en-US"/>
                </w:rPr>
                <w:t>was launched</w:t>
              </w:r>
              <w:r w:rsidR="00E00B68" w:rsidRPr="00525F09">
                <w:rPr>
                  <w:rFonts w:ascii="Times New Roman" w:eastAsia="標楷體" w:hAnsi="Times New Roman"/>
                  <w:lang w:val="en-US"/>
                </w:rPr>
                <w:t xml:space="preserve"> </w:t>
              </w:r>
            </w:ins>
            <w:r w:rsidRPr="00525F09">
              <w:rPr>
                <w:rFonts w:ascii="Times New Roman" w:eastAsia="標楷體" w:hAnsi="Times New Roman"/>
                <w:lang w:val="en-US"/>
              </w:rPr>
              <w:t xml:space="preserve">since the debut of the account in December 2024.  Progress updates were presented in the </w:t>
            </w:r>
            <w:ins w:id="30" w:author="MOK Hiu Ying, Maggie " w:date="2026-01-14T14:55:00Z">
              <w:r w:rsidR="00E00B68" w:rsidRPr="00525F09">
                <w:rPr>
                  <w:rFonts w:ascii="Times New Roman" w:eastAsia="標楷體" w:hAnsi="Times New Roman"/>
                  <w:color w:val="FF0000"/>
                  <w:lang w:val="en-US"/>
                </w:rPr>
                <w:t>15th Engagement Steering Committee meeting on 21 November 2025</w:t>
              </w:r>
            </w:ins>
            <w:del w:id="31" w:author="MOK Hiu Ying, Maggie " w:date="2026-01-14T14:55:00Z">
              <w:r w:rsidRPr="00525F09" w:rsidDel="00E00B68">
                <w:rPr>
                  <w:rFonts w:ascii="Times New Roman" w:eastAsia="標楷體" w:hAnsi="Times New Roman"/>
                  <w:color w:val="FF0000"/>
                  <w:lang w:val="en-US"/>
                </w:rPr>
                <w:delText>recent GBADCC meeting on 21 August 2025</w:delText>
              </w:r>
            </w:del>
            <w:r w:rsidRPr="00525F09">
              <w:rPr>
                <w:rFonts w:ascii="Times New Roman" w:eastAsia="標楷體" w:hAnsi="Times New Roman"/>
                <w:color w:val="FF0000"/>
                <w:lang w:val="en-US"/>
              </w:rPr>
              <w:t>.</w:t>
            </w:r>
            <w:r w:rsidRPr="00525F09">
              <w:rPr>
                <w:rFonts w:ascii="Times New Roman" w:eastAsia="標楷體" w:hAnsi="Times New Roman"/>
                <w:lang w:val="en-US"/>
              </w:rPr>
              <w:t xml:space="preserve"> </w:t>
            </w:r>
            <w:del w:id="32" w:author="MOK Hiu Ying, Maggie " w:date="2026-01-14T14:55:00Z">
              <w:r w:rsidRPr="00525F09" w:rsidDel="00E00B68">
                <w:rPr>
                  <w:rFonts w:ascii="Times New Roman" w:eastAsia="標楷體" w:hAnsi="Times New Roman"/>
                  <w:lang w:val="en-US"/>
                </w:rPr>
                <w:delText>New proposed topics from Divisions/ SBUs/ WGs were collected and post content plan for Q4 2025 and Q1 2026 was</w:delText>
              </w:r>
              <w:r w:rsidR="000F63C6" w:rsidRPr="00525F09" w:rsidDel="00E00B68">
                <w:rPr>
                  <w:rFonts w:ascii="Times New Roman" w:eastAsia="標楷體" w:hAnsi="Times New Roman"/>
                  <w:lang w:val="en-US"/>
                </w:rPr>
                <w:delText xml:space="preserve"> endorsed</w:delText>
              </w:r>
              <w:r w:rsidRPr="00525F09" w:rsidDel="00E00B68">
                <w:rPr>
                  <w:rFonts w:ascii="Times New Roman" w:eastAsia="標楷體" w:hAnsi="Times New Roman"/>
                  <w:lang w:val="en-US"/>
                </w:rPr>
                <w:delText>.</w:delText>
              </w:r>
            </w:del>
          </w:p>
          <w:p w14:paraId="67CD7D8D" w14:textId="77777777" w:rsidR="0000189F" w:rsidRPr="00525F09" w:rsidRDefault="0000189F" w:rsidP="0000189F">
            <w:pPr>
              <w:pStyle w:val="31"/>
              <w:adjustRightInd w:val="0"/>
              <w:spacing w:line="300" w:lineRule="exact"/>
              <w:ind w:left="0" w:rightChars="106" w:right="254" w:firstLine="0"/>
              <w:rPr>
                <w:rFonts w:ascii="Times New Roman" w:eastAsia="標楷體" w:hAnsi="Times New Roman"/>
                <w:lang w:val="en-US"/>
              </w:rPr>
            </w:pPr>
          </w:p>
          <w:p w14:paraId="7053CF28" w14:textId="4B8DEE9F" w:rsidR="0000189F" w:rsidRPr="00525F09" w:rsidRDefault="0000189F" w:rsidP="0000189F">
            <w:pPr>
              <w:pStyle w:val="31"/>
              <w:adjustRightInd w:val="0"/>
              <w:spacing w:line="300" w:lineRule="exact"/>
              <w:ind w:left="0" w:rightChars="106" w:right="254" w:firstLine="0"/>
              <w:rPr>
                <w:rFonts w:ascii="Times New Roman" w:eastAsia="標楷體" w:hAnsi="Times New Roman"/>
                <w:highlight w:val="yellow"/>
                <w:lang w:val="en-US"/>
              </w:rPr>
            </w:pPr>
            <w:r w:rsidRPr="00525F09">
              <w:rPr>
                <w:rFonts w:ascii="Times New Roman" w:eastAsia="標楷體" w:hAnsi="Times New Roman"/>
                <w:lang w:val="en-US"/>
              </w:rPr>
              <w:t xml:space="preserve">The review of CI Manual by branding consultant and staff engagement exercise was completed. </w:t>
            </w:r>
            <w:ins w:id="33" w:author="MOK Hiu Ying, Maggie " w:date="2026-01-14T15:06:00Z">
              <w:r w:rsidR="005C1F90" w:rsidRPr="00525F09">
                <w:rPr>
                  <w:rFonts w:ascii="Times New Roman" w:eastAsia="標楷體" w:hAnsi="Times New Roman"/>
                  <w:lang w:val="en-US"/>
                </w:rPr>
                <w:t xml:space="preserve"> </w:t>
              </w:r>
            </w:ins>
            <w:del w:id="34" w:author="MOK Hiu Ying, Maggie " w:date="2026-01-14T15:03:00Z">
              <w:r w:rsidRPr="00525F09" w:rsidDel="005C1F90">
                <w:rPr>
                  <w:rFonts w:ascii="Times New Roman" w:eastAsia="標楷體" w:hAnsi="Times New Roman"/>
                  <w:lang w:val="en-US"/>
                </w:rPr>
                <w:delText xml:space="preserve"> Design refinement of name cards, </w:delText>
              </w:r>
              <w:r w:rsidR="004F1BCD" w:rsidRPr="00525F09" w:rsidDel="005C1F90">
                <w:rPr>
                  <w:rFonts w:ascii="Times New Roman" w:eastAsia="標楷體" w:hAnsi="Times New Roman"/>
                  <w:lang w:val="en-US"/>
                </w:rPr>
                <w:delText xml:space="preserve">letter head </w:delText>
              </w:r>
              <w:r w:rsidRPr="00525F09" w:rsidDel="005C1F90">
                <w:rPr>
                  <w:rFonts w:ascii="Times New Roman" w:eastAsia="標楷體" w:hAnsi="Times New Roman"/>
                  <w:lang w:val="en-US"/>
                </w:rPr>
                <w:delText>and other logo applications was</w:delText>
              </w:r>
              <w:r w:rsidR="004F1BCD" w:rsidRPr="00525F09" w:rsidDel="005C1F90">
                <w:rPr>
                  <w:rFonts w:ascii="Times New Roman" w:eastAsia="標楷體" w:hAnsi="Times New Roman"/>
                  <w:lang w:val="en-US"/>
                </w:rPr>
                <w:delText xml:space="preserve"> completed</w:delText>
              </w:r>
              <w:r w:rsidRPr="00525F09" w:rsidDel="005C1F90">
                <w:rPr>
                  <w:rFonts w:ascii="Times New Roman" w:eastAsia="標楷體" w:hAnsi="Times New Roman"/>
                  <w:lang w:val="en-US"/>
                </w:rPr>
                <w:delText xml:space="preserve">. </w:delText>
              </w:r>
            </w:del>
            <w:r w:rsidR="004F1BCD" w:rsidRPr="00525F09">
              <w:rPr>
                <w:rFonts w:ascii="Times New Roman" w:eastAsia="標楷體" w:hAnsi="Times New Roman"/>
                <w:lang w:val="en-US"/>
              </w:rPr>
              <w:t>Highlight of the updated</w:t>
            </w:r>
            <w:r w:rsidR="000F7BF1" w:rsidRPr="00525F09">
              <w:rPr>
                <w:rFonts w:ascii="Times New Roman" w:eastAsia="標楷體" w:hAnsi="Times New Roman"/>
                <w:lang w:val="en-US"/>
              </w:rPr>
              <w:t xml:space="preserve"> draft</w:t>
            </w:r>
            <w:r w:rsidR="004F1BCD" w:rsidRPr="00525F09">
              <w:rPr>
                <w:rFonts w:ascii="Times New Roman" w:eastAsia="標楷體" w:hAnsi="Times New Roman"/>
                <w:lang w:val="en-US"/>
              </w:rPr>
              <w:t xml:space="preserve"> manual was presented in TSMC</w:t>
            </w:r>
            <w:ins w:id="35" w:author="MOK Hiu Ying, Maggie " w:date="2026-01-14T15:04:00Z">
              <w:r w:rsidR="005C1F90" w:rsidRPr="00525F09">
                <w:rPr>
                  <w:rFonts w:ascii="Times New Roman" w:eastAsia="標楷體" w:hAnsi="Times New Roman"/>
                  <w:lang w:val="en-US"/>
                </w:rPr>
                <w:t>,</w:t>
              </w:r>
            </w:ins>
            <w:del w:id="36" w:author="MOK Hiu Ying, Maggie " w:date="2026-01-14T15:04:00Z">
              <w:r w:rsidR="004F1BCD" w:rsidRPr="00525F09" w:rsidDel="005C1F90">
                <w:rPr>
                  <w:rFonts w:ascii="Times New Roman" w:eastAsia="標楷體" w:hAnsi="Times New Roman"/>
                  <w:lang w:val="en-US"/>
                </w:rPr>
                <w:delText xml:space="preserve"> and</w:delText>
              </w:r>
            </w:del>
            <w:r w:rsidR="004F1BCD" w:rsidRPr="00525F09">
              <w:rPr>
                <w:rFonts w:ascii="Times New Roman" w:eastAsia="標楷體" w:hAnsi="Times New Roman"/>
                <w:lang w:val="en-US"/>
              </w:rPr>
              <w:t xml:space="preserve"> SMTC</w:t>
            </w:r>
            <w:ins w:id="37" w:author="MOK Hiu Ying, Maggie " w:date="2026-01-14T15:04:00Z">
              <w:r w:rsidR="005C1F90" w:rsidRPr="00525F09">
                <w:rPr>
                  <w:rFonts w:ascii="Times New Roman" w:eastAsia="標楷體" w:hAnsi="Times New Roman"/>
                  <w:color w:val="FF0000"/>
                  <w:lang w:val="en-US"/>
                </w:rPr>
                <w:t xml:space="preserve"> and 11 staff unions </w:t>
              </w:r>
            </w:ins>
            <w:del w:id="38" w:author="MOK Hiu Ying, Maggie " w:date="2026-01-14T15:04:00Z">
              <w:r w:rsidR="004F1BCD" w:rsidRPr="00525F09" w:rsidDel="005C1F90">
                <w:rPr>
                  <w:rFonts w:ascii="Times New Roman" w:eastAsia="標楷體" w:hAnsi="Times New Roman"/>
                  <w:lang w:val="en-US"/>
                </w:rPr>
                <w:delText xml:space="preserve"> </w:delText>
              </w:r>
            </w:del>
            <w:r w:rsidR="004F1BCD" w:rsidRPr="00525F09">
              <w:rPr>
                <w:rFonts w:ascii="Times New Roman" w:eastAsia="標楷體" w:hAnsi="Times New Roman"/>
                <w:lang w:val="en-US"/>
              </w:rPr>
              <w:t>meeting on 30 October</w:t>
            </w:r>
            <w:del w:id="39" w:author="MOK Hiu Ying, Maggie " w:date="2026-01-14T15:05:00Z">
              <w:r w:rsidR="004F1BCD" w:rsidRPr="00525F09" w:rsidDel="005C1F90">
                <w:rPr>
                  <w:rFonts w:ascii="Times New Roman" w:eastAsia="標楷體" w:hAnsi="Times New Roman"/>
                  <w:lang w:val="en-US"/>
                </w:rPr>
                <w:delText xml:space="preserve"> 2025</w:delText>
              </w:r>
            </w:del>
            <w:ins w:id="40" w:author="MOK Hiu Ying, Maggie " w:date="2026-01-14T15:04:00Z">
              <w:r w:rsidR="005C1F90" w:rsidRPr="00525F09">
                <w:rPr>
                  <w:rFonts w:ascii="Times New Roman" w:eastAsia="標楷體" w:hAnsi="Times New Roman"/>
                  <w:lang w:val="en-US"/>
                </w:rPr>
                <w:t>,</w:t>
              </w:r>
            </w:ins>
            <w:del w:id="41" w:author="MOK Hiu Ying, Maggie " w:date="2026-01-14T15:04:00Z">
              <w:r w:rsidR="004F1BCD" w:rsidRPr="00525F09" w:rsidDel="005C1F90">
                <w:rPr>
                  <w:rFonts w:ascii="Times New Roman" w:eastAsia="標楷體" w:hAnsi="Times New Roman"/>
                  <w:lang w:val="en-US"/>
                </w:rPr>
                <w:delText xml:space="preserve"> and</w:delText>
              </w:r>
            </w:del>
            <w:r w:rsidR="004F1BCD" w:rsidRPr="00525F09">
              <w:rPr>
                <w:rFonts w:ascii="Times New Roman" w:eastAsia="標楷體" w:hAnsi="Times New Roman"/>
                <w:lang w:val="en-US"/>
              </w:rPr>
              <w:t xml:space="preserve"> 4</w:t>
            </w:r>
            <w:r w:rsidR="004F1BCD" w:rsidRPr="00525F09">
              <w:rPr>
                <w:rFonts w:ascii="Times New Roman" w:eastAsia="標楷體" w:hAnsi="Times New Roman"/>
                <w:color w:val="FF0000"/>
                <w:lang w:val="en-US"/>
              </w:rPr>
              <w:t xml:space="preserve"> </w:t>
            </w:r>
            <w:ins w:id="42" w:author="MOK Hiu Ying, Maggie " w:date="2026-01-14T15:04:00Z">
              <w:r w:rsidR="005C1F90" w:rsidRPr="00525F09">
                <w:rPr>
                  <w:rFonts w:ascii="Times New Roman" w:eastAsia="標楷體" w:hAnsi="Times New Roman"/>
                  <w:color w:val="FF0000"/>
                  <w:lang w:val="en-US"/>
                </w:rPr>
                <w:t xml:space="preserve">and 24 </w:t>
              </w:r>
            </w:ins>
            <w:r w:rsidR="004F1BCD" w:rsidRPr="00525F09">
              <w:rPr>
                <w:rFonts w:ascii="Times New Roman" w:eastAsia="標楷體" w:hAnsi="Times New Roman"/>
                <w:lang w:val="en-US"/>
              </w:rPr>
              <w:t xml:space="preserve">November 2025 respectively. </w:t>
            </w:r>
            <w:ins w:id="43" w:author="MOK Hiu Ying, Maggie " w:date="2026-01-14T15:05:00Z">
              <w:r w:rsidR="005C1F90" w:rsidRPr="00525F09">
                <w:rPr>
                  <w:rFonts w:ascii="Times New Roman" w:hAnsi="Times New Roman"/>
                </w:rPr>
                <w:t xml:space="preserve"> </w:t>
              </w:r>
              <w:r w:rsidR="005C1F90" w:rsidRPr="00525F09">
                <w:rPr>
                  <w:rFonts w:ascii="Times New Roman" w:eastAsia="標楷體" w:hAnsi="Times New Roman"/>
                  <w:color w:val="FF0000"/>
                  <w:lang w:val="en-US"/>
                </w:rPr>
                <w:t>Final version was endorsed in DMC meeting</w:t>
              </w:r>
              <w:r w:rsidR="005C1F90" w:rsidRPr="00525F09">
                <w:rPr>
                  <w:rFonts w:ascii="Times New Roman" w:eastAsia="標楷體" w:hAnsi="Times New Roman"/>
                  <w:lang w:val="en-US"/>
                </w:rPr>
                <w:t xml:space="preserve"> </w:t>
              </w:r>
            </w:ins>
            <w:del w:id="44" w:author="MOK Hiu Ying, Maggie " w:date="2026-01-14T15:05:00Z">
              <w:r w:rsidRPr="00525F09" w:rsidDel="005C1F90">
                <w:rPr>
                  <w:rFonts w:ascii="Times New Roman" w:eastAsia="標楷體" w:hAnsi="Times New Roman"/>
                  <w:lang w:val="en-US"/>
                </w:rPr>
                <w:delText xml:space="preserve">It is target to present the updated CI Manual to </w:delText>
              </w:r>
              <w:r w:rsidR="003D58B1" w:rsidRPr="00525F09" w:rsidDel="005C1F90">
                <w:rPr>
                  <w:rFonts w:ascii="Times New Roman" w:eastAsia="標楷體" w:hAnsi="Times New Roman"/>
                  <w:lang w:val="en-US"/>
                </w:rPr>
                <w:delText>DEMS and all</w:delText>
              </w:r>
              <w:r w:rsidR="000F7BF1" w:rsidRPr="00525F09" w:rsidDel="005C1F90">
                <w:rPr>
                  <w:rFonts w:ascii="Times New Roman" w:eastAsia="標楷體" w:hAnsi="Times New Roman"/>
                  <w:lang w:val="en-US"/>
                </w:rPr>
                <w:delText xml:space="preserve"> DMC members</w:delText>
              </w:r>
              <w:r w:rsidRPr="00525F09" w:rsidDel="005C1F90">
                <w:rPr>
                  <w:rFonts w:ascii="Times New Roman" w:eastAsia="標楷體" w:hAnsi="Times New Roman"/>
                  <w:lang w:val="en-US"/>
                </w:rPr>
                <w:delText xml:space="preserve"> </w:delText>
              </w:r>
            </w:del>
            <w:r w:rsidR="003D58B1" w:rsidRPr="00525F09">
              <w:rPr>
                <w:rFonts w:ascii="Times New Roman" w:eastAsia="標楷體" w:hAnsi="Times New Roman"/>
                <w:lang w:val="en-US"/>
              </w:rPr>
              <w:t>on 11</w:t>
            </w:r>
            <w:r w:rsidRPr="00525F09">
              <w:rPr>
                <w:rFonts w:ascii="Times New Roman" w:eastAsia="標楷體" w:hAnsi="Times New Roman"/>
                <w:lang w:val="en-US"/>
              </w:rPr>
              <w:t xml:space="preserve"> </w:t>
            </w:r>
            <w:r w:rsidR="000F7BF1" w:rsidRPr="00525F09">
              <w:rPr>
                <w:rFonts w:ascii="Times New Roman" w:eastAsia="標楷體" w:hAnsi="Times New Roman"/>
                <w:lang w:val="en-US"/>
              </w:rPr>
              <w:t xml:space="preserve">December </w:t>
            </w:r>
            <w:r w:rsidRPr="00525F09">
              <w:rPr>
                <w:rFonts w:ascii="Times New Roman" w:eastAsia="標楷體" w:hAnsi="Times New Roman"/>
                <w:lang w:val="en-US"/>
              </w:rPr>
              <w:t xml:space="preserve">2025. </w:t>
            </w:r>
            <w:ins w:id="45" w:author="MOK Hiu Ying, Maggie " w:date="2026-01-14T15:03:00Z">
              <w:r w:rsidR="005C1F90" w:rsidRPr="00525F09">
                <w:rPr>
                  <w:rFonts w:ascii="Times New Roman" w:eastAsia="標楷體" w:hAnsi="Times New Roman"/>
                  <w:lang w:val="en-US"/>
                </w:rPr>
                <w:t xml:space="preserve"> </w:t>
              </w:r>
            </w:ins>
            <w:ins w:id="46" w:author="MOK Hiu Ying, Maggie " w:date="2026-01-14T15:06:00Z">
              <w:r w:rsidR="005C1F90" w:rsidRPr="00525F09">
                <w:rPr>
                  <w:rFonts w:ascii="Times New Roman" w:eastAsia="標楷體" w:hAnsi="Times New Roman"/>
                  <w:color w:val="FF0000"/>
                  <w:lang w:val="en-US"/>
                </w:rPr>
                <w:t>The updated manual was uploaded to the intranet on 31 December 2025</w:t>
              </w:r>
            </w:ins>
            <w:ins w:id="47" w:author="MOK Hiu Ying, Maggie " w:date="2026-01-14T15:07:00Z">
              <w:r w:rsidR="005C1F90" w:rsidRPr="00525F09">
                <w:rPr>
                  <w:rFonts w:ascii="Times New Roman" w:eastAsia="標楷體" w:hAnsi="Times New Roman"/>
                  <w:color w:val="FF0000"/>
                  <w:lang w:val="en-US"/>
                </w:rPr>
                <w:t xml:space="preserve">. </w:t>
              </w:r>
            </w:ins>
            <w:ins w:id="48" w:author="MOK Hiu Ying, Maggie " w:date="2026-01-14T15:08:00Z">
              <w:r w:rsidR="005C1F90" w:rsidRPr="00525F09">
                <w:rPr>
                  <w:rFonts w:ascii="Times New Roman" w:eastAsia="標楷體" w:hAnsi="Times New Roman"/>
                  <w:color w:val="FF0000"/>
                  <w:lang w:val="en-US"/>
                </w:rPr>
                <w:t xml:space="preserve">Full set </w:t>
              </w:r>
            </w:ins>
            <w:ins w:id="49" w:author="MOK Hiu Ying, Maggie " w:date="2026-01-14T15:06:00Z">
              <w:r w:rsidR="005C1F90" w:rsidRPr="00525F09">
                <w:rPr>
                  <w:rFonts w:ascii="Times New Roman" w:eastAsia="標楷體" w:hAnsi="Times New Roman"/>
                  <w:color w:val="FF0000"/>
                  <w:lang w:val="en-US"/>
                </w:rPr>
                <w:t xml:space="preserve">of the application templates </w:t>
              </w:r>
            </w:ins>
            <w:ins w:id="50" w:author="MOK Hiu Ying, Maggie " w:date="2026-01-30T10:26:00Z">
              <w:r w:rsidR="00B97707" w:rsidRPr="00525F09">
                <w:rPr>
                  <w:rFonts w:ascii="Times New Roman" w:eastAsia="標楷體" w:hAnsi="Times New Roman"/>
                  <w:color w:val="FF0000"/>
                  <w:lang w:val="en-US"/>
                </w:rPr>
                <w:t>and an article in Group Voice were</w:t>
              </w:r>
            </w:ins>
            <w:ins w:id="51" w:author="MOK Hiu Ying, Maggie " w:date="2026-01-30T10:48:00Z">
              <w:r w:rsidR="00682BA9" w:rsidRPr="00525F09">
                <w:rPr>
                  <w:rFonts w:ascii="Times New Roman" w:eastAsia="標楷體" w:hAnsi="Times New Roman"/>
                  <w:color w:val="FF0000"/>
                  <w:lang w:val="en-US"/>
                </w:rPr>
                <w:t xml:space="preserve"> under preparation</w:t>
              </w:r>
            </w:ins>
            <w:ins w:id="52" w:author="MOK Hiu Ying, Maggie " w:date="2026-01-14T15:06:00Z">
              <w:r w:rsidR="005C1F90" w:rsidRPr="00525F09">
                <w:rPr>
                  <w:rFonts w:ascii="Times New Roman" w:eastAsia="標楷體" w:hAnsi="Times New Roman"/>
                  <w:color w:val="FF0000"/>
                  <w:lang w:val="en-US"/>
                </w:rPr>
                <w:t>.</w:t>
              </w:r>
            </w:ins>
            <w:ins w:id="53" w:author="MOK Hiu Ying, Maggie " w:date="2026-01-14T15:09:00Z">
              <w:r w:rsidR="005C1F90" w:rsidRPr="00525F09">
                <w:rPr>
                  <w:rFonts w:ascii="Times New Roman" w:eastAsia="標楷體" w:hAnsi="Times New Roman"/>
                  <w:lang w:val="en-US"/>
                </w:rPr>
                <w:t xml:space="preserve"> </w:t>
              </w:r>
            </w:ins>
          </w:p>
          <w:p w14:paraId="5A3F230C" w14:textId="505D07B0" w:rsidR="0000189F" w:rsidRPr="00525F09" w:rsidRDefault="0000189F" w:rsidP="0000189F">
            <w:pPr>
              <w:pStyle w:val="31"/>
              <w:adjustRightInd w:val="0"/>
              <w:spacing w:line="300" w:lineRule="exact"/>
              <w:ind w:left="0" w:rightChars="106" w:right="254" w:firstLine="0"/>
              <w:rPr>
                <w:rFonts w:ascii="Times New Roman" w:eastAsia="標楷體" w:hAnsi="Times New Roman"/>
                <w:highlight w:val="yellow"/>
                <w:lang w:val="en-US"/>
              </w:rPr>
            </w:pPr>
          </w:p>
          <w:p w14:paraId="7DF7B88F" w14:textId="77777777" w:rsidR="005C1F90" w:rsidRPr="00525F09" w:rsidRDefault="00E00B68" w:rsidP="0000189F">
            <w:pPr>
              <w:pStyle w:val="31"/>
              <w:adjustRightInd w:val="0"/>
              <w:spacing w:line="300" w:lineRule="exact"/>
              <w:ind w:left="0" w:rightChars="106" w:right="254" w:firstLine="0"/>
              <w:rPr>
                <w:ins w:id="54" w:author="MOK Hiu Ying, Maggie " w:date="2026-01-14T15:10:00Z"/>
                <w:rFonts w:ascii="Times New Roman" w:eastAsia="標楷體" w:hAnsi="Times New Roman"/>
                <w:color w:val="FF0000"/>
                <w:lang w:val="en-US"/>
              </w:rPr>
            </w:pPr>
            <w:ins w:id="55" w:author="MOK Hiu Ying, Maggie " w:date="2026-01-14T15:00:00Z">
              <w:r w:rsidRPr="00525F09">
                <w:rPr>
                  <w:rFonts w:ascii="Times New Roman" w:eastAsia="標楷體" w:hAnsi="Times New Roman"/>
                  <w:color w:val="FF0000"/>
                  <w:lang w:val="en-US"/>
                </w:rPr>
                <w:t>Supported the promotion campaign for 2025 Legislative Council General Election including the creation of the departmental promotion PowerPoint template, design and production of the Witty Bear WhatsApp stickers, and production of the short social media reels with senior management. 5 Facebook and Instagram post feeds and 2 WeChat post feeds were launched.</w:t>
              </w:r>
            </w:ins>
          </w:p>
          <w:p w14:paraId="273FC0E6" w14:textId="77777777" w:rsidR="005C1F90" w:rsidRPr="00525F09" w:rsidRDefault="005C1F90" w:rsidP="0000189F">
            <w:pPr>
              <w:pStyle w:val="31"/>
              <w:adjustRightInd w:val="0"/>
              <w:spacing w:line="300" w:lineRule="exact"/>
              <w:ind w:left="0" w:rightChars="106" w:right="254" w:firstLine="0"/>
              <w:rPr>
                <w:ins w:id="56" w:author="MOK Hiu Ying, Maggie " w:date="2026-01-14T15:10:00Z"/>
                <w:rFonts w:ascii="Times New Roman" w:eastAsia="標楷體" w:hAnsi="Times New Roman"/>
                <w:lang w:val="en-US"/>
              </w:rPr>
            </w:pPr>
          </w:p>
          <w:p w14:paraId="1BFCD497" w14:textId="28C42AC7" w:rsidR="000F7BF1" w:rsidRPr="00525F09" w:rsidRDefault="008F3794" w:rsidP="0000189F">
            <w:pPr>
              <w:pStyle w:val="31"/>
              <w:adjustRightInd w:val="0"/>
              <w:spacing w:line="300" w:lineRule="exact"/>
              <w:ind w:left="0" w:rightChars="106" w:right="254" w:firstLine="0"/>
              <w:rPr>
                <w:rFonts w:ascii="Times New Roman" w:eastAsia="標楷體" w:hAnsi="Times New Roman"/>
                <w:lang w:val="en-US"/>
              </w:rPr>
            </w:pPr>
            <w:ins w:id="57" w:author="MOK Hiu Ying, Maggie " w:date="2026-01-14T19:15:00Z">
              <w:r w:rsidRPr="00525F09">
                <w:rPr>
                  <w:rFonts w:ascii="Times New Roman" w:eastAsia="標楷體" w:hAnsi="Times New Roman"/>
                  <w:color w:val="FF0000"/>
                  <w:lang w:val="en-US"/>
                </w:rPr>
                <w:t>In celebration of the 30</w:t>
              </w:r>
              <w:r w:rsidRPr="00525F09">
                <w:rPr>
                  <w:rFonts w:ascii="Times New Roman" w:eastAsia="標楷體" w:hAnsi="Times New Roman"/>
                  <w:color w:val="FF0000"/>
                  <w:vertAlign w:val="superscript"/>
                  <w:lang w:val="en-US"/>
                </w:rPr>
                <w:t>th</w:t>
              </w:r>
              <w:r w:rsidRPr="00525F09">
                <w:rPr>
                  <w:rFonts w:ascii="Times New Roman" w:eastAsia="標楷體" w:hAnsi="Times New Roman"/>
                  <w:color w:val="FF0000"/>
                  <w:lang w:val="en-US"/>
                </w:rPr>
                <w:t xml:space="preserve"> anniversary of EMSTF, logo and tagline were prepared</w:t>
              </w:r>
            </w:ins>
            <w:ins w:id="58" w:author="MOK Hiu Ying, Maggie " w:date="2026-01-14T19:17:00Z">
              <w:r w:rsidRPr="00525F09">
                <w:rPr>
                  <w:rFonts w:ascii="Times New Roman" w:eastAsia="標楷體" w:hAnsi="Times New Roman"/>
                  <w:color w:val="FF0000"/>
                  <w:lang w:val="en-US"/>
                </w:rPr>
                <w:t>.</w:t>
              </w:r>
            </w:ins>
            <w:ins w:id="59" w:author="MOK Hiu Ying, Maggie " w:date="2026-01-14T19:19:00Z">
              <w:r w:rsidRPr="00525F09">
                <w:rPr>
                  <w:rFonts w:ascii="Times New Roman" w:eastAsia="標楷體" w:hAnsi="Times New Roman"/>
                  <w:color w:val="FF0000"/>
                  <w:lang w:val="en-US"/>
                </w:rPr>
                <w:t xml:space="preserve"> Logo design and </w:t>
              </w:r>
            </w:ins>
            <w:ins w:id="60" w:author="MOK Hiu Ying, Maggie " w:date="2026-01-14T19:20:00Z">
              <w:r w:rsidRPr="00525F09">
                <w:rPr>
                  <w:rFonts w:ascii="Times New Roman" w:eastAsia="標楷體" w:hAnsi="Times New Roman"/>
                  <w:color w:val="FF0000"/>
                  <w:lang w:val="en-US"/>
                </w:rPr>
                <w:t>tagline were reported and endorsed in TMSC meeting on 31 December 2025</w:t>
              </w:r>
            </w:ins>
            <w:ins w:id="61" w:author="MOK Hiu Ying, Maggie " w:date="2026-01-14T19:21:00Z">
              <w:r w:rsidRPr="00525F09">
                <w:rPr>
                  <w:rFonts w:ascii="Times New Roman" w:eastAsia="標楷體" w:hAnsi="Times New Roman"/>
                  <w:color w:val="FF0000"/>
                  <w:lang w:val="en-US"/>
                </w:rPr>
                <w:t xml:space="preserve">. DMC members were </w:t>
              </w:r>
            </w:ins>
            <w:ins w:id="62" w:author="MOK Hiu Ying, Maggie " w:date="2026-01-14T19:26:00Z">
              <w:r w:rsidR="00824BF5" w:rsidRPr="00525F09">
                <w:rPr>
                  <w:rFonts w:ascii="Times New Roman" w:eastAsia="標楷體" w:hAnsi="Times New Roman"/>
                  <w:color w:val="FF0000"/>
                  <w:lang w:val="en-US"/>
                </w:rPr>
                <w:t xml:space="preserve">briefed </w:t>
              </w:r>
            </w:ins>
            <w:ins w:id="63" w:author="MOK Hiu Ying, Maggie " w:date="2026-01-14T19:22:00Z">
              <w:r w:rsidRPr="00525F09">
                <w:rPr>
                  <w:rFonts w:ascii="Times New Roman" w:eastAsia="標楷體" w:hAnsi="Times New Roman"/>
                  <w:color w:val="FF0000"/>
                  <w:lang w:val="en-US"/>
                </w:rPr>
                <w:t xml:space="preserve">on the EMSTF 30A logo and tagline on </w:t>
              </w:r>
            </w:ins>
            <w:ins w:id="64" w:author="MOK Hiu Ying, Maggie " w:date="2026-01-14T19:23:00Z">
              <w:r w:rsidRPr="00525F09">
                <w:rPr>
                  <w:rFonts w:ascii="Times New Roman" w:eastAsia="標楷體" w:hAnsi="Times New Roman"/>
                  <w:color w:val="FF0000"/>
                  <w:lang w:val="en-US"/>
                </w:rPr>
                <w:t xml:space="preserve">8 Jan 2026. </w:t>
              </w:r>
              <w:r w:rsidRPr="00525F09">
                <w:rPr>
                  <w:rFonts w:ascii="Times New Roman" w:hAnsi="Times New Roman"/>
                  <w:color w:val="FF0000"/>
                </w:rPr>
                <w:t xml:space="preserve"> </w:t>
              </w:r>
              <w:r w:rsidRPr="00525F09">
                <w:rPr>
                  <w:rFonts w:ascii="Times New Roman" w:eastAsia="標楷體" w:hAnsi="Times New Roman"/>
                  <w:color w:val="FF0000"/>
                  <w:lang w:val="en-US"/>
                </w:rPr>
                <w:t>Full set of the logo application</w:t>
              </w:r>
            </w:ins>
            <w:ins w:id="65" w:author="MOK Hiu Ying, Maggie " w:date="2026-01-14T19:25:00Z">
              <w:r w:rsidRPr="00525F09">
                <w:rPr>
                  <w:rFonts w:ascii="Times New Roman" w:eastAsia="標楷體" w:hAnsi="Times New Roman"/>
                  <w:color w:val="FF0000"/>
                  <w:lang w:val="en-US"/>
                </w:rPr>
                <w:t>s</w:t>
              </w:r>
            </w:ins>
            <w:ins w:id="66" w:author="MOK Hiu Ying, Maggie " w:date="2026-01-14T19:23:00Z">
              <w:r w:rsidRPr="00525F09">
                <w:rPr>
                  <w:rFonts w:ascii="Times New Roman" w:eastAsia="標楷體" w:hAnsi="Times New Roman"/>
                  <w:color w:val="FF0000"/>
                  <w:lang w:val="en-US"/>
                </w:rPr>
                <w:t xml:space="preserve"> </w:t>
              </w:r>
            </w:ins>
            <w:ins w:id="67" w:author="MOK Hiu Ying, Maggie " w:date="2026-01-30T10:51:00Z">
              <w:r w:rsidR="00266038" w:rsidRPr="00525F09">
                <w:rPr>
                  <w:rFonts w:ascii="Times New Roman" w:eastAsia="標楷體" w:hAnsi="Times New Roman"/>
                  <w:color w:val="FF0000"/>
                  <w:lang w:val="en-US"/>
                </w:rPr>
                <w:t xml:space="preserve">including </w:t>
              </w:r>
            </w:ins>
            <w:ins w:id="68" w:author="MOK Hiu Ying, Maggie " w:date="2026-01-30T11:30:00Z">
              <w:r w:rsidR="00DF00B1" w:rsidRPr="00525F09">
                <w:rPr>
                  <w:rFonts w:ascii="Times New Roman" w:eastAsia="標楷體" w:hAnsi="Times New Roman"/>
                  <w:color w:val="FF0000"/>
                  <w:lang w:val="en-US"/>
                </w:rPr>
                <w:t xml:space="preserve">email signatures </w:t>
              </w:r>
            </w:ins>
            <w:ins w:id="69" w:author="MOK Hiu Ying, Maggie " w:date="2026-01-14T19:23:00Z">
              <w:r w:rsidRPr="00525F09">
                <w:rPr>
                  <w:rFonts w:ascii="Times New Roman" w:eastAsia="標楷體" w:hAnsi="Times New Roman"/>
                  <w:color w:val="FF0000"/>
                  <w:lang w:val="en-US"/>
                </w:rPr>
                <w:t xml:space="preserve">is target to be ready </w:t>
              </w:r>
            </w:ins>
            <w:ins w:id="70" w:author="MOK Hiu Ying, Maggie " w:date="2026-01-14T19:26:00Z">
              <w:r w:rsidR="00824BF5" w:rsidRPr="00525F09">
                <w:rPr>
                  <w:rFonts w:ascii="Times New Roman" w:eastAsia="標楷體" w:hAnsi="Times New Roman"/>
                  <w:color w:val="FF0000"/>
                  <w:lang w:val="en-US"/>
                </w:rPr>
                <w:t xml:space="preserve">in late January </w:t>
              </w:r>
            </w:ins>
            <w:ins w:id="71" w:author="MOK Hiu Ying, Maggie " w:date="2026-01-14T19:23:00Z">
              <w:r w:rsidRPr="00525F09">
                <w:rPr>
                  <w:rFonts w:ascii="Times New Roman" w:eastAsia="標楷體" w:hAnsi="Times New Roman"/>
                  <w:color w:val="FF0000"/>
                  <w:lang w:val="en-US"/>
                </w:rPr>
                <w:t>2026.</w:t>
              </w:r>
            </w:ins>
            <w:del w:id="72" w:author="MOK Hiu Ying, Maggie " w:date="2026-01-14T15:00:00Z">
              <w:r w:rsidR="000F7BF1" w:rsidRPr="00525F09" w:rsidDel="00E00B68">
                <w:rPr>
                  <w:rFonts w:ascii="Times New Roman" w:eastAsia="標楷體" w:hAnsi="Times New Roman"/>
                  <w:lang w:val="en-US"/>
                </w:rPr>
                <w:delText>A video for demonstrating the collective effort of EMSD</w:delText>
              </w:r>
              <w:r w:rsidR="00816ADA" w:rsidRPr="00525F09" w:rsidDel="00E00B68">
                <w:rPr>
                  <w:rFonts w:ascii="Times New Roman" w:eastAsia="標楷體" w:hAnsi="Times New Roman"/>
                  <w:lang w:val="en-US"/>
                </w:rPr>
                <w:delText xml:space="preserve"> in supporting the National Games 2025 was </w:delText>
              </w:r>
              <w:r w:rsidR="0084743D" w:rsidRPr="00525F09" w:rsidDel="00E00B68">
                <w:rPr>
                  <w:rFonts w:ascii="Times New Roman" w:eastAsia="標楷體" w:hAnsi="Times New Roman"/>
                  <w:lang w:val="en-US"/>
                </w:rPr>
                <w:delText>developed and arranged in late October 2025. The promotional video was completed within a short time frame and launched on Witty Bear Facebook and Instagram, and EMSD YouTube on 7 Nov 2025.</w:delText>
              </w:r>
            </w:del>
            <w:del w:id="73" w:author="MOK Hiu Ying, Maggie " w:date="2026-01-14T15:11:00Z">
              <w:r w:rsidR="0084743D" w:rsidRPr="00525F09" w:rsidDel="005C1F90">
                <w:rPr>
                  <w:rFonts w:ascii="Times New Roman" w:eastAsia="標楷體" w:hAnsi="Times New Roman"/>
                  <w:lang w:val="en-US"/>
                </w:rPr>
                <w:delText xml:space="preserve"> </w:delText>
              </w:r>
            </w:del>
          </w:p>
          <w:p w14:paraId="6095F90F" w14:textId="77777777" w:rsidR="0000189F" w:rsidRPr="00525F09" w:rsidRDefault="0000189F" w:rsidP="006C54A8">
            <w:pPr>
              <w:pStyle w:val="31"/>
              <w:adjustRightInd w:val="0"/>
              <w:spacing w:line="300" w:lineRule="exact"/>
              <w:ind w:left="0" w:rightChars="106" w:right="254" w:firstLine="0"/>
              <w:rPr>
                <w:rFonts w:ascii="Times New Roman" w:eastAsia="標楷體" w:hAnsi="Times New Roman"/>
                <w:lang w:val="en-US"/>
              </w:rPr>
            </w:pPr>
          </w:p>
        </w:tc>
        <w:tc>
          <w:tcPr>
            <w:tcW w:w="1701" w:type="dxa"/>
          </w:tcPr>
          <w:p w14:paraId="7480ADC1" w14:textId="77777777" w:rsidR="0000189F" w:rsidRPr="00525F09" w:rsidRDefault="0000189F" w:rsidP="00071073">
            <w:pPr>
              <w:pStyle w:val="31"/>
              <w:adjustRightInd w:val="0"/>
              <w:spacing w:line="300" w:lineRule="exact"/>
              <w:ind w:leftChars="100" w:left="240" w:rightChars="106" w:right="254" w:firstLine="0"/>
              <w:jc w:val="center"/>
              <w:rPr>
                <w:rFonts w:ascii="Times New Roman" w:eastAsia="標楷體" w:hAnsi="Times New Roman"/>
                <w:highlight w:val="yellow"/>
                <w:lang w:val="en-US"/>
              </w:rPr>
            </w:pPr>
            <w:r w:rsidRPr="00525F09">
              <w:rPr>
                <w:rFonts w:ascii="Times New Roman" w:eastAsia="標楷體" w:hAnsi="Times New Roman"/>
                <w:lang w:val="en-US" w:eastAsia="zh-HK"/>
              </w:rPr>
              <w:lastRenderedPageBreak/>
              <w:t>SE/CC, PR Team</w:t>
            </w:r>
          </w:p>
        </w:tc>
      </w:tr>
      <w:tr w:rsidR="00071073" w:rsidRPr="00525F09" w14:paraId="5FBBFD15" w14:textId="77777777" w:rsidTr="007321F8">
        <w:trPr>
          <w:trHeight w:val="558"/>
        </w:trPr>
        <w:tc>
          <w:tcPr>
            <w:tcW w:w="709" w:type="dxa"/>
          </w:tcPr>
          <w:p w14:paraId="3E8CA134" w14:textId="77777777" w:rsidR="0000189F" w:rsidRPr="00525F09" w:rsidRDefault="0000189F" w:rsidP="0000189F">
            <w:pPr>
              <w:ind w:rightChars="60" w:right="144"/>
              <w:rPr>
                <w:rFonts w:eastAsia="標楷體"/>
                <w:b/>
              </w:rPr>
            </w:pPr>
          </w:p>
        </w:tc>
        <w:tc>
          <w:tcPr>
            <w:tcW w:w="1003" w:type="dxa"/>
            <w:gridSpan w:val="2"/>
          </w:tcPr>
          <w:p w14:paraId="341127F3" w14:textId="77777777" w:rsidR="0000189F" w:rsidRPr="00525F09" w:rsidRDefault="0000189F" w:rsidP="0000189F">
            <w:pPr>
              <w:pStyle w:val="31"/>
              <w:numPr>
                <w:ilvl w:val="0"/>
                <w:numId w:val="20"/>
              </w:numPr>
              <w:ind w:rightChars="60" w:right="144"/>
              <w:jc w:val="left"/>
              <w:rPr>
                <w:rFonts w:ascii="Times New Roman" w:eastAsia="標楷體" w:hAnsi="Times New Roman"/>
                <w:szCs w:val="24"/>
              </w:rPr>
            </w:pPr>
          </w:p>
        </w:tc>
        <w:tc>
          <w:tcPr>
            <w:tcW w:w="6226" w:type="dxa"/>
          </w:tcPr>
          <w:p w14:paraId="113669E0" w14:textId="77777777" w:rsidR="0000189F" w:rsidRPr="00525F09" w:rsidRDefault="0000189F" w:rsidP="0000189F">
            <w:pPr>
              <w:pStyle w:val="31"/>
              <w:adjustRightInd w:val="0"/>
              <w:ind w:left="0" w:rightChars="106" w:right="254" w:firstLine="0"/>
              <w:rPr>
                <w:rFonts w:ascii="Times New Roman" w:eastAsia="標楷體" w:hAnsi="Times New Roman"/>
                <w:u w:val="single"/>
                <w:lang w:val="en-US"/>
              </w:rPr>
            </w:pPr>
            <w:r w:rsidRPr="00525F09">
              <w:rPr>
                <w:rFonts w:ascii="Times New Roman" w:eastAsia="標楷體" w:hAnsi="Times New Roman"/>
                <w:u w:val="single"/>
                <w:lang w:val="en-US"/>
              </w:rPr>
              <w:t>The 3</w:t>
            </w:r>
            <w:r w:rsidRPr="00525F09">
              <w:rPr>
                <w:rFonts w:ascii="Times New Roman" w:eastAsia="標楷體" w:hAnsi="Times New Roman"/>
                <w:u w:val="single"/>
                <w:vertAlign w:val="superscript"/>
                <w:lang w:val="en-US"/>
              </w:rPr>
              <w:t>rd</w:t>
            </w:r>
            <w:r w:rsidRPr="00525F09">
              <w:rPr>
                <w:rFonts w:ascii="Times New Roman" w:eastAsia="標楷體" w:hAnsi="Times New Roman"/>
                <w:u w:val="single"/>
                <w:lang w:val="en-US"/>
              </w:rPr>
              <w:t xml:space="preserve"> Five Year Strategic Plan (the 3</w:t>
            </w:r>
            <w:r w:rsidRPr="00525F09">
              <w:rPr>
                <w:rFonts w:ascii="Times New Roman" w:eastAsia="標楷體" w:hAnsi="Times New Roman"/>
                <w:u w:val="single"/>
                <w:vertAlign w:val="superscript"/>
                <w:lang w:val="en-US"/>
              </w:rPr>
              <w:t>rd</w:t>
            </w:r>
            <w:r w:rsidRPr="00525F09">
              <w:rPr>
                <w:rFonts w:ascii="Times New Roman" w:eastAsia="標楷體" w:hAnsi="Times New Roman"/>
                <w:u w:val="single"/>
                <w:lang w:val="en-US"/>
              </w:rPr>
              <w:t xml:space="preserve"> Plan)</w:t>
            </w:r>
          </w:p>
        </w:tc>
        <w:tc>
          <w:tcPr>
            <w:tcW w:w="1701" w:type="dxa"/>
          </w:tcPr>
          <w:p w14:paraId="6F886C9F" w14:textId="77777777" w:rsidR="0000189F" w:rsidRPr="00525F09" w:rsidRDefault="0000189F" w:rsidP="0000189F">
            <w:pPr>
              <w:pStyle w:val="31"/>
              <w:adjustRightInd w:val="0"/>
              <w:ind w:left="0" w:rightChars="106" w:right="254" w:firstLine="0"/>
              <w:rPr>
                <w:rFonts w:ascii="Times New Roman" w:eastAsia="標楷體" w:hAnsi="Times New Roman"/>
                <w:u w:val="single"/>
                <w:lang w:val="en-US"/>
              </w:rPr>
            </w:pPr>
          </w:p>
        </w:tc>
      </w:tr>
      <w:tr w:rsidR="00071073" w:rsidRPr="00525F09" w14:paraId="66D63A0E" w14:textId="77777777" w:rsidTr="007321F8">
        <w:trPr>
          <w:trHeight w:val="80"/>
        </w:trPr>
        <w:tc>
          <w:tcPr>
            <w:tcW w:w="709" w:type="dxa"/>
          </w:tcPr>
          <w:p w14:paraId="49E8E911" w14:textId="77777777" w:rsidR="0000189F" w:rsidRPr="00525F09" w:rsidRDefault="0000189F" w:rsidP="0000189F">
            <w:pPr>
              <w:spacing w:line="300" w:lineRule="exact"/>
              <w:ind w:rightChars="60" w:right="144"/>
              <w:rPr>
                <w:rFonts w:eastAsia="標楷體"/>
                <w:b/>
              </w:rPr>
            </w:pPr>
          </w:p>
        </w:tc>
        <w:tc>
          <w:tcPr>
            <w:tcW w:w="1003" w:type="dxa"/>
            <w:gridSpan w:val="2"/>
          </w:tcPr>
          <w:p w14:paraId="0742143C" w14:textId="77777777" w:rsidR="0000189F" w:rsidRPr="00525F09" w:rsidRDefault="0000189F"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0D0EFA39" w14:textId="63DC7EB0" w:rsidR="0000189F" w:rsidRPr="00525F09" w:rsidRDefault="0000189F" w:rsidP="0000189F">
            <w:pPr>
              <w:autoSpaceDE w:val="0"/>
              <w:autoSpaceDN w:val="0"/>
              <w:adjustRightInd w:val="0"/>
              <w:spacing w:line="300" w:lineRule="exact"/>
              <w:ind w:rightChars="106" w:right="254"/>
              <w:jc w:val="both"/>
              <w:rPr>
                <w:del w:id="74" w:author="Mr LAW Kim Ming 羅劍鳴先生" w:date="2026-01-19T16:50:00Z"/>
                <w:rFonts w:eastAsia="標楷體"/>
                <w:lang w:val="en-US"/>
              </w:rPr>
            </w:pPr>
            <w:r w:rsidRPr="00525F09">
              <w:rPr>
                <w:rFonts w:eastAsia="標楷體"/>
              </w:rPr>
              <w:t>To keep the momentum to work towards the 3rd Plan and engage staff for the understanding the strategic tasks,</w:t>
            </w:r>
            <w:r w:rsidRPr="00525F09">
              <w:rPr>
                <w:rFonts w:eastAsia="標楷體"/>
                <w:lang w:val="en-US"/>
              </w:rPr>
              <w:t xml:space="preserve"> promotional campaign including quizzes in Group Voice, competition, other competitions, etc. would be continued throughout the year.</w:t>
            </w:r>
          </w:p>
          <w:p w14:paraId="12A20792" w14:textId="77777777" w:rsidR="0000189F" w:rsidRPr="00525F09" w:rsidRDefault="0000189F" w:rsidP="0000189F">
            <w:pPr>
              <w:autoSpaceDE w:val="0"/>
              <w:autoSpaceDN w:val="0"/>
              <w:adjustRightInd w:val="0"/>
              <w:spacing w:line="300" w:lineRule="exact"/>
              <w:ind w:rightChars="106" w:right="254"/>
              <w:jc w:val="both"/>
              <w:rPr>
                <w:rFonts w:eastAsia="標楷體"/>
              </w:rPr>
            </w:pPr>
          </w:p>
          <w:p w14:paraId="6D091B9E" w14:textId="05B43FD5" w:rsidR="0000189F" w:rsidRPr="00525F09" w:rsidRDefault="0000189F" w:rsidP="0000189F">
            <w:pPr>
              <w:autoSpaceDE w:val="0"/>
              <w:autoSpaceDN w:val="0"/>
              <w:adjustRightInd w:val="0"/>
              <w:spacing w:line="300" w:lineRule="exact"/>
              <w:ind w:rightChars="106" w:right="254"/>
              <w:jc w:val="both"/>
              <w:rPr>
                <w:del w:id="75" w:author="Mr LAW Kim Ming 羅劍鳴先生" w:date="2026-01-19T16:50:00Z"/>
                <w:rFonts w:eastAsia="標楷體"/>
                <w:lang w:val="en-US"/>
              </w:rPr>
            </w:pPr>
            <w:del w:id="76" w:author="Mr LAW Kim Ming 羅劍鳴先生" w:date="2026-01-19T16:50:00Z">
              <w:r w:rsidRPr="00525F09">
                <w:rPr>
                  <w:rFonts w:eastAsia="標楷體"/>
                </w:rPr>
                <w:delText>The Strategy Workshop 2025 (SW2025) w</w:delText>
              </w:r>
              <w:r w:rsidR="0010796A" w:rsidRPr="00525F09">
                <w:rPr>
                  <w:rFonts w:eastAsia="標楷體"/>
                </w:rPr>
                <w:delText>as</w:delText>
              </w:r>
              <w:r w:rsidRPr="00525F09">
                <w:rPr>
                  <w:rFonts w:eastAsia="標楷體"/>
                </w:rPr>
                <w:delText xml:space="preserve"> held </w:delText>
              </w:r>
              <w:r w:rsidRPr="00525F09">
                <w:rPr>
                  <w:rFonts w:eastAsia="標楷體"/>
                  <w:lang w:val="en-US"/>
                </w:rPr>
                <w:delText>on 10 October 2025. 90 participants join</w:delText>
              </w:r>
              <w:r w:rsidR="0010796A" w:rsidRPr="00525F09">
                <w:rPr>
                  <w:rFonts w:eastAsia="標楷體"/>
                  <w:lang w:val="en-US"/>
                </w:rPr>
                <w:delText>ed</w:delText>
              </w:r>
              <w:r w:rsidRPr="00525F09">
                <w:rPr>
                  <w:rFonts w:eastAsia="標楷體"/>
                  <w:lang w:val="en-US"/>
                </w:rPr>
                <w:delText xml:space="preserve"> the SW2025.  </w:delText>
              </w:r>
            </w:del>
          </w:p>
          <w:p w14:paraId="1175635A" w14:textId="77777777" w:rsidR="0000189F" w:rsidRPr="00525F09" w:rsidRDefault="0000189F" w:rsidP="0000189F">
            <w:pPr>
              <w:autoSpaceDE w:val="0"/>
              <w:autoSpaceDN w:val="0"/>
              <w:adjustRightInd w:val="0"/>
              <w:spacing w:line="300" w:lineRule="exact"/>
              <w:ind w:rightChars="106" w:right="254"/>
              <w:jc w:val="both"/>
              <w:rPr>
                <w:rFonts w:eastAsia="標楷體"/>
              </w:rPr>
            </w:pPr>
          </w:p>
          <w:p w14:paraId="5F713D59" w14:textId="5E0631F5" w:rsidR="0000189F" w:rsidRPr="00525F09" w:rsidRDefault="0000189F" w:rsidP="0000189F">
            <w:pPr>
              <w:autoSpaceDE w:val="0"/>
              <w:autoSpaceDN w:val="0"/>
              <w:adjustRightInd w:val="0"/>
              <w:spacing w:line="300" w:lineRule="exact"/>
              <w:ind w:rightChars="106" w:right="254"/>
              <w:jc w:val="both"/>
              <w:rPr>
                <w:rFonts w:eastAsia="標楷體"/>
              </w:rPr>
            </w:pPr>
            <w:r w:rsidRPr="00525F09">
              <w:rPr>
                <w:rFonts w:eastAsia="標楷體"/>
              </w:rPr>
              <w:t xml:space="preserve">The </w:t>
            </w:r>
            <w:r w:rsidR="0010796A" w:rsidRPr="00525F09">
              <w:rPr>
                <w:rFonts w:eastAsia="標楷體"/>
              </w:rPr>
              <w:t xml:space="preserve">nine </w:t>
            </w:r>
            <w:r w:rsidRPr="00525F09">
              <w:rPr>
                <w:rFonts w:eastAsia="標楷體"/>
              </w:rPr>
              <w:t xml:space="preserve">strategic tasks were reviewed by Branch Heads.  </w:t>
            </w:r>
            <w:r w:rsidR="0010796A" w:rsidRPr="00525F09">
              <w:t xml:space="preserve"> </w:t>
            </w:r>
            <w:ins w:id="77" w:author="Mr LAW Kim Ming 羅劍鳴先生" w:date="2026-01-19T16:51:00Z">
              <w:r w:rsidR="001C3378" w:rsidRPr="002C2583">
                <w:rPr>
                  <w:color w:val="FF0000"/>
                </w:rPr>
                <w:t xml:space="preserve">Incorporation of DD/TS’s comments on </w:t>
              </w:r>
            </w:ins>
            <w:del w:id="78" w:author="Mr LAW Kim Ming 羅劍鳴先生" w:date="2026-01-19T16:51:00Z">
              <w:r w:rsidR="00763104" w:rsidRPr="002C2583">
                <w:rPr>
                  <w:rFonts w:eastAsia="標楷體"/>
                  <w:color w:val="FF0000"/>
                </w:rPr>
                <w:delText>Finalisation of</w:delText>
              </w:r>
              <w:r w:rsidR="0010796A" w:rsidRPr="002C2583">
                <w:rPr>
                  <w:rFonts w:eastAsia="標楷體"/>
                  <w:color w:val="FF0000"/>
                </w:rPr>
                <w:delText xml:space="preserve"> </w:delText>
              </w:r>
            </w:del>
            <w:r w:rsidR="0010796A" w:rsidRPr="002C2583">
              <w:rPr>
                <w:rFonts w:eastAsia="標楷體"/>
                <w:color w:val="FF0000"/>
              </w:rPr>
              <w:t xml:space="preserve">the work plans and action items </w:t>
            </w:r>
            <w:del w:id="79" w:author="Mr LAW Kim Ming 羅劍鳴先生" w:date="2026-01-19T16:51:00Z">
              <w:r w:rsidR="00763104" w:rsidRPr="002C2583">
                <w:rPr>
                  <w:rFonts w:eastAsia="標楷體"/>
                  <w:color w:val="FF0000"/>
                </w:rPr>
                <w:delText xml:space="preserve">by leading ADs and CEs </w:delText>
              </w:r>
            </w:del>
            <w:r w:rsidR="00763104" w:rsidRPr="002C2583">
              <w:rPr>
                <w:rFonts w:eastAsia="標楷體"/>
                <w:color w:val="FF0000"/>
              </w:rPr>
              <w:t xml:space="preserve">was </w:t>
            </w:r>
            <w:del w:id="80" w:author="Mr LAW Kim Ming 羅劍鳴先生" w:date="2026-01-19T16:51:00Z">
              <w:r w:rsidR="00763104" w:rsidRPr="002C2583">
                <w:rPr>
                  <w:rFonts w:eastAsia="標楷體"/>
                  <w:color w:val="FF0000"/>
                </w:rPr>
                <w:delText xml:space="preserve">in progress after presentation at </w:delText>
              </w:r>
              <w:r w:rsidR="0010796A" w:rsidRPr="002C2583">
                <w:rPr>
                  <w:rFonts w:eastAsia="標楷體"/>
                  <w:color w:val="FF0000"/>
                </w:rPr>
                <w:delText>TSMC</w:delText>
              </w:r>
              <w:r w:rsidR="00763104" w:rsidRPr="002C2583">
                <w:rPr>
                  <w:rFonts w:eastAsia="標楷體"/>
                  <w:color w:val="FF0000"/>
                </w:rPr>
                <w:delText xml:space="preserve"> meeting on 9</w:delText>
              </w:r>
              <w:r w:rsidR="0010796A" w:rsidRPr="002C2583">
                <w:rPr>
                  <w:rFonts w:eastAsia="標楷體"/>
                  <w:color w:val="FF0000"/>
                </w:rPr>
                <w:delText xml:space="preserve"> Dec 2025</w:delText>
              </w:r>
            </w:del>
            <w:ins w:id="81" w:author="Mr LAW Kim Ming 羅劍鳴先生" w:date="2026-01-19T16:51:00Z">
              <w:r w:rsidR="001C3378" w:rsidRPr="002C2583">
                <w:rPr>
                  <w:rFonts w:eastAsia="標楷體"/>
                  <w:color w:val="FF0000"/>
                </w:rPr>
                <w:t>being fina</w:t>
              </w:r>
            </w:ins>
            <w:ins w:id="82" w:author="Mr LAW Kim Ming 羅劍鳴先生" w:date="2026-01-19T16:52:00Z">
              <w:r w:rsidR="001C3378" w:rsidRPr="002C2583">
                <w:rPr>
                  <w:rFonts w:eastAsia="標楷體"/>
                  <w:color w:val="FF0000"/>
                </w:rPr>
                <w:t>lised and would be circulated to TSMC for final endorsement</w:t>
              </w:r>
            </w:ins>
            <w:r w:rsidRPr="002C2583">
              <w:rPr>
                <w:rFonts w:eastAsia="標楷體"/>
                <w:color w:val="FF0000"/>
              </w:rPr>
              <w:t>.</w:t>
            </w:r>
            <w:r w:rsidRPr="00525F09">
              <w:rPr>
                <w:rFonts w:eastAsia="標楷體"/>
              </w:rPr>
              <w:t xml:space="preserve"> </w:t>
            </w:r>
          </w:p>
        </w:tc>
        <w:tc>
          <w:tcPr>
            <w:tcW w:w="1701" w:type="dxa"/>
          </w:tcPr>
          <w:p w14:paraId="164B6E61" w14:textId="77777777" w:rsidR="0000189F" w:rsidRPr="00525F09" w:rsidRDefault="0000189F" w:rsidP="00071073">
            <w:pPr>
              <w:autoSpaceDE w:val="0"/>
              <w:autoSpaceDN w:val="0"/>
              <w:adjustRightInd w:val="0"/>
              <w:spacing w:line="300" w:lineRule="exact"/>
              <w:ind w:leftChars="100" w:left="240" w:rightChars="106" w:right="254"/>
              <w:jc w:val="center"/>
              <w:rPr>
                <w:rFonts w:eastAsia="標楷體"/>
              </w:rPr>
            </w:pPr>
            <w:r w:rsidRPr="00525F09">
              <w:rPr>
                <w:rFonts w:eastAsia="標楷體"/>
                <w:lang w:val="en-US"/>
              </w:rPr>
              <w:t>SE/BP</w:t>
            </w:r>
          </w:p>
        </w:tc>
      </w:tr>
      <w:tr w:rsidR="00071073" w:rsidRPr="00525F09" w14:paraId="0AF73B42" w14:textId="77777777" w:rsidTr="007321F8">
        <w:trPr>
          <w:trHeight w:val="100"/>
        </w:trPr>
        <w:tc>
          <w:tcPr>
            <w:tcW w:w="709" w:type="dxa"/>
          </w:tcPr>
          <w:p w14:paraId="437E1B7A" w14:textId="77777777" w:rsidR="0000189F" w:rsidRPr="00525F09" w:rsidRDefault="0000189F" w:rsidP="0000189F">
            <w:pPr>
              <w:spacing w:line="300" w:lineRule="exact"/>
              <w:ind w:rightChars="60" w:right="144"/>
              <w:rPr>
                <w:rFonts w:eastAsia="標楷體"/>
                <w:b/>
              </w:rPr>
            </w:pPr>
          </w:p>
        </w:tc>
        <w:tc>
          <w:tcPr>
            <w:tcW w:w="1003" w:type="dxa"/>
            <w:gridSpan w:val="2"/>
          </w:tcPr>
          <w:p w14:paraId="57F102D7" w14:textId="77777777" w:rsidR="0000189F" w:rsidRPr="00525F09" w:rsidRDefault="0000189F" w:rsidP="0000189F">
            <w:pPr>
              <w:pStyle w:val="31"/>
              <w:spacing w:line="300" w:lineRule="exact"/>
              <w:ind w:left="480" w:rightChars="60" w:right="144" w:firstLine="0"/>
              <w:jc w:val="left"/>
              <w:rPr>
                <w:rFonts w:ascii="Times New Roman" w:eastAsia="標楷體" w:hAnsi="Times New Roman"/>
                <w:szCs w:val="24"/>
              </w:rPr>
            </w:pPr>
          </w:p>
        </w:tc>
        <w:tc>
          <w:tcPr>
            <w:tcW w:w="6226" w:type="dxa"/>
          </w:tcPr>
          <w:p w14:paraId="5406E50B"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c>
          <w:tcPr>
            <w:tcW w:w="1701" w:type="dxa"/>
          </w:tcPr>
          <w:p w14:paraId="056EE942"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r>
      <w:tr w:rsidR="00071073" w:rsidRPr="00525F09" w14:paraId="460E2D1A" w14:textId="77777777" w:rsidTr="007321F8">
        <w:trPr>
          <w:trHeight w:val="558"/>
        </w:trPr>
        <w:tc>
          <w:tcPr>
            <w:tcW w:w="709" w:type="dxa"/>
          </w:tcPr>
          <w:p w14:paraId="49A901E2" w14:textId="77777777" w:rsidR="0000189F" w:rsidRPr="00525F09" w:rsidRDefault="0000189F" w:rsidP="0000189F">
            <w:pPr>
              <w:ind w:rightChars="60" w:right="144"/>
              <w:rPr>
                <w:rFonts w:eastAsia="標楷體"/>
                <w:b/>
              </w:rPr>
            </w:pPr>
          </w:p>
        </w:tc>
        <w:tc>
          <w:tcPr>
            <w:tcW w:w="1003" w:type="dxa"/>
            <w:gridSpan w:val="2"/>
          </w:tcPr>
          <w:p w14:paraId="73BA09B3" w14:textId="77777777" w:rsidR="0000189F" w:rsidRPr="00525F09" w:rsidRDefault="0000189F" w:rsidP="0000189F">
            <w:pPr>
              <w:pStyle w:val="31"/>
              <w:numPr>
                <w:ilvl w:val="0"/>
                <w:numId w:val="20"/>
              </w:numPr>
              <w:ind w:rightChars="60" w:right="144"/>
              <w:jc w:val="left"/>
              <w:rPr>
                <w:rFonts w:ascii="Times New Roman" w:eastAsia="標楷體" w:hAnsi="Times New Roman"/>
                <w:szCs w:val="24"/>
              </w:rPr>
            </w:pPr>
          </w:p>
        </w:tc>
        <w:tc>
          <w:tcPr>
            <w:tcW w:w="6226" w:type="dxa"/>
          </w:tcPr>
          <w:p w14:paraId="4313069F" w14:textId="77777777" w:rsidR="0000189F" w:rsidRPr="00525F09" w:rsidRDefault="0000189F" w:rsidP="0000189F">
            <w:pPr>
              <w:pStyle w:val="31"/>
              <w:ind w:left="0" w:rightChars="106" w:right="254" w:firstLine="0"/>
              <w:rPr>
                <w:rFonts w:ascii="Times New Roman" w:eastAsia="標楷體" w:hAnsi="Times New Roman"/>
                <w:u w:val="single"/>
                <w:lang w:val="en-US"/>
              </w:rPr>
            </w:pPr>
            <w:r w:rsidRPr="00525F09">
              <w:rPr>
                <w:rFonts w:ascii="Times New Roman" w:eastAsia="標楷體" w:hAnsi="Times New Roman"/>
                <w:u w:val="single"/>
                <w:lang w:val="en-US"/>
              </w:rPr>
              <w:t>Report on Supplies Survey and Stock Verification by Government Logistics Department (GLD)</w:t>
            </w:r>
          </w:p>
          <w:p w14:paraId="4BF1DF7F" w14:textId="77777777" w:rsidR="0000189F" w:rsidRPr="00525F09" w:rsidRDefault="0000189F" w:rsidP="0000189F">
            <w:pPr>
              <w:pStyle w:val="31"/>
              <w:ind w:left="0" w:rightChars="106" w:right="254" w:firstLine="0"/>
              <w:rPr>
                <w:rFonts w:ascii="Times New Roman" w:eastAsia="標楷體" w:hAnsi="Times New Roman"/>
                <w:u w:val="single"/>
                <w:lang w:val="en-US"/>
              </w:rPr>
            </w:pPr>
          </w:p>
        </w:tc>
        <w:tc>
          <w:tcPr>
            <w:tcW w:w="1701" w:type="dxa"/>
          </w:tcPr>
          <w:p w14:paraId="1917EDE5" w14:textId="77777777" w:rsidR="0000189F" w:rsidRPr="00525F09" w:rsidRDefault="0000189F" w:rsidP="0000189F">
            <w:pPr>
              <w:pStyle w:val="31"/>
              <w:ind w:left="0" w:rightChars="106" w:right="254" w:firstLine="0"/>
              <w:rPr>
                <w:rFonts w:ascii="Times New Roman" w:eastAsia="標楷體" w:hAnsi="Times New Roman"/>
                <w:b/>
                <w:szCs w:val="16"/>
                <w:lang w:val="en-US"/>
              </w:rPr>
            </w:pPr>
          </w:p>
        </w:tc>
      </w:tr>
      <w:tr w:rsidR="00071073" w:rsidRPr="00525F09" w14:paraId="6B00D901" w14:textId="77777777" w:rsidTr="007321F8">
        <w:trPr>
          <w:trHeight w:val="558"/>
        </w:trPr>
        <w:tc>
          <w:tcPr>
            <w:tcW w:w="709" w:type="dxa"/>
          </w:tcPr>
          <w:p w14:paraId="28E52027" w14:textId="77777777" w:rsidR="0000189F" w:rsidRPr="00525F09" w:rsidRDefault="0000189F" w:rsidP="0000189F">
            <w:pPr>
              <w:spacing w:line="300" w:lineRule="exact"/>
              <w:ind w:rightChars="60" w:right="144"/>
              <w:rPr>
                <w:rFonts w:eastAsia="標楷體"/>
                <w:b/>
              </w:rPr>
            </w:pPr>
          </w:p>
        </w:tc>
        <w:tc>
          <w:tcPr>
            <w:tcW w:w="1003" w:type="dxa"/>
            <w:gridSpan w:val="2"/>
          </w:tcPr>
          <w:p w14:paraId="790F4C9C" w14:textId="77777777" w:rsidR="0000189F" w:rsidRPr="00525F09" w:rsidRDefault="0000189F" w:rsidP="0000189F">
            <w:pPr>
              <w:pStyle w:val="31"/>
              <w:spacing w:line="300" w:lineRule="exact"/>
              <w:ind w:left="0" w:rightChars="60" w:right="144" w:firstLine="0"/>
              <w:jc w:val="left"/>
              <w:rPr>
                <w:rFonts w:ascii="Times New Roman" w:eastAsia="標楷體" w:hAnsi="Times New Roman"/>
              </w:rPr>
            </w:pPr>
          </w:p>
        </w:tc>
        <w:tc>
          <w:tcPr>
            <w:tcW w:w="6226" w:type="dxa"/>
          </w:tcPr>
          <w:p w14:paraId="5AFAF1B5" w14:textId="70178F48" w:rsidR="0000189F" w:rsidRPr="00525F09" w:rsidRDefault="0000189F" w:rsidP="0000189F">
            <w:pPr>
              <w:autoSpaceDE w:val="0"/>
              <w:autoSpaceDN w:val="0"/>
              <w:adjustRightInd w:val="0"/>
              <w:spacing w:line="300" w:lineRule="exact"/>
              <w:ind w:rightChars="106" w:right="254"/>
              <w:jc w:val="both"/>
              <w:rPr>
                <w:rFonts w:eastAsia="標楷體"/>
              </w:rPr>
            </w:pPr>
            <w:r w:rsidRPr="00525F09">
              <w:rPr>
                <w:rFonts w:eastAsia="標楷體"/>
              </w:rPr>
              <w:t xml:space="preserve">The internal audit for </w:t>
            </w:r>
            <w:r w:rsidRPr="00920814">
              <w:rPr>
                <w:rFonts w:eastAsia="標楷體"/>
                <w:color w:val="FF0000"/>
              </w:rPr>
              <w:t>Q</w:t>
            </w:r>
            <w:del w:id="83" w:author="Ms CHAN Siu Lan 陳少蘭女士" w:date="2026-01-29T11:06:00Z">
              <w:r w:rsidR="00EA4E9F" w:rsidRPr="00920814">
                <w:rPr>
                  <w:rFonts w:eastAsia="標楷體"/>
                  <w:color w:val="FF0000"/>
                </w:rPr>
                <w:delText>3</w:delText>
              </w:r>
            </w:del>
            <w:ins w:id="84" w:author="Ms CHAN Siu Lan 陳少蘭女士" w:date="2026-01-29T11:06:00Z">
              <w:r w:rsidR="00EC4D1F" w:rsidRPr="00920814">
                <w:rPr>
                  <w:rFonts w:eastAsia="標楷體"/>
                  <w:color w:val="FF0000"/>
                </w:rPr>
                <w:t>4</w:t>
              </w:r>
            </w:ins>
            <w:r w:rsidRPr="00920814">
              <w:rPr>
                <w:rFonts w:eastAsia="標楷體"/>
                <w:color w:val="FF0000"/>
              </w:rPr>
              <w:t xml:space="preserve"> </w:t>
            </w:r>
            <w:r w:rsidRPr="00525F09">
              <w:rPr>
                <w:rFonts w:eastAsia="標楷體"/>
              </w:rPr>
              <w:t xml:space="preserve">2025 was conducted by SSD.  The number of repeated purchases for procurement of stores with value below HK$50,000 made on the same day had maintained at 0 case in both </w:t>
            </w:r>
            <w:r w:rsidRPr="00920814">
              <w:rPr>
                <w:rFonts w:eastAsia="標楷體"/>
                <w:color w:val="FF0000"/>
              </w:rPr>
              <w:t>Q</w:t>
            </w:r>
            <w:del w:id="85" w:author="Ms CHAN Siu Lan 陳少蘭女士" w:date="2026-01-29T11:06:00Z">
              <w:r w:rsidR="00EA4E9F" w:rsidRPr="00920814">
                <w:rPr>
                  <w:rFonts w:eastAsia="標楷體"/>
                  <w:color w:val="FF0000"/>
                </w:rPr>
                <w:delText>2</w:delText>
              </w:r>
            </w:del>
            <w:ins w:id="86" w:author="Ms CHAN Siu Lan 陳少蘭女士" w:date="2026-01-29T11:06:00Z">
              <w:r w:rsidR="00EC4D1F" w:rsidRPr="00920814">
                <w:rPr>
                  <w:rFonts w:eastAsia="標楷體"/>
                  <w:color w:val="FF0000"/>
                </w:rPr>
                <w:t>3</w:t>
              </w:r>
            </w:ins>
            <w:r w:rsidRPr="00920814">
              <w:rPr>
                <w:rFonts w:eastAsia="標楷體"/>
                <w:color w:val="FF0000"/>
              </w:rPr>
              <w:t xml:space="preserve"> </w:t>
            </w:r>
            <w:r w:rsidRPr="00525F09">
              <w:rPr>
                <w:rFonts w:eastAsia="標楷體"/>
              </w:rPr>
              <w:t xml:space="preserve">and </w:t>
            </w:r>
            <w:r w:rsidRPr="00920814">
              <w:rPr>
                <w:rFonts w:eastAsia="標楷體"/>
                <w:color w:val="FF0000"/>
              </w:rPr>
              <w:t>Q</w:t>
            </w:r>
            <w:del w:id="87" w:author="Ms CHAN Siu Lan 陳少蘭女士" w:date="2026-01-29T11:06:00Z">
              <w:r w:rsidR="00EA4E9F" w:rsidRPr="00920814">
                <w:rPr>
                  <w:rFonts w:eastAsia="標楷體"/>
                  <w:color w:val="FF0000"/>
                </w:rPr>
                <w:delText>3</w:delText>
              </w:r>
            </w:del>
            <w:ins w:id="88" w:author="Ms CHAN Siu Lan 陳少蘭女士" w:date="2026-01-29T11:06:00Z">
              <w:r w:rsidR="00EC4D1F" w:rsidRPr="00920814">
                <w:rPr>
                  <w:rFonts w:eastAsia="標楷體"/>
                  <w:color w:val="FF0000"/>
                </w:rPr>
                <w:t>4</w:t>
              </w:r>
            </w:ins>
            <w:r w:rsidRPr="00920814">
              <w:rPr>
                <w:rFonts w:eastAsia="標楷體"/>
                <w:color w:val="FF0000"/>
              </w:rPr>
              <w:t xml:space="preserve"> </w:t>
            </w:r>
            <w:r w:rsidRPr="00525F09">
              <w:rPr>
                <w:rFonts w:eastAsia="標楷體"/>
              </w:rPr>
              <w:t xml:space="preserve">2025.  Besides, the number of repeated purchases (within three months) had been </w:t>
            </w:r>
            <w:del w:id="89" w:author="Ms CHAN Siu Lan 陳少蘭女士" w:date="2026-01-29T11:07:00Z">
              <w:r w:rsidR="00EA4E9F" w:rsidRPr="00525F09">
                <w:rPr>
                  <w:rFonts w:eastAsia="標楷體"/>
                </w:rPr>
                <w:delText xml:space="preserve">slightly </w:delText>
              </w:r>
            </w:del>
            <w:r w:rsidRPr="00525F09">
              <w:rPr>
                <w:rFonts w:eastAsia="標楷體"/>
              </w:rPr>
              <w:t xml:space="preserve">decreased from </w:t>
            </w:r>
            <w:r w:rsidR="00EA4E9F" w:rsidRPr="00920814">
              <w:rPr>
                <w:rFonts w:eastAsia="標楷體"/>
                <w:color w:val="FF0000"/>
              </w:rPr>
              <w:t>3</w:t>
            </w:r>
            <w:del w:id="90" w:author="Ms CHAN Siu Lan 陳少蘭女士" w:date="2026-01-29T11:07:00Z">
              <w:r w:rsidR="00EA4E9F" w:rsidRPr="00920814">
                <w:rPr>
                  <w:rFonts w:eastAsia="標楷體"/>
                  <w:color w:val="FF0000"/>
                </w:rPr>
                <w:delText>5</w:delText>
              </w:r>
            </w:del>
            <w:ins w:id="91" w:author="Ms CHAN Siu Lan 陳少蘭女士" w:date="2026-01-29T11:07:00Z">
              <w:r w:rsidR="00EC4D1F" w:rsidRPr="00920814">
                <w:rPr>
                  <w:rFonts w:eastAsia="標楷體"/>
                  <w:color w:val="FF0000"/>
                </w:rPr>
                <w:t>4</w:t>
              </w:r>
            </w:ins>
            <w:r w:rsidRPr="00920814">
              <w:rPr>
                <w:rFonts w:eastAsia="標楷體"/>
                <w:color w:val="FF0000"/>
              </w:rPr>
              <w:t xml:space="preserve"> </w:t>
            </w:r>
            <w:r w:rsidRPr="00525F09">
              <w:rPr>
                <w:rFonts w:eastAsia="標楷體"/>
              </w:rPr>
              <w:t xml:space="preserve">cases in </w:t>
            </w:r>
            <w:r w:rsidRPr="00920814">
              <w:rPr>
                <w:rFonts w:eastAsia="標楷體"/>
                <w:color w:val="FF0000"/>
              </w:rPr>
              <w:t>Q</w:t>
            </w:r>
            <w:del w:id="92" w:author="Ms CHAN Siu Lan 陳少蘭女士" w:date="2026-01-29T11:07:00Z">
              <w:r w:rsidR="00EA4E9F" w:rsidRPr="00920814">
                <w:rPr>
                  <w:rFonts w:eastAsia="標楷體"/>
                  <w:color w:val="FF0000"/>
                </w:rPr>
                <w:delText>2</w:delText>
              </w:r>
            </w:del>
            <w:ins w:id="93" w:author="Ms CHAN Siu Lan 陳少蘭女士" w:date="2026-01-29T11:07:00Z">
              <w:r w:rsidR="00EC4D1F" w:rsidRPr="00920814">
                <w:rPr>
                  <w:rFonts w:eastAsia="標楷體"/>
                  <w:color w:val="FF0000"/>
                </w:rPr>
                <w:t>3</w:t>
              </w:r>
            </w:ins>
            <w:r w:rsidRPr="00920814">
              <w:rPr>
                <w:rFonts w:eastAsia="標楷體"/>
                <w:color w:val="FF0000"/>
              </w:rPr>
              <w:t xml:space="preserve"> </w:t>
            </w:r>
            <w:r w:rsidRPr="00525F09">
              <w:rPr>
                <w:rFonts w:eastAsia="標楷體"/>
              </w:rPr>
              <w:t xml:space="preserve">2025 to </w:t>
            </w:r>
            <w:r w:rsidRPr="00920814">
              <w:rPr>
                <w:rFonts w:eastAsia="標楷體"/>
                <w:color w:val="FF0000"/>
              </w:rPr>
              <w:t>3</w:t>
            </w:r>
            <w:del w:id="94" w:author="Ms CHAN Siu Lan 陳少蘭女士" w:date="2026-01-29T11:07:00Z">
              <w:r w:rsidR="00EA4E9F" w:rsidRPr="00920814">
                <w:rPr>
                  <w:rFonts w:eastAsia="標楷體"/>
                  <w:color w:val="FF0000"/>
                </w:rPr>
                <w:delText>4</w:delText>
              </w:r>
            </w:del>
            <w:ins w:id="95" w:author="Ms CHAN Siu Lan 陳少蘭女士" w:date="2026-01-29T11:07:00Z">
              <w:r w:rsidR="00EC4D1F" w:rsidRPr="00920814">
                <w:rPr>
                  <w:rFonts w:eastAsia="標楷體"/>
                  <w:color w:val="FF0000"/>
                </w:rPr>
                <w:t>1</w:t>
              </w:r>
            </w:ins>
            <w:r w:rsidRPr="00920814">
              <w:rPr>
                <w:rFonts w:eastAsia="標楷體"/>
                <w:color w:val="FF0000"/>
              </w:rPr>
              <w:t xml:space="preserve"> </w:t>
            </w:r>
            <w:proofErr w:type="gramStart"/>
            <w:r w:rsidRPr="00525F09">
              <w:rPr>
                <w:rFonts w:eastAsia="標楷體"/>
              </w:rPr>
              <w:t>cases</w:t>
            </w:r>
            <w:proofErr w:type="gramEnd"/>
            <w:r w:rsidRPr="00525F09">
              <w:rPr>
                <w:rFonts w:eastAsia="標楷體"/>
              </w:rPr>
              <w:t xml:space="preserve"> in </w:t>
            </w:r>
            <w:r w:rsidRPr="00920814">
              <w:rPr>
                <w:rFonts w:eastAsia="標楷體"/>
                <w:color w:val="FF0000"/>
              </w:rPr>
              <w:t>Q</w:t>
            </w:r>
            <w:del w:id="96" w:author="Ms CHAN Siu Lan 陳少蘭女士" w:date="2026-01-29T11:07:00Z">
              <w:r w:rsidR="00EA4E9F" w:rsidRPr="00920814">
                <w:rPr>
                  <w:rFonts w:eastAsia="標楷體"/>
                  <w:color w:val="FF0000"/>
                </w:rPr>
                <w:delText>3</w:delText>
              </w:r>
            </w:del>
            <w:ins w:id="97" w:author="Ms CHAN Siu Lan 陳少蘭女士" w:date="2026-01-29T11:07:00Z">
              <w:r w:rsidR="00EC4D1F" w:rsidRPr="00920814">
                <w:rPr>
                  <w:rFonts w:eastAsia="標楷體"/>
                  <w:color w:val="FF0000"/>
                </w:rPr>
                <w:t>4</w:t>
              </w:r>
            </w:ins>
            <w:r w:rsidRPr="00920814">
              <w:rPr>
                <w:rFonts w:eastAsia="標楷體"/>
                <w:color w:val="FF0000"/>
              </w:rPr>
              <w:t xml:space="preserve"> </w:t>
            </w:r>
            <w:r w:rsidRPr="00525F09">
              <w:rPr>
                <w:rFonts w:eastAsia="標楷體"/>
              </w:rPr>
              <w:t xml:space="preserve">2025.  Up to </w:t>
            </w:r>
            <w:del w:id="98" w:author="Ms CHAN Siu Lan 陳少蘭女士" w:date="2026-01-15T15:06:00Z">
              <w:r w:rsidRPr="00525F09">
                <w:rPr>
                  <w:rFonts w:eastAsia="標楷體"/>
                </w:rPr>
                <w:delText>1</w:delText>
              </w:r>
              <w:r w:rsidR="00EA4E9F" w:rsidRPr="00525F09">
                <w:rPr>
                  <w:rFonts w:eastAsia="標楷體"/>
                </w:rPr>
                <w:delText>3</w:delText>
              </w:r>
            </w:del>
            <w:del w:id="99" w:author="Ms CHAN Siu Lan 陳少蘭女士" w:date="2026-01-15T14:55:00Z">
              <w:r w:rsidRPr="00525F09">
                <w:rPr>
                  <w:rFonts w:eastAsia="標楷體"/>
                </w:rPr>
                <w:delText xml:space="preserve"> </w:delText>
              </w:r>
              <w:r w:rsidR="00496B69" w:rsidRPr="00525F09">
                <w:rPr>
                  <w:rFonts w:eastAsia="標楷體"/>
                </w:rPr>
                <w:delText>November</w:delText>
              </w:r>
              <w:r w:rsidRPr="00525F09">
                <w:rPr>
                  <w:rFonts w:eastAsia="標楷體"/>
                </w:rPr>
                <w:delText xml:space="preserve"> 2025</w:delText>
              </w:r>
            </w:del>
            <w:ins w:id="100" w:author="Ms CHAN Siu Lan 陳少蘭女士" w:date="2026-01-29T14:56:00Z">
              <w:r w:rsidR="00514E01" w:rsidRPr="00525F09">
                <w:rPr>
                  <w:rFonts w:eastAsia="標楷體"/>
                  <w:color w:val="FF0000"/>
                </w:rPr>
                <w:t>28</w:t>
              </w:r>
            </w:ins>
            <w:ins w:id="101" w:author="Ms CHAN Siu Lan 陳少蘭女士" w:date="2026-01-15T15:06:00Z">
              <w:r w:rsidR="00421B50" w:rsidRPr="00525F09">
                <w:rPr>
                  <w:rFonts w:eastAsia="標楷體"/>
                  <w:color w:val="FF0000"/>
                </w:rPr>
                <w:t xml:space="preserve"> </w:t>
              </w:r>
            </w:ins>
            <w:ins w:id="102" w:author="Ms CHAN Siu Lan 陳少蘭女士" w:date="2026-01-15T14:55:00Z">
              <w:r w:rsidR="0014728B" w:rsidRPr="00525F09">
                <w:rPr>
                  <w:rFonts w:eastAsia="標楷體"/>
                  <w:color w:val="FF0000"/>
                </w:rPr>
                <w:t>January 2026</w:t>
              </w:r>
            </w:ins>
            <w:r w:rsidRPr="00525F09">
              <w:rPr>
                <w:rFonts w:eastAsia="標楷體"/>
                <w:color w:val="FF0000"/>
              </w:rPr>
              <w:t>,</w:t>
            </w:r>
            <w:r w:rsidRPr="00525F09">
              <w:rPr>
                <w:rFonts w:eastAsia="標楷體"/>
              </w:rPr>
              <w:t xml:space="preserve"> </w:t>
            </w:r>
            <w:del w:id="103" w:author="Ms CHAN Siu Lan 陳少蘭女士" w:date="2026-01-29T14:56:00Z">
              <w:r w:rsidRPr="00525F09" w:rsidDel="00514E01">
                <w:rPr>
                  <w:rFonts w:eastAsia="標楷體"/>
                  <w:color w:val="FF0000"/>
                </w:rPr>
                <w:delText>11</w:delText>
              </w:r>
            </w:del>
            <w:del w:id="104" w:author="Ms CHAN Siu Lan 陳少蘭女士" w:date="2026-01-15T14:55:00Z">
              <w:r w:rsidRPr="00525F09" w:rsidDel="0014728B">
                <w:rPr>
                  <w:rFonts w:eastAsia="標楷體"/>
                  <w:color w:val="FF0000"/>
                </w:rPr>
                <w:delText>0</w:delText>
              </w:r>
            </w:del>
            <w:ins w:id="105" w:author="Ms CHAN Siu Lan 陳少蘭女士" w:date="2026-01-29T14:56:00Z">
              <w:r w:rsidR="00514E01" w:rsidRPr="00525F09">
                <w:rPr>
                  <w:rFonts w:eastAsia="標楷體"/>
                  <w:color w:val="FF0000"/>
                </w:rPr>
                <w:t>121</w:t>
              </w:r>
            </w:ins>
            <w:r w:rsidRPr="00525F09">
              <w:rPr>
                <w:rFonts w:eastAsia="標楷體"/>
              </w:rPr>
              <w:t xml:space="preserve"> bulk contracts with value between HK$50,000 and HK$272,000 had been awarded by SBUs with SSD’s assistance.  It was required to closely monitor the situation to prevent formulation of increasing trend of repeated purchases, particularly those made “within three-month period”.</w:t>
            </w:r>
          </w:p>
          <w:p w14:paraId="6817A277" w14:textId="77777777" w:rsidR="0000189F" w:rsidRPr="00525F09" w:rsidRDefault="0000189F" w:rsidP="0000189F">
            <w:pPr>
              <w:pStyle w:val="31"/>
              <w:spacing w:line="300" w:lineRule="exact"/>
              <w:ind w:left="0" w:rightChars="106" w:right="254" w:firstLine="0"/>
              <w:rPr>
                <w:rFonts w:ascii="Times New Roman" w:eastAsia="標楷體" w:hAnsi="Times New Roman"/>
              </w:rPr>
            </w:pPr>
          </w:p>
          <w:p w14:paraId="6DC096C7" w14:textId="52D5ECF1" w:rsidR="0000189F" w:rsidRPr="00525F09" w:rsidRDefault="0000189F" w:rsidP="0000189F">
            <w:pPr>
              <w:pStyle w:val="31"/>
              <w:spacing w:line="300" w:lineRule="exact"/>
              <w:ind w:left="0" w:rightChars="106" w:right="254" w:firstLine="0"/>
              <w:rPr>
                <w:rFonts w:ascii="Times New Roman" w:eastAsia="標楷體" w:hAnsi="Times New Roman"/>
              </w:rPr>
            </w:pPr>
            <w:r w:rsidRPr="00525F09">
              <w:rPr>
                <w:rFonts w:ascii="Times New Roman" w:eastAsia="標楷體" w:hAnsi="Times New Roman"/>
                <w:lang w:val="en-US"/>
              </w:rPr>
              <w:t xml:space="preserve">The 2025/2026 </w:t>
            </w:r>
            <w:r w:rsidR="00EA4E9F" w:rsidRPr="00525F09">
              <w:rPr>
                <w:rFonts w:ascii="Times New Roman" w:eastAsia="標楷體" w:hAnsi="Times New Roman"/>
                <w:lang w:val="en-US"/>
              </w:rPr>
              <w:t xml:space="preserve">procurement and stores management audit </w:t>
            </w:r>
            <w:r w:rsidRPr="00525F09">
              <w:rPr>
                <w:rFonts w:ascii="Times New Roman" w:eastAsia="標楷體" w:hAnsi="Times New Roman"/>
                <w:lang w:val="en-US"/>
              </w:rPr>
              <w:t xml:space="preserve">arranged by </w:t>
            </w:r>
            <w:r w:rsidR="00EA4E9F" w:rsidRPr="00525F09">
              <w:rPr>
                <w:rFonts w:ascii="Times New Roman" w:eastAsia="標楷體" w:hAnsi="Times New Roman"/>
                <w:lang w:val="en-US"/>
              </w:rPr>
              <w:t>the Government Logistics Department (“</w:t>
            </w:r>
            <w:r w:rsidRPr="00525F09">
              <w:rPr>
                <w:rFonts w:ascii="Times New Roman" w:eastAsia="標楷體" w:hAnsi="Times New Roman"/>
                <w:lang w:val="en-US"/>
              </w:rPr>
              <w:t>GLD</w:t>
            </w:r>
            <w:r w:rsidR="00EA4E9F" w:rsidRPr="00525F09">
              <w:rPr>
                <w:rFonts w:ascii="Times New Roman" w:eastAsia="標楷體" w:hAnsi="Times New Roman"/>
                <w:lang w:val="en-US"/>
              </w:rPr>
              <w:t>”)</w:t>
            </w:r>
            <w:r w:rsidRPr="00525F09">
              <w:rPr>
                <w:rFonts w:ascii="Times New Roman" w:eastAsia="標楷體" w:hAnsi="Times New Roman"/>
                <w:lang w:val="en-US"/>
              </w:rPr>
              <w:t xml:space="preserve"> for 59 store units </w:t>
            </w:r>
            <w:del w:id="106" w:author="Ms CHAN Siu Lan 陳少蘭女士" w:date="2026-01-29T11:08:00Z">
              <w:r w:rsidRPr="00525F09">
                <w:rPr>
                  <w:rFonts w:ascii="Times New Roman" w:eastAsia="標楷體" w:hAnsi="Times New Roman"/>
                  <w:lang w:val="en-US"/>
                </w:rPr>
                <w:delText xml:space="preserve">commenced from May 2025 </w:delText>
              </w:r>
            </w:del>
            <w:ins w:id="107" w:author="Ms CHAN Siu Lan 陳少蘭女士" w:date="2026-01-29T11:08:00Z">
              <w:r w:rsidR="00EC4D1F" w:rsidRPr="00525F09">
                <w:rPr>
                  <w:rFonts w:ascii="Times New Roman" w:eastAsia="標楷體" w:hAnsi="Times New Roman"/>
                  <w:color w:val="FF0000"/>
                  <w:lang w:val="en-US"/>
                </w:rPr>
                <w:t xml:space="preserve">would be completed by March 2026 </w:t>
              </w:r>
            </w:ins>
            <w:r w:rsidRPr="00525F09">
              <w:rPr>
                <w:rFonts w:ascii="Times New Roman" w:eastAsia="標楷體" w:hAnsi="Times New Roman"/>
                <w:lang w:val="en-US"/>
              </w:rPr>
              <w:t xml:space="preserve">and </w:t>
            </w:r>
            <w:r w:rsidRPr="00525F09">
              <w:rPr>
                <w:rFonts w:ascii="Times New Roman" w:eastAsia="標楷體" w:hAnsi="Times New Roman"/>
                <w:kern w:val="0"/>
              </w:rPr>
              <w:t xml:space="preserve">the </w:t>
            </w:r>
            <w:r w:rsidRPr="00525F09">
              <w:rPr>
                <w:rFonts w:ascii="Times New Roman" w:eastAsia="標楷體" w:hAnsi="Times New Roman"/>
                <w:kern w:val="0"/>
              </w:rPr>
              <w:lastRenderedPageBreak/>
              <w:t xml:space="preserve">next briefing sessions with refresher training on procurement procedures and stores management would be held in </w:t>
            </w:r>
            <w:del w:id="108" w:author="Ms CHAN Siu Lan 陳少蘭女士" w:date="2026-01-15T14:57:00Z">
              <w:r w:rsidR="00EA4E9F" w:rsidRPr="00525F09">
                <w:rPr>
                  <w:rFonts w:ascii="Times New Roman" w:eastAsia="標楷體" w:hAnsi="Times New Roman"/>
                  <w:kern w:val="0"/>
                </w:rPr>
                <w:delText>January</w:delText>
              </w:r>
            </w:del>
            <w:ins w:id="109" w:author="Ms CHAN Siu Lan 陳少蘭女士" w:date="2026-01-15T14:57:00Z">
              <w:r w:rsidR="0014728B" w:rsidRPr="00525F09">
                <w:rPr>
                  <w:rFonts w:ascii="Times New Roman" w:eastAsia="標楷體" w:hAnsi="Times New Roman"/>
                  <w:color w:val="FF0000"/>
                  <w:kern w:val="0"/>
                </w:rPr>
                <w:t>July</w:t>
              </w:r>
            </w:ins>
            <w:r w:rsidRPr="00525F09">
              <w:rPr>
                <w:rFonts w:ascii="Times New Roman" w:eastAsia="標楷體" w:hAnsi="Times New Roman"/>
                <w:kern w:val="0"/>
              </w:rPr>
              <w:t xml:space="preserve"> </w:t>
            </w:r>
            <w:r w:rsidRPr="008B5F45">
              <w:rPr>
                <w:rFonts w:ascii="Times New Roman" w:eastAsia="標楷體" w:hAnsi="Times New Roman"/>
                <w:color w:val="FF0000"/>
                <w:kern w:val="0"/>
              </w:rPr>
              <w:t>202</w:t>
            </w:r>
            <w:r w:rsidR="00EA4E9F" w:rsidRPr="008B5F45">
              <w:rPr>
                <w:rFonts w:ascii="Times New Roman" w:eastAsia="標楷體" w:hAnsi="Times New Roman"/>
                <w:color w:val="FF0000"/>
                <w:kern w:val="0"/>
              </w:rPr>
              <w:t>6</w:t>
            </w:r>
            <w:r w:rsidRPr="00525F09">
              <w:rPr>
                <w:rFonts w:ascii="Times New Roman" w:eastAsia="標楷體" w:hAnsi="Times New Roman"/>
                <w:kern w:val="0"/>
              </w:rPr>
              <w:t>.</w:t>
            </w:r>
          </w:p>
          <w:p w14:paraId="1065518C" w14:textId="77777777" w:rsidR="0000189F" w:rsidRPr="00525F09" w:rsidRDefault="0000189F" w:rsidP="0000189F">
            <w:pPr>
              <w:pStyle w:val="31"/>
              <w:spacing w:line="300" w:lineRule="exact"/>
              <w:ind w:left="0" w:rightChars="106" w:right="254" w:firstLine="0"/>
              <w:rPr>
                <w:ins w:id="110" w:author="Ms CHAN Siu Lan 陳少蘭女士" w:date="2026-01-15T14:56:00Z"/>
                <w:rFonts w:ascii="Times New Roman" w:eastAsiaTheme="minorEastAsia" w:hAnsi="Times New Roman"/>
              </w:rPr>
            </w:pPr>
          </w:p>
          <w:p w14:paraId="2E42ACF9" w14:textId="7E25D816" w:rsidR="0014728B" w:rsidRPr="00525F09" w:rsidRDefault="0014728B" w:rsidP="00920814">
            <w:pPr>
              <w:spacing w:line="300" w:lineRule="exact"/>
              <w:ind w:rightChars="106" w:right="254"/>
              <w:jc w:val="both"/>
              <w:rPr>
                <w:ins w:id="111" w:author="Ms CHAN Siu Lan 陳少蘭女士" w:date="2026-01-15T14:56:00Z"/>
                <w:rFonts w:eastAsiaTheme="minorEastAsia"/>
              </w:rPr>
            </w:pPr>
            <w:ins w:id="112" w:author="Ms CHAN Siu Lan 陳少蘭女士" w:date="2026-01-15T14:56:00Z">
              <w:r w:rsidRPr="00525F09">
                <w:rPr>
                  <w:rFonts w:eastAsia="Default San Serif"/>
                  <w:color w:val="FF0000"/>
                  <w:kern w:val="0"/>
                  <w14:ligatures w14:val="standardContextual"/>
                </w:rPr>
                <w:t xml:space="preserve">The briefing </w:t>
              </w:r>
              <w:r w:rsidRPr="00525F09">
                <w:rPr>
                  <w:rFonts w:eastAsia="Default San Serif"/>
                  <w:color w:val="FF0000"/>
                  <w:kern w:val="0"/>
                  <w:lang w:val="en-US"/>
                  <w14:ligatures w14:val="standardContextual"/>
                </w:rPr>
                <w:t>session on tender procedures on stores and non-works service tenders were conducted on 16 January 2026 which</w:t>
              </w:r>
              <w:r w:rsidRPr="00525F09">
                <w:rPr>
                  <w:rFonts w:eastAsia="細明體"/>
                  <w:color w:val="FF0000"/>
                  <w:kern w:val="0"/>
                  <w:lang w:val="en-US"/>
                  <w14:ligatures w14:val="standardContextual"/>
                </w:rPr>
                <w:t xml:space="preserve"> covered the topic/summary on conducting the due diligence check as stipulated in “Operational Guidelines on Enhancement Measures on Due Diligence in Government Procurement and Contract Management".  All SEs were encouraged to nominate relevant officers who were responsible for handling tender matters and contract management to attend the briefing.</w:t>
              </w:r>
            </w:ins>
          </w:p>
          <w:p w14:paraId="0C7AD255" w14:textId="77777777" w:rsidR="0014728B" w:rsidRPr="00525F09" w:rsidRDefault="0014728B" w:rsidP="0000189F">
            <w:pPr>
              <w:pStyle w:val="31"/>
              <w:spacing w:line="300" w:lineRule="exact"/>
              <w:ind w:left="0" w:rightChars="106" w:right="254" w:firstLine="0"/>
              <w:rPr>
                <w:rFonts w:ascii="Times New Roman" w:eastAsiaTheme="minorEastAsia" w:hAnsi="Times New Roman"/>
              </w:rPr>
            </w:pPr>
          </w:p>
          <w:p w14:paraId="4C448893" w14:textId="719D1087" w:rsidR="005A64F4" w:rsidRPr="00525F09" w:rsidRDefault="005A64F4" w:rsidP="005A64F4">
            <w:pPr>
              <w:autoSpaceDE w:val="0"/>
              <w:autoSpaceDN w:val="0"/>
              <w:adjustRightInd w:val="0"/>
              <w:spacing w:line="300" w:lineRule="exact"/>
              <w:ind w:rightChars="106" w:right="254"/>
              <w:jc w:val="both"/>
              <w:rPr>
                <w:rFonts w:eastAsia="標楷體"/>
                <w:lang w:val="en-US"/>
              </w:rPr>
            </w:pPr>
            <w:r w:rsidRPr="00525F09">
              <w:rPr>
                <w:rFonts w:eastAsia="標楷體"/>
                <w:lang w:val="en-US"/>
              </w:rPr>
              <w:t>The survey on tender cases was conducted by GLD in October</w:t>
            </w:r>
            <w:ins w:id="113" w:author="Ms CHAN Siu Lan 陳少蘭女士" w:date="2026-01-15T14:57:00Z">
              <w:r w:rsidRPr="00525F09">
                <w:rPr>
                  <w:rFonts w:eastAsia="標楷體"/>
                  <w:lang w:val="en-US"/>
                </w:rPr>
                <w:t xml:space="preserve"> </w:t>
              </w:r>
              <w:r w:rsidR="0014728B" w:rsidRPr="00525F09">
                <w:rPr>
                  <w:rFonts w:eastAsia="標楷體"/>
                  <w:color w:val="FF0000"/>
                  <w:lang w:val="en-US"/>
                </w:rPr>
                <w:t>and November</w:t>
              </w:r>
            </w:ins>
            <w:r w:rsidRPr="00525F09">
              <w:rPr>
                <w:rFonts w:eastAsia="標楷體"/>
                <w:lang w:val="en-US"/>
              </w:rPr>
              <w:t xml:space="preserve"> </w:t>
            </w:r>
            <w:r w:rsidRPr="008B5F45">
              <w:rPr>
                <w:rFonts w:eastAsia="標楷體"/>
                <w:color w:val="FF0000"/>
                <w:lang w:val="en-US"/>
              </w:rPr>
              <w:t xml:space="preserve">2025 </w:t>
            </w:r>
            <w:r w:rsidRPr="00525F09">
              <w:rPr>
                <w:rFonts w:eastAsia="標楷體"/>
                <w:lang w:val="en-US"/>
              </w:rPr>
              <w:t xml:space="preserve">and </w:t>
            </w:r>
            <w:r w:rsidRPr="00525F09">
              <w:rPr>
                <w:rFonts w:eastAsia="標楷體"/>
                <w:color w:val="FF0000"/>
                <w:lang w:val="en-US"/>
              </w:rPr>
              <w:t>1</w:t>
            </w:r>
            <w:del w:id="114" w:author="Ms CHAN Siu Lan 陳少蘭女士" w:date="2026-01-15T14:57:00Z">
              <w:r w:rsidRPr="00525F09">
                <w:rPr>
                  <w:rFonts w:eastAsia="標楷體"/>
                  <w:color w:val="FF0000"/>
                  <w:lang w:val="en-US"/>
                </w:rPr>
                <w:delText>0</w:delText>
              </w:r>
            </w:del>
            <w:ins w:id="115" w:author="Ms CHAN Siu Lan 陳少蘭女士" w:date="2026-01-15T14:57:00Z">
              <w:r w:rsidR="0014728B" w:rsidRPr="00525F09">
                <w:rPr>
                  <w:rFonts w:eastAsia="標楷體"/>
                  <w:color w:val="FF0000"/>
                  <w:lang w:val="en-US"/>
                </w:rPr>
                <w:t>1</w:t>
              </w:r>
            </w:ins>
            <w:r w:rsidRPr="00525F09">
              <w:rPr>
                <w:rFonts w:eastAsia="標楷體"/>
                <w:lang w:val="en-US"/>
              </w:rPr>
              <w:t xml:space="preserve"> tender cases (for goods and non-works services tenders) were selected for examination.  </w:t>
            </w:r>
          </w:p>
          <w:p w14:paraId="136C2DEF" w14:textId="77777777" w:rsidR="0000189F" w:rsidRPr="00525F09" w:rsidRDefault="0000189F" w:rsidP="0000189F">
            <w:pPr>
              <w:pStyle w:val="31"/>
              <w:spacing w:line="300" w:lineRule="exact"/>
              <w:ind w:left="0" w:rightChars="106" w:right="254" w:firstLine="0"/>
              <w:rPr>
                <w:rFonts w:ascii="Times New Roman" w:eastAsia="標楷體" w:hAnsi="Times New Roman"/>
                <w:kern w:val="0"/>
              </w:rPr>
            </w:pPr>
          </w:p>
          <w:p w14:paraId="60AAA119" w14:textId="5A4A4A87" w:rsidR="007D1915" w:rsidRPr="00525F09" w:rsidRDefault="00CC1089">
            <w:pPr>
              <w:pStyle w:val="31"/>
              <w:spacing w:line="300" w:lineRule="exact"/>
              <w:ind w:left="0" w:rightChars="106" w:right="254" w:firstLine="0"/>
              <w:rPr>
                <w:ins w:id="116" w:author="Miss WONG Lee Man 王俐文女士" w:date="2026-01-13T17:31:00Z"/>
                <w:rFonts w:ascii="Times New Roman" w:eastAsia="標楷體" w:hAnsi="Times New Roman"/>
                <w:color w:val="FF0000"/>
              </w:rPr>
            </w:pPr>
            <w:del w:id="117" w:author="Miss WONG Lee Man 王俐文女士" w:date="2026-01-13T17:32:00Z">
              <w:r w:rsidRPr="00525F09" w:rsidDel="007D1915">
                <w:rPr>
                  <w:rFonts w:ascii="Times New Roman" w:eastAsia="標楷體" w:hAnsi="Times New Roman"/>
                  <w:lang w:val="en-US"/>
                </w:rPr>
                <w:delText xml:space="preserve">The development of </w:delText>
              </w:r>
              <w:r w:rsidR="0000189F" w:rsidRPr="00525F09" w:rsidDel="007D1915">
                <w:rPr>
                  <w:rFonts w:ascii="Times New Roman" w:eastAsia="標楷體" w:hAnsi="Times New Roman"/>
                  <w:lang w:val="en-US"/>
                </w:rPr>
                <w:delText>new Vehicle Procurement Workflow Portal</w:delText>
              </w:r>
              <w:r w:rsidRPr="00525F09" w:rsidDel="007D1915">
                <w:rPr>
                  <w:rFonts w:ascii="Times New Roman" w:eastAsia="標楷體" w:hAnsi="Times New Roman"/>
                  <w:lang w:val="en-US"/>
                </w:rPr>
                <w:delText>,</w:delText>
              </w:r>
              <w:r w:rsidR="0000189F" w:rsidRPr="00525F09" w:rsidDel="007D1915">
                <w:rPr>
                  <w:rFonts w:ascii="Times New Roman" w:eastAsia="標楷體" w:hAnsi="Times New Roman"/>
                  <w:lang w:val="en-US"/>
                </w:rPr>
                <w:delText xml:space="preserve"> to assist SVSD to manage client requisition requirements and prepare tender documents</w:delText>
              </w:r>
              <w:r w:rsidRPr="00525F09" w:rsidDel="007D1915">
                <w:rPr>
                  <w:rFonts w:ascii="Times New Roman" w:eastAsia="標楷體" w:hAnsi="Times New Roman"/>
                  <w:lang w:val="en-US"/>
                </w:rPr>
                <w:delText xml:space="preserve">, was </w:delText>
              </w:r>
              <w:r w:rsidR="00D3366C" w:rsidRPr="00525F09" w:rsidDel="007D1915">
                <w:rPr>
                  <w:rFonts w:ascii="Times New Roman" w:eastAsia="標楷體" w:hAnsi="Times New Roman"/>
                  <w:lang w:val="en-US"/>
                </w:rPr>
                <w:delText>in progress</w:delText>
              </w:r>
              <w:r w:rsidR="0000189F" w:rsidRPr="00525F09" w:rsidDel="007D1915">
                <w:rPr>
                  <w:rFonts w:ascii="Times New Roman" w:eastAsia="標楷體" w:hAnsi="Times New Roman"/>
                  <w:lang w:val="en-US"/>
                </w:rPr>
                <w:delText>.</w:delText>
              </w:r>
              <w:r w:rsidR="00DF0E1B" w:rsidRPr="00525F09" w:rsidDel="007D1915">
                <w:rPr>
                  <w:rFonts w:ascii="Times New Roman" w:eastAsia="標楷體" w:hAnsi="Times New Roman"/>
                </w:rPr>
                <w:delText xml:space="preserve"> The first inter-department taskforce meeting was held on 23</w:delText>
              </w:r>
              <w:r w:rsidR="00C161F2" w:rsidRPr="00525F09" w:rsidDel="007D1915">
                <w:rPr>
                  <w:rFonts w:ascii="Times New Roman" w:eastAsia="標楷體" w:hAnsi="Times New Roman"/>
                </w:rPr>
                <w:delText>rd</w:delText>
              </w:r>
              <w:r w:rsidR="00DF0E1B" w:rsidRPr="00525F09" w:rsidDel="007D1915">
                <w:rPr>
                  <w:rFonts w:ascii="Times New Roman" w:eastAsia="標楷體" w:hAnsi="Times New Roman"/>
                </w:rPr>
                <w:delText xml:space="preserve"> October to </w:delText>
              </w:r>
              <w:r w:rsidR="00C161F2" w:rsidRPr="00525F09" w:rsidDel="007D1915">
                <w:rPr>
                  <w:rFonts w:ascii="Times New Roman" w:eastAsia="標楷體" w:hAnsi="Times New Roman"/>
                </w:rPr>
                <w:delText>brief members about</w:delText>
              </w:r>
              <w:r w:rsidR="00DF0E1B" w:rsidRPr="00525F09" w:rsidDel="007D1915">
                <w:rPr>
                  <w:rFonts w:ascii="Times New Roman" w:eastAsia="標楷體" w:hAnsi="Times New Roman"/>
                </w:rPr>
                <w:delText xml:space="preserve"> the key initiatives to the </w:delText>
              </w:r>
              <w:r w:rsidR="00C161F2" w:rsidRPr="00525F09" w:rsidDel="007D1915">
                <w:rPr>
                  <w:rFonts w:ascii="Times New Roman" w:eastAsia="標楷體" w:hAnsi="Times New Roman"/>
                </w:rPr>
                <w:delText>client users</w:delText>
              </w:r>
              <w:r w:rsidR="00DF0E1B" w:rsidRPr="00525F09" w:rsidDel="007D1915">
                <w:rPr>
                  <w:rFonts w:ascii="Times New Roman" w:eastAsia="標楷體" w:hAnsi="Times New Roman"/>
                </w:rPr>
                <w:delText>.</w:delText>
              </w:r>
              <w:r w:rsidR="00242F92" w:rsidRPr="00525F09" w:rsidDel="007D1915">
                <w:rPr>
                  <w:rFonts w:ascii="Times New Roman" w:eastAsia="標楷體" w:hAnsi="Times New Roman"/>
                </w:rPr>
                <w:delText xml:space="preserve"> </w:delText>
              </w:r>
              <w:r w:rsidR="00E44D14" w:rsidRPr="00525F09" w:rsidDel="007D1915">
                <w:rPr>
                  <w:rFonts w:ascii="Times New Roman" w:eastAsia="標楷體" w:hAnsi="Times New Roman"/>
                </w:rPr>
                <w:delText>Subsequently, f</w:delText>
              </w:r>
              <w:r w:rsidR="00242F92" w:rsidRPr="00525F09" w:rsidDel="007D1915">
                <w:rPr>
                  <w:rFonts w:ascii="Times New Roman" w:eastAsia="標楷體" w:hAnsi="Times New Roman"/>
                </w:rPr>
                <w:delText xml:space="preserve">urther user </w:delText>
              </w:r>
              <w:r w:rsidR="00E44D14" w:rsidRPr="00525F09" w:rsidDel="007D1915">
                <w:rPr>
                  <w:rFonts w:ascii="Times New Roman" w:eastAsia="標楷體" w:hAnsi="Times New Roman"/>
                </w:rPr>
                <w:delText xml:space="preserve">comments </w:delText>
              </w:r>
              <w:r w:rsidR="00493FD7" w:rsidRPr="00525F09" w:rsidDel="007D1915">
                <w:rPr>
                  <w:rFonts w:ascii="Times New Roman" w:eastAsia="標楷體" w:hAnsi="Times New Roman"/>
                </w:rPr>
                <w:delText>were</w:delText>
              </w:r>
              <w:r w:rsidR="00242F92" w:rsidRPr="00525F09" w:rsidDel="007D1915">
                <w:rPr>
                  <w:rFonts w:ascii="Times New Roman" w:eastAsia="標楷體" w:hAnsi="Times New Roman"/>
                </w:rPr>
                <w:delText xml:space="preserve"> being collect</w:delText>
              </w:r>
              <w:r w:rsidR="00E44D14" w:rsidRPr="00525F09" w:rsidDel="007D1915">
                <w:rPr>
                  <w:rFonts w:ascii="Times New Roman" w:eastAsia="標楷體" w:hAnsi="Times New Roman"/>
                </w:rPr>
                <w:delText>ed</w:delText>
              </w:r>
              <w:r w:rsidR="00242F92" w:rsidRPr="00525F09" w:rsidDel="007D1915">
                <w:rPr>
                  <w:rFonts w:ascii="Times New Roman" w:eastAsia="標楷體" w:hAnsi="Times New Roman"/>
                </w:rPr>
                <w:delText xml:space="preserve"> </w:delText>
              </w:r>
              <w:r w:rsidR="00E44D14" w:rsidRPr="00525F09" w:rsidDel="007D1915">
                <w:rPr>
                  <w:rFonts w:ascii="Times New Roman" w:eastAsia="標楷體" w:hAnsi="Times New Roman"/>
                </w:rPr>
                <w:delText>to enhance the</w:delText>
              </w:r>
              <w:r w:rsidR="0006428E" w:rsidRPr="00525F09" w:rsidDel="007D1915">
                <w:rPr>
                  <w:rFonts w:ascii="Times New Roman" w:eastAsia="標楷體" w:hAnsi="Times New Roman"/>
                </w:rPr>
                <w:delText xml:space="preserve"> </w:delText>
              </w:r>
              <w:r w:rsidR="00E44D14" w:rsidRPr="00525F09" w:rsidDel="007D1915">
                <w:rPr>
                  <w:rFonts w:ascii="Times New Roman" w:eastAsia="標楷體" w:hAnsi="Times New Roman"/>
                </w:rPr>
                <w:delText>functions and work-flow of the</w:delText>
              </w:r>
              <w:r w:rsidR="0006428E" w:rsidRPr="00525F09" w:rsidDel="007D1915">
                <w:rPr>
                  <w:rFonts w:ascii="Times New Roman" w:eastAsia="標楷體" w:hAnsi="Times New Roman"/>
                </w:rPr>
                <w:delText xml:space="preserve"> </w:delText>
              </w:r>
              <w:r w:rsidR="00E44D14" w:rsidRPr="00525F09" w:rsidDel="007D1915">
                <w:rPr>
                  <w:rFonts w:ascii="Times New Roman" w:eastAsia="標楷體" w:hAnsi="Times New Roman"/>
                </w:rPr>
                <w:delText>P</w:delText>
              </w:r>
              <w:r w:rsidR="0006428E" w:rsidRPr="00525F09" w:rsidDel="007D1915">
                <w:rPr>
                  <w:rFonts w:ascii="Times New Roman" w:eastAsia="標楷體" w:hAnsi="Times New Roman"/>
                </w:rPr>
                <w:delText>ortal.</w:delText>
              </w:r>
            </w:del>
            <w:ins w:id="118" w:author="ITM/ITSS2/2, Mavis Wong" w:date="2026-01-12T16:25:00Z">
              <w:del w:id="119" w:author="Miss WONG Lee Man 王俐文女士" w:date="2026-01-13T17:32:00Z">
                <w:r w:rsidR="00870739" w:rsidRPr="00525F09" w:rsidDel="007D1915">
                  <w:rPr>
                    <w:rFonts w:ascii="Times New Roman" w:eastAsia="標楷體" w:hAnsi="Times New Roman"/>
                  </w:rPr>
                  <w:delText xml:space="preserve"> </w:delText>
                </w:r>
              </w:del>
            </w:ins>
            <w:ins w:id="120" w:author="ITM/ITSS2/2, Mavis Wong" w:date="2026-01-12T16:26:00Z">
              <w:del w:id="121" w:author="Miss WONG Lee Man 王俐文女士" w:date="2026-01-13T17:32:00Z">
                <w:r w:rsidR="00870739" w:rsidRPr="00525F09" w:rsidDel="007D1915">
                  <w:rPr>
                    <w:rFonts w:ascii="Times New Roman" w:eastAsia="標楷體" w:hAnsi="Times New Roman"/>
                    <w:color w:val="FF0000"/>
                  </w:rPr>
                  <w:delText xml:space="preserve">Feedback from </w:delText>
                </w:r>
              </w:del>
            </w:ins>
            <w:ins w:id="122" w:author="ITM/ITSS2/2, Mavis Wong" w:date="2026-01-12T16:25:00Z">
              <w:del w:id="123" w:author="Miss WONG Lee Man 王俐文女士" w:date="2026-01-13T17:32:00Z">
                <w:r w:rsidR="00870739" w:rsidRPr="00525F09" w:rsidDel="007D1915">
                  <w:rPr>
                    <w:rFonts w:ascii="Times New Roman" w:eastAsia="標楷體" w:hAnsi="Times New Roman"/>
                    <w:color w:val="FF0000"/>
                  </w:rPr>
                  <w:delText xml:space="preserve">GLD was </w:delText>
                </w:r>
              </w:del>
            </w:ins>
            <w:ins w:id="124" w:author="ITM/ITSS2/2, Mavis Wong" w:date="2026-01-12T16:26:00Z">
              <w:del w:id="125" w:author="Miss WONG Lee Man 王俐文女士" w:date="2026-01-13T17:32:00Z">
                <w:r w:rsidR="00870739" w:rsidRPr="00525F09" w:rsidDel="007D1915">
                  <w:rPr>
                    <w:rFonts w:ascii="Times New Roman" w:eastAsia="標楷體" w:hAnsi="Times New Roman"/>
                    <w:color w:val="FF0000"/>
                  </w:rPr>
                  <w:delText xml:space="preserve">collected </w:delText>
                </w:r>
              </w:del>
            </w:ins>
            <w:ins w:id="126" w:author="ITM/ITSS2/2, Mavis Wong" w:date="2026-01-12T16:31:00Z">
              <w:del w:id="127" w:author="Miss WONG Lee Man 王俐文女士" w:date="2026-01-13T17:32:00Z">
                <w:r w:rsidR="0021343A" w:rsidRPr="00525F09" w:rsidDel="007D1915">
                  <w:rPr>
                    <w:rFonts w:ascii="Times New Roman" w:eastAsia="標楷體" w:hAnsi="Times New Roman"/>
                    <w:color w:val="FF0000"/>
                  </w:rPr>
                  <w:delText>during</w:delText>
                </w:r>
              </w:del>
            </w:ins>
            <w:ins w:id="128" w:author="ITM/ITSS2/2, Mavis Wong" w:date="2026-01-12T16:26:00Z">
              <w:del w:id="129" w:author="Miss WONG Lee Man 王俐文女士" w:date="2026-01-13T17:32:00Z">
                <w:r w:rsidR="00870739" w:rsidRPr="00525F09" w:rsidDel="007D1915">
                  <w:rPr>
                    <w:rFonts w:ascii="Times New Roman" w:eastAsia="標楷體" w:hAnsi="Times New Roman"/>
                    <w:color w:val="FF0000"/>
                  </w:rPr>
                  <w:delText xml:space="preserve"> the meeting on </w:delText>
                </w:r>
              </w:del>
            </w:ins>
            <w:ins w:id="130" w:author="ITM/ITSS2/2, Mavis Wong" w:date="2026-01-12T16:25:00Z">
              <w:del w:id="131" w:author="Miss WONG Lee Man 王俐文女士" w:date="2026-01-13T17:32:00Z">
                <w:r w:rsidR="00870739" w:rsidRPr="00525F09" w:rsidDel="007D1915">
                  <w:rPr>
                    <w:rFonts w:ascii="Times New Roman" w:eastAsia="標楷體" w:hAnsi="Times New Roman"/>
                    <w:color w:val="FF0000"/>
                  </w:rPr>
                  <w:delText>23 December 2025</w:delText>
                </w:r>
              </w:del>
            </w:ins>
            <w:ins w:id="132" w:author="ITM/ITSS2/2, Mavis Wong" w:date="2026-01-12T16:31:00Z">
              <w:del w:id="133" w:author="Miss WONG Lee Man 王俐文女士" w:date="2026-01-13T17:32:00Z">
                <w:r w:rsidR="0021343A" w:rsidRPr="00525F09" w:rsidDel="007D1915">
                  <w:rPr>
                    <w:rFonts w:ascii="Times New Roman" w:eastAsia="標楷體" w:hAnsi="Times New Roman"/>
                    <w:color w:val="FF0000"/>
                  </w:rPr>
                  <w:delText>.  T</w:delText>
                </w:r>
              </w:del>
            </w:ins>
            <w:ins w:id="134" w:author="ITM/ITSS2/2, Mavis Wong" w:date="2026-01-12T16:27:00Z">
              <w:del w:id="135" w:author="Miss WONG Lee Man 王俐文女士" w:date="2026-01-13T17:32:00Z">
                <w:r w:rsidR="00870739" w:rsidRPr="00525F09" w:rsidDel="007D1915">
                  <w:rPr>
                    <w:rFonts w:ascii="Times New Roman" w:eastAsia="標楷體" w:hAnsi="Times New Roman"/>
                    <w:color w:val="FF0000"/>
                  </w:rPr>
                  <w:delText xml:space="preserve">he </w:delText>
                </w:r>
              </w:del>
            </w:ins>
            <w:ins w:id="136" w:author="ITM/ITSS2/2, Mavis Wong" w:date="2026-01-12T16:28:00Z">
              <w:del w:id="137" w:author="Miss WONG Lee Man 王俐文女士" w:date="2026-01-13T17:32:00Z">
                <w:r w:rsidR="00870739" w:rsidRPr="00525F09" w:rsidDel="007D1915">
                  <w:rPr>
                    <w:rFonts w:ascii="Times New Roman" w:eastAsia="標楷體" w:hAnsi="Times New Roman"/>
                    <w:color w:val="FF0000"/>
                  </w:rPr>
                  <w:delText xml:space="preserve">detailed </w:delText>
                </w:r>
              </w:del>
            </w:ins>
            <w:ins w:id="138" w:author="ITM/ITSS2/2, Mavis Wong" w:date="2026-01-12T16:27:00Z">
              <w:del w:id="139" w:author="Miss WONG Lee Man 王俐文女士" w:date="2026-01-13T17:32:00Z">
                <w:r w:rsidR="00870739" w:rsidRPr="00525F09" w:rsidDel="007D1915">
                  <w:rPr>
                    <w:rFonts w:ascii="Times New Roman" w:eastAsia="標楷體" w:hAnsi="Times New Roman"/>
                    <w:color w:val="FF0000"/>
                  </w:rPr>
                  <w:delText xml:space="preserve">workflow of requisition process was </w:delText>
                </w:r>
              </w:del>
            </w:ins>
            <w:ins w:id="140" w:author="ITM/ITSS2/2, Mavis Wong" w:date="2026-01-13T14:04:00Z">
              <w:del w:id="141" w:author="Miss WONG Lee Man 王俐文女士" w:date="2026-01-13T17:32:00Z">
                <w:r w:rsidR="00A300AB" w:rsidRPr="00525F09" w:rsidDel="007D1915">
                  <w:rPr>
                    <w:rFonts w:ascii="Times New Roman" w:eastAsia="標楷體" w:hAnsi="Times New Roman"/>
                    <w:color w:val="FF0000"/>
                  </w:rPr>
                  <w:delText xml:space="preserve">under review </w:delText>
                </w:r>
              </w:del>
            </w:ins>
            <w:ins w:id="142" w:author="ITM/ITSS2/2, Mavis Wong" w:date="2026-01-12T16:28:00Z">
              <w:del w:id="143" w:author="Miss WONG Lee Man 王俐文女士" w:date="2026-01-13T17:32:00Z">
                <w:r w:rsidR="00870739" w:rsidRPr="00525F09" w:rsidDel="007D1915">
                  <w:rPr>
                    <w:rFonts w:ascii="Times New Roman" w:eastAsia="標楷體" w:hAnsi="Times New Roman"/>
                    <w:color w:val="FF0000"/>
                  </w:rPr>
                  <w:delText xml:space="preserve">and </w:delText>
                </w:r>
              </w:del>
            </w:ins>
            <w:ins w:id="144" w:author="ITM/ITSS2/2, Mavis Wong" w:date="2026-01-13T14:03:00Z">
              <w:del w:id="145" w:author="Miss WONG Lee Man 王俐文女士" w:date="2026-01-13T17:32:00Z">
                <w:r w:rsidR="00B84D8E" w:rsidRPr="00525F09" w:rsidDel="007D1915">
                  <w:rPr>
                    <w:rFonts w:ascii="Times New Roman" w:eastAsia="標楷體" w:hAnsi="Times New Roman"/>
                    <w:color w:val="FF0000"/>
                  </w:rPr>
                  <w:delText xml:space="preserve">pending confirmation from </w:delText>
                </w:r>
              </w:del>
            </w:ins>
            <w:ins w:id="146" w:author="ITM/ITSS2/2, Mavis Wong" w:date="2026-01-12T16:28:00Z">
              <w:del w:id="147" w:author="Miss WONG Lee Man 王俐文女士" w:date="2026-01-13T17:32:00Z">
                <w:r w:rsidR="00870739" w:rsidRPr="00525F09" w:rsidDel="007D1915">
                  <w:rPr>
                    <w:rFonts w:ascii="Times New Roman" w:eastAsia="標楷體" w:hAnsi="Times New Roman"/>
                    <w:color w:val="FF0000"/>
                  </w:rPr>
                  <w:delText>SVSD.</w:delText>
                </w:r>
              </w:del>
            </w:ins>
            <w:ins w:id="148" w:author="Miss WONG Lee Man 王俐文女士" w:date="2026-01-13T17:29:00Z">
              <w:del w:id="149" w:author="Mr POON Pok Man, Michael 潘博文先生" w:date="2026-01-19T17:30:00Z">
                <w:r w:rsidR="007D1915" w:rsidRPr="00525F09">
                  <w:rPr>
                    <w:rFonts w:ascii="Times New Roman" w:eastAsia="標楷體" w:hAnsi="Times New Roman"/>
                    <w:color w:val="FF0000"/>
                    <w:lang w:val="en-US"/>
                  </w:rPr>
                  <w:delText xml:space="preserve">Development of </w:delText>
                </w:r>
                <w:r w:rsidR="007D1915" w:rsidRPr="00525F09" w:rsidDel="00E82B88">
                  <w:rPr>
                    <w:rFonts w:ascii="Times New Roman" w:eastAsia="標楷體" w:hAnsi="Times New Roman"/>
                    <w:color w:val="FF0000"/>
                    <w:lang w:val="en-US"/>
                  </w:rPr>
                  <w:delText>th</w:delText>
                </w:r>
              </w:del>
            </w:ins>
            <w:ins w:id="150" w:author="Mr POON Pok Man, Michael 潘博文先生" w:date="2026-01-19T17:30:00Z">
              <w:r w:rsidR="00E82B88" w:rsidRPr="00525F09">
                <w:rPr>
                  <w:rFonts w:ascii="Times New Roman" w:eastAsia="標楷體" w:hAnsi="Times New Roman"/>
                  <w:color w:val="FF0000"/>
                  <w:lang w:val="en-US"/>
                </w:rPr>
                <w:t>Th</w:t>
              </w:r>
            </w:ins>
            <w:ins w:id="151" w:author="Miss WONG Lee Man 王俐文女士" w:date="2026-01-13T17:29:00Z">
              <w:r w:rsidR="007D1915" w:rsidRPr="00525F09">
                <w:rPr>
                  <w:rFonts w:ascii="Times New Roman" w:eastAsia="標楷體" w:hAnsi="Times New Roman"/>
                  <w:color w:val="FF0000"/>
                  <w:lang w:val="en-US"/>
                </w:rPr>
                <w:t>e Vehicle Procurement Portal</w:t>
              </w:r>
            </w:ins>
            <w:ins w:id="152" w:author="Mr POON Pok Man, Michael 潘博文先生" w:date="2026-01-19T17:30:00Z">
              <w:r w:rsidR="00E82B88" w:rsidRPr="00525F09">
                <w:rPr>
                  <w:rFonts w:ascii="Times New Roman" w:eastAsia="標楷體" w:hAnsi="Times New Roman"/>
                  <w:color w:val="FF0000"/>
                  <w:lang w:val="en-US"/>
                </w:rPr>
                <w:t>, which was</w:t>
              </w:r>
            </w:ins>
            <w:ins w:id="153" w:author="Miss WONG Lee Man 王俐文女士" w:date="2026-01-13T17:30:00Z">
              <w:del w:id="154" w:author="Mr POON Pok Man, Michael 潘博文先生" w:date="2026-01-19T17:30:00Z">
                <w:r w:rsidR="007D1915" w:rsidRPr="00525F09">
                  <w:rPr>
                    <w:rFonts w:ascii="Times New Roman" w:eastAsia="標楷體" w:hAnsi="Times New Roman"/>
                    <w:color w:val="FF0000"/>
                    <w:lang w:val="en-US"/>
                  </w:rPr>
                  <w:delText xml:space="preserve"> –</w:delText>
                </w:r>
              </w:del>
              <w:r w:rsidR="007D1915" w:rsidRPr="00525F09">
                <w:rPr>
                  <w:rFonts w:ascii="Times New Roman" w:eastAsia="標楷體" w:hAnsi="Times New Roman"/>
                  <w:color w:val="FF0000"/>
                  <w:lang w:val="en-US"/>
                </w:rPr>
                <w:t xml:space="preserve"> </w:t>
              </w:r>
            </w:ins>
            <w:ins w:id="155" w:author="Miss WONG Lee Man 王俐文女士" w:date="2026-01-13T17:29:00Z">
              <w:r w:rsidR="007D1915" w:rsidRPr="00525F09">
                <w:rPr>
                  <w:rFonts w:ascii="Times New Roman" w:eastAsia="標楷體" w:hAnsi="Times New Roman"/>
                  <w:color w:val="FF0000"/>
                  <w:lang w:val="en-US"/>
                </w:rPr>
                <w:t>designed to streamline SVSD’s requisition management and tender preparation</w:t>
              </w:r>
              <w:del w:id="156" w:author="Mr POON Pok Man, Michael 潘博文先生" w:date="2026-01-19T17:30:00Z">
                <w:r w:rsidR="007D1915" w:rsidRPr="00525F09">
                  <w:rPr>
                    <w:rFonts w:ascii="Times New Roman" w:eastAsia="標楷體" w:hAnsi="Times New Roman"/>
                    <w:color w:val="FF0000"/>
                    <w:lang w:val="en-US"/>
                  </w:rPr>
                  <w:delText>—</w:delText>
                </w:r>
              </w:del>
            </w:ins>
            <w:ins w:id="157" w:author="Miss WONG Lee Man 王俐文女士" w:date="2026-01-13T17:30:00Z">
              <w:del w:id="158" w:author="Mr POON Pok Man, Michael 潘博文先生" w:date="2026-01-19T17:30:00Z">
                <w:r w:rsidR="007D1915" w:rsidRPr="00525F09" w:rsidDel="00E82B88">
                  <w:rPr>
                    <w:rFonts w:ascii="Times New Roman" w:eastAsia="標楷體" w:hAnsi="Times New Roman"/>
                    <w:color w:val="FF0000"/>
                    <w:lang w:val="en-US"/>
                  </w:rPr>
                  <w:delText>w</w:delText>
                </w:r>
              </w:del>
            </w:ins>
            <w:ins w:id="159" w:author="Mr POON Pok Man, Michael 潘博文先生" w:date="2026-01-19T17:30:00Z">
              <w:r w:rsidR="00E82B88" w:rsidRPr="00525F09">
                <w:rPr>
                  <w:rFonts w:ascii="Times New Roman" w:eastAsia="標楷體" w:hAnsi="Times New Roman"/>
                  <w:color w:val="FF0000"/>
                  <w:lang w:val="en-US"/>
                </w:rPr>
                <w:t xml:space="preserve">, </w:t>
              </w:r>
            </w:ins>
            <w:ins w:id="160" w:author="Mr POON Pok Man, Michael 潘博文先生" w:date="2026-01-19T17:41:00Z">
              <w:r w:rsidR="007D1915" w:rsidRPr="00525F09">
                <w:rPr>
                  <w:rFonts w:ascii="Times New Roman" w:eastAsia="標楷體" w:hAnsi="Times New Roman"/>
                  <w:color w:val="FF0000"/>
                  <w:lang w:val="en-US"/>
                </w:rPr>
                <w:t>w</w:t>
              </w:r>
            </w:ins>
            <w:ins w:id="161" w:author="Miss WONG Lee Man 王俐文女士" w:date="2026-01-13T17:30:00Z">
              <w:r w:rsidR="007D1915" w:rsidRPr="00525F09">
                <w:rPr>
                  <w:rFonts w:ascii="Times New Roman" w:eastAsia="標楷體" w:hAnsi="Times New Roman"/>
                  <w:color w:val="FF0000"/>
                  <w:lang w:val="en-US"/>
                </w:rPr>
                <w:t>a</w:t>
              </w:r>
            </w:ins>
            <w:ins w:id="162" w:author="Miss WONG Lee Man 王俐文女士" w:date="2026-01-13T17:29:00Z">
              <w:r w:rsidR="007D1915" w:rsidRPr="00525F09">
                <w:rPr>
                  <w:rFonts w:ascii="Times New Roman" w:eastAsia="標楷體" w:hAnsi="Times New Roman"/>
                  <w:color w:val="FF0000"/>
                  <w:lang w:val="en-US"/>
                </w:rPr>
                <w:t xml:space="preserve">s currently </w:t>
              </w:r>
              <w:del w:id="163" w:author="Mr POON Pok Man, Michael 潘博文先生" w:date="2026-01-19T17:30:00Z">
                <w:r w:rsidR="007D1915" w:rsidRPr="00525F09">
                  <w:rPr>
                    <w:rFonts w:ascii="Times New Roman" w:eastAsia="標楷體" w:hAnsi="Times New Roman"/>
                    <w:color w:val="FF0000"/>
                    <w:lang w:val="en-US"/>
                  </w:rPr>
                  <w:delText>in progress</w:delText>
                </w:r>
              </w:del>
            </w:ins>
            <w:ins w:id="164" w:author="Mr POON Pok Man, Michael 潘博文先生" w:date="2026-01-19T17:30:00Z">
              <w:r w:rsidR="00E82B88" w:rsidRPr="00525F09">
                <w:rPr>
                  <w:rFonts w:ascii="Times New Roman" w:eastAsia="標楷體" w:hAnsi="Times New Roman"/>
                  <w:color w:val="FF0000"/>
                  <w:lang w:val="en-US"/>
                </w:rPr>
                <w:t>under development</w:t>
              </w:r>
            </w:ins>
            <w:ins w:id="165" w:author="Miss WONG Lee Man 王俐文女士" w:date="2026-01-13T17:29:00Z">
              <w:r w:rsidR="007D1915" w:rsidRPr="00525F09">
                <w:rPr>
                  <w:rFonts w:ascii="Times New Roman" w:eastAsia="標楷體" w:hAnsi="Times New Roman"/>
                  <w:color w:val="FF0000"/>
                  <w:lang w:val="en-US"/>
                </w:rPr>
                <w:t xml:space="preserve">. </w:t>
              </w:r>
            </w:ins>
            <w:ins w:id="166" w:author="Miss WONG Lee Man 王俐文女士" w:date="2026-01-13T17:30:00Z">
              <w:del w:id="167" w:author="Mr POON Pok Man, Michael 潘博文先生" w:date="2026-01-19T17:41:00Z">
                <w:r w:rsidR="007D1915" w:rsidRPr="00525F09">
                  <w:rPr>
                    <w:rFonts w:ascii="Times New Roman" w:eastAsia="標楷體" w:hAnsi="Times New Roman"/>
                    <w:color w:val="FF0000"/>
                    <w:lang w:val="en-US"/>
                  </w:rPr>
                  <w:delText xml:space="preserve"> </w:delText>
                </w:r>
              </w:del>
            </w:ins>
            <w:ins w:id="168" w:author="Miss WONG Lee Man 王俐文女士" w:date="2026-01-13T17:29:00Z">
              <w:del w:id="169" w:author="Mr POON Pok Man, Michael 潘博文先生" w:date="2026-01-19T17:30:00Z">
                <w:r w:rsidR="007D1915" w:rsidRPr="00525F09">
                  <w:rPr>
                    <w:rFonts w:ascii="Times New Roman" w:eastAsia="標楷體" w:hAnsi="Times New Roman"/>
                    <w:color w:val="FF0000"/>
                    <w:lang w:val="en-US"/>
                  </w:rPr>
                  <w:delText xml:space="preserve">Key insights </w:delText>
                </w:r>
              </w:del>
            </w:ins>
            <w:ins w:id="170" w:author="Mr POON Pok Man, Michael 潘博文先生" w:date="2026-01-19T17:30:00Z">
              <w:r w:rsidR="00E82B88" w:rsidRPr="00525F09">
                <w:rPr>
                  <w:rFonts w:ascii="Times New Roman" w:eastAsia="標楷體" w:hAnsi="Times New Roman"/>
                  <w:color w:val="FF0000"/>
                  <w:lang w:val="en-US"/>
                </w:rPr>
                <w:t xml:space="preserve">With the due completion of </w:t>
              </w:r>
            </w:ins>
            <w:ins w:id="171" w:author="Miss WONG Lee Man 王俐文女士" w:date="2026-01-13T17:29:00Z">
              <w:del w:id="172" w:author="Mr POON Pok Man, Michael 潘博文先生" w:date="2026-01-19T17:30:00Z">
                <w:r w:rsidR="007D1915" w:rsidRPr="00525F09">
                  <w:rPr>
                    <w:rFonts w:ascii="Times New Roman" w:eastAsia="標楷體" w:hAnsi="Times New Roman"/>
                    <w:color w:val="FF0000"/>
                    <w:lang w:val="en-US"/>
                  </w:rPr>
                  <w:delText xml:space="preserve">from the </w:delText>
                </w:r>
              </w:del>
            </w:ins>
            <w:ins w:id="173" w:author="Miss WONG Lee Man 王俐文女士" w:date="2026-01-13T17:30:00Z">
              <w:del w:id="174" w:author="Mr POON Pok Man, Michael 潘博文先生" w:date="2026-01-19T17:30:00Z">
                <w:r w:rsidR="007D1915" w:rsidRPr="00525F09">
                  <w:rPr>
                    <w:rFonts w:ascii="Times New Roman" w:eastAsia="標楷體" w:hAnsi="Times New Roman"/>
                    <w:color w:val="FF0000"/>
                    <w:lang w:val="en-US"/>
                  </w:rPr>
                  <w:delText xml:space="preserve">23 </w:delText>
                </w:r>
              </w:del>
            </w:ins>
            <w:ins w:id="175" w:author="Miss WONG Lee Man 王俐文女士" w:date="2026-01-13T17:29:00Z">
              <w:del w:id="176" w:author="Mr POON Pok Man, Michael 潘博文先生" w:date="2026-01-19T17:30:00Z">
                <w:r w:rsidR="007D1915" w:rsidRPr="00525F09">
                  <w:rPr>
                    <w:rFonts w:ascii="Times New Roman" w:eastAsia="標楷體" w:hAnsi="Times New Roman"/>
                    <w:color w:val="FF0000"/>
                    <w:lang w:val="en-US"/>
                  </w:rPr>
                  <w:delText xml:space="preserve">December 2025, </w:delText>
                </w:r>
              </w:del>
              <w:r w:rsidR="007D1915" w:rsidRPr="00525F09">
                <w:rPr>
                  <w:rFonts w:ascii="Times New Roman" w:eastAsia="標楷體" w:hAnsi="Times New Roman"/>
                  <w:color w:val="FF0000"/>
                  <w:lang w:val="en-US"/>
                </w:rPr>
                <w:t xml:space="preserve">consultation with GLD </w:t>
              </w:r>
              <w:del w:id="177" w:author="Mr POON Pok Man, Michael 潘博文先生" w:date="2026-01-19T17:30:00Z">
                <w:r w:rsidR="007D1915" w:rsidRPr="00525F09">
                  <w:rPr>
                    <w:rFonts w:ascii="Times New Roman" w:eastAsia="標楷體" w:hAnsi="Times New Roman"/>
                    <w:color w:val="FF0000"/>
                    <w:lang w:val="en-US"/>
                  </w:rPr>
                  <w:delText>have been captured</w:delText>
                </w:r>
              </w:del>
            </w:ins>
            <w:ins w:id="178" w:author="Mr POON Pok Man, Michael 潘博文先生" w:date="2026-01-19T17:30:00Z">
              <w:r w:rsidR="00E82B88" w:rsidRPr="00525F09">
                <w:rPr>
                  <w:rFonts w:ascii="Times New Roman" w:eastAsia="標楷體" w:hAnsi="Times New Roman"/>
                  <w:color w:val="FF0000"/>
                  <w:lang w:val="en-US"/>
                </w:rPr>
                <w:t>on 23 December 2025</w:t>
              </w:r>
            </w:ins>
            <w:ins w:id="179" w:author="Miss WONG Lee Man 王俐文女士" w:date="2026-01-13T17:29:00Z">
              <w:r w:rsidR="007D1915" w:rsidRPr="00525F09">
                <w:rPr>
                  <w:rFonts w:ascii="Times New Roman" w:eastAsia="標楷體" w:hAnsi="Times New Roman"/>
                  <w:color w:val="FF0000"/>
                  <w:lang w:val="en-US"/>
                </w:rPr>
                <w:t xml:space="preserve">, </w:t>
              </w:r>
              <w:del w:id="180" w:author="Mr POON Pok Man, Michael 潘博文先生" w:date="2026-01-19T17:31:00Z">
                <w:r w:rsidR="007D1915" w:rsidRPr="00525F09">
                  <w:rPr>
                    <w:rFonts w:ascii="Times New Roman" w:eastAsia="標楷體" w:hAnsi="Times New Roman"/>
                    <w:color w:val="FF0000"/>
                    <w:lang w:val="en-US"/>
                  </w:rPr>
                  <w:delText>and the</w:delText>
                </w:r>
              </w:del>
              <w:del w:id="181" w:author="Mr POON Pok Man, Michael 潘博文先生" w:date="2026-01-19T17:41:00Z">
                <w:r w:rsidR="007D1915" w:rsidRPr="00525F09">
                  <w:rPr>
                    <w:rFonts w:ascii="Times New Roman" w:eastAsia="標楷體" w:hAnsi="Times New Roman"/>
                    <w:color w:val="FF0000"/>
                    <w:lang w:val="en-US"/>
                  </w:rPr>
                  <w:delText xml:space="preserve"> team</w:delText>
                </w:r>
              </w:del>
              <w:r w:rsidR="007D1915" w:rsidRPr="00525F09">
                <w:rPr>
                  <w:rFonts w:ascii="Times New Roman" w:eastAsia="標楷體" w:hAnsi="Times New Roman"/>
                  <w:color w:val="FF0000"/>
                  <w:lang w:val="en-US"/>
                </w:rPr>
                <w:t xml:space="preserve"> </w:t>
              </w:r>
            </w:ins>
            <w:ins w:id="182" w:author="Miss WONG Lee Man 王俐文女士" w:date="2026-01-13T17:30:00Z">
              <w:del w:id="183" w:author="Mr POON Pok Man, Michael 潘博文先生" w:date="2026-01-19T17:42:00Z">
                <w:r w:rsidR="007D1915" w:rsidRPr="00525F09">
                  <w:rPr>
                    <w:rFonts w:ascii="Times New Roman" w:eastAsia="標楷體" w:hAnsi="Times New Roman"/>
                    <w:color w:val="FF0000"/>
                    <w:lang w:val="en-US"/>
                  </w:rPr>
                  <w:delText>wa</w:delText>
                </w:r>
              </w:del>
            </w:ins>
            <w:ins w:id="184" w:author="Miss WONG Lee Man 王俐文女士" w:date="2026-01-13T17:29:00Z">
              <w:del w:id="185" w:author="Mr POON Pok Man, Michael 潘博文先生" w:date="2026-01-19T17:42:00Z">
                <w:r w:rsidR="007D1915" w:rsidRPr="00525F09">
                  <w:rPr>
                    <w:rFonts w:ascii="Times New Roman" w:eastAsia="標楷體" w:hAnsi="Times New Roman"/>
                    <w:color w:val="FF0000"/>
                    <w:lang w:val="en-US"/>
                  </w:rPr>
                  <w:delText xml:space="preserve">s </w:delText>
                </w:r>
              </w:del>
              <w:del w:id="186" w:author="Mr POON Pok Man, Michael 潘博文先生" w:date="2026-01-19T17:31:00Z">
                <w:r w:rsidR="007D1915" w:rsidRPr="00525F09">
                  <w:rPr>
                    <w:rFonts w:ascii="Times New Roman" w:eastAsia="標楷體" w:hAnsi="Times New Roman"/>
                    <w:color w:val="FF0000"/>
                    <w:lang w:val="en-US"/>
                  </w:rPr>
                  <w:delText xml:space="preserve">now </w:delText>
                </w:r>
              </w:del>
              <w:del w:id="187" w:author="Mr POON Pok Man, Michael 潘博文先生" w:date="2026-01-19T17:42:00Z">
                <w:r w:rsidR="007D1915" w:rsidRPr="00525F09">
                  <w:rPr>
                    <w:rFonts w:ascii="Times New Roman" w:eastAsia="標楷體" w:hAnsi="Times New Roman"/>
                    <w:color w:val="FF0000"/>
                    <w:lang w:val="en-US"/>
                  </w:rPr>
                  <w:delText>finali</w:delText>
                </w:r>
              </w:del>
              <w:del w:id="188" w:author="Mr POON Pok Man, Michael 潘博文先生" w:date="2026-01-19T17:31:00Z">
                <w:r w:rsidR="007D1915" w:rsidRPr="00525F09">
                  <w:rPr>
                    <w:rFonts w:ascii="Times New Roman" w:eastAsia="標楷體" w:hAnsi="Times New Roman"/>
                    <w:color w:val="FF0000"/>
                    <w:lang w:val="en-US"/>
                  </w:rPr>
                  <w:delText>z</w:delText>
                </w:r>
              </w:del>
              <w:del w:id="189" w:author="Mr POON Pok Man, Michael 潘博文先生" w:date="2026-01-19T17:42:00Z">
                <w:r w:rsidR="007D1915" w:rsidRPr="00525F09">
                  <w:rPr>
                    <w:rFonts w:ascii="Times New Roman" w:eastAsia="標楷體" w:hAnsi="Times New Roman"/>
                    <w:color w:val="FF0000"/>
                    <w:lang w:val="en-US"/>
                  </w:rPr>
                  <w:delText xml:space="preserve">ing </w:delText>
                </w:r>
              </w:del>
              <w:r w:rsidR="007D1915" w:rsidRPr="00525F09">
                <w:rPr>
                  <w:rFonts w:ascii="Times New Roman" w:eastAsia="標楷體" w:hAnsi="Times New Roman"/>
                  <w:color w:val="FF0000"/>
                  <w:lang w:val="en-US"/>
                </w:rPr>
                <w:t xml:space="preserve">the </w:t>
              </w:r>
              <w:del w:id="190" w:author="Mr POON Pok Man, Michael 潘博文先生" w:date="2026-01-19T17:31:00Z">
                <w:r w:rsidR="007D1915" w:rsidRPr="00525F09">
                  <w:rPr>
                    <w:rFonts w:ascii="Times New Roman" w:eastAsia="標楷體" w:hAnsi="Times New Roman"/>
                    <w:color w:val="FF0000"/>
                    <w:lang w:val="en-US"/>
                  </w:rPr>
                  <w:delText>detailed</w:delText>
                </w:r>
              </w:del>
            </w:ins>
            <w:ins w:id="191" w:author="Mr POON Pok Man, Michael 潘博文先生" w:date="2026-01-19T17:31:00Z">
              <w:r w:rsidR="00E82B88" w:rsidRPr="00525F09">
                <w:rPr>
                  <w:rFonts w:ascii="Times New Roman" w:eastAsia="標楷體" w:hAnsi="Times New Roman"/>
                  <w:color w:val="FF0000"/>
                  <w:lang w:val="en-US"/>
                </w:rPr>
                <w:t>exact</w:t>
              </w:r>
            </w:ins>
            <w:ins w:id="192" w:author="Miss WONG Lee Man 王俐文女士" w:date="2026-01-13T17:29:00Z">
              <w:r w:rsidR="007D1915" w:rsidRPr="00525F09">
                <w:rPr>
                  <w:rFonts w:ascii="Times New Roman" w:eastAsia="標楷體" w:hAnsi="Times New Roman"/>
                  <w:color w:val="FF0000"/>
                  <w:lang w:val="en-US"/>
                </w:rPr>
                <w:t xml:space="preserve"> requisition workflow</w:t>
              </w:r>
            </w:ins>
            <w:ins w:id="193" w:author="Miss WONG Lee Man 王俐文女士" w:date="2026-01-13T17:31:00Z">
              <w:r w:rsidR="007D1915" w:rsidRPr="00525F09">
                <w:rPr>
                  <w:rFonts w:ascii="Times New Roman" w:eastAsia="標楷體" w:hAnsi="Times New Roman"/>
                  <w:color w:val="FF0000"/>
                </w:rPr>
                <w:t xml:space="preserve"> </w:t>
              </w:r>
            </w:ins>
            <w:ins w:id="194" w:author="Mr POON Pok Man, Michael 潘博文先生" w:date="2026-01-19T17:42:00Z">
              <w:r w:rsidR="0042417F" w:rsidRPr="00525F09">
                <w:rPr>
                  <w:rFonts w:ascii="Times New Roman" w:eastAsia="標楷體" w:hAnsi="Times New Roman"/>
                  <w:color w:val="FF0000"/>
                </w:rPr>
                <w:t>was being finalised for due</w:t>
              </w:r>
            </w:ins>
            <w:ins w:id="195" w:author="Miss WONG Lee Man 王俐文女士" w:date="2026-01-13T17:31:00Z">
              <w:del w:id="196" w:author="Mr POON Pok Man, Michael 潘博文先生" w:date="2026-01-19T17:42:00Z">
                <w:r w:rsidR="007D1915" w:rsidRPr="00525F09" w:rsidDel="0042417F">
                  <w:rPr>
                    <w:rFonts w:ascii="Times New Roman" w:eastAsia="標楷體" w:hAnsi="Times New Roman"/>
                    <w:color w:val="FF0000"/>
                  </w:rPr>
                  <w:delText xml:space="preserve">and </w:delText>
                </w:r>
              </w:del>
            </w:ins>
            <w:ins w:id="197" w:author="Mr POON Pok Man, Michael 潘博文先生" w:date="2026-01-19T17:31:00Z">
              <w:r w:rsidR="007D1915" w:rsidRPr="00525F09">
                <w:rPr>
                  <w:rFonts w:ascii="Times New Roman" w:eastAsia="標楷體" w:hAnsi="Times New Roman"/>
                  <w:color w:val="FF0000"/>
                </w:rPr>
                <w:t xml:space="preserve"> </w:t>
              </w:r>
            </w:ins>
            <w:ins w:id="198" w:author="Miss WONG Lee Man 王俐文女士" w:date="2026-01-13T17:31:00Z">
              <w:del w:id="199" w:author="Mr POON Pok Man, Michael 潘博文先生" w:date="2026-01-19T17:31:00Z">
                <w:r w:rsidR="007D1915" w:rsidRPr="00525F09">
                  <w:rPr>
                    <w:rFonts w:ascii="Times New Roman" w:eastAsia="標楷體" w:hAnsi="Times New Roman"/>
                    <w:color w:val="FF0000"/>
                  </w:rPr>
                  <w:delText xml:space="preserve">pending </w:delText>
                </w:r>
              </w:del>
              <w:r w:rsidR="007D1915" w:rsidRPr="00525F09">
                <w:rPr>
                  <w:rFonts w:ascii="Times New Roman" w:eastAsia="標楷體" w:hAnsi="Times New Roman"/>
                  <w:color w:val="FF0000"/>
                </w:rPr>
                <w:t xml:space="preserve">confirmation </w:t>
              </w:r>
              <w:del w:id="200" w:author="Mr POON Pok Man, Michael 潘博文先生" w:date="2026-01-19T17:42:00Z">
                <w:r w:rsidR="007D1915" w:rsidRPr="00525F09">
                  <w:rPr>
                    <w:rFonts w:ascii="Times New Roman" w:eastAsia="標楷體" w:hAnsi="Times New Roman"/>
                    <w:color w:val="FF0000"/>
                  </w:rPr>
                  <w:delText xml:space="preserve">from </w:delText>
                </w:r>
              </w:del>
            </w:ins>
            <w:ins w:id="201" w:author="Mr POON Pok Man, Michael 潘博文先生" w:date="2026-01-19T17:42:00Z">
              <w:r w:rsidR="0042417F" w:rsidRPr="00525F09">
                <w:rPr>
                  <w:rFonts w:ascii="Times New Roman" w:eastAsia="標楷體" w:hAnsi="Times New Roman"/>
                  <w:color w:val="FF0000"/>
                </w:rPr>
                <w:t>by</w:t>
              </w:r>
            </w:ins>
            <w:ins w:id="202" w:author="Mr POON Pok Man, Michael 潘博文先生" w:date="2026-01-19T17:31:00Z">
              <w:r w:rsidR="00E82B88" w:rsidRPr="00525F09">
                <w:rPr>
                  <w:rFonts w:ascii="Times New Roman" w:eastAsia="標楷體" w:hAnsi="Times New Roman"/>
                  <w:color w:val="FF0000"/>
                </w:rPr>
                <w:t xml:space="preserve"> </w:t>
              </w:r>
            </w:ins>
            <w:ins w:id="203" w:author="Miss WONG Lee Man 王俐文女士" w:date="2026-01-13T17:31:00Z">
              <w:r w:rsidR="007D1915" w:rsidRPr="00525F09">
                <w:rPr>
                  <w:rFonts w:ascii="Times New Roman" w:eastAsia="標楷體" w:hAnsi="Times New Roman"/>
                  <w:color w:val="FF0000"/>
                </w:rPr>
                <w:t>SVSD.</w:t>
              </w:r>
            </w:ins>
          </w:p>
          <w:p w14:paraId="73462D9D" w14:textId="52709306" w:rsidR="007D1915" w:rsidRPr="00525F09" w:rsidDel="007D1915" w:rsidRDefault="007D1915" w:rsidP="0000189F">
            <w:pPr>
              <w:pStyle w:val="31"/>
              <w:spacing w:line="300" w:lineRule="exact"/>
              <w:ind w:left="0" w:rightChars="106" w:right="254" w:firstLine="0"/>
              <w:rPr>
                <w:del w:id="204" w:author="Miss WONG Lee Man 王俐文女士" w:date="2026-01-13T17:32:00Z"/>
                <w:rFonts w:ascii="Times New Roman" w:eastAsia="標楷體" w:hAnsi="Times New Roman"/>
                <w:color w:val="FF0000"/>
              </w:rPr>
            </w:pPr>
          </w:p>
          <w:p w14:paraId="5DE636C0" w14:textId="5F9D4CEF" w:rsidR="0000189F" w:rsidRPr="00525F09" w:rsidRDefault="0000189F" w:rsidP="0000189F">
            <w:pPr>
              <w:pStyle w:val="31"/>
              <w:spacing w:line="300" w:lineRule="exact"/>
              <w:ind w:left="0" w:rightChars="106" w:right="254" w:firstLine="0"/>
              <w:rPr>
                <w:rFonts w:ascii="Times New Roman" w:eastAsia="標楷體" w:hAnsi="Times New Roman"/>
                <w:i/>
                <w:kern w:val="0"/>
              </w:rPr>
            </w:pPr>
          </w:p>
          <w:p w14:paraId="66BBBEF8" w14:textId="2B15AA29" w:rsidR="000B6F53" w:rsidRPr="00525F09" w:rsidRDefault="0000189F" w:rsidP="0000189F">
            <w:pPr>
              <w:spacing w:line="300" w:lineRule="exact"/>
              <w:ind w:rightChars="106" w:right="254"/>
              <w:jc w:val="both"/>
              <w:rPr>
                <w:rFonts w:eastAsia="標楷體"/>
                <w:kern w:val="0"/>
              </w:rPr>
            </w:pPr>
            <w:r w:rsidRPr="00525F09">
              <w:rPr>
                <w:rFonts w:eastAsia="標楷體"/>
                <w:kern w:val="0"/>
              </w:rPr>
              <w:t xml:space="preserve">The </w:t>
            </w:r>
            <w:r w:rsidRPr="008B5F45">
              <w:rPr>
                <w:rFonts w:eastAsia="標楷體"/>
                <w:color w:val="FF0000"/>
                <w:kern w:val="0"/>
              </w:rPr>
              <w:t>1</w:t>
            </w:r>
            <w:del w:id="205" w:author="Ms CHAN Siu Lan 陳少蘭女士" w:date="2026-01-15T14:58:00Z">
              <w:r w:rsidR="00496B69" w:rsidRPr="00525F09" w:rsidDel="0014728B">
                <w:rPr>
                  <w:rFonts w:eastAsia="標楷體"/>
                  <w:kern w:val="0"/>
                </w:rPr>
                <w:delText>2</w:delText>
              </w:r>
            </w:del>
            <w:ins w:id="206" w:author="Ms CHAN Siu Lan 陳少蘭女士" w:date="2026-01-15T14:58:00Z">
              <w:r w:rsidR="0014728B" w:rsidRPr="00525F09">
                <w:rPr>
                  <w:rFonts w:eastAsia="標楷體"/>
                  <w:color w:val="FF0000"/>
                  <w:kern w:val="0"/>
                </w:rPr>
                <w:t>3</w:t>
              </w:r>
            </w:ins>
            <w:r w:rsidRPr="00525F09">
              <w:rPr>
                <w:rFonts w:eastAsia="標楷體"/>
                <w:color w:val="FF0000"/>
                <w:kern w:val="0"/>
                <w:vertAlign w:val="superscript"/>
              </w:rPr>
              <w:t>th</w:t>
            </w:r>
            <w:r w:rsidRPr="00525F09">
              <w:rPr>
                <w:rFonts w:eastAsia="標楷體"/>
                <w:color w:val="FF0000"/>
                <w:kern w:val="0"/>
              </w:rPr>
              <w:t xml:space="preserve"> </w:t>
            </w:r>
            <w:r w:rsidRPr="00525F09">
              <w:rPr>
                <w:rFonts w:eastAsia="標楷體"/>
                <w:kern w:val="0"/>
              </w:rPr>
              <w:t xml:space="preserve">quarterly working level meeting between EMSTF and GLD on vehicle procurement was held on </w:t>
            </w:r>
            <w:del w:id="207" w:author="Ms CHAN Siu Lan 陳少蘭女士" w:date="2026-01-29T11:10:00Z">
              <w:r w:rsidR="00081E89" w:rsidRPr="00525F09">
                <w:rPr>
                  <w:rFonts w:eastAsia="標楷體"/>
                  <w:kern w:val="0"/>
                </w:rPr>
                <w:delText>15</w:delText>
              </w:r>
            </w:del>
            <w:ins w:id="208" w:author="Ms CHAN Siu Lan 陳少蘭女士" w:date="2026-01-29T11:10:00Z">
              <w:r w:rsidR="00EC4D1F" w:rsidRPr="00525F09">
                <w:rPr>
                  <w:rFonts w:eastAsia="標楷體"/>
                  <w:color w:val="FF0000"/>
                  <w:kern w:val="0"/>
                </w:rPr>
                <w:t>28</w:t>
              </w:r>
            </w:ins>
            <w:r w:rsidR="00081E89" w:rsidRPr="00525F09">
              <w:rPr>
                <w:rFonts w:eastAsia="標楷體"/>
                <w:color w:val="FF0000"/>
                <w:kern w:val="0"/>
              </w:rPr>
              <w:t xml:space="preserve"> </w:t>
            </w:r>
            <w:del w:id="209" w:author="Ms CHAN Siu Lan 陳少蘭女士" w:date="2026-01-29T11:10:00Z">
              <w:r w:rsidR="00081E89" w:rsidRPr="00525F09" w:rsidDel="00EC4D1F">
                <w:rPr>
                  <w:rFonts w:eastAsia="標楷體"/>
                  <w:color w:val="FF0000"/>
                  <w:kern w:val="0"/>
                </w:rPr>
                <w:delText>October</w:delText>
              </w:r>
            </w:del>
            <w:ins w:id="210" w:author="Ms CHAN Siu Lan 陳少蘭女士" w:date="2026-01-29T11:10:00Z">
              <w:r w:rsidR="00EC4D1F" w:rsidRPr="00525F09">
                <w:rPr>
                  <w:rFonts w:eastAsia="標楷體"/>
                  <w:color w:val="FF0000"/>
                  <w:kern w:val="0"/>
                </w:rPr>
                <w:t>January</w:t>
              </w:r>
            </w:ins>
            <w:r w:rsidRPr="00525F09">
              <w:rPr>
                <w:rFonts w:eastAsia="標楷體"/>
                <w:color w:val="FF0000"/>
                <w:kern w:val="0"/>
              </w:rPr>
              <w:t xml:space="preserve"> 202</w:t>
            </w:r>
            <w:del w:id="211" w:author="Ms CHAN Siu Lan 陳少蘭女士" w:date="2026-01-29T11:10:00Z">
              <w:r w:rsidRPr="00525F09" w:rsidDel="00EC4D1F">
                <w:rPr>
                  <w:rFonts w:eastAsia="標楷體"/>
                  <w:color w:val="FF0000"/>
                  <w:kern w:val="0"/>
                </w:rPr>
                <w:delText>5</w:delText>
              </w:r>
            </w:del>
            <w:ins w:id="212" w:author="Ms CHAN Siu Lan 陳少蘭女士" w:date="2026-01-29T11:10:00Z">
              <w:r w:rsidR="00EC4D1F" w:rsidRPr="00525F09">
                <w:rPr>
                  <w:rFonts w:eastAsia="標楷體"/>
                  <w:color w:val="FF0000"/>
                  <w:kern w:val="0"/>
                </w:rPr>
                <w:t>6</w:t>
              </w:r>
            </w:ins>
            <w:r w:rsidRPr="00525F09">
              <w:rPr>
                <w:rFonts w:eastAsia="標楷體"/>
                <w:kern w:val="0"/>
              </w:rPr>
              <w:t xml:space="preserve"> to </w:t>
            </w:r>
            <w:r w:rsidRPr="00525F09">
              <w:rPr>
                <w:rFonts w:eastAsia="標楷體"/>
                <w:kern w:val="0"/>
                <w:lang w:val="en-US"/>
              </w:rPr>
              <w:t xml:space="preserve">discuss </w:t>
            </w:r>
            <w:r w:rsidRPr="00525F09">
              <w:rPr>
                <w:rFonts w:eastAsia="標楷體"/>
                <w:kern w:val="0"/>
              </w:rPr>
              <w:t xml:space="preserve">the tender progress of all vehicle related cases of EMSTF for better planning and </w:t>
            </w:r>
            <w:r w:rsidRPr="00525F09">
              <w:rPr>
                <w:rFonts w:eastAsia="標楷體"/>
                <w:kern w:val="0"/>
                <w:lang w:val="en-US"/>
              </w:rPr>
              <w:t xml:space="preserve">monitoring of </w:t>
            </w:r>
            <w:r w:rsidRPr="00525F09">
              <w:rPr>
                <w:rFonts w:eastAsia="標楷體"/>
                <w:kern w:val="0"/>
              </w:rPr>
              <w:t>tender exercises.</w:t>
            </w:r>
          </w:p>
          <w:p w14:paraId="20A2D9B8" w14:textId="1841E8C3" w:rsidR="00CE648D" w:rsidRPr="00FF32EF" w:rsidRDefault="000B6F53" w:rsidP="00071073">
            <w:pPr>
              <w:spacing w:line="300" w:lineRule="exact"/>
              <w:ind w:rightChars="106" w:right="254"/>
              <w:jc w:val="both"/>
              <w:rPr>
                <w:rFonts w:eastAsia="標楷體"/>
                <w:kern w:val="0"/>
                <w:lang w:val="en-US"/>
              </w:rPr>
            </w:pPr>
            <w:del w:id="213" w:author="Ms CHAN Siu Lan 陳少蘭女士" w:date="2026-01-15T14:58:00Z">
              <w:r w:rsidRPr="00525F09">
                <w:rPr>
                  <w:rFonts w:eastAsia="標楷體"/>
                  <w:kern w:val="0"/>
                </w:rPr>
                <w:delText xml:space="preserve">A briefing session was organized by GLD to B/Ds </w:delText>
              </w:r>
              <w:r w:rsidR="00CE648D" w:rsidRPr="00525F09">
                <w:rPr>
                  <w:rFonts w:eastAsia="標楷體"/>
                  <w:kern w:val="0"/>
                </w:rPr>
                <w:delText>in early to middle of November 2025 to introduce</w:delText>
              </w:r>
              <w:r w:rsidRPr="00525F09">
                <w:rPr>
                  <w:rFonts w:eastAsia="標楷體"/>
                  <w:kern w:val="0"/>
                </w:rPr>
                <w:delText xml:space="preserve"> the recently </w:delText>
              </w:r>
              <w:r w:rsidR="00CE648D" w:rsidRPr="00525F09">
                <w:rPr>
                  <w:rFonts w:eastAsia="標楷體"/>
                  <w:kern w:val="0"/>
                </w:rPr>
                <w:delText>issued “</w:delText>
              </w:r>
              <w:r w:rsidRPr="00525F09">
                <w:rPr>
                  <w:rFonts w:eastAsia="標楷體"/>
                  <w:kern w:val="0"/>
                </w:rPr>
                <w:delText>Operational Guidelines on Enhancement Measures on Due Diligence in Government Procurement and Contract Management”</w:delText>
              </w:r>
              <w:r w:rsidR="00CE648D" w:rsidRPr="00525F09">
                <w:rPr>
                  <w:rFonts w:eastAsia="標楷體"/>
                  <w:kern w:val="0"/>
                </w:rPr>
                <w:delText xml:space="preserve"> under its new circular.  In addition to the details on verification requirements relating to procurement, the departments shall nominate representative(s) to participate in the reporting mechanis</w:delText>
              </w:r>
            </w:del>
          </w:p>
        </w:tc>
        <w:tc>
          <w:tcPr>
            <w:tcW w:w="1701" w:type="dxa"/>
          </w:tcPr>
          <w:p w14:paraId="22872DE7"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lastRenderedPageBreak/>
              <w:t>CSO(E&amp;M)</w:t>
            </w:r>
          </w:p>
          <w:p w14:paraId="36F8CA64"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01791F25"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1EAC867D"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5BB03E27"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134D5438"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18A4B5AC"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01DA4C59"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EAFA309"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30E6CA9"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7B6B5872"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602D1170"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9A94E16" w14:textId="77777777" w:rsidR="00081E89" w:rsidRPr="00525F09" w:rsidRDefault="00081E89" w:rsidP="0000189F">
            <w:pPr>
              <w:pStyle w:val="a5"/>
              <w:spacing w:before="0" w:after="0" w:line="300" w:lineRule="exact"/>
              <w:ind w:rightChars="0" w:right="0"/>
              <w:jc w:val="center"/>
              <w:rPr>
                <w:rFonts w:ascii="Times New Roman" w:eastAsia="標楷體" w:hAnsi="Times New Roman"/>
                <w:kern w:val="2"/>
                <w:sz w:val="24"/>
                <w:lang w:val="en-US"/>
              </w:rPr>
            </w:pPr>
          </w:p>
          <w:p w14:paraId="0FACBDD0"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CSO(E&amp;M)</w:t>
            </w:r>
          </w:p>
          <w:p w14:paraId="70FA86E9"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56169B3E"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3C4E8A71"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C21E0A0"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AB33038"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527B9A71" w14:textId="77777777" w:rsidR="00053A62" w:rsidRPr="00525F09" w:rsidRDefault="00053A62" w:rsidP="0000189F">
            <w:pPr>
              <w:pStyle w:val="a5"/>
              <w:spacing w:before="0" w:after="0" w:line="300" w:lineRule="exact"/>
              <w:ind w:rightChars="0" w:right="0"/>
              <w:jc w:val="center"/>
              <w:rPr>
                <w:rFonts w:ascii="Times New Roman" w:eastAsia="標楷體" w:hAnsi="Times New Roman"/>
                <w:kern w:val="2"/>
                <w:sz w:val="24"/>
                <w:lang w:val="en-US"/>
              </w:rPr>
            </w:pPr>
          </w:p>
          <w:p w14:paraId="6FF38D49" w14:textId="6C532BB2" w:rsidR="0000189F" w:rsidRPr="00525F09" w:rsidRDefault="00081E89" w:rsidP="0000189F">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CSO(E&amp;M)</w:t>
            </w:r>
          </w:p>
          <w:p w14:paraId="6D800BE6"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6455636C" w14:textId="77777777" w:rsidR="0000189F" w:rsidRPr="00525F09" w:rsidRDefault="0000189F" w:rsidP="0000189F">
            <w:pPr>
              <w:pStyle w:val="a5"/>
              <w:spacing w:before="0" w:after="0" w:line="300" w:lineRule="exact"/>
              <w:ind w:rightChars="0" w:right="0"/>
              <w:jc w:val="center"/>
              <w:rPr>
                <w:ins w:id="214" w:author="Ms CHAN Siu Lan 陳少蘭女士" w:date="2026-01-15T14:57:00Z"/>
                <w:rFonts w:ascii="Times New Roman" w:eastAsia="標楷體" w:hAnsi="Times New Roman"/>
                <w:kern w:val="2"/>
                <w:sz w:val="24"/>
                <w:lang w:val="en-US"/>
              </w:rPr>
            </w:pPr>
          </w:p>
          <w:p w14:paraId="44EA002F" w14:textId="77777777" w:rsidR="0014728B" w:rsidRPr="00525F09" w:rsidRDefault="0014728B" w:rsidP="0000189F">
            <w:pPr>
              <w:pStyle w:val="a5"/>
              <w:spacing w:before="0" w:after="0" w:line="300" w:lineRule="exact"/>
              <w:ind w:rightChars="0" w:right="0"/>
              <w:jc w:val="center"/>
              <w:rPr>
                <w:ins w:id="215" w:author="Ms CHAN Siu Lan 陳少蘭女士" w:date="2026-01-15T14:57:00Z"/>
                <w:rFonts w:ascii="Times New Roman" w:eastAsia="標楷體" w:hAnsi="Times New Roman"/>
                <w:kern w:val="2"/>
                <w:sz w:val="24"/>
                <w:lang w:val="en-US"/>
              </w:rPr>
            </w:pPr>
          </w:p>
          <w:p w14:paraId="7892FE22" w14:textId="77777777" w:rsidR="0014728B" w:rsidRPr="00525F09" w:rsidRDefault="0014728B" w:rsidP="0000189F">
            <w:pPr>
              <w:pStyle w:val="a5"/>
              <w:spacing w:before="0" w:after="0" w:line="300" w:lineRule="exact"/>
              <w:ind w:rightChars="0" w:right="0"/>
              <w:jc w:val="center"/>
              <w:rPr>
                <w:ins w:id="216" w:author="Ms CHAN Siu Lan 陳少蘭女士" w:date="2026-01-15T14:57:00Z"/>
                <w:rFonts w:ascii="Times New Roman" w:eastAsia="標楷體" w:hAnsi="Times New Roman"/>
                <w:kern w:val="2"/>
                <w:sz w:val="24"/>
                <w:lang w:val="en-US"/>
              </w:rPr>
            </w:pPr>
          </w:p>
          <w:p w14:paraId="4B948794" w14:textId="77777777" w:rsidR="0014728B" w:rsidRPr="00525F09" w:rsidRDefault="0014728B" w:rsidP="0000189F">
            <w:pPr>
              <w:pStyle w:val="a5"/>
              <w:spacing w:before="0" w:after="0" w:line="300" w:lineRule="exact"/>
              <w:ind w:rightChars="0" w:right="0"/>
              <w:jc w:val="center"/>
              <w:rPr>
                <w:ins w:id="217" w:author="Ms CHAN Siu Lan 陳少蘭女士" w:date="2026-01-15T14:57:00Z"/>
                <w:rFonts w:ascii="Times New Roman" w:eastAsia="標楷體" w:hAnsi="Times New Roman"/>
                <w:kern w:val="2"/>
                <w:sz w:val="24"/>
                <w:lang w:val="en-US"/>
              </w:rPr>
            </w:pPr>
          </w:p>
          <w:p w14:paraId="111E26F6" w14:textId="77777777" w:rsidR="0014728B" w:rsidRPr="00525F09" w:rsidRDefault="0014728B" w:rsidP="0000189F">
            <w:pPr>
              <w:pStyle w:val="a5"/>
              <w:spacing w:before="0" w:after="0" w:line="300" w:lineRule="exact"/>
              <w:ind w:rightChars="0" w:right="0"/>
              <w:jc w:val="center"/>
              <w:rPr>
                <w:ins w:id="218" w:author="Ms CHAN Siu Lan 陳少蘭女士" w:date="2026-01-15T14:57:00Z"/>
                <w:rFonts w:ascii="Times New Roman" w:eastAsia="標楷體" w:hAnsi="Times New Roman"/>
                <w:kern w:val="2"/>
                <w:sz w:val="24"/>
                <w:lang w:val="en-US"/>
              </w:rPr>
            </w:pPr>
          </w:p>
          <w:p w14:paraId="137BF05B" w14:textId="77777777" w:rsidR="0014728B" w:rsidRPr="00525F09" w:rsidRDefault="0014728B" w:rsidP="0000189F">
            <w:pPr>
              <w:pStyle w:val="a5"/>
              <w:spacing w:before="0" w:after="0" w:line="300" w:lineRule="exact"/>
              <w:ind w:rightChars="0" w:right="0"/>
              <w:jc w:val="center"/>
              <w:rPr>
                <w:ins w:id="219" w:author="Ms CHAN Siu Lan 陳少蘭女士" w:date="2026-01-15T14:57:00Z"/>
                <w:rFonts w:ascii="Times New Roman" w:eastAsia="標楷體" w:hAnsi="Times New Roman"/>
                <w:kern w:val="2"/>
                <w:sz w:val="24"/>
                <w:lang w:val="en-US"/>
              </w:rPr>
            </w:pPr>
          </w:p>
          <w:p w14:paraId="7E18EFB5" w14:textId="77777777" w:rsidR="0014728B" w:rsidRPr="00525F09" w:rsidRDefault="0014728B" w:rsidP="0000189F">
            <w:pPr>
              <w:pStyle w:val="a5"/>
              <w:spacing w:before="0" w:after="0" w:line="300" w:lineRule="exact"/>
              <w:ind w:rightChars="0" w:right="0"/>
              <w:jc w:val="center"/>
              <w:rPr>
                <w:ins w:id="220" w:author="Ms CHAN Siu Lan 陳少蘭女士" w:date="2026-01-15T14:57:00Z"/>
                <w:rFonts w:ascii="Times New Roman" w:eastAsia="標楷體" w:hAnsi="Times New Roman"/>
                <w:kern w:val="2"/>
                <w:sz w:val="24"/>
                <w:lang w:val="en-US"/>
              </w:rPr>
            </w:pPr>
          </w:p>
          <w:p w14:paraId="79BA10FC" w14:textId="77777777" w:rsidR="0014728B" w:rsidRPr="00525F09" w:rsidRDefault="0014728B" w:rsidP="0000189F">
            <w:pPr>
              <w:pStyle w:val="a5"/>
              <w:spacing w:before="0" w:after="0" w:line="300" w:lineRule="exact"/>
              <w:ind w:rightChars="0" w:right="0"/>
              <w:jc w:val="center"/>
              <w:rPr>
                <w:ins w:id="221" w:author="Ms CHAN Siu Lan 陳少蘭女士" w:date="2026-01-15T14:57:00Z"/>
                <w:rFonts w:ascii="Times New Roman" w:eastAsia="標楷體" w:hAnsi="Times New Roman"/>
                <w:kern w:val="2"/>
                <w:sz w:val="24"/>
                <w:lang w:val="en-US"/>
              </w:rPr>
            </w:pPr>
          </w:p>
          <w:p w14:paraId="2E06D555" w14:textId="77777777" w:rsidR="0014728B" w:rsidRPr="00525F09" w:rsidRDefault="0014728B" w:rsidP="0000189F">
            <w:pPr>
              <w:pStyle w:val="a5"/>
              <w:spacing w:before="0" w:after="0" w:line="300" w:lineRule="exact"/>
              <w:ind w:rightChars="0" w:right="0"/>
              <w:jc w:val="center"/>
              <w:rPr>
                <w:ins w:id="222" w:author="Ms CHAN Siu Lan 陳少蘭女士" w:date="2026-01-15T14:57:00Z"/>
                <w:rFonts w:ascii="Times New Roman" w:eastAsia="標楷體" w:hAnsi="Times New Roman"/>
                <w:kern w:val="2"/>
                <w:sz w:val="24"/>
                <w:lang w:val="en-US"/>
              </w:rPr>
            </w:pPr>
          </w:p>
          <w:p w14:paraId="2290F3D3" w14:textId="77777777" w:rsidR="0014728B" w:rsidRPr="00525F09" w:rsidRDefault="0014728B" w:rsidP="007321F8">
            <w:pPr>
              <w:pStyle w:val="a5"/>
              <w:spacing w:before="0" w:after="0" w:line="300" w:lineRule="exact"/>
              <w:ind w:rightChars="0" w:right="0"/>
              <w:jc w:val="center"/>
              <w:rPr>
                <w:rFonts w:ascii="Times New Roman" w:eastAsia="標楷體" w:hAnsi="Times New Roman"/>
                <w:sz w:val="24"/>
                <w:lang w:val="en-US"/>
              </w:rPr>
            </w:pPr>
            <w:ins w:id="223" w:author="Ms CHAN Siu Lan 陳少蘭女士" w:date="2026-01-15T14:58:00Z">
              <w:r w:rsidRPr="00525F09">
                <w:rPr>
                  <w:rFonts w:ascii="Times New Roman" w:eastAsia="標楷體" w:hAnsi="Times New Roman"/>
                  <w:kern w:val="2"/>
                  <w:sz w:val="24"/>
                  <w:lang w:val="en-US"/>
                </w:rPr>
                <w:t>CSO(E&amp;M)</w:t>
              </w:r>
            </w:ins>
          </w:p>
          <w:p w14:paraId="25D59718" w14:textId="77777777" w:rsidR="0014728B" w:rsidRPr="00525F09" w:rsidRDefault="0014728B" w:rsidP="0000189F">
            <w:pPr>
              <w:pStyle w:val="a5"/>
              <w:spacing w:before="0" w:after="0" w:line="300" w:lineRule="exact"/>
              <w:ind w:rightChars="0" w:right="0"/>
              <w:jc w:val="center"/>
              <w:rPr>
                <w:ins w:id="224" w:author="Ms CHAN Siu Lan 陳少蘭女士" w:date="2026-01-15T14:57:00Z"/>
                <w:rFonts w:ascii="Times New Roman" w:eastAsia="標楷體" w:hAnsi="Times New Roman"/>
                <w:kern w:val="2"/>
                <w:sz w:val="24"/>
                <w:lang w:val="en-US"/>
              </w:rPr>
            </w:pPr>
          </w:p>
          <w:p w14:paraId="621B65B1" w14:textId="77777777" w:rsidR="0014728B" w:rsidRPr="00525F09" w:rsidRDefault="0014728B" w:rsidP="0000189F">
            <w:pPr>
              <w:pStyle w:val="a5"/>
              <w:spacing w:before="0" w:after="0" w:line="300" w:lineRule="exact"/>
              <w:ind w:rightChars="0" w:right="0"/>
              <w:jc w:val="center"/>
              <w:rPr>
                <w:ins w:id="225" w:author="Ms CHAN Siu Lan 陳少蘭女士" w:date="2026-01-15T14:57:00Z"/>
                <w:rFonts w:ascii="Times New Roman" w:eastAsia="標楷體" w:hAnsi="Times New Roman"/>
                <w:kern w:val="2"/>
                <w:sz w:val="24"/>
                <w:lang w:val="en-US"/>
              </w:rPr>
            </w:pPr>
          </w:p>
          <w:p w14:paraId="547E736E" w14:textId="77777777" w:rsidR="0014728B" w:rsidRPr="00525F09" w:rsidRDefault="0014728B" w:rsidP="0000189F">
            <w:pPr>
              <w:pStyle w:val="a5"/>
              <w:spacing w:before="0" w:after="0" w:line="300" w:lineRule="exact"/>
              <w:ind w:rightChars="0" w:right="0"/>
              <w:jc w:val="center"/>
              <w:rPr>
                <w:rFonts w:ascii="Times New Roman" w:eastAsia="標楷體" w:hAnsi="Times New Roman"/>
                <w:kern w:val="2"/>
                <w:sz w:val="24"/>
                <w:lang w:val="en-US"/>
              </w:rPr>
            </w:pPr>
          </w:p>
          <w:p w14:paraId="77662D45" w14:textId="6CD93F3B" w:rsidR="0000189F" w:rsidRPr="00525F09" w:rsidRDefault="0000189F" w:rsidP="0000189F">
            <w:pPr>
              <w:pStyle w:val="a5"/>
              <w:spacing w:before="0" w:after="0" w:line="300" w:lineRule="exact"/>
              <w:ind w:rightChars="0" w:right="0"/>
              <w:jc w:val="center"/>
              <w:rPr>
                <w:del w:id="226" w:author="Wave Tseung" w:date="2026-01-15T16:45:00Z"/>
                <w:rFonts w:ascii="Times New Roman" w:eastAsia="標楷體" w:hAnsi="Times New Roman"/>
                <w:kern w:val="2"/>
                <w:sz w:val="24"/>
                <w:lang w:val="en-US"/>
              </w:rPr>
            </w:pPr>
          </w:p>
          <w:p w14:paraId="0D21A7FD" w14:textId="77777777" w:rsidR="0000189F" w:rsidRPr="00525F09" w:rsidRDefault="0000189F" w:rsidP="0000189F">
            <w:pPr>
              <w:pStyle w:val="a5"/>
              <w:spacing w:before="0" w:after="0" w:line="300" w:lineRule="exact"/>
              <w:ind w:rightChars="0" w:right="0"/>
              <w:jc w:val="center"/>
              <w:rPr>
                <w:rFonts w:ascii="Times New Roman" w:eastAsia="標楷體" w:hAnsi="Times New Roman"/>
                <w:sz w:val="24"/>
                <w:lang w:val="en-US" w:eastAsia="zh-HK"/>
              </w:rPr>
            </w:pPr>
            <w:r w:rsidRPr="00525F09">
              <w:rPr>
                <w:rFonts w:ascii="Times New Roman" w:eastAsia="標楷體" w:hAnsi="Times New Roman"/>
                <w:kern w:val="2"/>
                <w:sz w:val="24"/>
                <w:lang w:val="en-US"/>
              </w:rPr>
              <w:t>SE/ITSS2</w:t>
            </w:r>
          </w:p>
          <w:p w14:paraId="5F364623" w14:textId="77777777" w:rsidR="0000189F" w:rsidRPr="00525F09" w:rsidRDefault="0000189F" w:rsidP="0000189F">
            <w:pPr>
              <w:pStyle w:val="a5"/>
              <w:spacing w:before="0" w:after="0" w:line="300" w:lineRule="exact"/>
              <w:ind w:rightChars="0" w:right="0"/>
              <w:jc w:val="center"/>
              <w:rPr>
                <w:ins w:id="227" w:author="Wave Tseung" w:date="2026-01-15T16:45:00Z"/>
                <w:rFonts w:ascii="Times New Roman" w:eastAsia="標楷體" w:hAnsi="Times New Roman"/>
                <w:kern w:val="2"/>
                <w:sz w:val="24"/>
                <w:lang w:val="en-US"/>
              </w:rPr>
            </w:pPr>
          </w:p>
          <w:p w14:paraId="1FB11B43" w14:textId="77777777" w:rsidR="00B20EAA" w:rsidRPr="00525F09" w:rsidRDefault="00B20EAA" w:rsidP="0000189F">
            <w:pPr>
              <w:pStyle w:val="a5"/>
              <w:spacing w:before="0" w:after="0" w:line="300" w:lineRule="exact"/>
              <w:ind w:rightChars="0" w:right="0"/>
              <w:jc w:val="center"/>
              <w:rPr>
                <w:ins w:id="228" w:author="Wave Tseung" w:date="2026-01-15T16:45:00Z"/>
                <w:rFonts w:ascii="Times New Roman" w:eastAsia="標楷體" w:hAnsi="Times New Roman"/>
                <w:kern w:val="2"/>
                <w:sz w:val="24"/>
                <w:lang w:val="en-US"/>
              </w:rPr>
            </w:pPr>
          </w:p>
          <w:p w14:paraId="17E195C5" w14:textId="77777777" w:rsidR="00B20EAA" w:rsidRPr="00525F09" w:rsidRDefault="00B20EAA" w:rsidP="0000189F">
            <w:pPr>
              <w:pStyle w:val="a5"/>
              <w:spacing w:before="0" w:after="0" w:line="300" w:lineRule="exact"/>
              <w:ind w:rightChars="0" w:right="0"/>
              <w:jc w:val="center"/>
              <w:rPr>
                <w:ins w:id="229" w:author="Wave Tseung" w:date="2026-01-15T16:45:00Z"/>
                <w:rFonts w:ascii="Times New Roman" w:eastAsia="標楷體" w:hAnsi="Times New Roman"/>
                <w:kern w:val="2"/>
                <w:sz w:val="24"/>
                <w:lang w:val="en-US"/>
              </w:rPr>
            </w:pPr>
          </w:p>
          <w:p w14:paraId="71357EBD" w14:textId="77777777" w:rsidR="00B20EAA" w:rsidRPr="00525F09" w:rsidRDefault="00B20EAA" w:rsidP="0000189F">
            <w:pPr>
              <w:pStyle w:val="a5"/>
              <w:spacing w:before="0" w:after="0" w:line="300" w:lineRule="exact"/>
              <w:ind w:rightChars="0" w:right="0"/>
              <w:jc w:val="center"/>
              <w:rPr>
                <w:rFonts w:ascii="Times New Roman" w:eastAsia="標楷體" w:hAnsi="Times New Roman"/>
                <w:kern w:val="2"/>
                <w:sz w:val="24"/>
                <w:lang w:val="en-US"/>
              </w:rPr>
            </w:pPr>
          </w:p>
          <w:p w14:paraId="402D9384"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2F8110E3"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p>
          <w:p w14:paraId="05719774" w14:textId="4CC76D84" w:rsidR="0000189F" w:rsidRPr="00525F09" w:rsidRDefault="0000189F" w:rsidP="0000189F">
            <w:pPr>
              <w:pStyle w:val="a5"/>
              <w:spacing w:before="0" w:after="0" w:line="300" w:lineRule="exact"/>
              <w:ind w:rightChars="0" w:right="0"/>
              <w:jc w:val="center"/>
              <w:rPr>
                <w:del w:id="230" w:author="Ms CHAN Siu Lan 陳少蘭女士" w:date="2026-01-15T15:00:00Z"/>
                <w:rFonts w:ascii="Times New Roman" w:eastAsia="標楷體" w:hAnsi="Times New Roman"/>
                <w:kern w:val="2"/>
                <w:sz w:val="24"/>
                <w:lang w:val="en-US"/>
              </w:rPr>
            </w:pPr>
          </w:p>
          <w:p w14:paraId="5E69224A" w14:textId="011EB7FC" w:rsidR="00616B49" w:rsidRPr="00525F09" w:rsidRDefault="00616B49" w:rsidP="0000189F">
            <w:pPr>
              <w:pStyle w:val="a5"/>
              <w:spacing w:before="0" w:after="0" w:line="300" w:lineRule="exact"/>
              <w:ind w:rightChars="0" w:right="0"/>
              <w:jc w:val="center"/>
              <w:rPr>
                <w:del w:id="231" w:author="Ms CHAN Siu Lan 陳少蘭女士" w:date="2026-01-15T15:00:00Z"/>
                <w:rFonts w:ascii="Times New Roman" w:eastAsia="標楷體" w:hAnsi="Times New Roman"/>
                <w:kern w:val="2"/>
                <w:sz w:val="24"/>
                <w:lang w:val="en-US"/>
              </w:rPr>
            </w:pPr>
          </w:p>
          <w:p w14:paraId="3620D17C" w14:textId="2B18D977" w:rsidR="0000189F" w:rsidRPr="00525F09" w:rsidRDefault="0000189F" w:rsidP="0000189F">
            <w:pPr>
              <w:pStyle w:val="a5"/>
              <w:spacing w:before="0" w:after="0" w:line="300" w:lineRule="exact"/>
              <w:ind w:rightChars="0" w:right="0"/>
              <w:jc w:val="center"/>
              <w:rPr>
                <w:del w:id="232" w:author="Ms CHAN Siu Lan 陳少蘭女士" w:date="2026-01-15T15:00:00Z"/>
                <w:rFonts w:ascii="Times New Roman" w:eastAsia="標楷體" w:hAnsi="Times New Roman"/>
                <w:lang w:val="en-US"/>
              </w:rPr>
            </w:pPr>
          </w:p>
          <w:p w14:paraId="5AF284E3" w14:textId="7BCBABE2" w:rsidR="0000189F" w:rsidRPr="00525F09" w:rsidRDefault="0000189F" w:rsidP="0000189F">
            <w:pPr>
              <w:pStyle w:val="a5"/>
              <w:spacing w:before="0" w:after="0" w:line="300" w:lineRule="exact"/>
              <w:ind w:rightChars="0" w:right="0"/>
              <w:jc w:val="center"/>
              <w:rPr>
                <w:del w:id="233" w:author="Ms CHAN Siu Lan 陳少蘭女士" w:date="2026-01-15T15:00:00Z"/>
                <w:rFonts w:ascii="Times New Roman" w:eastAsia="標楷體" w:hAnsi="Times New Roman"/>
                <w:lang w:val="en-US"/>
              </w:rPr>
            </w:pPr>
          </w:p>
          <w:p w14:paraId="361F4270" w14:textId="7279120A" w:rsidR="00053A62" w:rsidRPr="00525F09" w:rsidRDefault="00053A62" w:rsidP="0000189F">
            <w:pPr>
              <w:pStyle w:val="a5"/>
              <w:spacing w:before="0" w:after="0" w:line="300" w:lineRule="exact"/>
              <w:ind w:rightChars="0" w:right="0"/>
              <w:jc w:val="center"/>
              <w:rPr>
                <w:del w:id="234" w:author="Ms CHAN Siu Lan 陳少蘭女士" w:date="2026-01-15T15:00:00Z"/>
                <w:rFonts w:ascii="Times New Roman" w:eastAsia="標楷體" w:hAnsi="Times New Roman"/>
                <w:lang w:val="en-US"/>
              </w:rPr>
            </w:pPr>
          </w:p>
          <w:p w14:paraId="69EE6656" w14:textId="77777777" w:rsidR="0000189F" w:rsidRPr="00525F09" w:rsidRDefault="00053A62" w:rsidP="008A4978">
            <w:pPr>
              <w:spacing w:line="300" w:lineRule="exact"/>
              <w:ind w:rightChars="106" w:right="254"/>
              <w:jc w:val="center"/>
              <w:rPr>
                <w:rFonts w:eastAsia="標楷體"/>
                <w:lang w:val="en-US"/>
              </w:rPr>
            </w:pPr>
            <w:r w:rsidRPr="00525F09">
              <w:rPr>
                <w:rFonts w:eastAsia="標楷體"/>
                <w:lang w:val="en-US"/>
              </w:rPr>
              <w:t xml:space="preserve"> </w:t>
            </w:r>
            <w:r w:rsidR="0000189F" w:rsidRPr="00525F09">
              <w:rPr>
                <w:rFonts w:eastAsia="標楷體"/>
                <w:lang w:val="en-US"/>
              </w:rPr>
              <w:t>CSO(E&amp;M)</w:t>
            </w:r>
          </w:p>
          <w:p w14:paraId="0F208E4B" w14:textId="77777777" w:rsidR="000B6F53" w:rsidRPr="00525F09" w:rsidRDefault="000B6F53" w:rsidP="008A4978">
            <w:pPr>
              <w:spacing w:line="300" w:lineRule="exact"/>
              <w:ind w:rightChars="106" w:right="254"/>
              <w:jc w:val="center"/>
              <w:rPr>
                <w:rFonts w:eastAsia="標楷體"/>
                <w:lang w:val="en-US"/>
              </w:rPr>
            </w:pPr>
          </w:p>
          <w:p w14:paraId="56316B0B" w14:textId="77777777" w:rsidR="000B6F53" w:rsidRPr="00525F09" w:rsidRDefault="000B6F53" w:rsidP="008A4978">
            <w:pPr>
              <w:spacing w:line="300" w:lineRule="exact"/>
              <w:ind w:rightChars="106" w:right="254"/>
              <w:jc w:val="center"/>
              <w:rPr>
                <w:rFonts w:eastAsia="標楷體"/>
                <w:lang w:val="en-US"/>
              </w:rPr>
            </w:pPr>
          </w:p>
          <w:p w14:paraId="67C4ECFA" w14:textId="77777777" w:rsidR="000B6F53" w:rsidRPr="00525F09" w:rsidRDefault="000B6F53" w:rsidP="008A4978">
            <w:pPr>
              <w:spacing w:line="300" w:lineRule="exact"/>
              <w:ind w:rightChars="106" w:right="254"/>
              <w:jc w:val="center"/>
              <w:rPr>
                <w:rFonts w:eastAsia="標楷體"/>
                <w:lang w:val="en-US"/>
              </w:rPr>
            </w:pPr>
          </w:p>
          <w:p w14:paraId="0458FA64" w14:textId="77777777" w:rsidR="000B6F53" w:rsidRPr="00525F09" w:rsidRDefault="000B6F53" w:rsidP="008A4978">
            <w:pPr>
              <w:spacing w:line="300" w:lineRule="exact"/>
              <w:ind w:rightChars="106" w:right="254"/>
              <w:jc w:val="center"/>
              <w:rPr>
                <w:ins w:id="235" w:author="Ms CHAN Siu Lan 陳少蘭女士" w:date="2026-01-15T14:59:00Z"/>
                <w:rFonts w:eastAsia="標楷體"/>
                <w:lang w:val="en-US"/>
              </w:rPr>
            </w:pPr>
          </w:p>
          <w:p w14:paraId="332921AE" w14:textId="440BAD67" w:rsidR="0014728B" w:rsidRPr="00525F09" w:rsidDel="00943B67" w:rsidRDefault="0014728B" w:rsidP="008A4978">
            <w:pPr>
              <w:spacing w:line="300" w:lineRule="exact"/>
              <w:ind w:left="240" w:rightChars="106" w:right="254"/>
              <w:jc w:val="center"/>
              <w:rPr>
                <w:ins w:id="236" w:author="Ms CHAN Siu Lan 陳少蘭女士" w:date="2026-01-15T14:59:00Z"/>
                <w:del w:id="237" w:author="Wave Tseung" w:date="2026-01-15T16:45:00Z"/>
                <w:rFonts w:eastAsia="標楷體"/>
                <w:lang w:val="en-US"/>
              </w:rPr>
            </w:pPr>
          </w:p>
          <w:p w14:paraId="681F99D9" w14:textId="1C432C90" w:rsidR="0014728B" w:rsidRPr="00525F09" w:rsidDel="00943B67" w:rsidRDefault="0014728B" w:rsidP="008A4978">
            <w:pPr>
              <w:spacing w:line="300" w:lineRule="exact"/>
              <w:ind w:left="240" w:rightChars="106" w:right="254"/>
              <w:jc w:val="center"/>
              <w:rPr>
                <w:ins w:id="238" w:author="Ms CHAN Siu Lan 陳少蘭女士" w:date="2026-01-15T14:59:00Z"/>
                <w:del w:id="239" w:author="Wave Tseung" w:date="2026-01-15T16:45:00Z"/>
                <w:rFonts w:eastAsia="標楷體"/>
                <w:lang w:val="en-US"/>
              </w:rPr>
            </w:pPr>
          </w:p>
          <w:p w14:paraId="759E5985" w14:textId="4A24E30E" w:rsidR="0014728B" w:rsidRPr="00525F09" w:rsidDel="00943B67" w:rsidRDefault="0014728B" w:rsidP="008A4978">
            <w:pPr>
              <w:spacing w:line="300" w:lineRule="exact"/>
              <w:ind w:left="240" w:rightChars="106" w:right="254"/>
              <w:jc w:val="center"/>
              <w:rPr>
                <w:ins w:id="240" w:author="Ms CHAN Siu Lan 陳少蘭女士" w:date="2026-01-15T14:59:00Z"/>
                <w:del w:id="241" w:author="Wave Tseung" w:date="2026-01-15T16:45:00Z"/>
                <w:rFonts w:eastAsia="標楷體"/>
                <w:lang w:val="en-US"/>
              </w:rPr>
            </w:pPr>
          </w:p>
          <w:p w14:paraId="7F0BD990" w14:textId="64B1CEB0" w:rsidR="0014728B" w:rsidRPr="00525F09" w:rsidDel="00943B67" w:rsidRDefault="0014728B" w:rsidP="008A4978">
            <w:pPr>
              <w:spacing w:line="300" w:lineRule="exact"/>
              <w:ind w:left="240" w:rightChars="106" w:right="254"/>
              <w:jc w:val="center"/>
              <w:rPr>
                <w:del w:id="242" w:author="Wave Tseung" w:date="2026-01-15T16:45:00Z"/>
                <w:rFonts w:eastAsia="標楷體"/>
                <w:lang w:val="en-US"/>
              </w:rPr>
            </w:pPr>
          </w:p>
          <w:p w14:paraId="7AEEF9AD" w14:textId="6F200F59" w:rsidR="000B6F53" w:rsidRPr="00525F09" w:rsidRDefault="000B6F53" w:rsidP="008A4978">
            <w:pPr>
              <w:spacing w:line="300" w:lineRule="exact"/>
              <w:ind w:rightChars="106" w:right="254"/>
              <w:jc w:val="center"/>
              <w:rPr>
                <w:del w:id="243" w:author="Wave Tseung" w:date="2026-01-15T16:45:00Z"/>
                <w:rFonts w:eastAsia="標楷體"/>
                <w:lang w:val="en-US"/>
              </w:rPr>
            </w:pPr>
          </w:p>
          <w:p w14:paraId="4035CCDC" w14:textId="79007A8B" w:rsidR="000B6F53" w:rsidRPr="00525F09" w:rsidRDefault="000B6F53" w:rsidP="008A4978">
            <w:pPr>
              <w:spacing w:line="300" w:lineRule="exact"/>
              <w:ind w:rightChars="106" w:right="254"/>
              <w:jc w:val="center"/>
              <w:rPr>
                <w:rFonts w:eastAsia="標楷體"/>
                <w:kern w:val="0"/>
                <w:lang w:val="en-US"/>
              </w:rPr>
            </w:pPr>
            <w:del w:id="244" w:author="Ms CHAN Siu Lan 陳少蘭女士" w:date="2026-01-15T15:00:00Z">
              <w:r w:rsidRPr="00525F09">
                <w:rPr>
                  <w:rFonts w:eastAsia="標楷體"/>
                  <w:lang w:val="en-US"/>
                </w:rPr>
                <w:delText>CSO(E&amp;M)</w:delText>
              </w:r>
            </w:del>
          </w:p>
        </w:tc>
      </w:tr>
      <w:tr w:rsidR="00071073" w:rsidRPr="00525F09" w14:paraId="23949D06" w14:textId="77777777" w:rsidTr="007321F8">
        <w:trPr>
          <w:trHeight w:val="558"/>
        </w:trPr>
        <w:tc>
          <w:tcPr>
            <w:tcW w:w="709" w:type="dxa"/>
          </w:tcPr>
          <w:p w14:paraId="1A91E756" w14:textId="77777777" w:rsidR="0000189F" w:rsidRPr="00525F09" w:rsidRDefault="0000189F" w:rsidP="0000189F">
            <w:pPr>
              <w:spacing w:line="300" w:lineRule="exact"/>
              <w:ind w:rightChars="60" w:right="144"/>
              <w:rPr>
                <w:rFonts w:eastAsia="標楷體"/>
                <w:b/>
              </w:rPr>
            </w:pPr>
          </w:p>
          <w:p w14:paraId="6A649E57" w14:textId="77777777" w:rsidR="0000189F" w:rsidRPr="00525F09" w:rsidRDefault="0000189F" w:rsidP="0000189F">
            <w:pPr>
              <w:spacing w:line="300" w:lineRule="exact"/>
              <w:ind w:rightChars="60" w:right="144"/>
              <w:rPr>
                <w:rFonts w:eastAsia="標楷體"/>
                <w:b/>
              </w:rPr>
            </w:pPr>
          </w:p>
        </w:tc>
        <w:tc>
          <w:tcPr>
            <w:tcW w:w="1003" w:type="dxa"/>
            <w:gridSpan w:val="2"/>
          </w:tcPr>
          <w:p w14:paraId="311B501D" w14:textId="77777777" w:rsidR="0000189F" w:rsidRPr="00525F09" w:rsidRDefault="0000189F" w:rsidP="0000189F">
            <w:pPr>
              <w:pStyle w:val="31"/>
              <w:numPr>
                <w:ilvl w:val="0"/>
                <w:numId w:val="20"/>
              </w:numPr>
              <w:spacing w:line="300" w:lineRule="exact"/>
              <w:ind w:rightChars="60" w:right="144"/>
              <w:jc w:val="left"/>
              <w:rPr>
                <w:rFonts w:ascii="Times New Roman" w:eastAsia="標楷體" w:hAnsi="Times New Roman"/>
                <w:szCs w:val="24"/>
              </w:rPr>
            </w:pPr>
          </w:p>
        </w:tc>
        <w:tc>
          <w:tcPr>
            <w:tcW w:w="6226" w:type="dxa"/>
          </w:tcPr>
          <w:p w14:paraId="7FDD4093" w14:textId="7986DFC9"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r w:rsidRPr="00525F09">
              <w:rPr>
                <w:rFonts w:ascii="Times New Roman" w:eastAsia="標楷體" w:hAnsi="Times New Roman"/>
                <w:u w:val="single"/>
                <w:lang w:val="en-US"/>
              </w:rPr>
              <w:t xml:space="preserve">EMSD Asset Management Portal </w:t>
            </w:r>
            <w:r w:rsidR="00CE5DBF" w:rsidRPr="00525F09">
              <w:rPr>
                <w:rFonts w:ascii="Times New Roman" w:eastAsia="標楷體" w:hAnsi="Times New Roman"/>
                <w:u w:val="single"/>
                <w:lang w:val="en-US"/>
              </w:rPr>
              <w:t>(EAMP)</w:t>
            </w:r>
          </w:p>
        </w:tc>
        <w:tc>
          <w:tcPr>
            <w:tcW w:w="1701" w:type="dxa"/>
          </w:tcPr>
          <w:p w14:paraId="660331A6"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r>
      <w:tr w:rsidR="00071073" w:rsidRPr="00525F09" w14:paraId="267E35C0" w14:textId="77777777" w:rsidTr="007321F8">
        <w:trPr>
          <w:trHeight w:val="558"/>
        </w:trPr>
        <w:tc>
          <w:tcPr>
            <w:tcW w:w="709" w:type="dxa"/>
          </w:tcPr>
          <w:p w14:paraId="1758C25A" w14:textId="77777777" w:rsidR="0000189F" w:rsidRPr="00525F09" w:rsidRDefault="0000189F" w:rsidP="0000189F">
            <w:pPr>
              <w:spacing w:line="300" w:lineRule="exact"/>
              <w:ind w:rightChars="60" w:right="144"/>
              <w:rPr>
                <w:rFonts w:eastAsia="標楷體"/>
                <w:b/>
              </w:rPr>
            </w:pPr>
          </w:p>
        </w:tc>
        <w:tc>
          <w:tcPr>
            <w:tcW w:w="1003" w:type="dxa"/>
            <w:gridSpan w:val="2"/>
          </w:tcPr>
          <w:p w14:paraId="4324C200" w14:textId="77777777" w:rsidR="0000189F" w:rsidRPr="00525F09" w:rsidRDefault="0000189F" w:rsidP="0000189F">
            <w:pPr>
              <w:pStyle w:val="31"/>
              <w:spacing w:line="300" w:lineRule="exact"/>
              <w:ind w:left="480" w:rightChars="60" w:right="144" w:firstLine="0"/>
              <w:jc w:val="left"/>
              <w:rPr>
                <w:rFonts w:ascii="Times New Roman" w:eastAsia="標楷體" w:hAnsi="Times New Roman"/>
                <w:szCs w:val="24"/>
              </w:rPr>
            </w:pPr>
          </w:p>
        </w:tc>
        <w:tc>
          <w:tcPr>
            <w:tcW w:w="6226" w:type="dxa"/>
          </w:tcPr>
          <w:p w14:paraId="74334287" w14:textId="31D4B0F7" w:rsidR="0000189F" w:rsidRPr="00525F09" w:rsidRDefault="0000189F" w:rsidP="0000189F">
            <w:pPr>
              <w:pStyle w:val="31"/>
              <w:spacing w:line="300" w:lineRule="exact"/>
              <w:ind w:left="0" w:rightChars="106" w:right="254" w:firstLine="0"/>
              <w:rPr>
                <w:rFonts w:ascii="Times New Roman" w:eastAsia="標楷體" w:hAnsi="Times New Roman"/>
                <w:lang w:val="en-US"/>
              </w:rPr>
            </w:pPr>
            <w:del w:id="245" w:author="Miss YAU Chi Ying, Vanessa 邱芝瑩" w:date="2026-01-12T10:51:00Z">
              <w:r w:rsidRPr="00525F09">
                <w:rPr>
                  <w:rFonts w:ascii="Times New Roman" w:eastAsia="標楷體" w:hAnsi="Times New Roman"/>
                  <w:lang w:val="en-US"/>
                </w:rPr>
                <w:delText xml:space="preserve">The </w:delText>
              </w:r>
              <w:r w:rsidR="00644078" w:rsidRPr="00525F09">
                <w:rPr>
                  <w:rFonts w:ascii="Times New Roman" w:eastAsia="標楷體" w:hAnsi="Times New Roman"/>
                  <w:lang w:val="en-US"/>
                </w:rPr>
                <w:delText xml:space="preserve">first phase of </w:delText>
              </w:r>
              <w:r w:rsidRPr="00525F09">
                <w:rPr>
                  <w:rFonts w:ascii="Times New Roman" w:eastAsia="標楷體" w:hAnsi="Times New Roman"/>
                  <w:lang w:val="en-US"/>
                </w:rPr>
                <w:delText xml:space="preserve">revamp </w:delText>
              </w:r>
              <w:r w:rsidR="00644078" w:rsidRPr="00525F09">
                <w:rPr>
                  <w:rFonts w:ascii="Times New Roman" w:eastAsia="標楷體" w:hAnsi="Times New Roman"/>
                  <w:lang w:val="en-US"/>
                </w:rPr>
                <w:delText xml:space="preserve">work </w:delText>
              </w:r>
              <w:r w:rsidRPr="00525F09">
                <w:rPr>
                  <w:rFonts w:ascii="Times New Roman" w:eastAsia="標楷體" w:hAnsi="Times New Roman"/>
                  <w:lang w:val="en-US"/>
                </w:rPr>
                <w:delText xml:space="preserve">was in progress, most of the RS open data have been incorporated into EAMP and </w:delText>
              </w:r>
              <w:r w:rsidR="00644078" w:rsidRPr="00525F09">
                <w:rPr>
                  <w:rFonts w:ascii="Times New Roman" w:eastAsia="標楷體" w:hAnsi="Times New Roman"/>
                  <w:lang w:val="en-US"/>
                </w:rPr>
                <w:delText>being reviewed by the corresponding RS divisions</w:delText>
              </w:r>
              <w:r w:rsidRPr="00525F09">
                <w:rPr>
                  <w:rFonts w:ascii="Times New Roman" w:eastAsia="標楷體" w:hAnsi="Times New Roman"/>
                  <w:lang w:val="en-US"/>
                </w:rPr>
                <w:delText xml:space="preserve">. </w:delText>
              </w:r>
            </w:del>
            <w:del w:id="246" w:author="Miss YAU Chi Ying, Vanessa 邱芝瑩" w:date="2026-01-12T11:24:00Z">
              <w:r w:rsidRPr="00525F09">
                <w:rPr>
                  <w:rFonts w:ascii="Times New Roman" w:eastAsia="標楷體" w:hAnsi="Times New Roman"/>
                  <w:lang w:val="en-US"/>
                </w:rPr>
                <w:delText xml:space="preserve"> </w:delText>
              </w:r>
            </w:del>
            <w:del w:id="247" w:author="Miss YAU Chi Ying, Vanessa 邱芝瑩" w:date="2026-01-12T11:04:00Z">
              <w:r w:rsidR="00644078" w:rsidRPr="00525F09">
                <w:rPr>
                  <w:rFonts w:ascii="Times New Roman" w:eastAsia="標楷體" w:hAnsi="Times New Roman"/>
                  <w:lang w:val="en-US"/>
                </w:rPr>
                <w:delText>Four</w:delText>
              </w:r>
            </w:del>
            <w:ins w:id="248" w:author="Miss YAU Chi Ying, Vanessa 邱芝瑩" w:date="2026-01-12T11:04:00Z">
              <w:r w:rsidR="00814E2F" w:rsidRPr="00525F09">
                <w:rPr>
                  <w:rFonts w:ascii="Times New Roman" w:eastAsia="標楷體" w:hAnsi="Times New Roman"/>
                  <w:lang w:val="en-US"/>
                </w:rPr>
                <w:t>Six</w:t>
              </w:r>
            </w:ins>
            <w:r w:rsidR="00644078" w:rsidRPr="00525F09">
              <w:rPr>
                <w:rFonts w:ascii="Times New Roman" w:eastAsia="標楷體" w:hAnsi="Times New Roman"/>
                <w:lang w:val="en-US"/>
              </w:rPr>
              <w:t xml:space="preserve"> new layers</w:t>
            </w:r>
            <w:r w:rsidR="00332CDA" w:rsidRPr="00525F09">
              <w:rPr>
                <w:rFonts w:ascii="Times New Roman" w:eastAsia="標楷體" w:hAnsi="Times New Roman"/>
                <w:lang w:val="en-US"/>
              </w:rPr>
              <w:t xml:space="preserve"> </w:t>
            </w:r>
            <w:r w:rsidR="00644078" w:rsidRPr="00525F09">
              <w:rPr>
                <w:rFonts w:ascii="Times New Roman" w:eastAsia="標楷體" w:hAnsi="Times New Roman"/>
                <w:lang w:val="en-US"/>
              </w:rPr>
              <w:t xml:space="preserve">have been deployed to </w:t>
            </w:r>
            <w:ins w:id="249" w:author="Miss YAU Chi Ying, Vanessa 邱芝瑩" w:date="2026-01-12T11:19:00Z">
              <w:r w:rsidR="001F38FA" w:rsidRPr="00525F09">
                <w:rPr>
                  <w:rFonts w:ascii="Times New Roman" w:eastAsia="標楷體" w:hAnsi="Times New Roman"/>
                  <w:lang w:val="en-US"/>
                </w:rPr>
                <w:t xml:space="preserve">the </w:t>
              </w:r>
            </w:ins>
            <w:r w:rsidR="00644078" w:rsidRPr="00525F09">
              <w:rPr>
                <w:rFonts w:ascii="Times New Roman" w:eastAsia="標楷體" w:hAnsi="Times New Roman"/>
                <w:lang w:val="en-US"/>
              </w:rPr>
              <w:t xml:space="preserve">production site, including </w:t>
            </w:r>
            <w:ins w:id="250" w:author="Miss YAU Chi Ying, Vanessa 邱芝瑩" w:date="2026-01-12T11:01:00Z">
              <w:r w:rsidR="00814E2F" w:rsidRPr="002C2583">
                <w:rPr>
                  <w:rFonts w:ascii="Times New Roman" w:eastAsia="標楷體" w:hAnsi="Times New Roman"/>
                  <w:color w:val="FF0000"/>
                  <w:lang w:val="en-US"/>
                </w:rPr>
                <w:t xml:space="preserve">Electricity (covering substations, power stations and power companies), </w:t>
              </w:r>
            </w:ins>
            <w:ins w:id="251" w:author="Miss YAU Chi Ying, Vanessa 邱芝瑩" w:date="2026-01-12T11:02:00Z">
              <w:r w:rsidR="00814E2F" w:rsidRPr="002C2583">
                <w:rPr>
                  <w:rFonts w:ascii="Times New Roman" w:eastAsia="標楷體" w:hAnsi="Times New Roman"/>
                  <w:color w:val="FF0000"/>
                  <w:lang w:val="en-US"/>
                </w:rPr>
                <w:t xml:space="preserve">Hydrogen filling stations, FSRU vessel location, and BIM-AM Venues. </w:t>
              </w:r>
            </w:ins>
            <w:ins w:id="252" w:author="Miss YAU Chi Ying, Vanessa 邱芝瑩" w:date="2026-01-12T11:20:00Z">
              <w:r w:rsidR="00FF398D" w:rsidRPr="002C2583">
                <w:rPr>
                  <w:rFonts w:ascii="Times New Roman" w:eastAsia="標楷體" w:hAnsi="Times New Roman"/>
                  <w:color w:val="FF0000"/>
                  <w:lang w:val="en-US"/>
                </w:rPr>
                <w:t xml:space="preserve">In </w:t>
              </w:r>
            </w:ins>
            <w:ins w:id="253" w:author="Miss YAU Chi Ying, Vanessa 邱芝瑩" w:date="2026-01-12T11:02:00Z">
              <w:r w:rsidR="00814E2F" w:rsidRPr="002C2583">
                <w:rPr>
                  <w:rFonts w:ascii="Times New Roman" w:eastAsia="標楷體" w:hAnsi="Times New Roman"/>
                  <w:color w:val="FF0000"/>
                  <w:lang w:val="en-US"/>
                </w:rPr>
                <w:t>total</w:t>
              </w:r>
            </w:ins>
            <w:ins w:id="254" w:author="Miss YAU Chi Ying, Vanessa 邱芝瑩" w:date="2026-01-12T11:20:00Z">
              <w:r w:rsidR="00FF398D" w:rsidRPr="002C2583">
                <w:rPr>
                  <w:rFonts w:ascii="Times New Roman" w:eastAsia="標楷體" w:hAnsi="Times New Roman"/>
                  <w:color w:val="FF0000"/>
                  <w:lang w:val="en-US"/>
                </w:rPr>
                <w:t>,</w:t>
              </w:r>
            </w:ins>
            <w:ins w:id="255" w:author="Miss YAU Chi Ying, Vanessa 邱芝瑩" w:date="2026-01-12T11:02:00Z">
              <w:r w:rsidR="00814E2F" w:rsidRPr="002C2583">
                <w:rPr>
                  <w:rFonts w:ascii="Times New Roman" w:eastAsia="標楷體" w:hAnsi="Times New Roman"/>
                  <w:color w:val="FF0000"/>
                  <w:lang w:val="en-US"/>
                </w:rPr>
                <w:t xml:space="preserve"> </w:t>
              </w:r>
            </w:ins>
            <w:ins w:id="256" w:author="Miss YAU Chi Ying, Vanessa 邱芝瑩" w:date="2026-01-12T11:03:00Z">
              <w:r w:rsidR="00814E2F" w:rsidRPr="002C2583">
                <w:rPr>
                  <w:rFonts w:ascii="Times New Roman" w:eastAsia="標楷體" w:hAnsi="Times New Roman"/>
                  <w:color w:val="FF0000"/>
                  <w:lang w:val="en-US"/>
                </w:rPr>
                <w:t>15 new layers have been deployed</w:t>
              </w:r>
            </w:ins>
            <w:ins w:id="257" w:author="Miss YAU Chi Ying, Vanessa 邱芝瑩" w:date="2026-01-12T11:04:00Z">
              <w:r w:rsidR="00814E2F" w:rsidRPr="002C2583">
                <w:rPr>
                  <w:rFonts w:ascii="Times New Roman" w:eastAsia="標楷體" w:hAnsi="Times New Roman"/>
                  <w:color w:val="FF0000"/>
                  <w:lang w:val="en-US"/>
                </w:rPr>
                <w:t xml:space="preserve"> in EAMP. </w:t>
              </w:r>
            </w:ins>
            <w:ins w:id="258" w:author="Miss YAU Chi Ying, Vanessa 邱芝瑩" w:date="2026-01-12T11:05:00Z">
              <w:r w:rsidR="00814E2F" w:rsidRPr="002C2583">
                <w:rPr>
                  <w:rFonts w:ascii="Times New Roman" w:eastAsia="標楷體" w:hAnsi="Times New Roman"/>
                  <w:color w:val="FF0000"/>
                  <w:lang w:val="en-US"/>
                </w:rPr>
                <w:t>To cope with the increasing</w:t>
              </w:r>
            </w:ins>
            <w:ins w:id="259" w:author="Miss YAU Chi Ying, Vanessa 邱芝瑩" w:date="2026-01-12T11:20:00Z">
              <w:r w:rsidR="00FF398D" w:rsidRPr="002C2583">
                <w:rPr>
                  <w:rFonts w:ascii="Times New Roman" w:eastAsia="標楷體" w:hAnsi="Times New Roman"/>
                  <w:color w:val="FF0000"/>
                  <w:lang w:val="en-US"/>
                </w:rPr>
                <w:t xml:space="preserve"> amount</w:t>
              </w:r>
            </w:ins>
            <w:ins w:id="260" w:author="Miss YAU Chi Ying, Vanessa 邱芝瑩" w:date="2026-01-12T11:05:00Z">
              <w:r w:rsidR="00814E2F" w:rsidRPr="002C2583">
                <w:rPr>
                  <w:rFonts w:ascii="Times New Roman" w:eastAsia="標楷體" w:hAnsi="Times New Roman"/>
                  <w:color w:val="FF0000"/>
                  <w:lang w:val="en-US"/>
                </w:rPr>
                <w:t xml:space="preserve"> of</w:t>
              </w:r>
            </w:ins>
            <w:ins w:id="261" w:author="Miss YAU Chi Ying, Vanessa 邱芝瑩" w:date="2026-01-12T11:06:00Z">
              <w:r w:rsidR="00814E2F" w:rsidRPr="002C2583">
                <w:rPr>
                  <w:rFonts w:ascii="Times New Roman" w:eastAsia="標楷體" w:hAnsi="Times New Roman"/>
                  <w:color w:val="FF0000"/>
                  <w:lang w:val="en-US"/>
                </w:rPr>
                <w:t xml:space="preserve"> data </w:t>
              </w:r>
            </w:ins>
            <w:ins w:id="262" w:author="Miss YAU Chi Ying, Vanessa 邱芝瑩" w:date="2026-01-12T11:20:00Z">
              <w:r w:rsidR="00FF398D" w:rsidRPr="002C2583">
                <w:rPr>
                  <w:rFonts w:ascii="Times New Roman" w:eastAsia="標楷體" w:hAnsi="Times New Roman"/>
                  <w:color w:val="FF0000"/>
                  <w:lang w:val="en-US"/>
                </w:rPr>
                <w:t>displayed</w:t>
              </w:r>
            </w:ins>
            <w:ins w:id="263" w:author="Miss YAU Chi Ying, Vanessa 邱芝瑩" w:date="2026-01-12T11:06:00Z">
              <w:r w:rsidR="00814E2F" w:rsidRPr="002C2583">
                <w:rPr>
                  <w:rFonts w:ascii="Times New Roman" w:eastAsia="標楷體" w:hAnsi="Times New Roman"/>
                  <w:color w:val="FF0000"/>
                  <w:lang w:val="en-US"/>
                </w:rPr>
                <w:t xml:space="preserve"> in </w:t>
              </w:r>
            </w:ins>
            <w:ins w:id="264" w:author="Miss YAU Chi Ying, Vanessa 邱芝瑩" w:date="2026-01-12T11:20:00Z">
              <w:r w:rsidR="00FF398D" w:rsidRPr="002C2583">
                <w:rPr>
                  <w:rFonts w:ascii="Times New Roman" w:eastAsia="標楷體" w:hAnsi="Times New Roman"/>
                  <w:color w:val="FF0000"/>
                  <w:lang w:val="en-US"/>
                </w:rPr>
                <w:t>the EAMP</w:t>
              </w:r>
            </w:ins>
            <w:ins w:id="265" w:author="Miss YAU Chi Ying, Vanessa 邱芝瑩" w:date="2026-01-12T11:06:00Z">
              <w:r w:rsidR="00814E2F" w:rsidRPr="002C2583">
                <w:rPr>
                  <w:rFonts w:ascii="Times New Roman" w:eastAsia="標楷體" w:hAnsi="Times New Roman"/>
                  <w:color w:val="FF0000"/>
                  <w:lang w:val="en-US"/>
                </w:rPr>
                <w:t xml:space="preserve"> map view</w:t>
              </w:r>
            </w:ins>
            <w:ins w:id="266" w:author="Miss YAU Chi Ying, Vanessa 邱芝瑩" w:date="2026-01-12T11:21:00Z">
              <w:r w:rsidR="00FF398D" w:rsidRPr="002C2583">
                <w:rPr>
                  <w:rFonts w:ascii="Times New Roman" w:eastAsia="標楷體" w:hAnsi="Times New Roman"/>
                  <w:color w:val="FF0000"/>
                  <w:lang w:val="en-US"/>
                </w:rPr>
                <w:t>,</w:t>
              </w:r>
            </w:ins>
            <w:ins w:id="267" w:author="Miss YAU Chi Ying, Vanessa 邱芝瑩" w:date="2026-01-12T11:06:00Z">
              <w:r w:rsidR="00814E2F" w:rsidRPr="002C2583">
                <w:rPr>
                  <w:rFonts w:ascii="Times New Roman" w:eastAsia="標楷體" w:hAnsi="Times New Roman"/>
                  <w:color w:val="FF0000"/>
                  <w:lang w:val="en-US"/>
                </w:rPr>
                <w:t xml:space="preserve"> the </w:t>
              </w:r>
            </w:ins>
            <w:ins w:id="268" w:author="Miss YAU Chi Ying, Vanessa 邱芝瑩" w:date="2026-01-12T11:10:00Z">
              <w:r w:rsidR="001F38FA" w:rsidRPr="002C2583">
                <w:rPr>
                  <w:rFonts w:ascii="Times New Roman" w:eastAsia="標楷體" w:hAnsi="Times New Roman"/>
                  <w:color w:val="FF0000"/>
                  <w:lang w:val="en-US"/>
                </w:rPr>
                <w:t>system</w:t>
              </w:r>
            </w:ins>
            <w:ins w:id="269" w:author="Miss YAU Chi Ying, Vanessa 邱芝瑩" w:date="2026-01-12T11:07:00Z">
              <w:r w:rsidR="00814E2F" w:rsidRPr="002C2583">
                <w:rPr>
                  <w:rFonts w:ascii="Times New Roman" w:eastAsia="標楷體" w:hAnsi="Times New Roman"/>
                  <w:color w:val="FF0000"/>
                  <w:lang w:val="en-US"/>
                </w:rPr>
                <w:t xml:space="preserve"> design</w:t>
              </w:r>
            </w:ins>
            <w:ins w:id="270" w:author="Miss YAU Chi Ying, Vanessa 邱芝瑩" w:date="2026-01-12T11:21:00Z">
              <w:r w:rsidR="00FF398D" w:rsidRPr="002C2583">
                <w:rPr>
                  <w:rFonts w:ascii="Times New Roman" w:eastAsia="標楷體" w:hAnsi="Times New Roman"/>
                  <w:color w:val="FF0000"/>
                  <w:lang w:val="en-US"/>
                </w:rPr>
                <w:t xml:space="preserve"> </w:t>
              </w:r>
            </w:ins>
            <w:ins w:id="271" w:author="Miss YAU Chi Ying, Vanessa 邱芝瑩" w:date="2026-01-12T11:07:00Z">
              <w:r w:rsidR="00814E2F" w:rsidRPr="002C2583">
                <w:rPr>
                  <w:rFonts w:ascii="Times New Roman" w:eastAsia="標楷體" w:hAnsi="Times New Roman"/>
                  <w:color w:val="FF0000"/>
                  <w:lang w:val="en-US"/>
                </w:rPr>
                <w:t xml:space="preserve">is being upgraded to improve the viewing experience. </w:t>
              </w:r>
            </w:ins>
            <w:ins w:id="272" w:author="Miss YAU Chi Ying, Vanessa 邱芝瑩" w:date="2026-01-12T11:21:00Z">
              <w:r w:rsidR="00FF398D" w:rsidRPr="002C2583">
                <w:rPr>
                  <w:rFonts w:ascii="Times New Roman" w:eastAsia="標楷體" w:hAnsi="Times New Roman"/>
                  <w:color w:val="FF0000"/>
                  <w:lang w:val="en-US"/>
                </w:rPr>
                <w:t>New l</w:t>
              </w:r>
            </w:ins>
            <w:ins w:id="273" w:author="Miss YAU Chi Ying, Vanessa 邱芝瑩" w:date="2026-01-12T11:08:00Z">
              <w:r w:rsidR="00814E2F" w:rsidRPr="002C2583">
                <w:rPr>
                  <w:rFonts w:ascii="Times New Roman" w:eastAsia="標楷體" w:hAnsi="Times New Roman"/>
                  <w:color w:val="FF0000"/>
                  <w:lang w:val="en-US"/>
                </w:rPr>
                <w:t>ayers for vehicle maintenance, lifts &amp; escalators, buildings under EMSD maintenance</w:t>
              </w:r>
            </w:ins>
            <w:ins w:id="274" w:author="Miss YAU Chi Ying, Vanessa 邱芝瑩" w:date="2026-01-12T11:21:00Z">
              <w:r w:rsidR="00FF398D" w:rsidRPr="002C2583">
                <w:rPr>
                  <w:rFonts w:ascii="Times New Roman" w:eastAsia="標楷體" w:hAnsi="Times New Roman"/>
                  <w:color w:val="FF0000"/>
                  <w:lang w:val="en-US"/>
                </w:rPr>
                <w:t>,</w:t>
              </w:r>
            </w:ins>
            <w:ins w:id="275" w:author="Miss YAU Chi Ying, Vanessa 邱芝瑩" w:date="2026-01-12T11:08:00Z">
              <w:r w:rsidR="00814E2F" w:rsidRPr="002C2583">
                <w:rPr>
                  <w:rFonts w:ascii="Times New Roman" w:eastAsia="標楷體" w:hAnsi="Times New Roman"/>
                  <w:color w:val="FF0000"/>
                  <w:lang w:val="en-US"/>
                </w:rPr>
                <w:t xml:space="preserve"> and more </w:t>
              </w:r>
            </w:ins>
            <w:ins w:id="276" w:author="Miss YAU Chi Ying, Vanessa 邱芝瑩" w:date="2026-01-12T11:09:00Z">
              <w:r w:rsidR="00814E2F" w:rsidRPr="002C2583">
                <w:rPr>
                  <w:rFonts w:ascii="Times New Roman" w:eastAsia="標楷體" w:hAnsi="Times New Roman"/>
                  <w:color w:val="FF0000"/>
                  <w:lang w:val="en-US"/>
                </w:rPr>
                <w:t xml:space="preserve">will be deployed once the system modification works </w:t>
              </w:r>
            </w:ins>
            <w:ins w:id="277" w:author="Miss YAU Chi Ying, Vanessa 邱芝瑩" w:date="2026-01-12T11:22:00Z">
              <w:r w:rsidR="00FF398D" w:rsidRPr="002C2583">
                <w:rPr>
                  <w:rFonts w:ascii="Times New Roman" w:eastAsia="標楷體" w:hAnsi="Times New Roman"/>
                  <w:color w:val="FF0000"/>
                  <w:lang w:val="en-US"/>
                </w:rPr>
                <w:t xml:space="preserve">are </w:t>
              </w:r>
            </w:ins>
            <w:ins w:id="278" w:author="Miss YAU Chi Ying, Vanessa 邱芝瑩" w:date="2026-01-12T11:09:00Z">
              <w:r w:rsidR="00814E2F" w:rsidRPr="002C2583">
                <w:rPr>
                  <w:rFonts w:ascii="Times New Roman" w:eastAsia="標楷體" w:hAnsi="Times New Roman"/>
                  <w:color w:val="FF0000"/>
                  <w:lang w:val="en-US"/>
                </w:rPr>
                <w:t>completed</w:t>
              </w:r>
            </w:ins>
            <w:ins w:id="279" w:author="Miss YAU Chi Ying, Vanessa 邱芝瑩" w:date="2026-01-12T11:22:00Z">
              <w:r w:rsidR="00FF398D" w:rsidRPr="002C2583">
                <w:rPr>
                  <w:rFonts w:ascii="Times New Roman" w:eastAsia="標楷體" w:hAnsi="Times New Roman"/>
                  <w:color w:val="FF0000"/>
                  <w:lang w:val="en-US"/>
                </w:rPr>
                <w:t>, ten</w:t>
              </w:r>
            </w:ins>
            <w:ins w:id="280" w:author="Miss YAU Chi Ying, Vanessa 邱芝瑩" w:date="2026-01-12T11:23:00Z">
              <w:r w:rsidR="00FF398D" w:rsidRPr="002C2583">
                <w:rPr>
                  <w:rFonts w:ascii="Times New Roman" w:eastAsia="標楷體" w:hAnsi="Times New Roman"/>
                  <w:color w:val="FF0000"/>
                  <w:lang w:val="en-US"/>
                </w:rPr>
                <w:t>tatively</w:t>
              </w:r>
            </w:ins>
            <w:ins w:id="281" w:author="Miss YAU Chi Ying, Vanessa 邱芝瑩" w:date="2026-01-12T11:22:00Z">
              <w:r w:rsidR="00FF398D" w:rsidRPr="002C2583">
                <w:rPr>
                  <w:rFonts w:ascii="Times New Roman" w:eastAsia="標楷體" w:hAnsi="Times New Roman"/>
                  <w:color w:val="FF0000"/>
                  <w:lang w:val="en-US"/>
                </w:rPr>
                <w:t xml:space="preserve"> by Q1 2026.</w:t>
              </w:r>
            </w:ins>
            <w:ins w:id="282" w:author="Miss YAU Chi Ying, Vanessa 邱芝瑩" w:date="2026-01-12T11:05:00Z">
              <w:r w:rsidR="00644078" w:rsidRPr="00525F09">
                <w:rPr>
                  <w:rFonts w:ascii="Times New Roman" w:eastAsia="標楷體" w:hAnsi="Times New Roman"/>
                  <w:lang w:val="en-US"/>
                </w:rPr>
                <w:t xml:space="preserve"> </w:t>
              </w:r>
            </w:ins>
            <w:del w:id="283" w:author="Miss YAU Chi Ying, Vanessa 邱芝瑩" w:date="2026-01-12T11:09:00Z">
              <w:r w:rsidR="00651BD7" w:rsidRPr="00525F09">
                <w:rPr>
                  <w:rFonts w:ascii="Times New Roman" w:eastAsia="標楷體" w:hAnsi="Times New Roman"/>
                  <w:lang w:val="en-US"/>
                </w:rPr>
                <w:delText xml:space="preserve">Buildings under EERSB; Gas Regulatory Service covering Towngas Major Facilities, LPG Cylinder Distributors, LPG Filling Stations, LPG/NG Terminals, LPG NGIs; GWIN Gateway; and National Games. BIM models and </w:delText>
              </w:r>
              <w:r w:rsidR="00332CDA" w:rsidRPr="00525F09">
                <w:rPr>
                  <w:rFonts w:ascii="Times New Roman" w:eastAsia="標楷體" w:hAnsi="Times New Roman"/>
                  <w:lang w:val="en-US"/>
                </w:rPr>
                <w:delText xml:space="preserve">BTSD Subway flooding monitoring system are being incorporated into EAMP. Six new venues have been incorporated into EAMP, a total of 175 sites have been deployed. Out of 15 selected sites, 9 sites have provided full set of required iBMS data. The latest development </w:delText>
              </w:r>
              <w:r w:rsidRPr="00525F09">
                <w:rPr>
                  <w:rFonts w:ascii="Times New Roman" w:eastAsia="標楷體" w:hAnsi="Times New Roman"/>
                  <w:lang w:val="en-US"/>
                </w:rPr>
                <w:delText xml:space="preserve">was </w:delText>
              </w:r>
              <w:r w:rsidR="00332CDA" w:rsidRPr="00525F09">
                <w:rPr>
                  <w:rFonts w:ascii="Times New Roman" w:eastAsia="標楷體" w:hAnsi="Times New Roman"/>
                  <w:lang w:val="en-US"/>
                </w:rPr>
                <w:delText>presented</w:delText>
              </w:r>
              <w:r w:rsidRPr="00525F09">
                <w:rPr>
                  <w:rFonts w:ascii="Times New Roman" w:eastAsia="標楷體" w:hAnsi="Times New Roman"/>
                  <w:lang w:val="en-US"/>
                </w:rPr>
                <w:delText xml:space="preserve"> in the TSMC meeting on </w:delText>
              </w:r>
              <w:r w:rsidR="00332CDA" w:rsidRPr="00525F09">
                <w:rPr>
                  <w:rFonts w:ascii="Times New Roman" w:eastAsia="標楷體" w:hAnsi="Times New Roman"/>
                  <w:lang w:val="en-US"/>
                </w:rPr>
                <w:delText>11</w:delText>
              </w:r>
              <w:r w:rsidRPr="00525F09">
                <w:rPr>
                  <w:rFonts w:ascii="Times New Roman" w:eastAsia="標楷體" w:hAnsi="Times New Roman"/>
                  <w:lang w:val="en-US"/>
                </w:rPr>
                <w:delText xml:space="preserve"> </w:delText>
              </w:r>
              <w:r w:rsidR="00332CDA" w:rsidRPr="00525F09">
                <w:rPr>
                  <w:rFonts w:ascii="Times New Roman" w:eastAsia="標楷體" w:hAnsi="Times New Roman"/>
                  <w:lang w:val="en-US"/>
                </w:rPr>
                <w:delText>November</w:delText>
              </w:r>
              <w:r w:rsidRPr="00525F09">
                <w:rPr>
                  <w:rFonts w:ascii="Times New Roman" w:eastAsia="標楷體" w:hAnsi="Times New Roman"/>
                  <w:lang w:val="en-US"/>
                </w:rPr>
                <w:delText xml:space="preserve"> 2025.  </w:delText>
              </w:r>
            </w:del>
            <w:r w:rsidR="00706D2D" w:rsidRPr="00525F09">
              <w:rPr>
                <w:rFonts w:ascii="Times New Roman" w:eastAsia="標楷體" w:hAnsi="Times New Roman"/>
                <w:lang w:val="en-US"/>
              </w:rPr>
              <w:t xml:space="preserve">For the second phase revamp of EAMP, a presentation has been conducted in DITSC meeting on 29 September 2025. </w:t>
            </w:r>
            <w:ins w:id="284" w:author="Miss YAU Chi Ying, Vanessa 邱芝瑩" w:date="2026-01-12T11:32:00Z">
              <w:r w:rsidR="004F429E" w:rsidRPr="002C2583">
                <w:rPr>
                  <w:rFonts w:ascii="Times New Roman" w:eastAsia="標楷體" w:hAnsi="Times New Roman"/>
                  <w:color w:val="FF0000"/>
                  <w:lang w:val="en-US"/>
                </w:rPr>
                <w:t>L</w:t>
              </w:r>
            </w:ins>
            <w:ins w:id="285" w:author="Miss YAU Chi Ying, Vanessa 邱芝瑩" w:date="2026-01-12T11:31:00Z">
              <w:r w:rsidR="004F429E" w:rsidRPr="002C2583">
                <w:rPr>
                  <w:rFonts w:ascii="Times New Roman" w:eastAsia="標楷體" w:hAnsi="Times New Roman"/>
                  <w:color w:val="FF0000"/>
                  <w:lang w:val="en-US"/>
                </w:rPr>
                <w:t>iaison with RS</w:t>
              </w:r>
            </w:ins>
            <w:ins w:id="286" w:author="Miss YAU Chi Ying, Vanessa 邱芝瑩" w:date="2026-01-12T11:32:00Z">
              <w:r w:rsidR="004F429E" w:rsidRPr="002C2583">
                <w:rPr>
                  <w:rFonts w:ascii="Times New Roman" w:eastAsia="標楷體" w:hAnsi="Times New Roman"/>
                  <w:color w:val="FF0000"/>
                  <w:lang w:val="en-US"/>
                </w:rPr>
                <w:t xml:space="preserve"> is in progress</w:t>
              </w:r>
            </w:ins>
            <w:ins w:id="287" w:author="Miss YAU Chi Ying, Vanessa 邱芝瑩" w:date="2026-01-12T11:31:00Z">
              <w:r w:rsidR="004F429E" w:rsidRPr="002C2583">
                <w:rPr>
                  <w:rFonts w:ascii="Times New Roman" w:eastAsia="標楷體" w:hAnsi="Times New Roman"/>
                  <w:color w:val="FF0000"/>
                  <w:lang w:val="en-US"/>
                </w:rPr>
                <w:t xml:space="preserve">, </w:t>
              </w:r>
            </w:ins>
            <w:ins w:id="288" w:author="Miss YAU Chi Ying, Vanessa 邱芝瑩" w:date="2026-01-12T11:33:00Z">
              <w:r w:rsidR="004F429E" w:rsidRPr="002C2583">
                <w:rPr>
                  <w:rFonts w:ascii="Times New Roman" w:eastAsia="標楷體" w:hAnsi="Times New Roman"/>
                  <w:color w:val="FF0000"/>
                  <w:lang w:val="en-US"/>
                </w:rPr>
                <w:t>5</w:t>
              </w:r>
            </w:ins>
            <w:ins w:id="289" w:author="Miss YAU Chi Ying, Vanessa 邱芝瑩" w:date="2026-01-12T11:31:00Z">
              <w:r w:rsidR="004F429E" w:rsidRPr="002C2583">
                <w:rPr>
                  <w:rFonts w:ascii="Times New Roman" w:eastAsia="標楷體" w:hAnsi="Times New Roman"/>
                  <w:color w:val="FF0000"/>
                  <w:lang w:val="en-US"/>
                </w:rPr>
                <w:t xml:space="preserve"> new types</w:t>
              </w:r>
              <w:r w:rsidR="004F429E" w:rsidRPr="00525F09">
                <w:rPr>
                  <w:rFonts w:ascii="Times New Roman" w:eastAsia="標楷體" w:hAnsi="Times New Roman"/>
                  <w:lang w:val="en-US"/>
                </w:rPr>
                <w:t xml:space="preserve"> </w:t>
              </w:r>
              <w:r w:rsidR="004F429E" w:rsidRPr="002C2583">
                <w:rPr>
                  <w:rFonts w:ascii="Times New Roman" w:eastAsia="標楷體" w:hAnsi="Times New Roman"/>
                  <w:color w:val="FF0000"/>
                  <w:lang w:val="en-US"/>
                </w:rPr>
                <w:t xml:space="preserve">of data </w:t>
              </w:r>
            </w:ins>
            <w:ins w:id="290" w:author="Miss YAU Chi Ying, Vanessa 邱芝瑩" w:date="2026-01-12T11:32:00Z">
              <w:r w:rsidR="004F429E" w:rsidRPr="002C2583">
                <w:rPr>
                  <w:rFonts w:ascii="Times New Roman" w:eastAsia="標楷體" w:hAnsi="Times New Roman"/>
                  <w:color w:val="FF0000"/>
                  <w:lang w:val="en-US"/>
                </w:rPr>
                <w:t>have been agreed to</w:t>
              </w:r>
            </w:ins>
            <w:ins w:id="291" w:author="Miss YAU Chi Ying, Vanessa 邱芝瑩" w:date="2026-01-12T11:31:00Z">
              <w:r w:rsidR="004F429E" w:rsidRPr="002C2583">
                <w:rPr>
                  <w:rFonts w:ascii="Times New Roman" w:eastAsia="標楷體" w:hAnsi="Times New Roman"/>
                  <w:color w:val="FF0000"/>
                  <w:lang w:val="en-US"/>
                </w:rPr>
                <w:t xml:space="preserve"> incorporate in</w:t>
              </w:r>
            </w:ins>
            <w:ins w:id="292" w:author="Miss YAU Chi Ying, Vanessa 邱芝瑩" w:date="2026-01-12T11:32:00Z">
              <w:r w:rsidR="004F429E" w:rsidRPr="002C2583">
                <w:rPr>
                  <w:rFonts w:ascii="Times New Roman" w:eastAsia="標楷體" w:hAnsi="Times New Roman"/>
                  <w:color w:val="FF0000"/>
                  <w:lang w:val="en-US"/>
                </w:rPr>
                <w:t>to</w:t>
              </w:r>
            </w:ins>
            <w:ins w:id="293" w:author="Miss YAU Chi Ying, Vanessa 邱芝瑩" w:date="2026-01-12T11:31:00Z">
              <w:r w:rsidR="004F429E" w:rsidRPr="002C2583">
                <w:rPr>
                  <w:rFonts w:ascii="Times New Roman" w:eastAsia="標楷體" w:hAnsi="Times New Roman"/>
                  <w:color w:val="FF0000"/>
                  <w:lang w:val="en-US"/>
                </w:rPr>
                <w:t xml:space="preserve"> EAMP, including </w:t>
              </w:r>
            </w:ins>
            <w:ins w:id="294" w:author="Miss YAU Chi Ying, Vanessa 邱芝瑩" w:date="2026-01-12T11:32:00Z">
              <w:r w:rsidR="004F429E" w:rsidRPr="002C2583">
                <w:rPr>
                  <w:rFonts w:ascii="Times New Roman" w:eastAsia="標楷體" w:hAnsi="Times New Roman"/>
                  <w:color w:val="FF0000"/>
                  <w:lang w:val="en-US"/>
                </w:rPr>
                <w:t>E</w:t>
              </w:r>
            </w:ins>
            <w:ins w:id="295" w:author="Miss YAU Chi Ying, Vanessa 邱芝瑩" w:date="2026-01-12T11:25:00Z">
              <w:r w:rsidR="00FF398D" w:rsidRPr="002C2583">
                <w:rPr>
                  <w:rFonts w:ascii="Times New Roman" w:eastAsia="標楷體" w:hAnsi="Times New Roman"/>
                  <w:color w:val="FF0000"/>
                  <w:lang w:val="en-US"/>
                </w:rPr>
                <w:t>nergy audit status for buildings in HK, Forms of Compliance and Certificate of Compliance Registration for buildings in HK</w:t>
              </w:r>
            </w:ins>
            <w:ins w:id="296" w:author="Miss YAU Chi Ying, Vanessa 邱芝瑩" w:date="2026-01-12T11:30:00Z">
              <w:r w:rsidR="004F429E" w:rsidRPr="002C2583">
                <w:rPr>
                  <w:rFonts w:ascii="Times New Roman" w:eastAsia="標楷體" w:hAnsi="Times New Roman"/>
                  <w:color w:val="FF0000"/>
                  <w:lang w:val="en-US"/>
                </w:rPr>
                <w:t>, LPG fuel tank revalidation workshop and governor kiosk</w:t>
              </w:r>
            </w:ins>
            <w:ins w:id="297" w:author="Miss YAU Chi Ying, Vanessa 邱芝瑩" w:date="2026-01-12T11:31:00Z">
              <w:r w:rsidR="004F429E" w:rsidRPr="002C2583">
                <w:rPr>
                  <w:rFonts w:ascii="Times New Roman" w:eastAsia="標楷體" w:hAnsi="Times New Roman"/>
                  <w:color w:val="FF0000"/>
                  <w:lang w:val="en-US"/>
                </w:rPr>
                <w:t>.</w:t>
              </w:r>
            </w:ins>
            <w:del w:id="298" w:author="Miss YAU Chi Ying, Vanessa 邱芝瑩" w:date="2026-01-12T11:09:00Z">
              <w:r w:rsidR="00332CDA" w:rsidRPr="00525F09" w:rsidDel="00814E2F">
                <w:rPr>
                  <w:rFonts w:ascii="Times New Roman" w:eastAsia="標楷體" w:hAnsi="Times New Roman"/>
                  <w:lang w:val="en-US"/>
                </w:rPr>
                <w:delText>Liaison work with RS on incorporating restricted RS data is in p</w:delText>
              </w:r>
              <w:r w:rsidR="00706D2D" w:rsidRPr="00525F09" w:rsidDel="00814E2F">
                <w:rPr>
                  <w:rFonts w:ascii="Times New Roman" w:eastAsia="標楷體" w:hAnsi="Times New Roman"/>
                  <w:lang w:val="en-US"/>
                </w:rPr>
                <w:delText>rogress.</w:delText>
              </w:r>
              <w:r w:rsidRPr="00525F09" w:rsidDel="00814E2F">
                <w:rPr>
                  <w:rFonts w:ascii="Times New Roman" w:eastAsia="標楷體" w:hAnsi="Times New Roman"/>
                  <w:lang w:val="en-US"/>
                </w:rPr>
                <w:delText xml:space="preserve"> </w:delText>
              </w:r>
            </w:del>
          </w:p>
          <w:p w14:paraId="6D8C2EA6" w14:textId="77777777" w:rsidR="0000189F" w:rsidRPr="00525F09" w:rsidRDefault="0000189F" w:rsidP="0000189F">
            <w:pPr>
              <w:pStyle w:val="31"/>
              <w:spacing w:line="300" w:lineRule="exact"/>
              <w:ind w:left="0" w:rightChars="106" w:right="254" w:firstLine="0"/>
              <w:rPr>
                <w:rFonts w:ascii="Times New Roman" w:eastAsia="標楷體" w:hAnsi="Times New Roman"/>
                <w:lang w:val="en-US"/>
              </w:rPr>
            </w:pPr>
          </w:p>
        </w:tc>
        <w:tc>
          <w:tcPr>
            <w:tcW w:w="1701" w:type="dxa"/>
          </w:tcPr>
          <w:p w14:paraId="35E68F04" w14:textId="77777777" w:rsidR="0000189F" w:rsidRPr="00525F09" w:rsidRDefault="0000189F" w:rsidP="0000189F">
            <w:pPr>
              <w:pStyle w:val="a5"/>
              <w:spacing w:before="0" w:after="0" w:line="300" w:lineRule="exact"/>
              <w:ind w:rightChars="0" w:right="0"/>
              <w:jc w:val="center"/>
              <w:rPr>
                <w:rFonts w:ascii="Times New Roman" w:eastAsia="標楷體" w:hAnsi="Times New Roman"/>
                <w:sz w:val="24"/>
                <w:lang w:val="en-US" w:eastAsia="zh-HK"/>
              </w:rPr>
            </w:pPr>
            <w:r w:rsidRPr="00525F09">
              <w:rPr>
                <w:rFonts w:ascii="Times New Roman" w:eastAsia="標楷體" w:hAnsi="Times New Roman"/>
                <w:kern w:val="2"/>
                <w:sz w:val="24"/>
                <w:lang w:val="en-US"/>
              </w:rPr>
              <w:t>SE/DRA</w:t>
            </w:r>
          </w:p>
          <w:p w14:paraId="690957E7" w14:textId="77777777" w:rsidR="0000189F" w:rsidRPr="00525F09" w:rsidRDefault="0000189F" w:rsidP="0000189F">
            <w:pPr>
              <w:pStyle w:val="31"/>
              <w:spacing w:line="300" w:lineRule="exact"/>
              <w:ind w:left="0" w:rightChars="106" w:right="254" w:firstLine="0"/>
              <w:rPr>
                <w:rFonts w:ascii="Times New Roman" w:eastAsia="標楷體" w:hAnsi="Times New Roman"/>
                <w:lang w:val="en-US"/>
              </w:rPr>
            </w:pPr>
          </w:p>
        </w:tc>
      </w:tr>
      <w:tr w:rsidR="00071073" w:rsidRPr="00525F09" w14:paraId="2A41D7EA" w14:textId="77777777" w:rsidTr="007321F8">
        <w:trPr>
          <w:trHeight w:val="558"/>
        </w:trPr>
        <w:tc>
          <w:tcPr>
            <w:tcW w:w="709" w:type="dxa"/>
          </w:tcPr>
          <w:p w14:paraId="52E0D1C1" w14:textId="77777777" w:rsidR="0000189F" w:rsidRPr="00525F09" w:rsidRDefault="0000189F" w:rsidP="0000189F">
            <w:pPr>
              <w:spacing w:line="300" w:lineRule="exact"/>
              <w:ind w:rightChars="60" w:right="144"/>
              <w:rPr>
                <w:rFonts w:eastAsia="標楷體"/>
                <w:b/>
              </w:rPr>
            </w:pPr>
          </w:p>
        </w:tc>
        <w:tc>
          <w:tcPr>
            <w:tcW w:w="1003" w:type="dxa"/>
            <w:gridSpan w:val="2"/>
          </w:tcPr>
          <w:p w14:paraId="15DBAC23" w14:textId="77777777" w:rsidR="0000189F" w:rsidRPr="00525F09" w:rsidRDefault="0000189F" w:rsidP="0000189F">
            <w:pPr>
              <w:pStyle w:val="31"/>
              <w:numPr>
                <w:ilvl w:val="0"/>
                <w:numId w:val="20"/>
              </w:numPr>
              <w:spacing w:line="300" w:lineRule="exact"/>
              <w:ind w:rightChars="60" w:right="144"/>
              <w:jc w:val="left"/>
              <w:rPr>
                <w:rFonts w:ascii="Times New Roman" w:eastAsia="標楷體" w:hAnsi="Times New Roman"/>
                <w:szCs w:val="24"/>
              </w:rPr>
            </w:pPr>
          </w:p>
        </w:tc>
        <w:tc>
          <w:tcPr>
            <w:tcW w:w="6226" w:type="dxa"/>
          </w:tcPr>
          <w:p w14:paraId="27677815" w14:textId="780B683B"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r w:rsidRPr="00525F09">
              <w:rPr>
                <w:rFonts w:ascii="Times New Roman" w:eastAsia="標楷體" w:hAnsi="Times New Roman"/>
                <w:u w:val="single"/>
                <w:lang w:val="en-US"/>
              </w:rPr>
              <w:t>New Asset Information Management Platform</w:t>
            </w:r>
          </w:p>
        </w:tc>
        <w:tc>
          <w:tcPr>
            <w:tcW w:w="1701" w:type="dxa"/>
          </w:tcPr>
          <w:p w14:paraId="47768E67"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r>
      <w:tr w:rsidR="00071073" w:rsidRPr="00525F09" w14:paraId="3C81B336" w14:textId="77777777" w:rsidTr="007321F8">
        <w:trPr>
          <w:trHeight w:val="558"/>
        </w:trPr>
        <w:tc>
          <w:tcPr>
            <w:tcW w:w="709" w:type="dxa"/>
          </w:tcPr>
          <w:p w14:paraId="3B050553" w14:textId="77777777" w:rsidR="0000189F" w:rsidRPr="00525F09" w:rsidRDefault="0000189F" w:rsidP="0000189F">
            <w:pPr>
              <w:spacing w:line="300" w:lineRule="exact"/>
              <w:ind w:rightChars="60" w:right="144"/>
              <w:rPr>
                <w:rFonts w:eastAsia="標楷體"/>
                <w:b/>
              </w:rPr>
            </w:pPr>
          </w:p>
        </w:tc>
        <w:tc>
          <w:tcPr>
            <w:tcW w:w="1003" w:type="dxa"/>
            <w:gridSpan w:val="2"/>
          </w:tcPr>
          <w:p w14:paraId="4AAA0869" w14:textId="77777777" w:rsidR="0000189F" w:rsidRPr="00525F09" w:rsidRDefault="0000189F"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19D7C2E0" w14:textId="54356064" w:rsidR="00BB4E2C" w:rsidRPr="00525F09" w:rsidRDefault="00BB4E2C" w:rsidP="00BB4E2C">
            <w:pPr>
              <w:jc w:val="both"/>
              <w:rPr>
                <w:ins w:id="299" w:author="Mr CHEUNG Ka Kei 張家麒先生" w:date="2026-01-09T11:04:00Z"/>
              </w:rPr>
            </w:pPr>
            <w:ins w:id="300" w:author="Mr CHEUNG Ka Kei 張家麒先生" w:date="2026-01-09T11:04:00Z">
              <w:r w:rsidRPr="00525F09">
                <w:t xml:space="preserve">Asset information such as make, model, year of commissioning, functional location, etc. was mainly stored in CCS for job card creation in </w:t>
              </w:r>
              <w:proofErr w:type="spellStart"/>
              <w:r w:rsidRPr="00525F09">
                <w:t>CCeP</w:t>
              </w:r>
              <w:proofErr w:type="spellEnd"/>
              <w:r w:rsidRPr="00525F09">
                <w:t xml:space="preserve">, SLA performance pledge calculation and cost accounting. At present, </w:t>
              </w:r>
            </w:ins>
            <w:ins w:id="301" w:author="Mr CHEUNG Ka Kei 張家麒先生" w:date="2026-01-16T13:49:00Z">
              <w:r w:rsidR="00C70124" w:rsidRPr="00525F09">
                <w:t xml:space="preserve">during the venue handover from </w:t>
              </w:r>
              <w:proofErr w:type="spellStart"/>
              <w:r w:rsidR="00C70124" w:rsidRPr="00525F09">
                <w:t>ArchSD</w:t>
              </w:r>
              <w:proofErr w:type="spellEnd"/>
              <w:r w:rsidR="00C70124" w:rsidRPr="00525F09">
                <w:t xml:space="preserve"> to EMSD</w:t>
              </w:r>
            </w:ins>
            <w:ins w:id="302" w:author="Mr CHEUNG Ka Kei 張家麒先生" w:date="2026-01-09T11:04:00Z">
              <w:r w:rsidRPr="00525F09">
                <w:t>, the asset information for new venues and AA&amp;I works was prepared by SBU and uploaded to CCS through AMS. The AMS however had yet to have an interface for receiving asset information from the Asset Information Management Portal (AIMP), which was the frontend for contractors to upload BIM models and AM information for new venues, leading to the asynchronization of asset information between AIMP and CCS.</w:t>
              </w:r>
            </w:ins>
          </w:p>
          <w:p w14:paraId="055BD27C" w14:textId="77777777" w:rsidR="00BB4E2C" w:rsidRPr="00525F09" w:rsidRDefault="00BB4E2C" w:rsidP="00BB4E2C">
            <w:pPr>
              <w:jc w:val="both"/>
              <w:rPr>
                <w:ins w:id="303" w:author="Mr CHEUNG Ka Kei 張家麒先生" w:date="2026-01-09T11:04:00Z"/>
              </w:rPr>
            </w:pPr>
          </w:p>
          <w:p w14:paraId="2EA6A0FC" w14:textId="77777777" w:rsidR="00BB4E2C" w:rsidRPr="00525F09" w:rsidRDefault="00BB4E2C" w:rsidP="4990096E">
            <w:pPr>
              <w:jc w:val="both"/>
              <w:rPr>
                <w:ins w:id="304" w:author="Mr CHEUNG Ka Kei 張家麒先生" w:date="2026-01-09T11:04:00Z"/>
              </w:rPr>
            </w:pPr>
            <w:ins w:id="305" w:author="Mr CHEUNG Ka Kei 張家麒先生" w:date="2026-01-09T11:04:00Z">
              <w:r w:rsidRPr="00525F09">
                <w:t>For synchronizing the asset information between AIMP and CCS, the AIMP was enhanced by taking over the functions of AMS and adding a data interface for connecting to CCS.</w:t>
              </w:r>
            </w:ins>
          </w:p>
          <w:p w14:paraId="497AB764" w14:textId="77777777" w:rsidR="00BB4E2C" w:rsidRPr="00525F09" w:rsidRDefault="00BB4E2C" w:rsidP="00BB4E2C">
            <w:pPr>
              <w:jc w:val="both"/>
              <w:rPr>
                <w:ins w:id="306" w:author="Mr CHEUNG Ka Kei 張家麒先生" w:date="2026-01-09T11:04:00Z"/>
              </w:rPr>
            </w:pPr>
          </w:p>
          <w:p w14:paraId="03DA5AFD" w14:textId="77777777" w:rsidR="00BB4E2C" w:rsidRPr="00525F09" w:rsidRDefault="00BB4E2C" w:rsidP="4990096E">
            <w:pPr>
              <w:jc w:val="both"/>
              <w:rPr>
                <w:ins w:id="307" w:author="Mr CHEUNG Ka Kei 張家麒先生" w:date="2026-01-09T11:04:00Z"/>
              </w:rPr>
            </w:pPr>
            <w:ins w:id="308" w:author="Mr CHEUNG Ka Kei 張家麒先生" w:date="2026-01-09T11:04:00Z">
              <w:r w:rsidRPr="00525F09">
                <w:t>The enhanced AIMP served as the frontend for SBU and contractors to upload BIM models and AM information, for both new venues and AA&amp;I works. The asset information, after validating by AIMP and checking by SBU, would be transferred to the CCS as well as BIM-AM Portal. In other words, the AM information in the BIM-AM Portal would be synchronised with CCS. Such integration would significantly enhance operational efficiency.</w:t>
              </w:r>
            </w:ins>
          </w:p>
          <w:p w14:paraId="6AE13F59" w14:textId="77777777" w:rsidR="00BB4E2C" w:rsidRPr="00525F09" w:rsidRDefault="00BB4E2C" w:rsidP="00BB4E2C">
            <w:pPr>
              <w:jc w:val="both"/>
              <w:rPr>
                <w:ins w:id="309" w:author="Mr CHEUNG Ka Kei 張家麒先生" w:date="2026-01-09T11:04:00Z"/>
              </w:rPr>
            </w:pPr>
          </w:p>
          <w:p w14:paraId="5E483650" w14:textId="77777777" w:rsidR="00BB4E2C" w:rsidRPr="00525F09" w:rsidRDefault="00BB4E2C" w:rsidP="00BB4E2C">
            <w:pPr>
              <w:jc w:val="both"/>
              <w:rPr>
                <w:ins w:id="310" w:author="Mr CHEUNG Ka Kei 張家麒先生" w:date="2026-01-09T11:04:00Z"/>
                <w:color w:val="FF0000"/>
              </w:rPr>
            </w:pPr>
            <w:ins w:id="311" w:author="Mr CHEUNG Ka Kei 張家麒先生" w:date="2026-01-09T11:04:00Z">
              <w:r w:rsidRPr="00525F09">
                <w:rPr>
                  <w:color w:val="FF0000"/>
                </w:rPr>
                <w:t xml:space="preserve">The development of the new AIMP was completed in December 2025. The enhanced AIMP was now being applied to the AC system of </w:t>
              </w:r>
              <w:proofErr w:type="spellStart"/>
              <w:r w:rsidRPr="00525F09">
                <w:rPr>
                  <w:color w:val="FF0000"/>
                </w:rPr>
                <w:t>ImmD</w:t>
              </w:r>
              <w:proofErr w:type="spellEnd"/>
              <w:r w:rsidRPr="00525F09">
                <w:rPr>
                  <w:color w:val="FF0000"/>
                </w:rPr>
                <w:t xml:space="preserve"> Headquarters Building, serving as the first trial site. Four sessions of user testing and engagement sessions had been scheduled for existing AMS and AIMP users.</w:t>
              </w:r>
            </w:ins>
          </w:p>
          <w:p w14:paraId="13587401" w14:textId="77777777" w:rsidR="00BB4E2C" w:rsidRPr="00525F09" w:rsidRDefault="00BB4E2C" w:rsidP="00BB4E2C">
            <w:pPr>
              <w:jc w:val="both"/>
              <w:rPr>
                <w:ins w:id="312" w:author="Mr CHEUNG Ka Kei 張家麒先生" w:date="2026-01-09T11:04:00Z"/>
                <w:color w:val="FF0000"/>
              </w:rPr>
            </w:pPr>
          </w:p>
          <w:p w14:paraId="43671524" w14:textId="77777777" w:rsidR="00BB4E2C" w:rsidRPr="00525F09" w:rsidRDefault="00BB4E2C" w:rsidP="4990096E">
            <w:pPr>
              <w:jc w:val="both"/>
              <w:rPr>
                <w:ins w:id="313" w:author="Mr CHEUNG Ka Kei 張家麒先生" w:date="2026-01-09T11:04:00Z"/>
                <w:color w:val="FF0000"/>
              </w:rPr>
            </w:pPr>
            <w:ins w:id="314" w:author="Mr CHEUNG Ka Kei 張家麒先生" w:date="2026-01-09T11:04:00Z">
              <w:r w:rsidRPr="00525F09">
                <w:rPr>
                  <w:color w:val="FF0000"/>
                </w:rPr>
                <w:t xml:space="preserve">It is expected that the AIMP and AMS would run in parallel until 2028. The AMS would then be discontinued. </w:t>
              </w:r>
            </w:ins>
          </w:p>
          <w:p w14:paraId="64A2EA8E" w14:textId="77777777" w:rsidR="00BB4E2C" w:rsidRPr="00525F09" w:rsidRDefault="00BB4E2C" w:rsidP="00BB4E2C">
            <w:pPr>
              <w:jc w:val="both"/>
              <w:rPr>
                <w:ins w:id="315" w:author="Mr CHEUNG Ka Kei 張家麒先生" w:date="2026-01-09T11:04:00Z"/>
                <w:color w:val="FF0000"/>
              </w:rPr>
            </w:pPr>
          </w:p>
          <w:p w14:paraId="1B8BB30A" w14:textId="590D39AD" w:rsidR="00BB4E2C" w:rsidRPr="00525F09" w:rsidRDefault="00BB4E2C" w:rsidP="4990096E">
            <w:pPr>
              <w:pStyle w:val="31"/>
              <w:spacing w:line="300" w:lineRule="exact"/>
              <w:ind w:left="0" w:rightChars="106" w:right="254" w:firstLine="0"/>
              <w:rPr>
                <w:ins w:id="316" w:author="Mr CHEUNG Ka Kei 張家麒先生" w:date="2026-01-09T11:04:00Z"/>
                <w:rFonts w:ascii="Times New Roman" w:hAnsi="Times New Roman"/>
              </w:rPr>
            </w:pPr>
            <w:ins w:id="317" w:author="Mr CHEUNG Ka Kei 張家麒先生" w:date="2026-01-09T11:04:00Z">
              <w:r w:rsidRPr="00525F09">
                <w:rPr>
                  <w:rFonts w:ascii="Times New Roman" w:hAnsi="Times New Roman"/>
                  <w:color w:val="FF0000"/>
                </w:rPr>
                <w:t>The cost for the enhanced AIMP is around $5M. The contractor cost saving arisen from discontinuation of AMS would was $2.88M per year. The increase of maintenance cost of for the enhanced AIMP was less than $0.5M per year.</w:t>
              </w:r>
            </w:ins>
          </w:p>
          <w:p w14:paraId="2AF39581" w14:textId="77777777" w:rsidR="00BB4E2C" w:rsidRPr="00525F09" w:rsidRDefault="00BB4E2C" w:rsidP="00BB4E2C">
            <w:pPr>
              <w:pStyle w:val="31"/>
              <w:spacing w:line="300" w:lineRule="exact"/>
              <w:ind w:left="0" w:rightChars="106" w:right="254" w:firstLine="0"/>
              <w:rPr>
                <w:ins w:id="318" w:author="Mr CHEUNG Ka Kei 張家麒先生" w:date="2026-01-09T11:04:00Z"/>
                <w:rFonts w:ascii="Times New Roman" w:eastAsia="標楷體" w:hAnsi="Times New Roman"/>
                <w:lang w:val="en-US"/>
              </w:rPr>
            </w:pPr>
          </w:p>
          <w:p w14:paraId="2602805A" w14:textId="4819A996" w:rsidR="0000189F" w:rsidRPr="00525F09" w:rsidDel="003E00C2" w:rsidRDefault="0000189F" w:rsidP="0000189F">
            <w:pPr>
              <w:pStyle w:val="31"/>
              <w:spacing w:line="300" w:lineRule="exact"/>
              <w:ind w:left="0" w:rightChars="106" w:right="254" w:firstLine="0"/>
              <w:rPr>
                <w:del w:id="319" w:author="Mr CHEUNG Ka Kei 張家麒先生" w:date="2026-01-09T11:02:00Z"/>
                <w:rFonts w:ascii="Times New Roman" w:eastAsia="標楷體" w:hAnsi="Times New Roman"/>
                <w:lang w:val="en-US"/>
              </w:rPr>
            </w:pPr>
            <w:del w:id="320" w:author="Mr CHEUNG Ka Kei 張家麒先生" w:date="2026-01-09T11:02:00Z">
              <w:r w:rsidRPr="00525F09" w:rsidDel="003E00C2">
                <w:rPr>
                  <w:rFonts w:ascii="Times New Roman" w:eastAsia="標楷體" w:hAnsi="Times New Roman"/>
                  <w:lang w:val="en-US"/>
                </w:rPr>
                <w:delText>The Asset Information Management Platform (AIMP) was now being revamped for integrating the functions of AMS. At present, the AIMP was the frontend for ArchSD’s contractors to upload BIM models and AM information for new venues.  The uploaded asset information would be transferred to BIM-AM system (namely “BIM-AM Portal”).  Whereas, SBUs were required to upload similar AM information to CCS via AMS for job cards creation and SLA performance pledge calculation.</w:delText>
              </w:r>
              <w:r w:rsidR="00CC3B8A" w:rsidRPr="00525F09" w:rsidDel="003E00C2">
                <w:rPr>
                  <w:rFonts w:ascii="Times New Roman" w:eastAsia="標楷體" w:hAnsi="Times New Roman"/>
                  <w:lang w:val="en-US"/>
                </w:rPr>
                <w:delText xml:space="preserve"> </w:delText>
              </w:r>
              <w:r w:rsidRPr="00525F09" w:rsidDel="003E00C2">
                <w:rPr>
                  <w:rFonts w:ascii="Times New Roman" w:eastAsia="標楷體" w:hAnsi="Times New Roman"/>
                  <w:lang w:val="en-US"/>
                </w:rPr>
                <w:delText>In future, the AM information in the BIM-AM Portal would be synchronised with CCS automatically, upon a greenlight was given by the SBU’s subject engineer/inspector. For RMAA works, the new AIMP would also serve as the frontend for SBU to upload AM information to CCS, following the similar workflows for new venues.</w:delText>
              </w:r>
            </w:del>
          </w:p>
          <w:p w14:paraId="4902C66D" w14:textId="7F47F6CB" w:rsidR="0000189F" w:rsidRPr="00525F09" w:rsidDel="003E00C2" w:rsidRDefault="0000189F" w:rsidP="0000189F">
            <w:pPr>
              <w:pStyle w:val="31"/>
              <w:spacing w:line="300" w:lineRule="exact"/>
              <w:ind w:left="0" w:rightChars="106" w:right="254" w:firstLine="0"/>
              <w:rPr>
                <w:del w:id="321" w:author="Mr CHEUNG Ka Kei 張家麒先生" w:date="2026-01-09T11:02:00Z"/>
                <w:rFonts w:ascii="Times New Roman" w:eastAsia="標楷體" w:hAnsi="Times New Roman"/>
                <w:lang w:val="en-US"/>
              </w:rPr>
            </w:pPr>
          </w:p>
          <w:p w14:paraId="0A831340" w14:textId="450159C8" w:rsidR="0000189F" w:rsidRPr="00525F09" w:rsidDel="003E00C2" w:rsidRDefault="0000189F" w:rsidP="0000189F">
            <w:pPr>
              <w:pStyle w:val="31"/>
              <w:spacing w:line="300" w:lineRule="exact"/>
              <w:ind w:left="0" w:rightChars="106" w:right="254" w:firstLine="0"/>
              <w:rPr>
                <w:del w:id="322" w:author="Mr CHEUNG Ka Kei 張家麒先生" w:date="2026-01-09T11:02:00Z"/>
                <w:rFonts w:ascii="Times New Roman" w:eastAsia="標楷體" w:hAnsi="Times New Roman"/>
                <w:lang w:val="en-US"/>
              </w:rPr>
            </w:pPr>
            <w:del w:id="323" w:author="Mr CHEUNG Ka Kei 張家麒先生" w:date="2026-01-09T11:02:00Z">
              <w:r w:rsidRPr="00525F09" w:rsidDel="003E00C2">
                <w:rPr>
                  <w:rFonts w:ascii="Times New Roman" w:eastAsia="標楷體" w:hAnsi="Times New Roman"/>
                  <w:lang w:val="en-US"/>
                </w:rPr>
                <w:delText xml:space="preserve">The development of the new AIMP </w:delText>
              </w:r>
              <w:r w:rsidR="007644CD" w:rsidRPr="00525F09" w:rsidDel="003E00C2">
                <w:rPr>
                  <w:rFonts w:ascii="Times New Roman" w:eastAsia="標楷體" w:hAnsi="Times New Roman"/>
                  <w:lang w:val="en-US"/>
                </w:rPr>
                <w:delText>would be completed</w:delText>
              </w:r>
              <w:r w:rsidRPr="00525F09" w:rsidDel="003E00C2">
                <w:rPr>
                  <w:rFonts w:ascii="Times New Roman" w:eastAsia="標楷體" w:hAnsi="Times New Roman"/>
                  <w:lang w:val="en-US"/>
                </w:rPr>
                <w:delText xml:space="preserve"> in December 2025.</w:delText>
              </w:r>
              <w:r w:rsidR="007644CD" w:rsidRPr="00525F09" w:rsidDel="003E00C2">
                <w:rPr>
                  <w:rFonts w:ascii="Times New Roman" w:eastAsia="標楷體" w:hAnsi="Times New Roman"/>
                  <w:lang w:val="en-US"/>
                </w:rPr>
                <w:delText xml:space="preserve"> Four sessions of user testing and engagement sessions had been scheduled for existing AMS and AIMP users</w:delText>
              </w:r>
              <w:r w:rsidR="00A83871" w:rsidRPr="00525F09" w:rsidDel="003E00C2">
                <w:rPr>
                  <w:rFonts w:ascii="Times New Roman" w:eastAsia="標楷體" w:hAnsi="Times New Roman"/>
                  <w:lang w:val="en-US"/>
                </w:rPr>
                <w:delText xml:space="preserve"> BIMSD would also assist SBU using the revamped AIMP for inputting asset information to CCS for new venues and AA&amp;I works.</w:delText>
              </w:r>
            </w:del>
          </w:p>
          <w:p w14:paraId="618634F2" w14:textId="77777777" w:rsidR="0000189F" w:rsidRPr="00525F09" w:rsidRDefault="0000189F" w:rsidP="0000189F">
            <w:pPr>
              <w:pStyle w:val="31"/>
              <w:spacing w:line="300" w:lineRule="exact"/>
              <w:ind w:left="0" w:rightChars="106" w:right="254" w:firstLine="0"/>
              <w:rPr>
                <w:rFonts w:ascii="Times New Roman" w:eastAsia="標楷體" w:hAnsi="Times New Roman"/>
                <w:lang w:val="en-US"/>
              </w:rPr>
            </w:pPr>
          </w:p>
        </w:tc>
        <w:tc>
          <w:tcPr>
            <w:tcW w:w="1701" w:type="dxa"/>
          </w:tcPr>
          <w:p w14:paraId="74AA18AE" w14:textId="000A779B" w:rsidR="0000189F" w:rsidRPr="00525F09" w:rsidRDefault="0000189F" w:rsidP="008A4978">
            <w:pPr>
              <w:pStyle w:val="31"/>
              <w:spacing w:line="300" w:lineRule="exact"/>
              <w:ind w:left="0" w:rightChars="106" w:right="254" w:firstLine="0"/>
              <w:jc w:val="center"/>
              <w:rPr>
                <w:rFonts w:ascii="Times New Roman" w:eastAsia="標楷體" w:hAnsi="Times New Roman"/>
                <w:lang w:val="en-US"/>
              </w:rPr>
            </w:pPr>
            <w:r w:rsidRPr="00525F09">
              <w:rPr>
                <w:rFonts w:ascii="Times New Roman" w:eastAsia="標楷體" w:hAnsi="Times New Roman"/>
                <w:lang w:val="en-US"/>
              </w:rPr>
              <w:t xml:space="preserve"> SE/BIM</w:t>
            </w:r>
            <w:del w:id="324" w:author="Mr CHEUNG Ka Kei 張家麒先生" w:date="2026-01-09T11:03:00Z">
              <w:r w:rsidRPr="00525F09" w:rsidDel="003E00C2">
                <w:rPr>
                  <w:rFonts w:ascii="Times New Roman" w:eastAsia="標楷體" w:hAnsi="Times New Roman"/>
                  <w:lang w:val="en-US"/>
                </w:rPr>
                <w:delText xml:space="preserve"> &amp; SE/ITD</w:delText>
              </w:r>
            </w:del>
          </w:p>
        </w:tc>
      </w:tr>
      <w:tr w:rsidR="00071073" w:rsidRPr="00525F09" w14:paraId="05ECB35C" w14:textId="77777777" w:rsidTr="007321F8">
        <w:trPr>
          <w:trHeight w:val="556"/>
        </w:trPr>
        <w:tc>
          <w:tcPr>
            <w:tcW w:w="709" w:type="dxa"/>
          </w:tcPr>
          <w:p w14:paraId="56C4FCF3" w14:textId="77777777" w:rsidR="0000189F" w:rsidRPr="00525F09" w:rsidRDefault="0000189F" w:rsidP="0000189F">
            <w:pPr>
              <w:spacing w:line="300" w:lineRule="exact"/>
              <w:ind w:rightChars="60" w:right="144"/>
              <w:rPr>
                <w:rFonts w:eastAsia="標楷體"/>
                <w:b/>
              </w:rPr>
            </w:pPr>
          </w:p>
        </w:tc>
        <w:tc>
          <w:tcPr>
            <w:tcW w:w="1003" w:type="dxa"/>
            <w:gridSpan w:val="2"/>
          </w:tcPr>
          <w:p w14:paraId="5E28EA6A" w14:textId="77777777" w:rsidR="0000189F" w:rsidRPr="00525F09" w:rsidRDefault="0000189F" w:rsidP="0000189F">
            <w:pPr>
              <w:pStyle w:val="31"/>
              <w:numPr>
                <w:ilvl w:val="0"/>
                <w:numId w:val="20"/>
              </w:numPr>
              <w:spacing w:line="300" w:lineRule="exact"/>
              <w:ind w:rightChars="60" w:right="144"/>
              <w:jc w:val="left"/>
              <w:rPr>
                <w:rFonts w:ascii="Times New Roman" w:eastAsia="標楷體" w:hAnsi="Times New Roman"/>
                <w:szCs w:val="24"/>
              </w:rPr>
            </w:pPr>
          </w:p>
        </w:tc>
        <w:tc>
          <w:tcPr>
            <w:tcW w:w="6226" w:type="dxa"/>
          </w:tcPr>
          <w:p w14:paraId="62B5D32D"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rPr>
            </w:pPr>
            <w:r w:rsidRPr="00525F09">
              <w:rPr>
                <w:rFonts w:ascii="Times New Roman" w:eastAsia="標楷體" w:hAnsi="Times New Roman"/>
                <w:u w:val="single"/>
              </w:rPr>
              <w:t>Corporate Computer System (CCS)</w:t>
            </w:r>
          </w:p>
        </w:tc>
        <w:tc>
          <w:tcPr>
            <w:tcW w:w="1701" w:type="dxa"/>
          </w:tcPr>
          <w:p w14:paraId="74734A0C" w14:textId="77777777" w:rsidR="0000189F" w:rsidRPr="00525F09" w:rsidRDefault="0000189F" w:rsidP="0000189F">
            <w:pPr>
              <w:pStyle w:val="31"/>
              <w:spacing w:line="300" w:lineRule="exact"/>
              <w:ind w:left="0" w:rightChars="106" w:right="254" w:firstLine="0"/>
              <w:rPr>
                <w:rFonts w:ascii="Times New Roman" w:eastAsia="標楷體" w:hAnsi="Times New Roman"/>
                <w:szCs w:val="24"/>
                <w:u w:val="single"/>
              </w:rPr>
            </w:pPr>
          </w:p>
        </w:tc>
      </w:tr>
      <w:tr w:rsidR="00071073" w:rsidRPr="00525F09" w14:paraId="1767CF75" w14:textId="77777777" w:rsidTr="007321F8">
        <w:trPr>
          <w:trHeight w:val="157"/>
        </w:trPr>
        <w:tc>
          <w:tcPr>
            <w:tcW w:w="709" w:type="dxa"/>
          </w:tcPr>
          <w:p w14:paraId="64A993C8" w14:textId="77777777" w:rsidR="0000189F" w:rsidRPr="00525F09" w:rsidRDefault="0000189F" w:rsidP="0000189F">
            <w:pPr>
              <w:spacing w:line="300" w:lineRule="exact"/>
              <w:ind w:rightChars="60" w:right="144"/>
              <w:rPr>
                <w:rFonts w:eastAsia="標楷體"/>
                <w:b/>
              </w:rPr>
            </w:pPr>
          </w:p>
        </w:tc>
        <w:tc>
          <w:tcPr>
            <w:tcW w:w="1003" w:type="dxa"/>
            <w:gridSpan w:val="2"/>
          </w:tcPr>
          <w:p w14:paraId="589744CF" w14:textId="0BB3BF3C" w:rsidR="0000189F" w:rsidRPr="00525F09" w:rsidRDefault="0000189F"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764CEA13" w14:textId="4FF79CF6" w:rsidR="0000189F" w:rsidRPr="00525F09" w:rsidRDefault="00FB2A84" w:rsidP="0000189F">
            <w:pPr>
              <w:pStyle w:val="31"/>
              <w:spacing w:line="300" w:lineRule="exact"/>
              <w:ind w:left="0" w:rightChars="106" w:right="254" w:firstLine="0"/>
              <w:rPr>
                <w:rFonts w:ascii="Times New Roman" w:eastAsia="標楷體" w:hAnsi="Times New Roman"/>
                <w:lang w:val="en-US"/>
              </w:rPr>
            </w:pPr>
            <w:r w:rsidRPr="00525F09">
              <w:rPr>
                <w:rFonts w:ascii="Times New Roman" w:eastAsia="標楷體" w:hAnsi="Times New Roman"/>
                <w:lang w:val="en-US"/>
              </w:rPr>
              <w:t>Rega</w:t>
            </w:r>
            <w:r w:rsidR="009427FA" w:rsidRPr="00525F09">
              <w:rPr>
                <w:rFonts w:ascii="Times New Roman" w:eastAsia="標楷體" w:hAnsi="Times New Roman"/>
                <w:lang w:val="en-US"/>
              </w:rPr>
              <w:t>r</w:t>
            </w:r>
            <w:r w:rsidRPr="00525F09">
              <w:rPr>
                <w:rFonts w:ascii="Times New Roman" w:eastAsia="標楷體" w:hAnsi="Times New Roman"/>
                <w:lang w:val="en-US"/>
              </w:rPr>
              <w:t>ding</w:t>
            </w:r>
            <w:r w:rsidR="007B7F39" w:rsidRPr="00525F09">
              <w:rPr>
                <w:rFonts w:ascii="Times New Roman" w:eastAsia="標楷體" w:hAnsi="Times New Roman"/>
                <w:lang w:val="en-US"/>
              </w:rPr>
              <w:t xml:space="preserve"> the</w:t>
            </w:r>
            <w:r w:rsidR="00454C0C" w:rsidRPr="00525F09">
              <w:rPr>
                <w:rFonts w:ascii="Times New Roman" w:eastAsia="標楷體" w:hAnsi="Times New Roman"/>
                <w:lang w:val="en-US"/>
              </w:rPr>
              <w:t xml:space="preserve"> </w:t>
            </w:r>
            <w:r w:rsidR="001D6F71" w:rsidRPr="00525F09">
              <w:rPr>
                <w:rFonts w:ascii="Times New Roman" w:eastAsia="標楷體" w:hAnsi="Times New Roman"/>
                <w:lang w:val="en-US"/>
              </w:rPr>
              <w:t xml:space="preserve">new </w:t>
            </w:r>
            <w:r w:rsidR="006E1AAF" w:rsidRPr="00525F09">
              <w:rPr>
                <w:rFonts w:ascii="Times New Roman" w:eastAsia="標楷體" w:hAnsi="Times New Roman"/>
                <w:lang w:val="en-US"/>
              </w:rPr>
              <w:t>contractor payment</w:t>
            </w:r>
            <w:r w:rsidRPr="00525F09">
              <w:rPr>
                <w:rFonts w:ascii="Times New Roman" w:eastAsia="標楷體" w:hAnsi="Times New Roman"/>
                <w:lang w:val="en-US"/>
              </w:rPr>
              <w:t xml:space="preserve"> </w:t>
            </w:r>
            <w:r w:rsidR="00D30648" w:rsidRPr="00525F09">
              <w:rPr>
                <w:rFonts w:ascii="Times New Roman" w:eastAsia="標楷體" w:hAnsi="Times New Roman"/>
                <w:lang w:val="en-US"/>
              </w:rPr>
              <w:t>measure</w:t>
            </w:r>
            <w:r w:rsidR="008C6533" w:rsidRPr="00525F09">
              <w:rPr>
                <w:rFonts w:ascii="Times New Roman" w:eastAsia="標楷體" w:hAnsi="Times New Roman"/>
                <w:lang w:val="en-US"/>
              </w:rPr>
              <w:t xml:space="preserve"> </w:t>
            </w:r>
            <w:r w:rsidR="005C018B" w:rsidRPr="00525F09">
              <w:rPr>
                <w:rFonts w:ascii="Times New Roman" w:eastAsia="標楷體" w:hAnsi="Times New Roman"/>
                <w:lang w:val="en-US"/>
              </w:rPr>
              <w:t>through</w:t>
            </w:r>
            <w:r w:rsidR="00B56C9A" w:rsidRPr="00525F09">
              <w:rPr>
                <w:rFonts w:ascii="Times New Roman" w:eastAsia="標楷體" w:hAnsi="Times New Roman"/>
                <w:lang w:val="en-US"/>
              </w:rPr>
              <w:t xml:space="preserve"> the</w:t>
            </w:r>
            <w:r w:rsidR="005C018B" w:rsidRPr="00525F09">
              <w:rPr>
                <w:rFonts w:ascii="Times New Roman" w:eastAsia="標楷體" w:hAnsi="Times New Roman"/>
                <w:lang w:val="en-US"/>
              </w:rPr>
              <w:t xml:space="preserve"> </w:t>
            </w:r>
            <w:r w:rsidRPr="00525F09">
              <w:rPr>
                <w:rFonts w:ascii="Times New Roman" w:eastAsia="標楷體" w:hAnsi="Times New Roman"/>
                <w:lang w:val="en-US"/>
              </w:rPr>
              <w:t>Faster Payment System (FPS)</w:t>
            </w:r>
            <w:r w:rsidR="00454C0C" w:rsidRPr="00525F09">
              <w:rPr>
                <w:rFonts w:ascii="Times New Roman" w:eastAsia="標楷體" w:hAnsi="Times New Roman"/>
                <w:lang w:val="en-US"/>
              </w:rPr>
              <w:t xml:space="preserve">, </w:t>
            </w:r>
            <w:r w:rsidR="00861C14" w:rsidRPr="00525F09">
              <w:rPr>
                <w:rFonts w:ascii="Times New Roman" w:eastAsia="標楷體" w:hAnsi="Times New Roman"/>
                <w:color w:val="FF0000"/>
                <w:lang w:val="en-US"/>
              </w:rPr>
              <w:t xml:space="preserve">the </w:t>
            </w:r>
            <w:r w:rsidR="001D6F71" w:rsidRPr="00525F09">
              <w:rPr>
                <w:rFonts w:ascii="Times New Roman" w:eastAsia="標楷體" w:hAnsi="Times New Roman"/>
                <w:color w:val="FF0000"/>
                <w:lang w:val="en-US"/>
              </w:rPr>
              <w:t xml:space="preserve">payment </w:t>
            </w:r>
            <w:r w:rsidR="00116A8B" w:rsidRPr="00525F09">
              <w:rPr>
                <w:rFonts w:ascii="Times New Roman" w:eastAsia="標楷體" w:hAnsi="Times New Roman"/>
                <w:color w:val="FF0000"/>
                <w:lang w:val="en-US"/>
              </w:rPr>
              <w:t>via</w:t>
            </w:r>
            <w:r w:rsidR="001D6F71" w:rsidRPr="00525F09">
              <w:rPr>
                <w:rFonts w:ascii="Times New Roman" w:eastAsia="標楷體" w:hAnsi="Times New Roman"/>
                <w:color w:val="FF0000"/>
                <w:lang w:val="en-US"/>
              </w:rPr>
              <w:t xml:space="preserve"> </w:t>
            </w:r>
            <w:r w:rsidR="00861C14" w:rsidRPr="00525F09">
              <w:rPr>
                <w:rFonts w:ascii="Times New Roman" w:eastAsia="標楷體" w:hAnsi="Times New Roman"/>
                <w:color w:val="FF0000"/>
                <w:lang w:val="en-US"/>
              </w:rPr>
              <w:t xml:space="preserve">FPS </w:t>
            </w:r>
            <w:ins w:id="325" w:author="Ms LEUNG Mei Chong, Winnie  梁美莊" w:date="2026-01-12T13:14:00Z">
              <w:r w:rsidR="003F1BF0" w:rsidRPr="00525F09">
                <w:rPr>
                  <w:rFonts w:ascii="Times New Roman" w:eastAsia="標楷體" w:hAnsi="Times New Roman"/>
                  <w:color w:val="FF0000"/>
                  <w:lang w:val="en-US"/>
                </w:rPr>
                <w:t>using HKID</w:t>
              </w:r>
            </w:ins>
            <w:ins w:id="326" w:author="Miss WONG Lee Man 王俐文女士" w:date="2026-01-13T17:24:00Z">
              <w:r w:rsidR="00C618CB" w:rsidRPr="00525F09">
                <w:rPr>
                  <w:rFonts w:ascii="Times New Roman" w:eastAsia="標楷體" w:hAnsi="Times New Roman"/>
                  <w:color w:val="FF0000"/>
                  <w:lang w:val="en-US"/>
                </w:rPr>
                <w:t>s</w:t>
              </w:r>
            </w:ins>
            <w:ins w:id="327" w:author="Ms LEUNG Mei Chong, Winnie  梁美莊" w:date="2026-01-12T13:14:00Z">
              <w:r w:rsidR="003F1BF0" w:rsidRPr="00525F09">
                <w:rPr>
                  <w:rFonts w:ascii="Times New Roman" w:eastAsia="標楷體" w:hAnsi="Times New Roman"/>
                  <w:color w:val="FF0000"/>
                  <w:lang w:val="en-US"/>
                </w:rPr>
                <w:t xml:space="preserve"> was deployed</w:t>
              </w:r>
            </w:ins>
            <w:ins w:id="328" w:author="Ms LEUNG Mei Chong, Winnie  梁美莊" w:date="2026-01-12T13:19:00Z">
              <w:r w:rsidR="003F1BF0" w:rsidRPr="00525F09">
                <w:rPr>
                  <w:rFonts w:ascii="Times New Roman" w:eastAsia="標楷體" w:hAnsi="Times New Roman"/>
                  <w:color w:val="FF0000"/>
                  <w:lang w:val="en-US"/>
                </w:rPr>
                <w:t xml:space="preserve"> to Production</w:t>
              </w:r>
            </w:ins>
            <w:ins w:id="329" w:author="Ms LEUNG Mei Chong, Winnie  梁美莊" w:date="2026-01-12T13:14:00Z">
              <w:r w:rsidR="003F1BF0" w:rsidRPr="00525F09">
                <w:rPr>
                  <w:rFonts w:ascii="Times New Roman" w:eastAsia="標楷體" w:hAnsi="Times New Roman"/>
                  <w:color w:val="FF0000"/>
                  <w:lang w:val="en-US"/>
                </w:rPr>
                <w:t xml:space="preserve"> in early January</w:t>
              </w:r>
            </w:ins>
            <w:ins w:id="330" w:author="Ms LEUNG Mei Chong, Winnie  梁美莊" w:date="2026-01-13T14:06:00Z">
              <w:r w:rsidR="00517266" w:rsidRPr="00525F09">
                <w:rPr>
                  <w:rFonts w:ascii="Times New Roman" w:eastAsia="標楷體" w:hAnsi="Times New Roman"/>
                  <w:color w:val="FF0000"/>
                  <w:lang w:val="en-US"/>
                </w:rPr>
                <w:t xml:space="preserve"> 2026</w:t>
              </w:r>
            </w:ins>
            <w:ins w:id="331" w:author="Ms LEUNG Mei Chong, Winnie  梁美莊" w:date="2026-01-12T13:14:00Z">
              <w:r w:rsidR="003F1BF0" w:rsidRPr="00525F09">
                <w:rPr>
                  <w:rFonts w:ascii="Times New Roman" w:eastAsia="標楷體" w:hAnsi="Times New Roman"/>
                  <w:color w:val="FF0000"/>
                  <w:lang w:val="en-US"/>
                </w:rPr>
                <w:t>.</w:t>
              </w:r>
            </w:ins>
            <w:del w:id="332" w:author="Ms LEUNG Mei Chong, Winnie  梁美莊" w:date="2026-01-12T13:14:00Z">
              <w:r w:rsidR="00861C14" w:rsidRPr="00525F09">
                <w:rPr>
                  <w:rFonts w:ascii="Times New Roman" w:eastAsia="標楷體" w:hAnsi="Times New Roman"/>
                  <w:lang w:val="en-US"/>
                </w:rPr>
                <w:delText xml:space="preserve">ID was launched on 3 August. </w:delText>
              </w:r>
              <w:r w:rsidR="008E36AC" w:rsidRPr="00525F09">
                <w:rPr>
                  <w:rFonts w:ascii="Times New Roman" w:eastAsia="標楷體" w:hAnsi="Times New Roman"/>
                  <w:lang w:val="en-US"/>
                </w:rPr>
                <w:delText xml:space="preserve">Furthermore, another </w:delText>
              </w:r>
              <w:r w:rsidR="00FE2B5B" w:rsidRPr="00525F09">
                <w:rPr>
                  <w:rFonts w:ascii="Times New Roman" w:eastAsia="標楷體" w:hAnsi="Times New Roman"/>
                  <w:lang w:val="en-US"/>
                </w:rPr>
                <w:delText>payment</w:delText>
              </w:r>
              <w:r w:rsidR="008E36AC" w:rsidRPr="00525F09">
                <w:rPr>
                  <w:rFonts w:ascii="Times New Roman" w:eastAsia="標楷體" w:hAnsi="Times New Roman"/>
                  <w:lang w:val="en-US"/>
                </w:rPr>
                <w:delText xml:space="preserve"> method </w:delText>
              </w:r>
              <w:r w:rsidR="00E2382D" w:rsidRPr="00525F09">
                <w:rPr>
                  <w:rFonts w:ascii="Times New Roman" w:eastAsia="標楷體" w:hAnsi="Times New Roman"/>
                  <w:lang w:val="en-US"/>
                </w:rPr>
                <w:delText>via</w:delText>
              </w:r>
              <w:r w:rsidR="00FE2B5B" w:rsidRPr="00525F09">
                <w:rPr>
                  <w:rFonts w:ascii="Times New Roman" w:eastAsia="標楷體" w:hAnsi="Times New Roman"/>
                  <w:lang w:val="en-US"/>
                </w:rPr>
                <w:delText xml:space="preserve"> </w:delText>
              </w:r>
              <w:r w:rsidR="00861C14" w:rsidRPr="00525F09">
                <w:rPr>
                  <w:rFonts w:ascii="Times New Roman" w:eastAsia="標楷體" w:hAnsi="Times New Roman"/>
                  <w:lang w:val="en-US"/>
                </w:rPr>
                <w:delText xml:space="preserve">HKID </w:delText>
              </w:r>
              <w:r w:rsidR="00521893" w:rsidRPr="00525F09">
                <w:rPr>
                  <w:rFonts w:ascii="Times New Roman" w:eastAsia="標楷體" w:hAnsi="Times New Roman"/>
                  <w:lang w:val="en-US"/>
                </w:rPr>
                <w:delText xml:space="preserve">was being developed </w:delText>
              </w:r>
              <w:r w:rsidR="007D1A68" w:rsidRPr="00525F09">
                <w:rPr>
                  <w:rFonts w:ascii="Times New Roman" w:eastAsia="標楷體" w:hAnsi="Times New Roman"/>
                  <w:lang w:val="en-US"/>
                </w:rPr>
                <w:delText>and planned for UAT in December tentatively.</w:delText>
              </w:r>
            </w:del>
            <w:ins w:id="333" w:author="Ms LEUNG Mei Chong, Winnie  梁美莊" w:date="2026-01-12T13:14:00Z">
              <w:r w:rsidR="003F1BF0" w:rsidRPr="00525F09">
                <w:rPr>
                  <w:rFonts w:ascii="Times New Roman" w:eastAsia="標楷體" w:hAnsi="Times New Roman"/>
                  <w:lang w:val="en-US"/>
                </w:rPr>
                <w:t xml:space="preserve"> </w:t>
              </w:r>
              <w:r w:rsidR="003F1BF0" w:rsidRPr="00525F09">
                <w:rPr>
                  <w:rFonts w:ascii="Times New Roman" w:eastAsia="標楷體" w:hAnsi="Times New Roman"/>
                  <w:color w:val="FF0000"/>
                  <w:lang w:val="en-US"/>
                </w:rPr>
                <w:t xml:space="preserve"> </w:t>
              </w:r>
            </w:ins>
            <w:ins w:id="334" w:author="Miss WONG Lee Man 王俐文女士" w:date="2026-01-13T17:24:00Z">
              <w:r w:rsidR="00C618CB" w:rsidRPr="00525F09">
                <w:rPr>
                  <w:rFonts w:ascii="Times New Roman" w:eastAsia="標楷體" w:hAnsi="Times New Roman"/>
                  <w:color w:val="FF0000"/>
                  <w:lang w:val="en-US"/>
                </w:rPr>
                <w:t>Meanwhile</w:t>
              </w:r>
            </w:ins>
            <w:ins w:id="335" w:author="Ms LEUNG Mei Chong, Winnie  梁美莊" w:date="2026-01-12T13:18:00Z">
              <w:del w:id="336" w:author="Miss WONG Lee Man 王俐文女士" w:date="2026-01-13T17:24:00Z">
                <w:r w:rsidR="003F1BF0" w:rsidRPr="00525F09">
                  <w:rPr>
                    <w:rFonts w:ascii="Times New Roman" w:eastAsia="標楷體" w:hAnsi="Times New Roman"/>
                    <w:color w:val="FF0000"/>
                    <w:lang w:val="en-US"/>
                  </w:rPr>
                  <w:delText>On the other hand</w:delText>
                </w:r>
              </w:del>
              <w:r w:rsidR="003F1BF0" w:rsidRPr="00525F09">
                <w:rPr>
                  <w:rFonts w:ascii="Times New Roman" w:eastAsia="標楷體" w:hAnsi="Times New Roman"/>
                  <w:color w:val="FF0000"/>
                  <w:lang w:val="en-US"/>
                </w:rPr>
                <w:t xml:space="preserve">, the </w:t>
              </w:r>
            </w:ins>
            <w:ins w:id="337" w:author="Ms LEUNG Mei Chong, Winnie  梁美莊" w:date="2026-01-12T13:22:00Z">
              <w:r w:rsidR="00171A6E" w:rsidRPr="00525F09">
                <w:rPr>
                  <w:rFonts w:ascii="Times New Roman" w:eastAsia="標楷體" w:hAnsi="Times New Roman"/>
                  <w:color w:val="FF0000"/>
                  <w:lang w:val="en-US"/>
                </w:rPr>
                <w:t>implementation</w:t>
              </w:r>
            </w:ins>
            <w:ins w:id="338" w:author="Ms LEUNG Mei Chong, Winnie  梁美莊" w:date="2026-01-12T13:18:00Z">
              <w:r w:rsidR="003F1BF0" w:rsidRPr="00525F09">
                <w:rPr>
                  <w:rFonts w:ascii="Times New Roman" w:eastAsia="標楷體" w:hAnsi="Times New Roman"/>
                  <w:color w:val="FF0000"/>
                  <w:lang w:val="en-US"/>
                </w:rPr>
                <w:t xml:space="preserve"> of </w:t>
              </w:r>
            </w:ins>
            <w:ins w:id="339" w:author="Ms LEUNG Mei Chong, Winnie  梁美莊" w:date="2026-01-12T13:22:00Z">
              <w:r w:rsidR="00171A6E" w:rsidRPr="00525F09">
                <w:rPr>
                  <w:rFonts w:ascii="Times New Roman" w:eastAsia="標楷體" w:hAnsi="Times New Roman"/>
                  <w:color w:val="FF0000"/>
                  <w:lang w:val="en-US"/>
                </w:rPr>
                <w:t xml:space="preserve">sending </w:t>
              </w:r>
            </w:ins>
            <w:ins w:id="340" w:author="Ms LEUNG Mei Chong, Winnie  梁美莊" w:date="2026-01-12T13:18:00Z">
              <w:r w:rsidR="003F1BF0" w:rsidRPr="00525F09">
                <w:rPr>
                  <w:rFonts w:ascii="Times New Roman" w:eastAsia="標楷體" w:hAnsi="Times New Roman"/>
                  <w:color w:val="FF0000"/>
                  <w:lang w:val="en-US"/>
                </w:rPr>
                <w:t xml:space="preserve">remittance advice to vendors </w:t>
              </w:r>
            </w:ins>
            <w:ins w:id="341" w:author="Ms LEUNG Mei Chong, Winnie  梁美莊" w:date="2026-01-12T13:22:00Z">
              <w:r w:rsidR="00171A6E" w:rsidRPr="00525F09">
                <w:rPr>
                  <w:rFonts w:ascii="Times New Roman" w:eastAsia="標楷體" w:hAnsi="Times New Roman"/>
                  <w:color w:val="FF0000"/>
                  <w:lang w:val="en-US"/>
                </w:rPr>
                <w:t>via email,</w:t>
              </w:r>
            </w:ins>
            <w:ins w:id="342" w:author="Ms LEUNG Mei Chong, Winnie  梁美莊" w:date="2026-01-12T13:18:00Z">
              <w:r w:rsidR="003F1BF0" w:rsidRPr="00525F09">
                <w:rPr>
                  <w:rFonts w:ascii="Times New Roman" w:eastAsia="標楷體" w:hAnsi="Times New Roman"/>
                  <w:color w:val="FF0000"/>
                  <w:lang w:val="en-US"/>
                </w:rPr>
                <w:t xml:space="preserve"> in addition to fax</w:t>
              </w:r>
            </w:ins>
            <w:ins w:id="343" w:author="Ms LEUNG Mei Chong, Winnie  梁美莊" w:date="2026-01-12T13:22:00Z">
              <w:r w:rsidR="00171A6E" w:rsidRPr="00525F09">
                <w:rPr>
                  <w:rFonts w:ascii="Times New Roman" w:eastAsia="標楷體" w:hAnsi="Times New Roman"/>
                  <w:color w:val="FF0000"/>
                  <w:lang w:val="en-US"/>
                </w:rPr>
                <w:t>, has</w:t>
              </w:r>
            </w:ins>
            <w:ins w:id="344" w:author="Ms LEUNG Mei Chong, Winnie  梁美莊" w:date="2026-01-12T13:18:00Z">
              <w:r w:rsidR="003F1BF0" w:rsidRPr="00525F09">
                <w:rPr>
                  <w:rFonts w:ascii="Times New Roman" w:eastAsia="標楷體" w:hAnsi="Times New Roman"/>
                  <w:color w:val="FF0000"/>
                  <w:lang w:val="en-US"/>
                </w:rPr>
                <w:t xml:space="preserve"> been </w:t>
              </w:r>
            </w:ins>
            <w:ins w:id="345" w:author="Ms LEUNG Mei Chong, Winnie  梁美莊" w:date="2026-01-12T13:22:00Z">
              <w:r w:rsidR="00171A6E" w:rsidRPr="00525F09">
                <w:rPr>
                  <w:rFonts w:ascii="Times New Roman" w:eastAsia="標楷體" w:hAnsi="Times New Roman"/>
                  <w:color w:val="FF0000"/>
                  <w:lang w:val="en-US"/>
                </w:rPr>
                <w:t>completed</w:t>
              </w:r>
            </w:ins>
            <w:ins w:id="346" w:author="Ms LEUNG Mei Chong, Winnie  梁美莊" w:date="2026-01-12T13:19:00Z">
              <w:r w:rsidR="003F1BF0" w:rsidRPr="00525F09">
                <w:rPr>
                  <w:rFonts w:ascii="Times New Roman" w:eastAsia="標楷體" w:hAnsi="Times New Roman"/>
                  <w:color w:val="FF0000"/>
                  <w:lang w:val="en-US"/>
                </w:rPr>
                <w:t xml:space="preserve"> and was </w:t>
              </w:r>
            </w:ins>
            <w:ins w:id="347" w:author="Ms LEUNG Mei Chong, Winnie  梁美莊" w:date="2026-01-12T13:22:00Z">
              <w:r w:rsidR="00171A6E" w:rsidRPr="00525F09">
                <w:rPr>
                  <w:rFonts w:ascii="Times New Roman" w:eastAsia="標楷體" w:hAnsi="Times New Roman"/>
                  <w:color w:val="FF0000"/>
                  <w:lang w:val="en-US"/>
                </w:rPr>
                <w:t>undergoing</w:t>
              </w:r>
            </w:ins>
            <w:ins w:id="348" w:author="Ms LEUNG Mei Chong, Winnie  梁美莊" w:date="2026-01-12T13:15:00Z">
              <w:r w:rsidR="003F1BF0" w:rsidRPr="00525F09">
                <w:rPr>
                  <w:rFonts w:ascii="Times New Roman" w:eastAsia="標楷體" w:hAnsi="Times New Roman"/>
                  <w:color w:val="FF0000"/>
                  <w:lang w:val="en-US"/>
                </w:rPr>
                <w:t xml:space="preserve"> UAT by </w:t>
              </w:r>
            </w:ins>
            <w:ins w:id="349" w:author="Ms LEUNG Mei Chong, Winnie  梁美莊" w:date="2026-01-12T13:22:00Z">
              <w:r w:rsidR="00171A6E" w:rsidRPr="00525F09">
                <w:rPr>
                  <w:rFonts w:ascii="Times New Roman" w:eastAsia="標楷體" w:hAnsi="Times New Roman"/>
                  <w:color w:val="FF0000"/>
                  <w:lang w:val="en-US"/>
                </w:rPr>
                <w:t>the Finance Department</w:t>
              </w:r>
            </w:ins>
            <w:ins w:id="350" w:author="Ms LEUNG Mei Chong, Winnie  梁美莊" w:date="2026-01-12T13:19:00Z">
              <w:r w:rsidR="003F1BF0" w:rsidRPr="00525F09">
                <w:rPr>
                  <w:rFonts w:ascii="Times New Roman" w:eastAsia="標楷體" w:hAnsi="Times New Roman"/>
                  <w:color w:val="FF0000"/>
                  <w:lang w:val="en-US"/>
                </w:rPr>
                <w:t xml:space="preserve"> </w:t>
              </w:r>
            </w:ins>
            <w:ins w:id="351" w:author="Ms LEUNG Mei Chong, Winnie  梁美莊" w:date="2026-01-12T13:22:00Z">
              <w:del w:id="352" w:author="Miss WONG Lee Man 王俐文女士" w:date="2026-01-13T17:24:00Z">
                <w:r w:rsidR="003F1BF0" w:rsidRPr="00525F09">
                  <w:rPr>
                    <w:rFonts w:ascii="Times New Roman" w:eastAsia="標楷體" w:hAnsi="Times New Roman"/>
                    <w:color w:val="FF0000"/>
                    <w:lang w:val="en-US"/>
                  </w:rPr>
                  <w:delText>in</w:delText>
                </w:r>
              </w:del>
            </w:ins>
            <w:ins w:id="353" w:author="Miss WONG Lee Man 王俐文女士" w:date="2026-01-13T17:24:00Z">
              <w:r w:rsidR="00C618CB" w:rsidRPr="00525F09">
                <w:rPr>
                  <w:rFonts w:ascii="Times New Roman" w:eastAsia="標楷體" w:hAnsi="Times New Roman"/>
                  <w:color w:val="FF0000"/>
                  <w:lang w:val="en-US"/>
                </w:rPr>
                <w:t>as of</w:t>
              </w:r>
            </w:ins>
            <w:ins w:id="354" w:author="Ms LEUNG Mei Chong, Winnie  梁美莊" w:date="2026-01-12T13:19:00Z">
              <w:r w:rsidR="003F1BF0" w:rsidRPr="00525F09">
                <w:rPr>
                  <w:rFonts w:ascii="Times New Roman" w:eastAsia="標楷體" w:hAnsi="Times New Roman"/>
                  <w:color w:val="FF0000"/>
                  <w:lang w:val="en-US"/>
                </w:rPr>
                <w:t xml:space="preserve"> January</w:t>
              </w:r>
            </w:ins>
            <w:ins w:id="355" w:author="Ms LEUNG Mei Chong, Winnie  梁美莊" w:date="2026-01-13T14:06:00Z">
              <w:r w:rsidR="00517266" w:rsidRPr="00525F09">
                <w:rPr>
                  <w:rFonts w:ascii="Times New Roman" w:eastAsia="標楷體" w:hAnsi="Times New Roman"/>
                  <w:color w:val="FF0000"/>
                  <w:lang w:val="en-US"/>
                </w:rPr>
                <w:t xml:space="preserve"> 2026</w:t>
              </w:r>
            </w:ins>
            <w:ins w:id="356" w:author="Ms LEUNG Mei Chong, Winnie  梁美莊" w:date="2026-01-12T13:15:00Z">
              <w:r w:rsidR="003F1BF0" w:rsidRPr="00525F09">
                <w:rPr>
                  <w:rFonts w:ascii="Times New Roman" w:eastAsia="標楷體" w:hAnsi="Times New Roman"/>
                  <w:color w:val="FF0000"/>
                  <w:lang w:val="en-US"/>
                </w:rPr>
                <w:t>.</w:t>
              </w:r>
            </w:ins>
          </w:p>
          <w:p w14:paraId="0C2B612E" w14:textId="77777777" w:rsidR="0000189F" w:rsidRPr="00525F09" w:rsidRDefault="0000189F" w:rsidP="00850329">
            <w:pPr>
              <w:pStyle w:val="31"/>
              <w:spacing w:line="300" w:lineRule="exact"/>
              <w:ind w:left="0" w:rightChars="106" w:right="254" w:firstLine="0"/>
              <w:rPr>
                <w:rFonts w:ascii="Times New Roman" w:eastAsia="標楷體" w:hAnsi="Times New Roman"/>
                <w:lang w:val="en-US"/>
              </w:rPr>
            </w:pPr>
          </w:p>
        </w:tc>
        <w:tc>
          <w:tcPr>
            <w:tcW w:w="1701" w:type="dxa"/>
          </w:tcPr>
          <w:p w14:paraId="773BCA65"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SE/ITSS2</w:t>
            </w:r>
          </w:p>
          <w:p w14:paraId="4BD076BB" w14:textId="77777777" w:rsidR="0000189F" w:rsidRPr="00525F09" w:rsidRDefault="0000189F" w:rsidP="008A4978">
            <w:pPr>
              <w:pStyle w:val="31"/>
              <w:spacing w:line="300" w:lineRule="exact"/>
              <w:ind w:left="0" w:rightChars="106" w:right="254" w:firstLine="0"/>
              <w:jc w:val="center"/>
              <w:rPr>
                <w:rFonts w:ascii="Times New Roman" w:eastAsia="標楷體" w:hAnsi="Times New Roman"/>
                <w:lang w:val="en-US"/>
              </w:rPr>
            </w:pPr>
          </w:p>
        </w:tc>
      </w:tr>
      <w:tr w:rsidR="00071073" w:rsidRPr="00525F09" w14:paraId="3AD03CE7" w14:textId="77777777" w:rsidTr="007321F8">
        <w:trPr>
          <w:trHeight w:val="157"/>
        </w:trPr>
        <w:tc>
          <w:tcPr>
            <w:tcW w:w="709" w:type="dxa"/>
          </w:tcPr>
          <w:p w14:paraId="401DEC73" w14:textId="77777777" w:rsidR="002023CC" w:rsidRPr="00525F09" w:rsidRDefault="002023CC" w:rsidP="0000189F">
            <w:pPr>
              <w:spacing w:line="300" w:lineRule="exact"/>
              <w:ind w:rightChars="60" w:right="144"/>
              <w:rPr>
                <w:rFonts w:eastAsia="標楷體"/>
                <w:b/>
              </w:rPr>
            </w:pPr>
          </w:p>
        </w:tc>
        <w:tc>
          <w:tcPr>
            <w:tcW w:w="1003" w:type="dxa"/>
            <w:gridSpan w:val="2"/>
          </w:tcPr>
          <w:p w14:paraId="5704DA62" w14:textId="77777777" w:rsidR="002023CC" w:rsidRPr="00525F09" w:rsidRDefault="002023CC"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703ABCF0" w14:textId="4C88138C" w:rsidR="002023CC" w:rsidRPr="00525F09" w:rsidRDefault="002023CC" w:rsidP="002E2FA7">
            <w:pPr>
              <w:pStyle w:val="31"/>
              <w:spacing w:line="300" w:lineRule="exact"/>
              <w:ind w:left="0" w:rightChars="106" w:right="254" w:firstLine="0"/>
              <w:rPr>
                <w:rFonts w:ascii="Times New Roman" w:eastAsia="標楷體" w:hAnsi="Times New Roman"/>
                <w:lang w:val="en-US"/>
              </w:rPr>
            </w:pPr>
            <w:r w:rsidRPr="00525F09">
              <w:rPr>
                <w:rFonts w:ascii="Times New Roman" w:eastAsia="標楷體" w:hAnsi="Times New Roman"/>
                <w:lang w:val="en-US"/>
              </w:rPr>
              <w:t xml:space="preserve">In preparation for </w:t>
            </w:r>
            <w:ins w:id="357" w:author="Miss WONG Lee Man 王俐文女士" w:date="2026-01-13T17:25:00Z">
              <w:r w:rsidR="00C618CB" w:rsidRPr="00525F09">
                <w:rPr>
                  <w:rFonts w:ascii="Times New Roman" w:eastAsia="標楷體" w:hAnsi="Times New Roman"/>
                  <w:lang w:val="en-US"/>
                </w:rPr>
                <w:t>upgrade of the existing CCS system (SAP ECC 6.0)</w:t>
              </w:r>
            </w:ins>
            <w:del w:id="358" w:author="Miss WONG Lee Man 王俐文女士" w:date="2026-01-13T17:25:00Z">
              <w:r w:rsidRPr="00525F09">
                <w:rPr>
                  <w:rFonts w:ascii="Times New Roman" w:eastAsia="標楷體" w:hAnsi="Times New Roman"/>
                  <w:lang w:val="en-US"/>
                </w:rPr>
                <w:delText>the upgrade replacement of the existing CCS system version of SAP ECC 6.0</w:delText>
              </w:r>
            </w:del>
            <w:r w:rsidRPr="00525F09">
              <w:rPr>
                <w:rFonts w:ascii="Times New Roman" w:eastAsia="標楷體" w:hAnsi="Times New Roman"/>
                <w:lang w:val="en-US"/>
              </w:rPr>
              <w:t xml:space="preserve">, market research was being conducted. </w:t>
            </w:r>
            <w:r w:rsidR="0072148F" w:rsidRPr="00525F09">
              <w:rPr>
                <w:rFonts w:ascii="Times New Roman" w:eastAsia="標楷體" w:hAnsi="Times New Roman"/>
                <w:lang w:val="en-US"/>
              </w:rPr>
              <w:t>Request</w:t>
            </w:r>
            <w:r w:rsidR="00862B80" w:rsidRPr="00525F09">
              <w:rPr>
                <w:rFonts w:ascii="Times New Roman" w:eastAsia="標楷體" w:hAnsi="Times New Roman"/>
                <w:lang w:val="en-US"/>
              </w:rPr>
              <w:t>s</w:t>
            </w:r>
            <w:r w:rsidR="0072148F" w:rsidRPr="00525F09">
              <w:rPr>
                <w:rFonts w:ascii="Times New Roman" w:eastAsia="標楷體" w:hAnsi="Times New Roman"/>
                <w:lang w:val="en-US"/>
              </w:rPr>
              <w:t xml:space="preserve"> for Information (</w:t>
            </w:r>
            <w:r w:rsidRPr="00525F09">
              <w:rPr>
                <w:rFonts w:ascii="Times New Roman" w:eastAsia="標楷體" w:hAnsi="Times New Roman"/>
                <w:lang w:val="en-US"/>
              </w:rPr>
              <w:t>RFI</w:t>
            </w:r>
            <w:r w:rsidR="00862B80" w:rsidRPr="00525F09">
              <w:rPr>
                <w:rFonts w:ascii="Times New Roman" w:eastAsia="標楷體" w:hAnsi="Times New Roman"/>
                <w:lang w:val="en-US"/>
              </w:rPr>
              <w:t>s</w:t>
            </w:r>
            <w:r w:rsidR="0072148F" w:rsidRPr="00525F09">
              <w:rPr>
                <w:rFonts w:ascii="Times New Roman" w:eastAsia="標楷體" w:hAnsi="Times New Roman"/>
                <w:lang w:val="en-US"/>
              </w:rPr>
              <w:t>)</w:t>
            </w:r>
            <w:r w:rsidRPr="00525F09">
              <w:rPr>
                <w:rFonts w:ascii="Times New Roman" w:eastAsia="標楷體" w:hAnsi="Times New Roman"/>
                <w:lang w:val="en-US"/>
              </w:rPr>
              <w:t xml:space="preserve"> </w:t>
            </w:r>
            <w:del w:id="359" w:author="Miss WONG Lee Man 王俐文女士" w:date="2026-01-13T15:03:00Z">
              <w:r w:rsidR="0017078A" w:rsidRPr="00525F09" w:rsidDel="00B9254B">
                <w:rPr>
                  <w:rFonts w:ascii="Times New Roman" w:eastAsia="標楷體" w:hAnsi="Times New Roman"/>
                  <w:lang w:val="en-US"/>
                </w:rPr>
                <w:delText>w</w:delText>
              </w:r>
              <w:r w:rsidR="002C3D16" w:rsidRPr="00525F09" w:rsidDel="00B9254B">
                <w:rPr>
                  <w:rFonts w:ascii="Times New Roman" w:eastAsia="標楷體" w:hAnsi="Times New Roman"/>
                  <w:lang w:val="en-US"/>
                </w:rPr>
                <w:delText>ere</w:delText>
              </w:r>
              <w:r w:rsidR="0017078A" w:rsidRPr="00525F09" w:rsidDel="00B9254B">
                <w:rPr>
                  <w:rFonts w:ascii="Times New Roman" w:eastAsia="標楷體" w:hAnsi="Times New Roman"/>
                  <w:lang w:val="en-US"/>
                </w:rPr>
                <w:delText xml:space="preserve">  </w:delText>
              </w:r>
              <w:r w:rsidR="00862B80" w:rsidRPr="00525F09" w:rsidDel="00B9254B">
                <w:rPr>
                  <w:rFonts w:ascii="Times New Roman" w:eastAsia="標楷體" w:hAnsi="Times New Roman"/>
                  <w:lang w:val="en-US"/>
                </w:rPr>
                <w:delText>invited</w:delText>
              </w:r>
            </w:del>
            <w:ins w:id="360" w:author="Miss WONG Lee Man 王俐文女士" w:date="2026-01-13T15:03:00Z">
              <w:r w:rsidR="00B9254B" w:rsidRPr="00525F09">
                <w:rPr>
                  <w:rFonts w:ascii="Times New Roman" w:eastAsia="標楷體" w:hAnsi="Times New Roman"/>
                  <w:lang w:val="en-US"/>
                </w:rPr>
                <w:t>were</w:t>
              </w:r>
              <w:r w:rsidR="00B9254B" w:rsidRPr="00525F09" w:rsidDel="00862B80">
                <w:rPr>
                  <w:rFonts w:ascii="Times New Roman" w:eastAsia="標楷體" w:hAnsi="Times New Roman"/>
                  <w:lang w:val="en-US"/>
                </w:rPr>
                <w:t xml:space="preserve"> </w:t>
              </w:r>
              <w:r w:rsidR="00B9254B" w:rsidRPr="00525F09">
                <w:rPr>
                  <w:rFonts w:ascii="Times New Roman" w:eastAsia="標楷體" w:hAnsi="Times New Roman"/>
                  <w:lang w:val="en-US"/>
                </w:rPr>
                <w:t>invited</w:t>
              </w:r>
            </w:ins>
            <w:r w:rsidRPr="00525F09">
              <w:rPr>
                <w:rFonts w:ascii="Times New Roman" w:eastAsia="標楷體" w:hAnsi="Times New Roman"/>
                <w:lang w:val="en-US"/>
              </w:rPr>
              <w:t xml:space="preserve"> from potential bidders</w:t>
            </w:r>
            <w:r w:rsidR="00862B80" w:rsidRPr="00525F09">
              <w:rPr>
                <w:rFonts w:ascii="Times New Roman" w:eastAsia="標楷體" w:hAnsi="Times New Roman"/>
                <w:lang w:val="en-US"/>
              </w:rPr>
              <w:t xml:space="preserve"> </w:t>
            </w:r>
            <w:r w:rsidRPr="00525F09">
              <w:rPr>
                <w:rFonts w:ascii="Times New Roman" w:eastAsia="標楷體" w:hAnsi="Times New Roman"/>
                <w:lang w:val="en-US"/>
              </w:rPr>
              <w:t xml:space="preserve">for </w:t>
            </w:r>
            <w:r w:rsidR="00862B80" w:rsidRPr="00525F09">
              <w:rPr>
                <w:rFonts w:ascii="Times New Roman" w:eastAsia="標楷體" w:hAnsi="Times New Roman"/>
                <w:lang w:val="en-US"/>
              </w:rPr>
              <w:t>p</w:t>
            </w:r>
            <w:r w:rsidRPr="00525F09">
              <w:rPr>
                <w:rFonts w:ascii="Times New Roman" w:eastAsia="標楷體" w:hAnsi="Times New Roman"/>
                <w:lang w:val="en-US"/>
              </w:rPr>
              <w:t>ro</w:t>
            </w:r>
            <w:r w:rsidR="008E7E7E" w:rsidRPr="00525F09">
              <w:rPr>
                <w:rFonts w:ascii="Times New Roman" w:eastAsia="標楷體" w:hAnsi="Times New Roman"/>
                <w:lang w:val="en-US"/>
              </w:rPr>
              <w:t>j</w:t>
            </w:r>
            <w:r w:rsidRPr="00525F09">
              <w:rPr>
                <w:rFonts w:ascii="Times New Roman" w:eastAsia="標楷體" w:hAnsi="Times New Roman"/>
                <w:lang w:val="en-US"/>
              </w:rPr>
              <w:t xml:space="preserve">ect cost </w:t>
            </w:r>
            <w:r w:rsidR="00862B80" w:rsidRPr="00525F09">
              <w:rPr>
                <w:rFonts w:ascii="Times New Roman" w:eastAsia="標楷體" w:hAnsi="Times New Roman"/>
                <w:lang w:val="en-US"/>
              </w:rPr>
              <w:t>estimation</w:t>
            </w:r>
            <w:r w:rsidR="00176212" w:rsidRPr="00525F09">
              <w:rPr>
                <w:rFonts w:ascii="Times New Roman" w:eastAsia="標楷體" w:hAnsi="Times New Roman"/>
                <w:lang w:val="en-US"/>
              </w:rPr>
              <w:t xml:space="preserve"> </w:t>
            </w:r>
            <w:r w:rsidR="00176212" w:rsidRPr="00525F09">
              <w:rPr>
                <w:rFonts w:ascii="Times New Roman" w:eastAsia="標楷體" w:hAnsi="Times New Roman"/>
                <w:color w:val="FF0000"/>
                <w:lang w:val="en-US"/>
              </w:rPr>
              <w:t xml:space="preserve">and </w:t>
            </w:r>
            <w:ins w:id="361" w:author="Miss WONG Lee Man 王俐文女士" w:date="2026-01-13T15:07:00Z">
              <w:r w:rsidR="00B9254B" w:rsidRPr="00525F09">
                <w:rPr>
                  <w:rFonts w:ascii="Times New Roman" w:eastAsia="標楷體" w:hAnsi="Times New Roman"/>
                  <w:color w:val="FF0000"/>
                  <w:lang w:val="en-US"/>
                </w:rPr>
                <w:t xml:space="preserve">seven (7) responses </w:t>
              </w:r>
            </w:ins>
            <w:ins w:id="362" w:author="Mr POON Pok Man, Michael 潘博文先生" w:date="2026-01-19T17:32:00Z">
              <w:r w:rsidR="00B9254B" w:rsidRPr="00525F09" w:rsidDel="00703EC9">
                <w:rPr>
                  <w:rFonts w:ascii="Times New Roman" w:eastAsia="標楷體" w:hAnsi="Times New Roman"/>
                  <w:color w:val="FF0000"/>
                  <w:lang w:val="en-US"/>
                </w:rPr>
                <w:t xml:space="preserve">were </w:t>
              </w:r>
            </w:ins>
            <w:ins w:id="363" w:author="Miss WONG Lee Man 王俐文女士" w:date="2026-01-13T15:07:00Z">
              <w:del w:id="364" w:author="Wave Tseung" w:date="2026-01-14T13:32:00Z">
                <w:r w:rsidR="00B9254B" w:rsidRPr="00525F09">
                  <w:rPr>
                    <w:rFonts w:ascii="Times New Roman" w:eastAsia="標楷體" w:hAnsi="Times New Roman"/>
                    <w:color w:val="FF0000"/>
                    <w:lang w:val="en-US"/>
                  </w:rPr>
                  <w:delText xml:space="preserve">were </w:delText>
                </w:r>
              </w:del>
              <w:r w:rsidR="00B9254B" w:rsidRPr="00525F09">
                <w:rPr>
                  <w:rFonts w:ascii="Times New Roman" w:eastAsia="標楷體" w:hAnsi="Times New Roman"/>
                  <w:color w:val="FF0000"/>
                  <w:lang w:val="en-US"/>
                </w:rPr>
                <w:t>received on 10 December 2025</w:t>
              </w:r>
            </w:ins>
            <w:ins w:id="365" w:author="Miss WONG Lee Man 王俐文女士" w:date="2026-01-13T17:25:00Z">
              <w:r w:rsidR="00C618CB" w:rsidRPr="00525F09">
                <w:rPr>
                  <w:rFonts w:ascii="Times New Roman" w:eastAsia="標楷體" w:hAnsi="Times New Roman"/>
                  <w:color w:val="FF0000"/>
                  <w:lang w:val="en-US"/>
                </w:rPr>
                <w:t>.</w:t>
              </w:r>
            </w:ins>
            <w:ins w:id="366" w:author="Miss WONG Lee Man 王俐文女士" w:date="2026-01-13T15:07:00Z">
              <w:r w:rsidR="00B9254B" w:rsidRPr="00525F09">
                <w:rPr>
                  <w:rFonts w:ascii="Times New Roman" w:eastAsia="標楷體" w:hAnsi="Times New Roman"/>
                  <w:color w:val="FF0000"/>
                  <w:lang w:val="en-US"/>
                </w:rPr>
                <w:t xml:space="preserve"> </w:t>
              </w:r>
            </w:ins>
            <w:ins w:id="367" w:author="Miss WONG Lee Man 王俐文女士" w:date="2026-01-13T17:25:00Z">
              <w:r w:rsidR="00C618CB" w:rsidRPr="00525F09">
                <w:rPr>
                  <w:rFonts w:ascii="Times New Roman" w:eastAsia="標楷體" w:hAnsi="Times New Roman"/>
                  <w:color w:val="FF0000"/>
                  <w:lang w:val="en-US"/>
                </w:rPr>
                <w:t>F</w:t>
              </w:r>
            </w:ins>
            <w:ins w:id="368" w:author="Miss WONG Lee Man 王俐文女士" w:date="2026-01-13T15:07:00Z">
              <w:r w:rsidR="00B9254B" w:rsidRPr="00525F09">
                <w:rPr>
                  <w:rFonts w:ascii="Times New Roman" w:eastAsia="標楷體" w:hAnsi="Times New Roman"/>
                  <w:color w:val="FF0000"/>
                  <w:lang w:val="en-US"/>
                </w:rPr>
                <w:t xml:space="preserve">urther clarifications were </w:t>
              </w:r>
            </w:ins>
            <w:ins w:id="369" w:author="Miss WONG Lee Man 王俐文女士" w:date="2026-01-13T17:25:00Z">
              <w:del w:id="370" w:author="Mr POON Pok Man, Michael 潘博文先生" w:date="2026-01-19T17:32:00Z">
                <w:r w:rsidR="00C618CB" w:rsidRPr="00525F09">
                  <w:rPr>
                    <w:rFonts w:ascii="Times New Roman" w:eastAsia="標楷體" w:hAnsi="Times New Roman"/>
                    <w:color w:val="FF0000"/>
                    <w:lang w:val="en-US"/>
                  </w:rPr>
                  <w:delText>currently</w:delText>
                </w:r>
              </w:del>
            </w:ins>
            <w:ins w:id="371" w:author="Mr POON Pok Man, Michael 潘博文先生" w:date="2026-01-19T17:32:00Z">
              <w:r w:rsidR="00E82B88" w:rsidRPr="00525F09">
                <w:rPr>
                  <w:rFonts w:ascii="Times New Roman" w:eastAsia="標楷體" w:hAnsi="Times New Roman"/>
                  <w:color w:val="FF0000"/>
                  <w:lang w:val="en-US"/>
                </w:rPr>
                <w:t xml:space="preserve">being made in the light of </w:t>
              </w:r>
            </w:ins>
            <w:ins w:id="372" w:author="Miss WONG Lee Man 王俐文女士" w:date="2026-01-13T15:07:00Z">
              <w:del w:id="373" w:author="Mr POON Pok Man, Michael 潘博文先生" w:date="2026-01-19T17:32:00Z">
                <w:r w:rsidR="00B9254B" w:rsidRPr="00525F09">
                  <w:rPr>
                    <w:rFonts w:ascii="Times New Roman" w:eastAsia="標楷體" w:hAnsi="Times New Roman"/>
                    <w:color w:val="FF0000"/>
                    <w:lang w:val="en-US"/>
                  </w:rPr>
                  <w:delText xml:space="preserve"> underway</w:delText>
                </w:r>
              </w:del>
            </w:ins>
            <w:ins w:id="374" w:author="Miss WONG Lee Man 王俐文女士" w:date="2026-01-13T17:22:00Z">
              <w:del w:id="375" w:author="Mr POON Pok Man, Michael 潘博文先生" w:date="2026-01-19T17:32:00Z">
                <w:r w:rsidR="005408B6" w:rsidRPr="00525F09">
                  <w:rPr>
                    <w:rFonts w:ascii="Times New Roman" w:eastAsia="標楷體" w:hAnsi="Times New Roman"/>
                    <w:color w:val="FF0000"/>
                    <w:lang w:val="en-US"/>
                  </w:rPr>
                  <w:delText xml:space="preserve"> for </w:delText>
                </w:r>
              </w:del>
              <w:r w:rsidR="005408B6" w:rsidRPr="00525F09">
                <w:rPr>
                  <w:rFonts w:ascii="Times New Roman" w:eastAsia="標楷體" w:hAnsi="Times New Roman"/>
                  <w:color w:val="FF0000"/>
                  <w:lang w:val="en-US"/>
                </w:rPr>
                <w:t xml:space="preserve">a comprehensive </w:t>
              </w:r>
            </w:ins>
            <w:ins w:id="376" w:author="Mr POON Pok Man, Michael 潘博文先生" w:date="2026-01-19T17:32:00Z">
              <w:r w:rsidR="00E82B88" w:rsidRPr="00525F09">
                <w:rPr>
                  <w:rFonts w:ascii="Times New Roman" w:eastAsia="標楷體" w:hAnsi="Times New Roman"/>
                  <w:color w:val="FF0000"/>
                  <w:lang w:val="en-US"/>
                </w:rPr>
                <w:t xml:space="preserve">comparison and </w:t>
              </w:r>
            </w:ins>
            <w:ins w:id="377" w:author="Miss WONG Lee Man 王俐文女士" w:date="2026-01-13T17:22:00Z">
              <w:r w:rsidR="005408B6" w:rsidRPr="00525F09">
                <w:rPr>
                  <w:rFonts w:ascii="Times New Roman" w:eastAsia="標楷體" w:hAnsi="Times New Roman"/>
                  <w:color w:val="FF0000"/>
                  <w:lang w:val="en-US"/>
                </w:rPr>
                <w:t>evaluation</w:t>
              </w:r>
            </w:ins>
            <w:ins w:id="378" w:author="Miss WONG Lee Man 王俐文女士" w:date="2026-01-13T17:26:00Z">
              <w:del w:id="379" w:author="Mr POON Pok Man, Michael 潘博文先生" w:date="2026-01-19T17:33:00Z">
                <w:r w:rsidR="00C618CB" w:rsidRPr="00525F09">
                  <w:rPr>
                    <w:rFonts w:ascii="Times New Roman" w:eastAsia="標楷體" w:hAnsi="Times New Roman"/>
                    <w:color w:val="FF0000"/>
                    <w:lang w:val="en-US"/>
                  </w:rPr>
                  <w:delText xml:space="preserve">, and a subsequent meeting </w:delText>
                </w:r>
                <w:r w:rsidR="00C618CB" w:rsidRPr="00525F09" w:rsidDel="00703EC9">
                  <w:rPr>
                    <w:rFonts w:ascii="Times New Roman" w:eastAsia="標楷體" w:hAnsi="Times New Roman"/>
                    <w:color w:val="FF0000"/>
                    <w:lang w:val="en-US"/>
                  </w:rPr>
                  <w:delText>will</w:delText>
                </w:r>
              </w:del>
            </w:ins>
            <w:ins w:id="380" w:author="Wave Tseung" w:date="2026-01-14T13:33:00Z">
              <w:del w:id="381" w:author="Mr POON Pok Man, Michael 潘博文先生" w:date="2026-01-19T17:33:00Z">
                <w:r w:rsidR="00703EC9" w:rsidRPr="00525F09">
                  <w:rPr>
                    <w:rFonts w:ascii="Times New Roman" w:eastAsia="標楷體" w:hAnsi="Times New Roman"/>
                    <w:color w:val="FF0000"/>
                    <w:lang w:val="en-US"/>
                  </w:rPr>
                  <w:delText>would</w:delText>
                </w:r>
              </w:del>
            </w:ins>
            <w:ins w:id="382" w:author="Miss WONG Lee Man 王俐文女士" w:date="2026-01-13T17:26:00Z">
              <w:del w:id="383" w:author="Mr POON Pok Man, Michael 潘博文先生" w:date="2026-01-19T17:33:00Z">
                <w:r w:rsidR="00C618CB" w:rsidRPr="00525F09">
                  <w:rPr>
                    <w:rFonts w:ascii="Times New Roman" w:eastAsia="標楷體" w:hAnsi="Times New Roman"/>
                    <w:color w:val="FF0000"/>
                    <w:lang w:val="en-US"/>
                  </w:rPr>
                  <w:delText xml:space="preserve"> be arranged to report the results</w:delText>
                </w:r>
              </w:del>
            </w:ins>
            <w:ins w:id="384" w:author="Mr POON Pok Man, Michael 潘博文先生" w:date="2026-01-19T17:33:00Z">
              <w:r w:rsidR="00E82B88" w:rsidRPr="00525F09">
                <w:rPr>
                  <w:rFonts w:ascii="Times New Roman" w:eastAsia="標楷體" w:hAnsi="Times New Roman"/>
                  <w:color w:val="FF0000"/>
                  <w:lang w:val="en-US"/>
                </w:rPr>
                <w:t xml:space="preserve"> </w:t>
              </w:r>
              <w:del w:id="385" w:author="EMSD CHEUNG Ka Kei" w:date="2026-02-06T12:51:00Z">
                <w:r w:rsidR="00E82B88" w:rsidRPr="00525F09" w:rsidDel="001B1923">
                  <w:rPr>
                    <w:rFonts w:ascii="Times New Roman" w:eastAsia="標楷體" w:hAnsi="Times New Roman"/>
                    <w:color w:val="FF0000"/>
                    <w:lang w:val="en-US"/>
                  </w:rPr>
                  <w:delText>would be</w:delText>
                </w:r>
              </w:del>
            </w:ins>
            <w:ins w:id="386" w:author="EMSD CHEUNG Ka Kei" w:date="2026-02-06T12:51:00Z">
              <w:r w:rsidR="001B1923">
                <w:rPr>
                  <w:rFonts w:ascii="Times New Roman" w:eastAsia="標楷體" w:hAnsi="Times New Roman"/>
                  <w:color w:val="FF0000"/>
                  <w:lang w:val="en-US"/>
                </w:rPr>
                <w:t>wa</w:t>
              </w:r>
            </w:ins>
            <w:ins w:id="387" w:author="EMSD CHEUNG Ka Kei" w:date="2026-02-06T12:52:00Z">
              <w:r w:rsidR="001B1923">
                <w:rPr>
                  <w:rFonts w:ascii="Times New Roman" w:eastAsia="標楷體" w:hAnsi="Times New Roman"/>
                  <w:color w:val="FF0000"/>
                  <w:lang w:val="en-US"/>
                </w:rPr>
                <w:t>s</w:t>
              </w:r>
            </w:ins>
            <w:ins w:id="388" w:author="Mr POON Pok Man, Michael 潘博文先生" w:date="2026-01-19T17:33:00Z">
              <w:r w:rsidR="00E82B88" w:rsidRPr="00525F09">
                <w:rPr>
                  <w:rFonts w:ascii="Times New Roman" w:eastAsia="標楷體" w:hAnsi="Times New Roman"/>
                  <w:color w:val="FF0000"/>
                  <w:lang w:val="en-US"/>
                </w:rPr>
                <w:t xml:space="preserve"> completed </w:t>
              </w:r>
              <w:del w:id="389" w:author="EMSD CHEUNG Ka Kei" w:date="2026-02-06T12:52:00Z">
                <w:r w:rsidR="00E82B88" w:rsidRPr="001B1923" w:rsidDel="001B1923">
                  <w:rPr>
                    <w:rFonts w:ascii="Times New Roman" w:eastAsia="標楷體" w:hAnsi="Times New Roman"/>
                    <w:color w:val="0070C0"/>
                    <w:lang w:val="en-US"/>
                    <w:rPrChange w:id="390" w:author="EMSD CHEUNG Ka Kei" w:date="2026-02-06T12:52:00Z">
                      <w:rPr>
                        <w:rFonts w:ascii="Times New Roman" w:eastAsia="標楷體" w:hAnsi="Times New Roman"/>
                        <w:color w:val="FF0000"/>
                        <w:lang w:val="en-US"/>
                      </w:rPr>
                    </w:rPrChange>
                  </w:rPr>
                  <w:delText>by</w:delText>
                </w:r>
              </w:del>
            </w:ins>
            <w:ins w:id="391" w:author="EMSD CHEUNG Ka Kei" w:date="2026-02-06T12:52:00Z">
              <w:r w:rsidR="001B1923" w:rsidRPr="001B1923">
                <w:rPr>
                  <w:rFonts w:ascii="Times New Roman" w:eastAsia="標楷體" w:hAnsi="Times New Roman"/>
                  <w:color w:val="0070C0"/>
                  <w:lang w:val="en-US"/>
                  <w:rPrChange w:id="392" w:author="EMSD CHEUNG Ka Kei" w:date="2026-02-06T12:52:00Z">
                    <w:rPr>
                      <w:rFonts w:ascii="Times New Roman" w:eastAsia="標楷體" w:hAnsi="Times New Roman"/>
                      <w:color w:val="FF0000"/>
                      <w:lang w:val="en-US"/>
                    </w:rPr>
                  </w:rPrChange>
                </w:rPr>
                <w:t>in</w:t>
              </w:r>
            </w:ins>
            <w:ins w:id="393" w:author="Mr POON Pok Man, Michael 潘博文先生" w:date="2026-01-19T17:33:00Z">
              <w:r w:rsidR="00E82B88" w:rsidRPr="001B1923">
                <w:rPr>
                  <w:rFonts w:ascii="Times New Roman" w:eastAsia="標楷體" w:hAnsi="Times New Roman"/>
                  <w:color w:val="0070C0"/>
                  <w:lang w:val="en-US"/>
                  <w:rPrChange w:id="394" w:author="EMSD CHEUNG Ka Kei" w:date="2026-02-06T12:52:00Z">
                    <w:rPr>
                      <w:rFonts w:ascii="Times New Roman" w:eastAsia="標楷體" w:hAnsi="Times New Roman"/>
                      <w:color w:val="FF0000"/>
                      <w:lang w:val="en-US"/>
                    </w:rPr>
                  </w:rPrChange>
                </w:rPr>
                <w:t xml:space="preserve"> January 202</w:t>
              </w:r>
            </w:ins>
            <w:ins w:id="395" w:author="EMSD CHEUNG Ka Kei" w:date="2026-02-06T12:52:00Z">
              <w:r w:rsidR="001B1923" w:rsidRPr="001B1923">
                <w:rPr>
                  <w:rFonts w:ascii="Times New Roman" w:eastAsia="標楷體" w:hAnsi="Times New Roman"/>
                  <w:color w:val="0070C0"/>
                  <w:lang w:val="en-US"/>
                  <w:rPrChange w:id="396" w:author="EMSD CHEUNG Ka Kei" w:date="2026-02-06T12:53:00Z">
                    <w:rPr>
                      <w:rFonts w:ascii="Times New Roman" w:eastAsia="標楷體" w:hAnsi="Times New Roman"/>
                      <w:color w:val="FF0000"/>
                      <w:lang w:val="en-US"/>
                    </w:rPr>
                  </w:rPrChange>
                </w:rPr>
                <w:t>6.</w:t>
              </w:r>
            </w:ins>
            <w:ins w:id="397" w:author="EMSD CHEUNG Ka Kei" w:date="2026-02-06T12:53:00Z">
              <w:r w:rsidR="001B1923" w:rsidRPr="001B1923" w:rsidDel="001B1923">
                <w:rPr>
                  <w:rFonts w:ascii="Times New Roman" w:eastAsia="標楷體" w:hAnsi="Times New Roman"/>
                  <w:color w:val="0070C0"/>
                  <w:lang w:val="en-US"/>
                </w:rPr>
                <w:t xml:space="preserve"> </w:t>
              </w:r>
            </w:ins>
            <w:ins w:id="398" w:author="Mr POON Pok Man, Michael 潘博文先生" w:date="2026-01-19T17:33:00Z">
              <w:del w:id="399" w:author="EMSD CHEUNG Ka Kei" w:date="2026-02-06T12:52:00Z">
                <w:r w:rsidR="00E82B88" w:rsidRPr="001B1923" w:rsidDel="001B1923">
                  <w:rPr>
                    <w:rFonts w:ascii="Times New Roman" w:eastAsia="標楷體" w:hAnsi="Times New Roman"/>
                    <w:color w:val="0070C0"/>
                    <w:lang w:val="en-US"/>
                    <w:rPrChange w:id="400" w:author="EMSD CHEUNG Ka Kei" w:date="2026-02-06T12:52:00Z">
                      <w:rPr>
                        <w:rFonts w:ascii="Times New Roman" w:eastAsia="標楷體" w:hAnsi="Times New Roman"/>
                        <w:color w:val="FF0000"/>
                        <w:lang w:val="en-US"/>
                      </w:rPr>
                    </w:rPrChange>
                  </w:rPr>
                  <w:delText>6</w:delText>
                </w:r>
              </w:del>
            </w:ins>
            <w:ins w:id="401" w:author="Miss WONG Lee Man 王俐文女士" w:date="2026-01-13T17:26:00Z">
              <w:del w:id="402" w:author="EMSD CHEUNG Ka Kei" w:date="2026-02-06T12:52:00Z">
                <w:r w:rsidR="00C618CB" w:rsidRPr="00525F09" w:rsidDel="001B1923">
                  <w:rPr>
                    <w:rFonts w:ascii="Times New Roman" w:eastAsia="標楷體" w:hAnsi="Times New Roman"/>
                    <w:color w:val="FF0000"/>
                    <w:lang w:val="en-US"/>
                  </w:rPr>
                  <w:delText>.</w:delText>
                </w:r>
              </w:del>
            </w:ins>
            <w:del w:id="403" w:author="Miss WONG Lee Man 王俐文女士" w:date="2026-01-13T15:07:00Z">
              <w:r w:rsidR="00176212" w:rsidRPr="00525F09" w:rsidDel="00B9254B">
                <w:rPr>
                  <w:rFonts w:ascii="Times New Roman" w:eastAsia="標楷體" w:hAnsi="Times New Roman"/>
                  <w:color w:val="FF0000"/>
                  <w:lang w:val="en-US"/>
                </w:rPr>
                <w:delText>were</w:delText>
              </w:r>
              <w:r w:rsidR="00862B80" w:rsidRPr="00525F09" w:rsidDel="00B9254B">
                <w:rPr>
                  <w:rFonts w:ascii="Times New Roman" w:eastAsia="標楷體" w:hAnsi="Times New Roman"/>
                  <w:color w:val="FF0000"/>
                  <w:lang w:val="en-US"/>
                </w:rPr>
                <w:delText xml:space="preserve"> due for </w:delText>
              </w:r>
              <w:r w:rsidR="002C3D16" w:rsidRPr="00525F09" w:rsidDel="00B9254B">
                <w:rPr>
                  <w:rFonts w:ascii="Times New Roman" w:eastAsia="標楷體" w:hAnsi="Times New Roman"/>
                  <w:color w:val="FF0000"/>
                  <w:lang w:val="en-US"/>
                </w:rPr>
                <w:delText>submission</w:delText>
              </w:r>
              <w:r w:rsidR="00862B80" w:rsidRPr="00525F09" w:rsidDel="00B9254B">
                <w:rPr>
                  <w:rFonts w:ascii="Times New Roman" w:eastAsia="標楷體" w:hAnsi="Times New Roman"/>
                  <w:color w:val="FF0000"/>
                  <w:lang w:val="en-US"/>
                </w:rPr>
                <w:delText xml:space="preserve"> by December</w:delText>
              </w:r>
            </w:del>
            <w:del w:id="404" w:author="Miss WONG Lee Man 王俐文女士" w:date="2026-01-13T17:26:00Z">
              <w:r w:rsidRPr="00525F09" w:rsidDel="00C618CB">
                <w:rPr>
                  <w:rFonts w:ascii="Times New Roman" w:eastAsia="標楷體" w:hAnsi="Times New Roman"/>
                  <w:color w:val="FF0000"/>
                  <w:lang w:val="en-US"/>
                </w:rPr>
                <w:delText>.</w:delText>
              </w:r>
              <w:r w:rsidRPr="00525F09" w:rsidDel="00C618CB">
                <w:rPr>
                  <w:rFonts w:ascii="Times New Roman" w:hAnsi="Times New Roman"/>
                </w:rPr>
                <w:delText xml:space="preserve"> </w:delText>
              </w:r>
              <w:r w:rsidRPr="00525F09">
                <w:rPr>
                  <w:rFonts w:ascii="Times New Roman" w:eastAsia="標楷體" w:hAnsi="Times New Roman"/>
                  <w:color w:val="FF0000"/>
                  <w:lang w:val="en-US"/>
                </w:rPr>
                <w:delText>A</w:delText>
              </w:r>
              <w:r w:rsidR="00862B80" w:rsidRPr="00525F09">
                <w:rPr>
                  <w:rFonts w:ascii="Times New Roman" w:eastAsia="標楷體" w:hAnsi="Times New Roman"/>
                  <w:color w:val="FF0000"/>
                  <w:lang w:val="en-US"/>
                </w:rPr>
                <w:delText>nother</w:delText>
              </w:r>
              <w:r w:rsidRPr="00525F09">
                <w:rPr>
                  <w:rFonts w:ascii="Times New Roman" w:eastAsia="標楷體" w:hAnsi="Times New Roman"/>
                  <w:color w:val="FF0000"/>
                  <w:lang w:val="en-US"/>
                </w:rPr>
                <w:delText xml:space="preserve"> meeting </w:delText>
              </w:r>
              <w:r w:rsidR="00852F57" w:rsidRPr="00525F09">
                <w:rPr>
                  <w:rFonts w:ascii="Times New Roman" w:eastAsia="標楷體" w:hAnsi="Times New Roman"/>
                  <w:color w:val="FF0000"/>
                  <w:lang w:val="en-US"/>
                </w:rPr>
                <w:delText xml:space="preserve">would </w:delText>
              </w:r>
              <w:r w:rsidRPr="00525F09">
                <w:rPr>
                  <w:rFonts w:ascii="Times New Roman" w:eastAsia="標楷體" w:hAnsi="Times New Roman"/>
                  <w:color w:val="FF0000"/>
                  <w:lang w:val="en-US"/>
                </w:rPr>
                <w:delText xml:space="preserve">be arranged </w:delText>
              </w:r>
              <w:r w:rsidR="00862B80" w:rsidRPr="00525F09">
                <w:rPr>
                  <w:rFonts w:ascii="Times New Roman" w:eastAsia="標楷體" w:hAnsi="Times New Roman"/>
                  <w:color w:val="FF0000"/>
                  <w:lang w:val="en-US"/>
                </w:rPr>
                <w:delText>to report the results afterwards</w:delText>
              </w:r>
              <w:r w:rsidRPr="00525F09">
                <w:rPr>
                  <w:rFonts w:ascii="Times New Roman" w:eastAsia="標楷體" w:hAnsi="Times New Roman"/>
                  <w:color w:val="FF0000"/>
                  <w:lang w:val="en-US"/>
                </w:rPr>
                <w:delText>.</w:delText>
              </w:r>
            </w:del>
          </w:p>
        </w:tc>
        <w:tc>
          <w:tcPr>
            <w:tcW w:w="1701" w:type="dxa"/>
          </w:tcPr>
          <w:p w14:paraId="186F2D24" w14:textId="77777777" w:rsidR="002023CC" w:rsidRPr="00525F09" w:rsidRDefault="002023CC" w:rsidP="0000189F">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42DD4999" w14:textId="77777777" w:rsidTr="007321F8">
        <w:trPr>
          <w:trHeight w:val="157"/>
        </w:trPr>
        <w:tc>
          <w:tcPr>
            <w:tcW w:w="709" w:type="dxa"/>
          </w:tcPr>
          <w:p w14:paraId="40BC25DE" w14:textId="77777777" w:rsidR="002023CC" w:rsidRPr="00525F09" w:rsidRDefault="002023CC" w:rsidP="0000189F">
            <w:pPr>
              <w:spacing w:line="300" w:lineRule="exact"/>
              <w:ind w:rightChars="60" w:right="144"/>
              <w:rPr>
                <w:rFonts w:eastAsia="標楷體"/>
                <w:b/>
              </w:rPr>
            </w:pPr>
          </w:p>
        </w:tc>
        <w:tc>
          <w:tcPr>
            <w:tcW w:w="1003" w:type="dxa"/>
            <w:gridSpan w:val="2"/>
          </w:tcPr>
          <w:p w14:paraId="0D058141" w14:textId="77777777" w:rsidR="002023CC" w:rsidRPr="00525F09" w:rsidRDefault="002023CC"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273C58A8" w14:textId="77777777" w:rsidR="002023CC" w:rsidRPr="00525F09" w:rsidRDefault="002023CC" w:rsidP="0000189F">
            <w:pPr>
              <w:pStyle w:val="31"/>
              <w:spacing w:line="300" w:lineRule="exact"/>
              <w:ind w:left="0" w:rightChars="106" w:right="254" w:firstLine="0"/>
              <w:rPr>
                <w:rFonts w:ascii="Times New Roman" w:eastAsia="標楷體" w:hAnsi="Times New Roman"/>
                <w:lang w:val="en-US"/>
              </w:rPr>
            </w:pPr>
          </w:p>
        </w:tc>
        <w:tc>
          <w:tcPr>
            <w:tcW w:w="1701" w:type="dxa"/>
          </w:tcPr>
          <w:p w14:paraId="5121E7CB" w14:textId="77777777" w:rsidR="002023CC" w:rsidRPr="00525F09" w:rsidRDefault="002023CC" w:rsidP="0000189F">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16249509" w14:textId="77777777" w:rsidTr="007321F8">
        <w:trPr>
          <w:trHeight w:val="556"/>
        </w:trPr>
        <w:tc>
          <w:tcPr>
            <w:tcW w:w="709" w:type="dxa"/>
          </w:tcPr>
          <w:p w14:paraId="048E8816" w14:textId="77777777" w:rsidR="0000189F" w:rsidRPr="00525F09" w:rsidRDefault="0000189F" w:rsidP="0000189F">
            <w:pPr>
              <w:spacing w:line="300" w:lineRule="exact"/>
              <w:ind w:rightChars="60" w:right="144"/>
              <w:rPr>
                <w:rFonts w:eastAsia="標楷體"/>
                <w:b/>
              </w:rPr>
            </w:pPr>
          </w:p>
        </w:tc>
        <w:tc>
          <w:tcPr>
            <w:tcW w:w="1003" w:type="dxa"/>
            <w:gridSpan w:val="2"/>
          </w:tcPr>
          <w:p w14:paraId="6B075987" w14:textId="77777777" w:rsidR="0000189F" w:rsidRPr="00525F09" w:rsidRDefault="0000189F" w:rsidP="0000189F">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4029053" w14:textId="77777777" w:rsidR="0000189F" w:rsidRPr="00525F09" w:rsidRDefault="0000189F" w:rsidP="0000189F">
            <w:pPr>
              <w:widowControl/>
              <w:ind w:rightChars="106" w:right="254"/>
              <w:jc w:val="both"/>
              <w:rPr>
                <w:rFonts w:eastAsia="標楷體"/>
                <w:u w:val="single"/>
                <w:lang w:val="en-US"/>
              </w:rPr>
            </w:pPr>
            <w:r w:rsidRPr="00525F09">
              <w:rPr>
                <w:rFonts w:eastAsia="標楷體"/>
                <w:u w:val="single"/>
                <w:lang w:val="en-US"/>
              </w:rPr>
              <w:t>Customer Centric e-Platform (</w:t>
            </w:r>
            <w:proofErr w:type="spellStart"/>
            <w:r w:rsidRPr="00525F09">
              <w:rPr>
                <w:rFonts w:eastAsia="標楷體"/>
                <w:u w:val="single"/>
                <w:lang w:val="en-US"/>
              </w:rPr>
              <w:t>CCeP</w:t>
            </w:r>
            <w:proofErr w:type="spellEnd"/>
            <w:r w:rsidRPr="00525F09">
              <w:rPr>
                <w:rFonts w:eastAsia="標楷體"/>
                <w:u w:val="single"/>
                <w:lang w:val="en-US"/>
              </w:rPr>
              <w:t>)</w:t>
            </w:r>
          </w:p>
          <w:p w14:paraId="4167726E" w14:textId="77777777" w:rsidR="0000189F" w:rsidRPr="00525F09" w:rsidRDefault="0000189F" w:rsidP="008A4978">
            <w:pPr>
              <w:pStyle w:val="31"/>
              <w:spacing w:line="300" w:lineRule="exact"/>
              <w:ind w:left="0" w:rightChars="106" w:right="254" w:firstLine="0"/>
              <w:rPr>
                <w:rFonts w:ascii="Times New Roman" w:eastAsia="標楷體" w:hAnsi="Times New Roman"/>
                <w:u w:val="single"/>
                <w:lang w:val="en-US"/>
              </w:rPr>
            </w:pPr>
          </w:p>
        </w:tc>
        <w:tc>
          <w:tcPr>
            <w:tcW w:w="1701" w:type="dxa"/>
          </w:tcPr>
          <w:p w14:paraId="389DBB3B"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r>
      <w:tr w:rsidR="00071073" w:rsidRPr="00525F09" w14:paraId="67E2578B" w14:textId="77777777" w:rsidTr="007321F8">
        <w:trPr>
          <w:trHeight w:val="421"/>
        </w:trPr>
        <w:tc>
          <w:tcPr>
            <w:tcW w:w="709" w:type="dxa"/>
          </w:tcPr>
          <w:p w14:paraId="14764281" w14:textId="77777777" w:rsidR="0000189F" w:rsidRPr="00525F09" w:rsidRDefault="0000189F" w:rsidP="0000189F">
            <w:pPr>
              <w:spacing w:line="300" w:lineRule="exact"/>
              <w:ind w:rightChars="60" w:right="144"/>
              <w:rPr>
                <w:rFonts w:eastAsia="標楷體"/>
                <w:b/>
              </w:rPr>
            </w:pPr>
          </w:p>
        </w:tc>
        <w:tc>
          <w:tcPr>
            <w:tcW w:w="1003" w:type="dxa"/>
            <w:gridSpan w:val="2"/>
          </w:tcPr>
          <w:p w14:paraId="17E2063D" w14:textId="77777777" w:rsidR="0000189F" w:rsidRPr="00525F09" w:rsidRDefault="0000189F" w:rsidP="008A4978">
            <w:pPr>
              <w:pStyle w:val="31"/>
              <w:spacing w:line="300" w:lineRule="exact"/>
              <w:ind w:left="0" w:rightChars="60" w:right="144" w:firstLine="0"/>
              <w:jc w:val="left"/>
              <w:rPr>
                <w:rFonts w:ascii="Times New Roman" w:eastAsia="標楷體" w:hAnsi="Times New Roman"/>
                <w:szCs w:val="24"/>
              </w:rPr>
            </w:pPr>
          </w:p>
        </w:tc>
        <w:tc>
          <w:tcPr>
            <w:tcW w:w="6226" w:type="dxa"/>
          </w:tcPr>
          <w:p w14:paraId="72E31B83" w14:textId="3AAF6D70" w:rsidR="00082326" w:rsidRPr="00525F09" w:rsidRDefault="0000189F" w:rsidP="005A6A02">
            <w:pPr>
              <w:pStyle w:val="31"/>
              <w:spacing w:line="300" w:lineRule="exact"/>
              <w:ind w:left="0" w:rightChars="106" w:right="254" w:firstLine="0"/>
              <w:rPr>
                <w:rFonts w:ascii="Times New Roman" w:eastAsia="標楷體" w:hAnsi="Times New Roman"/>
                <w:color w:val="FF0000"/>
                <w:lang w:val="en-US"/>
              </w:rPr>
            </w:pPr>
            <w:del w:id="405" w:author="Miss WONG Lee Man 王俐文女士" w:date="2026-01-13T17:27:00Z">
              <w:r w:rsidRPr="00525F09" w:rsidDel="00082326">
                <w:rPr>
                  <w:rFonts w:ascii="Times New Roman" w:eastAsia="標楷體" w:hAnsi="Times New Roman"/>
                  <w:lang w:val="en-US"/>
                </w:rPr>
                <w:delText xml:space="preserve">In direct response to </w:delText>
              </w:r>
            </w:del>
            <w:ins w:id="406" w:author="ITM/ITSS2/2, Mavis Wong" w:date="2026-01-12T16:04:00Z">
              <w:del w:id="407" w:author="Miss WONG Lee Man 王俐文女士" w:date="2026-01-13T17:27:00Z">
                <w:r w:rsidR="00577B32" w:rsidRPr="00525F09" w:rsidDel="00082326">
                  <w:rPr>
                    <w:rFonts w:ascii="Times New Roman" w:eastAsia="標楷體" w:hAnsi="Times New Roman"/>
                    <w:lang w:val="en-US"/>
                  </w:rPr>
                  <w:delText xml:space="preserve">the recommendations of </w:delText>
                </w:r>
              </w:del>
            </w:ins>
            <w:del w:id="408" w:author="Miss WONG Lee Man 王俐文女士" w:date="2026-01-13T17:27:00Z">
              <w:r w:rsidRPr="00525F09" w:rsidDel="00082326">
                <w:rPr>
                  <w:rFonts w:ascii="Times New Roman" w:eastAsia="標楷體" w:hAnsi="Times New Roman"/>
                  <w:lang w:val="en-US"/>
                </w:rPr>
                <w:delText>ICAC</w:delText>
              </w:r>
            </w:del>
            <w:ins w:id="409" w:author="ITM/ITSS2/2, Mavis Wong" w:date="2026-01-12T16:01:00Z">
              <w:del w:id="410" w:author="Miss WONG Lee Man 王俐文女士" w:date="2026-01-13T17:27:00Z">
                <w:r w:rsidR="00EC39D6" w:rsidRPr="00525F09" w:rsidDel="00082326">
                  <w:rPr>
                    <w:rFonts w:ascii="Times New Roman" w:eastAsia="標楷體" w:hAnsi="Times New Roman"/>
                    <w:lang w:val="en-US"/>
                  </w:rPr>
                  <w:delText xml:space="preserve"> Assignment Studies,</w:delText>
                </w:r>
                <w:r w:rsidR="00EC39D6" w:rsidRPr="00525F09" w:rsidDel="00082326">
                  <w:rPr>
                    <w:rFonts w:ascii="Times New Roman" w:eastAsia="標楷體" w:hAnsi="Times New Roman"/>
                    <w:color w:val="FF0000"/>
                    <w:lang w:val="en-US"/>
                  </w:rPr>
                  <w:delText xml:space="preserve"> the</w:delText>
                </w:r>
              </w:del>
            </w:ins>
            <w:ins w:id="411" w:author="ITM/ITSS2/2, Mavis Wong" w:date="2026-01-12T16:04:00Z">
              <w:del w:id="412" w:author="Miss WONG Lee Man 王俐文女士" w:date="2026-01-13T17:27:00Z">
                <w:r w:rsidR="00577B32" w:rsidRPr="00525F09" w:rsidDel="00082326">
                  <w:rPr>
                    <w:rFonts w:ascii="Times New Roman" w:eastAsia="標楷體" w:hAnsi="Times New Roman"/>
                    <w:color w:val="FF0000"/>
                    <w:lang w:val="en-US"/>
                  </w:rPr>
                  <w:delText xml:space="preserve"> mobile GPS</w:delText>
                </w:r>
              </w:del>
            </w:ins>
            <w:ins w:id="413" w:author="ITM/ITSS2/2, Mavis Wong" w:date="2026-01-12T16:01:00Z">
              <w:del w:id="414" w:author="Miss WONG Lee Man 王俐文女士" w:date="2026-01-13T17:27:00Z">
                <w:r w:rsidR="00EC39D6" w:rsidRPr="00525F09" w:rsidDel="00082326">
                  <w:rPr>
                    <w:rFonts w:ascii="Times New Roman" w:eastAsia="標楷體" w:hAnsi="Times New Roman"/>
                    <w:color w:val="FF0000"/>
                    <w:lang w:val="en-US"/>
                  </w:rPr>
                  <w:delText xml:space="preserve"> arrival </w:delText>
                </w:r>
              </w:del>
            </w:ins>
            <w:ins w:id="415" w:author="ITM/ITSS2/2, Mavis Wong" w:date="2026-01-12T16:07:00Z">
              <w:del w:id="416" w:author="Miss WONG Lee Man 王俐文女士" w:date="2026-01-13T17:27:00Z">
                <w:r w:rsidR="00577B32" w:rsidRPr="00525F09" w:rsidDel="00082326">
                  <w:rPr>
                    <w:rFonts w:ascii="Times New Roman" w:eastAsia="標楷體" w:hAnsi="Times New Roman"/>
                    <w:color w:val="FF0000"/>
                    <w:lang w:val="en-US"/>
                  </w:rPr>
                  <w:delText xml:space="preserve">reporting </w:delText>
                </w:r>
              </w:del>
            </w:ins>
            <w:ins w:id="417" w:author="ITM/ITSS2/2, Mavis Wong" w:date="2026-01-12T16:01:00Z">
              <w:del w:id="418" w:author="Miss WONG Lee Man 王俐文女士" w:date="2026-01-13T17:27:00Z">
                <w:r w:rsidR="00EC39D6" w:rsidRPr="00525F09" w:rsidDel="00082326">
                  <w:rPr>
                    <w:rFonts w:ascii="Times New Roman" w:eastAsia="標楷體" w:hAnsi="Times New Roman"/>
                    <w:color w:val="FF0000"/>
                    <w:lang w:val="en-US"/>
                  </w:rPr>
                  <w:delText xml:space="preserve">function </w:delText>
                </w:r>
              </w:del>
            </w:ins>
            <w:ins w:id="419" w:author="ITM/ITSS2/2, Mavis Wong" w:date="2026-01-12T16:05:00Z">
              <w:del w:id="420" w:author="Miss WONG Lee Man 王俐文女士" w:date="2026-01-13T17:27:00Z">
                <w:r w:rsidR="00577B32" w:rsidRPr="00525F09" w:rsidDel="00082326">
                  <w:rPr>
                    <w:rFonts w:ascii="Times New Roman" w:eastAsia="標楷體" w:hAnsi="Times New Roman"/>
                    <w:color w:val="FF0000"/>
                    <w:lang w:val="en-US"/>
                  </w:rPr>
                  <w:delText>has been launched in CCeP-JM</w:delText>
                </w:r>
              </w:del>
            </w:ins>
            <w:ins w:id="421" w:author="ITM/ITSS2/2, Mavis Wong" w:date="2026-01-12T16:07:00Z">
              <w:del w:id="422" w:author="Miss WONG Lee Man 王俐文女士" w:date="2026-01-13T17:27:00Z">
                <w:r w:rsidR="00577B32" w:rsidRPr="00525F09" w:rsidDel="00082326">
                  <w:rPr>
                    <w:rFonts w:ascii="Times New Roman" w:eastAsia="標楷體" w:hAnsi="Times New Roman"/>
                    <w:color w:val="FF0000"/>
                    <w:lang w:val="en-US"/>
                  </w:rPr>
                  <w:delText xml:space="preserve"> on 19 Dec</w:delText>
                </w:r>
              </w:del>
            </w:ins>
            <w:ins w:id="423" w:author="ITM/ITSS2/2, Mavis Wong" w:date="2026-01-12T16:08:00Z">
              <w:del w:id="424" w:author="Miss WONG Lee Man 王俐文女士" w:date="2026-01-13T17:27:00Z">
                <w:r w:rsidR="00577B32" w:rsidRPr="00525F09" w:rsidDel="00082326">
                  <w:rPr>
                    <w:rFonts w:ascii="Times New Roman" w:eastAsia="標楷體" w:hAnsi="Times New Roman"/>
                    <w:color w:val="FF0000"/>
                    <w:lang w:val="en-US"/>
                  </w:rPr>
                  <w:delText>ember 2025</w:delText>
                </w:r>
              </w:del>
            </w:ins>
            <w:ins w:id="425" w:author="ITM/ITSS2/2, Mavis Wong" w:date="2026-01-12T16:06:00Z">
              <w:del w:id="426" w:author="Miss WONG Lee Man 王俐文女士" w:date="2026-01-13T17:27:00Z">
                <w:r w:rsidR="00577B32" w:rsidRPr="00525F09" w:rsidDel="00082326">
                  <w:rPr>
                    <w:rFonts w:ascii="Times New Roman" w:eastAsia="標楷體" w:hAnsi="Times New Roman"/>
                    <w:color w:val="FF0000"/>
                    <w:lang w:val="en-US"/>
                  </w:rPr>
                  <w:delText xml:space="preserve">. </w:delText>
                </w:r>
              </w:del>
            </w:ins>
            <w:ins w:id="427" w:author="ITM/ITSS2/2, Mavis Wong" w:date="2026-01-12T16:08:00Z">
              <w:del w:id="428" w:author="Miss WONG Lee Man 王俐文女士" w:date="2026-01-13T17:27:00Z">
                <w:r w:rsidR="00577B32" w:rsidRPr="00525F09" w:rsidDel="00082326">
                  <w:rPr>
                    <w:rFonts w:ascii="Times New Roman" w:eastAsia="標楷體" w:hAnsi="Times New Roman"/>
                    <w:color w:val="FF0000"/>
                    <w:lang w:val="en-US"/>
                  </w:rPr>
                  <w:delText xml:space="preserve"> </w:delText>
                </w:r>
              </w:del>
            </w:ins>
            <w:ins w:id="429" w:author="ITM/ITSS2/2, Mavis Wong" w:date="2026-01-12T16:06:00Z">
              <w:del w:id="430" w:author="Miss WONG Lee Man 王俐文女士" w:date="2026-01-13T17:27:00Z">
                <w:r w:rsidR="00577B32" w:rsidRPr="00525F09" w:rsidDel="00082326">
                  <w:rPr>
                    <w:rFonts w:ascii="Times New Roman" w:eastAsia="標楷體" w:hAnsi="Times New Roman"/>
                    <w:color w:val="FF0000"/>
                    <w:lang w:val="en-US"/>
                  </w:rPr>
                  <w:delText>This enables</w:delText>
                </w:r>
              </w:del>
            </w:ins>
            <w:ins w:id="431" w:author="Wave Tseung" w:date="2026-01-12T18:20:00Z">
              <w:del w:id="432" w:author="Miss WONG Lee Man 王俐文女士" w:date="2026-01-13T17:27:00Z">
                <w:r w:rsidR="002B5723" w:rsidRPr="00525F09" w:rsidDel="00082326">
                  <w:rPr>
                    <w:rFonts w:ascii="Times New Roman" w:eastAsia="標楷體" w:hAnsi="Times New Roman"/>
                    <w:color w:val="FF0000"/>
                    <w:lang w:val="en-US"/>
                  </w:rPr>
                  <w:delText>allows</w:delText>
                </w:r>
              </w:del>
            </w:ins>
            <w:ins w:id="433" w:author="ITM/ITSS2/2, Mavis Wong" w:date="2026-01-12T16:06:00Z">
              <w:del w:id="434" w:author="Miss WONG Lee Man 王俐文女士" w:date="2026-01-13T17:27:00Z">
                <w:r w:rsidR="00577B32" w:rsidRPr="00525F09" w:rsidDel="00082326">
                  <w:rPr>
                    <w:rFonts w:ascii="Times New Roman" w:eastAsia="標楷體" w:hAnsi="Times New Roman"/>
                    <w:color w:val="FF0000"/>
                    <w:lang w:val="en-US"/>
                  </w:rPr>
                  <w:delText xml:space="preserve"> </w:delText>
                </w:r>
              </w:del>
            </w:ins>
            <w:ins w:id="435" w:author="ITM/ITSS2/2, Mavis Wong" w:date="2026-01-12T16:09:00Z">
              <w:del w:id="436" w:author="Miss WONG Lee Man 王俐文女士" w:date="2026-01-13T17:27:00Z">
                <w:r w:rsidR="000946B1" w:rsidRPr="00525F09" w:rsidDel="00082326">
                  <w:rPr>
                    <w:rFonts w:ascii="Times New Roman" w:eastAsia="標楷體" w:hAnsi="Times New Roman"/>
                    <w:color w:val="FF0000"/>
                    <w:lang w:val="en-US"/>
                  </w:rPr>
                  <w:delText xml:space="preserve">frontline </w:delText>
                </w:r>
              </w:del>
            </w:ins>
            <w:ins w:id="437" w:author="ITM/ITSS2/2, Mavis Wong" w:date="2026-01-12T16:06:00Z">
              <w:del w:id="438" w:author="Miss WONG Lee Man 王俐文女士" w:date="2026-01-13T17:27:00Z">
                <w:r w:rsidR="00577B32" w:rsidRPr="00525F09" w:rsidDel="00082326">
                  <w:rPr>
                    <w:rFonts w:ascii="Times New Roman" w:eastAsia="標楷體" w:hAnsi="Times New Roman"/>
                    <w:color w:val="FF0000"/>
                    <w:lang w:val="en-US"/>
                  </w:rPr>
                  <w:delText xml:space="preserve">staff to </w:delText>
                </w:r>
              </w:del>
            </w:ins>
            <w:ins w:id="439" w:author="Wave Tseung" w:date="2026-01-12T18:20:00Z">
              <w:del w:id="440" w:author="Miss WONG Lee Man 王俐文女士" w:date="2026-01-13T17:27:00Z">
                <w:r w:rsidR="002B5723" w:rsidRPr="00525F09" w:rsidDel="00082326">
                  <w:rPr>
                    <w:rFonts w:ascii="Times New Roman" w:eastAsia="標楷體" w:hAnsi="Times New Roman"/>
                    <w:color w:val="FF0000"/>
                    <w:lang w:val="en-US"/>
                  </w:rPr>
                  <w:delText>v</w:delText>
                </w:r>
              </w:del>
            </w:ins>
            <w:ins w:id="441" w:author="Wave Tseung" w:date="2026-01-12T18:21:00Z">
              <w:del w:id="442" w:author="Miss WONG Lee Man 王俐文女士" w:date="2026-01-13T17:27:00Z">
                <w:r w:rsidR="002B5723" w:rsidRPr="00525F09" w:rsidDel="00082326">
                  <w:rPr>
                    <w:rFonts w:ascii="Times New Roman" w:eastAsia="標楷體" w:hAnsi="Times New Roman"/>
                    <w:color w:val="FF0000"/>
                    <w:lang w:val="en-US"/>
                  </w:rPr>
                  <w:delText xml:space="preserve">oluntarily </w:delText>
                </w:r>
              </w:del>
            </w:ins>
            <w:ins w:id="443" w:author="ITM/ITSS2/2, Mavis Wong" w:date="2026-01-12T16:06:00Z">
              <w:del w:id="444" w:author="Miss WONG Lee Man 王俐文女士" w:date="2026-01-13T17:27:00Z">
                <w:r w:rsidR="00577B32" w:rsidRPr="00525F09" w:rsidDel="00082326">
                  <w:rPr>
                    <w:rFonts w:ascii="Times New Roman" w:eastAsia="標楷體" w:hAnsi="Times New Roman"/>
                    <w:color w:val="FF0000"/>
                    <w:lang w:val="en-US"/>
                  </w:rPr>
                  <w:delText xml:space="preserve">capture and record their arrival </w:delText>
                </w:r>
              </w:del>
            </w:ins>
            <w:ins w:id="445" w:author="Wave Tseung" w:date="2026-01-12T18:17:00Z">
              <w:del w:id="446" w:author="Miss WONG Lee Man 王俐文女士" w:date="2026-01-13T17:27:00Z">
                <w:r w:rsidR="00897CE3" w:rsidRPr="00525F09" w:rsidDel="00082326">
                  <w:rPr>
                    <w:rFonts w:ascii="Times New Roman" w:eastAsia="標楷體" w:hAnsi="Times New Roman"/>
                    <w:color w:val="FF0000"/>
                    <w:lang w:val="en-US"/>
                  </w:rPr>
                  <w:delText xml:space="preserve">time and </w:delText>
                </w:r>
              </w:del>
            </w:ins>
            <w:ins w:id="447" w:author="ITM/ITSS2/2, Mavis Wong" w:date="2026-01-12T16:06:00Z">
              <w:del w:id="448" w:author="Miss WONG Lee Man 王俐文女士" w:date="2026-01-13T17:27:00Z">
                <w:r w:rsidR="00577B32" w:rsidRPr="00525F09" w:rsidDel="00082326">
                  <w:rPr>
                    <w:rFonts w:ascii="Times New Roman" w:eastAsia="標楷體" w:hAnsi="Times New Roman"/>
                    <w:color w:val="FF0000"/>
                    <w:lang w:val="en-US"/>
                  </w:rPr>
                  <w:delText>location with timest</w:delText>
                </w:r>
              </w:del>
            </w:ins>
            <w:ins w:id="449" w:author="ITM/ITSS2/2, Mavis Wong" w:date="2026-01-12T16:07:00Z">
              <w:del w:id="450" w:author="Miss WONG Lee Man 王俐文女士" w:date="2026-01-13T17:27:00Z">
                <w:r w:rsidR="00577B32" w:rsidRPr="00525F09" w:rsidDel="00082326">
                  <w:rPr>
                    <w:rFonts w:ascii="Times New Roman" w:eastAsia="標楷體" w:hAnsi="Times New Roman"/>
                    <w:color w:val="FF0000"/>
                    <w:lang w:val="en-US"/>
                  </w:rPr>
                  <w:delText xml:space="preserve">amp using </w:delText>
                </w:r>
              </w:del>
            </w:ins>
            <w:ins w:id="451" w:author="Wave Tseung" w:date="2026-01-12T18:22:00Z">
              <w:del w:id="452" w:author="Miss WONG Lee Man 王俐文女士" w:date="2026-01-13T17:27:00Z">
                <w:r w:rsidR="008224F5" w:rsidRPr="00525F09" w:rsidDel="00082326">
                  <w:rPr>
                    <w:rFonts w:ascii="Times New Roman" w:eastAsia="標楷體" w:hAnsi="Times New Roman"/>
                    <w:color w:val="FF0000"/>
                    <w:lang w:val="en-US"/>
                  </w:rPr>
                  <w:delText xml:space="preserve">GPS on their </w:delText>
                </w:r>
              </w:del>
            </w:ins>
            <w:ins w:id="453" w:author="ITM/ITSS2/2, Mavis Wong" w:date="2026-01-12T16:07:00Z">
              <w:del w:id="454" w:author="Miss WONG Lee Man 王俐文女士" w:date="2026-01-13T17:27:00Z">
                <w:r w:rsidR="00577B32" w:rsidRPr="00525F09" w:rsidDel="00082326">
                  <w:rPr>
                    <w:rFonts w:ascii="Times New Roman" w:eastAsia="標楷體" w:hAnsi="Times New Roman"/>
                    <w:color w:val="FF0000"/>
                    <w:lang w:val="en-US"/>
                  </w:rPr>
                  <w:delText>mobile devi</w:delText>
                </w:r>
              </w:del>
            </w:ins>
            <w:ins w:id="455" w:author="Wave Tseung" w:date="2026-01-12T18:16:00Z">
              <w:del w:id="456" w:author="Miss WONG Lee Man 王俐文女士" w:date="2026-01-13T17:27:00Z">
                <w:r w:rsidR="00A56BEC" w:rsidRPr="00525F09" w:rsidDel="00082326">
                  <w:rPr>
                    <w:rFonts w:ascii="Times New Roman" w:eastAsia="標楷體" w:hAnsi="Times New Roman"/>
                    <w:color w:val="FF0000"/>
                    <w:lang w:val="en-US"/>
                  </w:rPr>
                  <w:delText>c</w:delText>
                </w:r>
              </w:del>
            </w:ins>
            <w:ins w:id="457" w:author="ITM/ITSS2/2, Mavis Wong" w:date="2026-01-12T16:07:00Z">
              <w:del w:id="458" w:author="Miss WONG Lee Man 王俐文女士" w:date="2026-01-13T17:27:00Z">
                <w:r w:rsidR="00577B32" w:rsidRPr="00525F09" w:rsidDel="00082326">
                  <w:rPr>
                    <w:rFonts w:ascii="Times New Roman" w:eastAsia="標楷體" w:hAnsi="Times New Roman"/>
                    <w:color w:val="FF0000"/>
                    <w:lang w:val="en-US"/>
                  </w:rPr>
                  <w:delText>se</w:delText>
                </w:r>
              </w:del>
            </w:ins>
            <w:ins w:id="459" w:author="Wave Tseung" w:date="2026-01-12T18:16:00Z">
              <w:del w:id="460" w:author="Miss WONG Lee Man 王俐文女士" w:date="2026-01-13T17:27:00Z">
                <w:r w:rsidR="00A56BEC" w:rsidRPr="00525F09" w:rsidDel="00082326">
                  <w:rPr>
                    <w:rFonts w:ascii="Times New Roman" w:eastAsia="標楷體" w:hAnsi="Times New Roman"/>
                    <w:color w:val="FF0000"/>
                    <w:lang w:val="en-US"/>
                  </w:rPr>
                  <w:delText>s</w:delText>
                </w:r>
              </w:del>
            </w:ins>
            <w:ins w:id="461" w:author="ITM/ITSS2/2, Mavis Wong" w:date="2026-01-12T16:07:00Z">
              <w:del w:id="462" w:author="Miss WONG Lee Man 王俐文女士" w:date="2026-01-13T17:27:00Z">
                <w:r w:rsidR="00577B32" w:rsidRPr="00525F09" w:rsidDel="00082326">
                  <w:rPr>
                    <w:rFonts w:ascii="Times New Roman" w:eastAsia="標楷體" w:hAnsi="Times New Roman"/>
                    <w:color w:val="FF0000"/>
                    <w:lang w:val="en-US"/>
                  </w:rPr>
                  <w:delText xml:space="preserve"> GPS during the </w:delText>
                </w:r>
              </w:del>
            </w:ins>
            <w:ins w:id="463" w:author="ITM/ITSS2/2, Mavis Wong" w:date="2026-01-12T16:01:00Z">
              <w:del w:id="464" w:author="Miss WONG Lee Man 王俐文女士" w:date="2026-01-13T17:27:00Z">
                <w:r w:rsidR="00EC39D6" w:rsidRPr="00525F09" w:rsidDel="00082326">
                  <w:rPr>
                    <w:rFonts w:ascii="Times New Roman" w:eastAsia="標楷體" w:hAnsi="Times New Roman"/>
                    <w:color w:val="FF0000"/>
                    <w:lang w:val="en-US"/>
                  </w:rPr>
                  <w:delText>maintenance job creation</w:delText>
                </w:r>
              </w:del>
            </w:ins>
            <w:ins w:id="465" w:author="ITM/ITSS2/2, Mavis Wong" w:date="2026-01-12T16:34:00Z">
              <w:del w:id="466" w:author="Miss WONG Lee Man 王俐文女士" w:date="2026-01-13T17:27:00Z">
                <w:r w:rsidR="00002CA7" w:rsidRPr="00525F09" w:rsidDel="00082326">
                  <w:rPr>
                    <w:rFonts w:ascii="Times New Roman" w:eastAsia="標楷體" w:hAnsi="Times New Roman"/>
                    <w:color w:val="FF0000"/>
                    <w:lang w:val="en-US"/>
                  </w:rPr>
                  <w:delText xml:space="preserve"> optionally</w:delText>
                </w:r>
              </w:del>
            </w:ins>
            <w:ins w:id="467" w:author="ITM/ITSS2/2, Mavis Wong" w:date="2026-01-12T16:07:00Z">
              <w:del w:id="468" w:author="Miss WONG Lee Man 王俐文女士" w:date="2026-01-13T17:27:00Z">
                <w:r w:rsidR="00577B32" w:rsidRPr="00525F09" w:rsidDel="00082326">
                  <w:rPr>
                    <w:rFonts w:ascii="Times New Roman" w:eastAsia="標楷體" w:hAnsi="Times New Roman"/>
                    <w:color w:val="FF0000"/>
                    <w:lang w:val="en-US"/>
                  </w:rPr>
                  <w:delText>.</w:delText>
                </w:r>
              </w:del>
            </w:ins>
            <w:del w:id="469" w:author="Miss WONG Lee Man 王俐文女士" w:date="2026-01-13T17:27:00Z">
              <w:r w:rsidRPr="00525F09" w:rsidDel="00082326">
                <w:rPr>
                  <w:rFonts w:ascii="Times New Roman" w:eastAsia="標楷體" w:hAnsi="Times New Roman"/>
                  <w:lang w:val="en-US"/>
                </w:rPr>
                <w:delText xml:space="preserve"> recommendations and user feedback during the briefing session “</w:delText>
              </w:r>
              <w:r w:rsidRPr="00525F09" w:rsidDel="00082326">
                <w:rPr>
                  <w:rFonts w:ascii="Times New Roman" w:eastAsia="標楷體" w:hAnsi="Times New Roman"/>
                  <w:lang w:val="en-US"/>
                </w:rPr>
                <w:delText>廉政公署防貪審查研究簡介會</w:delText>
              </w:r>
              <w:r w:rsidRPr="00525F09" w:rsidDel="00082326">
                <w:rPr>
                  <w:rFonts w:ascii="Times New Roman" w:eastAsia="標楷體" w:hAnsi="Times New Roman"/>
                  <w:lang w:val="en-US"/>
                </w:rPr>
                <w:delText xml:space="preserve">”, the desktop version enabling front-line staff to input and upload maintenance inspection forms was launched on 1 August in CCeP-JM. Furthermore, a mobile version was </w:delText>
              </w:r>
              <w:r w:rsidR="00B755E0" w:rsidRPr="00525F09" w:rsidDel="00082326">
                <w:rPr>
                  <w:rFonts w:ascii="Times New Roman" w:eastAsia="標楷體" w:hAnsi="Times New Roman"/>
                  <w:lang w:val="en-US"/>
                </w:rPr>
                <w:delText>launched</w:delText>
              </w:r>
              <w:r w:rsidRPr="00525F09" w:rsidDel="00082326">
                <w:rPr>
                  <w:rFonts w:ascii="Times New Roman" w:eastAsia="標楷體" w:hAnsi="Times New Roman"/>
                  <w:lang w:val="en-US"/>
                </w:rPr>
                <w:delText xml:space="preserve"> in October</w:delText>
              </w:r>
              <w:r w:rsidR="004720E1" w:rsidRPr="00525F09" w:rsidDel="00082326">
                <w:rPr>
                  <w:rFonts w:ascii="Times New Roman" w:eastAsia="標楷體" w:hAnsi="Times New Roman"/>
                  <w:lang w:val="en-US"/>
                </w:rPr>
                <w:delText xml:space="preserve"> </w:delText>
              </w:r>
              <w:r w:rsidR="008F39AA" w:rsidRPr="00525F09" w:rsidDel="00082326">
                <w:rPr>
                  <w:rFonts w:ascii="Times New Roman" w:eastAsia="標楷體" w:hAnsi="Times New Roman"/>
                  <w:lang w:val="en-US"/>
                </w:rPr>
                <w:delText xml:space="preserve">for </w:delText>
              </w:r>
              <w:r w:rsidR="004720E1" w:rsidRPr="00525F09" w:rsidDel="00082326">
                <w:rPr>
                  <w:rFonts w:ascii="Times New Roman" w:eastAsia="標楷體" w:hAnsi="Times New Roman"/>
                  <w:lang w:val="en-US"/>
                </w:rPr>
                <w:delText xml:space="preserve">on-site </w:delText>
              </w:r>
              <w:r w:rsidR="00FB126F" w:rsidRPr="00525F09" w:rsidDel="00082326">
                <w:rPr>
                  <w:rFonts w:ascii="Times New Roman" w:eastAsia="標楷體" w:hAnsi="Times New Roman"/>
                  <w:lang w:val="en-US"/>
                </w:rPr>
                <w:delText>usage</w:delText>
              </w:r>
              <w:r w:rsidR="00B978DE" w:rsidRPr="00525F09" w:rsidDel="00082326">
                <w:rPr>
                  <w:rFonts w:ascii="Times New Roman" w:eastAsia="標楷體" w:hAnsi="Times New Roman"/>
                  <w:lang w:val="en-US"/>
                </w:rPr>
                <w:delText>.</w:delText>
              </w:r>
            </w:del>
            <w:ins w:id="470" w:author="Miss WONG Lee Man 王俐文女士" w:date="2026-01-13T17:26:00Z">
              <w:r w:rsidR="00082326" w:rsidRPr="00525F09">
                <w:rPr>
                  <w:rFonts w:ascii="Times New Roman" w:eastAsia="標楷體" w:hAnsi="Times New Roman"/>
                  <w:lang w:val="en-US"/>
                </w:rPr>
                <w:t xml:space="preserve">In response to ICAC recommendations, </w:t>
              </w:r>
              <w:r w:rsidR="00082326" w:rsidRPr="00525F09">
                <w:rPr>
                  <w:rFonts w:ascii="Times New Roman" w:eastAsia="標楷體" w:hAnsi="Times New Roman"/>
                  <w:color w:val="FF0000"/>
                  <w:lang w:val="en-US"/>
                </w:rPr>
                <w:t xml:space="preserve">a mobile GPS arrival reporting function was launched in </w:t>
              </w:r>
              <w:proofErr w:type="spellStart"/>
              <w:r w:rsidR="00082326" w:rsidRPr="00525F09">
                <w:rPr>
                  <w:rFonts w:ascii="Times New Roman" w:eastAsia="標楷體" w:hAnsi="Times New Roman"/>
                  <w:color w:val="FF0000"/>
                  <w:lang w:val="en-US"/>
                </w:rPr>
                <w:t>CCeP</w:t>
              </w:r>
              <w:proofErr w:type="spellEnd"/>
              <w:r w:rsidR="00082326" w:rsidRPr="00525F09">
                <w:rPr>
                  <w:rFonts w:ascii="Times New Roman" w:eastAsia="標楷體" w:hAnsi="Times New Roman"/>
                  <w:color w:val="FF0000"/>
                  <w:lang w:val="en-US"/>
                </w:rPr>
                <w:t>-JM on 19 December 2025, allowing</w:t>
              </w:r>
            </w:ins>
            <w:ins w:id="471" w:author="Mr POON Pok Man, Michael 潘博文先生" w:date="2026-01-19T17:33:00Z">
              <w:r w:rsidR="00082326" w:rsidRPr="00525F09">
                <w:rPr>
                  <w:rFonts w:ascii="Times New Roman" w:eastAsia="標楷體" w:hAnsi="Times New Roman"/>
                  <w:color w:val="FF0000"/>
                  <w:lang w:val="en-US"/>
                </w:rPr>
                <w:t xml:space="preserve"> </w:t>
              </w:r>
              <w:r w:rsidR="00381CA4" w:rsidRPr="00525F09">
                <w:rPr>
                  <w:rFonts w:ascii="Times New Roman" w:eastAsia="標楷體" w:hAnsi="Times New Roman"/>
                  <w:color w:val="FF0000"/>
                  <w:lang w:val="en-US"/>
                </w:rPr>
                <w:t>working</w:t>
              </w:r>
            </w:ins>
            <w:ins w:id="472" w:author="Miss WONG Lee Man 王俐文女士" w:date="2026-01-13T17:26:00Z">
              <w:del w:id="473" w:author="Mr POON Pok Man, Michael 潘博文先生" w:date="2026-01-19T17:33:00Z">
                <w:r w:rsidR="00082326" w:rsidRPr="00525F09" w:rsidDel="00381CA4">
                  <w:rPr>
                    <w:rFonts w:ascii="Times New Roman" w:eastAsia="標楷體" w:hAnsi="Times New Roman"/>
                    <w:color w:val="FF0000"/>
                    <w:lang w:val="en-US"/>
                  </w:rPr>
                  <w:delText xml:space="preserve"> </w:delText>
                </w:r>
                <w:r w:rsidR="00082326" w:rsidRPr="00525F09">
                  <w:rPr>
                    <w:rFonts w:ascii="Times New Roman" w:eastAsia="標楷體" w:hAnsi="Times New Roman"/>
                    <w:color w:val="FF0000"/>
                    <w:lang w:val="en-US"/>
                  </w:rPr>
                  <w:delText>frontline</w:delText>
                </w:r>
              </w:del>
              <w:r w:rsidR="00082326" w:rsidRPr="00525F09">
                <w:rPr>
                  <w:rFonts w:ascii="Times New Roman" w:eastAsia="標楷體" w:hAnsi="Times New Roman"/>
                  <w:color w:val="FF0000"/>
                  <w:lang w:val="en-US"/>
                </w:rPr>
                <w:t xml:space="preserve"> staff to voluntarily record their arrival time and location during job creation.</w:t>
              </w:r>
            </w:ins>
          </w:p>
          <w:p w14:paraId="6F423C28" w14:textId="2A882C88" w:rsidR="00850329" w:rsidRPr="00525F09" w:rsidRDefault="00850329" w:rsidP="00822517">
            <w:pPr>
              <w:pStyle w:val="31"/>
              <w:spacing w:line="300" w:lineRule="exact"/>
              <w:ind w:left="0" w:rightChars="106" w:right="254" w:firstLine="0"/>
              <w:rPr>
                <w:del w:id="474" w:author="Miss WONG Lee Man 王俐文女士" w:date="2026-01-13T17:28:00Z"/>
                <w:rFonts w:ascii="Times New Roman" w:eastAsia="標楷體" w:hAnsi="Times New Roman"/>
                <w:lang w:val="en-US"/>
              </w:rPr>
            </w:pPr>
          </w:p>
          <w:p w14:paraId="297B9A8D" w14:textId="2D0F5955" w:rsidR="0000189F" w:rsidRPr="00525F09" w:rsidRDefault="008117D1" w:rsidP="005A6A02">
            <w:pPr>
              <w:pStyle w:val="31"/>
              <w:spacing w:line="300" w:lineRule="exact"/>
              <w:ind w:left="0" w:rightChars="106" w:right="254" w:firstLine="0"/>
              <w:rPr>
                <w:ins w:id="475" w:author="Miss WONG Lee Man 王俐文女士" w:date="2026-01-13T17:27:00Z"/>
                <w:rFonts w:ascii="Times New Roman" w:eastAsia="標楷體" w:hAnsi="Times New Roman"/>
                <w:lang w:val="en-US"/>
              </w:rPr>
            </w:pPr>
            <w:ins w:id="476" w:author="ITM/ITSS2/2, Mavis Wong" w:date="2026-01-12T16:22:00Z">
              <w:del w:id="477" w:author="Miss WONG Lee Man 王俐文女士" w:date="2026-01-13T17:28:00Z">
                <w:r w:rsidRPr="00525F09">
                  <w:rPr>
                    <w:rFonts w:ascii="Times New Roman" w:eastAsia="標楷體" w:hAnsi="Times New Roman"/>
                    <w:color w:val="FF0000"/>
                    <w:lang w:val="en-US"/>
                  </w:rPr>
                  <w:delText xml:space="preserve">For </w:delText>
                </w:r>
              </w:del>
            </w:ins>
            <w:ins w:id="478" w:author="ITM/ITSS2/2, Mavis Wong" w:date="2026-01-12T16:10:00Z">
              <w:del w:id="479" w:author="Miss WONG Lee Man 王俐文女士" w:date="2026-01-13T17:28:00Z">
                <w:r w:rsidR="008B07CB" w:rsidRPr="00525F09">
                  <w:rPr>
                    <w:rFonts w:ascii="Times New Roman" w:eastAsia="標楷體" w:hAnsi="Times New Roman"/>
                    <w:color w:val="FF0000"/>
                    <w:lang w:val="en-US"/>
                  </w:rPr>
                  <w:delText>enhanc</w:delText>
                </w:r>
              </w:del>
            </w:ins>
            <w:ins w:id="480" w:author="ITM/ITSS2/2, Mavis Wong" w:date="2026-01-12T16:22:00Z">
              <w:del w:id="481" w:author="Miss WONG Lee Man 王俐文女士" w:date="2026-01-13T17:28:00Z">
                <w:r w:rsidRPr="00525F09">
                  <w:rPr>
                    <w:rFonts w:ascii="Times New Roman" w:eastAsia="標楷體" w:hAnsi="Times New Roman"/>
                    <w:color w:val="FF0000"/>
                    <w:lang w:val="en-US"/>
                  </w:rPr>
                  <w:delText xml:space="preserve">ing the </w:delText>
                </w:r>
              </w:del>
            </w:ins>
            <w:ins w:id="482" w:author="ITM/ITSS2/2, Mavis Wong" w:date="2026-01-12T16:15:00Z">
              <w:del w:id="483" w:author="Miss WONG Lee Man 王俐文女士" w:date="2026-01-13T17:28:00Z">
                <w:r w:rsidR="008B07CB" w:rsidRPr="00525F09">
                  <w:rPr>
                    <w:rFonts w:ascii="Times New Roman" w:eastAsia="標楷體" w:hAnsi="Times New Roman"/>
                    <w:color w:val="FF0000"/>
                    <w:lang w:val="en-US"/>
                  </w:rPr>
                  <w:delText xml:space="preserve">performance and stability of </w:delText>
                </w:r>
              </w:del>
            </w:ins>
            <w:ins w:id="484" w:author="ITM/ITSS2/2, Mavis Wong" w:date="2026-01-12T16:10:00Z">
              <w:del w:id="485" w:author="Miss WONG Lee Man 王俐文女士" w:date="2026-01-13T17:28:00Z">
                <w:r w:rsidR="008B07CB" w:rsidRPr="00525F09">
                  <w:rPr>
                    <w:rFonts w:ascii="Times New Roman" w:eastAsia="標楷體" w:hAnsi="Times New Roman"/>
                    <w:color w:val="FF0000"/>
                    <w:lang w:val="en-US"/>
                  </w:rPr>
                  <w:delText>the existing CCeP-Typhoon system</w:delText>
                </w:r>
              </w:del>
            </w:ins>
            <w:ins w:id="486" w:author="ITM/ITSS2/2, Mavis Wong" w:date="2026-01-12T16:11:00Z">
              <w:del w:id="487" w:author="Miss WONG Lee Man 王俐文女士" w:date="2026-01-13T17:28:00Z">
                <w:r w:rsidR="008B07CB" w:rsidRPr="00525F09">
                  <w:rPr>
                    <w:rFonts w:ascii="Times New Roman" w:eastAsia="標楷體" w:hAnsi="Times New Roman"/>
                    <w:color w:val="FF0000"/>
                    <w:lang w:val="en-US"/>
                  </w:rPr>
                  <w:delText xml:space="preserve">, </w:delText>
                </w:r>
              </w:del>
            </w:ins>
            <w:ins w:id="488" w:author="ITM/ITSS2/2, Mavis Wong" w:date="2026-01-12T16:21:00Z">
              <w:del w:id="489" w:author="Miss WONG Lee Man 王俐文女士" w:date="2026-01-13T17:28:00Z">
                <w:r w:rsidRPr="00525F09">
                  <w:rPr>
                    <w:rFonts w:ascii="Times New Roman" w:eastAsia="標楷體" w:hAnsi="Times New Roman"/>
                    <w:color w:val="FF0000"/>
                    <w:lang w:val="en-US"/>
                  </w:rPr>
                  <w:delText xml:space="preserve">a comprehensive </w:delText>
                </w:r>
              </w:del>
            </w:ins>
            <w:ins w:id="490" w:author="ITM/ITSS2/2, Mavis Wong" w:date="2026-01-12T16:18:00Z">
              <w:del w:id="491" w:author="Miss WONG Lee Man 王俐文女士" w:date="2026-01-13T17:28:00Z">
                <w:r w:rsidR="008B07CB" w:rsidRPr="00525F09">
                  <w:rPr>
                    <w:rFonts w:ascii="Times New Roman" w:eastAsia="標楷體" w:hAnsi="Times New Roman"/>
                    <w:color w:val="FF0000"/>
                    <w:lang w:val="en-US"/>
                  </w:rPr>
                  <w:delText xml:space="preserve">revamp </w:delText>
                </w:r>
              </w:del>
            </w:ins>
            <w:ins w:id="492" w:author="ITM/ITSS2/2, Mavis Wong" w:date="2026-01-12T16:21:00Z">
              <w:del w:id="493" w:author="Miss WONG Lee Man 王俐文女士" w:date="2026-01-13T17:28:00Z">
                <w:r w:rsidRPr="00525F09">
                  <w:rPr>
                    <w:rFonts w:ascii="Times New Roman" w:eastAsia="標楷體" w:hAnsi="Times New Roman"/>
                    <w:color w:val="FF0000"/>
                    <w:lang w:val="en-US"/>
                  </w:rPr>
                  <w:delText>is</w:delText>
                </w:r>
              </w:del>
            </w:ins>
            <w:ins w:id="494" w:author="Wave Tseung" w:date="2026-01-12T18:23:00Z">
              <w:del w:id="495" w:author="Miss WONG Lee Man 王俐文女士" w:date="2026-01-13T17:28:00Z">
                <w:r w:rsidR="00626DAD" w:rsidRPr="00525F09">
                  <w:rPr>
                    <w:rFonts w:ascii="Times New Roman" w:eastAsia="標楷體" w:hAnsi="Times New Roman"/>
                    <w:color w:val="FF0000"/>
                    <w:lang w:val="en-US"/>
                  </w:rPr>
                  <w:delText>was</w:delText>
                </w:r>
              </w:del>
            </w:ins>
            <w:ins w:id="496" w:author="ITM/ITSS2/2, Mavis Wong" w:date="2026-01-12T16:21:00Z">
              <w:del w:id="497" w:author="Miss WONG Lee Man 王俐文女士" w:date="2026-01-13T17:28:00Z">
                <w:r w:rsidRPr="00525F09">
                  <w:rPr>
                    <w:rFonts w:ascii="Times New Roman" w:eastAsia="標楷體" w:hAnsi="Times New Roman"/>
                    <w:color w:val="FF0000"/>
                    <w:lang w:val="en-US"/>
                  </w:rPr>
                  <w:delText xml:space="preserve"> currently in progress. </w:delText>
                </w:r>
              </w:del>
            </w:ins>
            <w:ins w:id="498" w:author="ITM/ITSS2/2, Mavis Wong" w:date="2026-01-12T16:23:00Z">
              <w:del w:id="499" w:author="Miss WONG Lee Man 王俐文女士" w:date="2026-01-13T17:28:00Z">
                <w:r w:rsidRPr="00525F09">
                  <w:rPr>
                    <w:rFonts w:ascii="Times New Roman" w:eastAsia="標楷體" w:hAnsi="Times New Roman"/>
                    <w:color w:val="FF0000"/>
                    <w:lang w:val="en-US"/>
                  </w:rPr>
                  <w:delText xml:space="preserve"> </w:delText>
                </w:r>
              </w:del>
            </w:ins>
            <w:ins w:id="500" w:author="ITM/ITSS2/2, Mavis Wong" w:date="2026-01-12T16:21:00Z">
              <w:del w:id="501" w:author="Miss WONG Lee Man 王俐文女士" w:date="2026-01-13T17:28:00Z">
                <w:r w:rsidRPr="00525F09">
                  <w:rPr>
                    <w:rFonts w:ascii="Times New Roman" w:eastAsia="標楷體" w:hAnsi="Times New Roman"/>
                    <w:color w:val="FF0000"/>
                    <w:lang w:val="en-US"/>
                  </w:rPr>
                  <w:delText xml:space="preserve">The </w:delText>
                </w:r>
              </w:del>
            </w:ins>
            <w:ins w:id="502" w:author="ITM/ITSS2/2, Mavis Wong" w:date="2026-01-12T16:23:00Z">
              <w:del w:id="503" w:author="Miss WONG Lee Man 王俐文女士" w:date="2026-01-13T17:28:00Z">
                <w:r w:rsidRPr="00525F09">
                  <w:rPr>
                    <w:rFonts w:ascii="Times New Roman" w:eastAsia="標楷體" w:hAnsi="Times New Roman"/>
                    <w:color w:val="FF0000"/>
                    <w:lang w:val="en-US"/>
                  </w:rPr>
                  <w:delText xml:space="preserve">new </w:delText>
                </w:r>
              </w:del>
            </w:ins>
            <w:ins w:id="504" w:author="ITM/ITSS2/2, Mavis Wong" w:date="2026-01-12T16:21:00Z">
              <w:del w:id="505" w:author="Miss WONG Lee Man 王俐文女士" w:date="2026-01-13T17:28:00Z">
                <w:r w:rsidRPr="00525F09">
                  <w:rPr>
                    <w:rFonts w:ascii="Times New Roman" w:eastAsia="標楷體" w:hAnsi="Times New Roman"/>
                    <w:color w:val="FF0000"/>
                    <w:lang w:val="en-US"/>
                  </w:rPr>
                  <w:delText xml:space="preserve">system </w:delText>
                </w:r>
              </w:del>
            </w:ins>
            <w:ins w:id="506" w:author="Wave Tseung" w:date="2026-01-12T18:23:00Z">
              <w:del w:id="507" w:author="Miss WONG Lee Man 王俐文女士" w:date="2026-01-13T17:28:00Z">
                <w:r w:rsidR="000D007D" w:rsidRPr="00525F09">
                  <w:rPr>
                    <w:rFonts w:ascii="Times New Roman" w:eastAsia="標楷體" w:hAnsi="Times New Roman"/>
                    <w:color w:val="FF0000"/>
                    <w:lang w:val="en-US"/>
                  </w:rPr>
                  <w:delText>would</w:delText>
                </w:r>
                <w:r w:rsidRPr="00525F09">
                  <w:rPr>
                    <w:rFonts w:ascii="Times New Roman" w:eastAsia="標楷體" w:hAnsi="Times New Roman"/>
                    <w:color w:val="FF0000"/>
                    <w:lang w:val="en-US"/>
                  </w:rPr>
                  <w:delText xml:space="preserve"> </w:delText>
                </w:r>
              </w:del>
            </w:ins>
            <w:ins w:id="508" w:author="ITM/ITSS2/2, Mavis Wong" w:date="2026-01-12T16:11:00Z">
              <w:del w:id="509" w:author="Miss WONG Lee Man 王俐文女士" w:date="2026-01-13T17:28:00Z">
                <w:r w:rsidR="008B07CB" w:rsidRPr="00525F09">
                  <w:rPr>
                    <w:rFonts w:ascii="Times New Roman" w:eastAsia="標楷體" w:hAnsi="Times New Roman"/>
                    <w:color w:val="FF0000"/>
                    <w:lang w:val="en-US"/>
                  </w:rPr>
                  <w:delText>incorporate</w:delText>
                </w:r>
              </w:del>
            </w:ins>
            <w:ins w:id="510" w:author="ITM/ITSS2/2, Mavis Wong" w:date="2026-01-12T16:21:00Z">
              <w:del w:id="511" w:author="Miss WONG Lee Man 王俐文女士" w:date="2026-01-13T17:28:00Z">
                <w:r w:rsidRPr="00525F09">
                  <w:rPr>
                    <w:rFonts w:ascii="Times New Roman" w:eastAsia="標楷體" w:hAnsi="Times New Roman"/>
                    <w:color w:val="FF0000"/>
                    <w:lang w:val="en-US"/>
                  </w:rPr>
                  <w:delText>s</w:delText>
                </w:r>
              </w:del>
            </w:ins>
            <w:ins w:id="512" w:author="ITM/ITSS2/2, Mavis Wong" w:date="2026-01-12T16:11:00Z">
              <w:del w:id="513" w:author="Miss WONG Lee Man 王俐文女士" w:date="2026-01-13T17:28:00Z">
                <w:r w:rsidR="008B07CB" w:rsidRPr="00525F09">
                  <w:rPr>
                    <w:rFonts w:ascii="Times New Roman" w:eastAsia="標楷體" w:hAnsi="Times New Roman"/>
                    <w:color w:val="FF0000"/>
                    <w:lang w:val="en-US"/>
                  </w:rPr>
                  <w:delText xml:space="preserve"> new features </w:delText>
                </w:r>
              </w:del>
            </w:ins>
            <w:ins w:id="514" w:author="ITM/ITSS2/2, Mavis Wong" w:date="2026-01-12T16:15:00Z">
              <w:del w:id="515" w:author="Miss WONG Lee Man 王俐文女士" w:date="2026-01-13T17:28:00Z">
                <w:r w:rsidR="008B07CB" w:rsidRPr="00525F09">
                  <w:rPr>
                    <w:rFonts w:ascii="Times New Roman" w:eastAsia="標楷體" w:hAnsi="Times New Roman"/>
                    <w:color w:val="FF0000"/>
                    <w:lang w:val="en-US"/>
                  </w:rPr>
                  <w:delText xml:space="preserve">to </w:delText>
                </w:r>
              </w:del>
            </w:ins>
            <w:ins w:id="516" w:author="ITM/ITSS2/2, Mavis Wong" w:date="2026-01-12T16:13:00Z">
              <w:del w:id="517" w:author="Miss WONG Lee Man 王俐文女士" w:date="2026-01-13T17:28:00Z">
                <w:r w:rsidR="008B07CB" w:rsidRPr="00525F09">
                  <w:rPr>
                    <w:rFonts w:ascii="Times New Roman" w:eastAsia="標楷體" w:hAnsi="Times New Roman"/>
                    <w:color w:val="FF0000"/>
                    <w:lang w:val="en-US"/>
                  </w:rPr>
                  <w:delText>facilitates the usage</w:delText>
                </w:r>
              </w:del>
            </w:ins>
            <w:ins w:id="518" w:author="ITM/ITSS2/2, Mavis Wong" w:date="2026-01-12T16:16:00Z">
              <w:del w:id="519" w:author="Miss WONG Lee Man 王俐文女士" w:date="2026-01-13T17:28:00Z">
                <w:r w:rsidR="008B07CB" w:rsidRPr="00525F09">
                  <w:rPr>
                    <w:rFonts w:ascii="Times New Roman" w:eastAsia="標楷體" w:hAnsi="Times New Roman"/>
                    <w:color w:val="FF0000"/>
                    <w:lang w:val="en-US"/>
                  </w:rPr>
                  <w:delText>s</w:delText>
                </w:r>
              </w:del>
            </w:ins>
            <w:ins w:id="520" w:author="ITM/ITSS2/2, Mavis Wong" w:date="2026-01-12T16:13:00Z">
              <w:del w:id="521" w:author="Miss WONG Lee Man 王俐文女士" w:date="2026-01-13T17:28:00Z">
                <w:r w:rsidR="008B07CB" w:rsidRPr="00525F09">
                  <w:rPr>
                    <w:rFonts w:ascii="Times New Roman" w:eastAsia="標楷體" w:hAnsi="Times New Roman"/>
                    <w:color w:val="FF0000"/>
                    <w:lang w:val="en-US"/>
                  </w:rPr>
                  <w:delText xml:space="preserve"> </w:delText>
                </w:r>
              </w:del>
            </w:ins>
            <w:ins w:id="522" w:author="ITM/ITSS2/2, Mavis Wong" w:date="2026-01-12T16:16:00Z">
              <w:del w:id="523" w:author="Miss WONG Lee Man 王俐文女士" w:date="2026-01-13T17:28:00Z">
                <w:r w:rsidR="008B07CB" w:rsidRPr="00525F09">
                  <w:rPr>
                    <w:rFonts w:ascii="Times New Roman" w:eastAsia="標楷體" w:hAnsi="Times New Roman"/>
                    <w:color w:val="FF0000"/>
                    <w:lang w:val="en-US"/>
                  </w:rPr>
                  <w:delText xml:space="preserve">and operations </w:delText>
                </w:r>
              </w:del>
            </w:ins>
            <w:ins w:id="524" w:author="ITM/ITSS2/2, Mavis Wong" w:date="2026-01-12T16:13:00Z">
              <w:del w:id="525" w:author="Miss WONG Lee Man 王俐文女士" w:date="2026-01-13T17:28:00Z">
                <w:r w:rsidR="008B07CB" w:rsidRPr="00525F09">
                  <w:rPr>
                    <w:rFonts w:ascii="Times New Roman" w:eastAsia="標楷體" w:hAnsi="Times New Roman"/>
                    <w:color w:val="FF0000"/>
                    <w:lang w:val="en-US"/>
                  </w:rPr>
                  <w:delText xml:space="preserve">during </w:delText>
                </w:r>
              </w:del>
            </w:ins>
            <w:ins w:id="526" w:author="ITM/ITSS2/2, Mavis Wong" w:date="2026-01-12T16:12:00Z">
              <w:del w:id="527" w:author="Miss WONG Lee Man 王俐文女士" w:date="2026-01-13T17:28:00Z">
                <w:r w:rsidR="008B07CB" w:rsidRPr="00525F09">
                  <w:rPr>
                    <w:rFonts w:ascii="Times New Roman" w:eastAsia="標楷體" w:hAnsi="Times New Roman"/>
                    <w:color w:val="FF0000"/>
                    <w:lang w:val="en-US"/>
                  </w:rPr>
                  <w:delText>the extreme weather</w:delText>
                </w:r>
              </w:del>
            </w:ins>
            <w:ins w:id="528" w:author="ITM/ITSS2/2, Mavis Wong" w:date="2026-01-12T16:20:00Z">
              <w:del w:id="529" w:author="Miss WONG Lee Man 王俐文女士" w:date="2026-01-13T17:28:00Z">
                <w:r w:rsidR="008B07CB" w:rsidRPr="00525F09">
                  <w:rPr>
                    <w:rFonts w:ascii="Times New Roman" w:eastAsia="標楷體" w:hAnsi="Times New Roman"/>
                    <w:color w:val="FF0000"/>
                    <w:lang w:val="en-US"/>
                  </w:rPr>
                  <w:delText xml:space="preserve"> warnings</w:delText>
                </w:r>
              </w:del>
            </w:ins>
            <w:ins w:id="530" w:author="ITM/ITSS2/2, Mavis Wong" w:date="2026-01-12T16:13:00Z">
              <w:del w:id="531" w:author="Miss WONG Lee Man 王俐文女士" w:date="2026-01-13T17:28:00Z">
                <w:r w:rsidR="008B07CB" w:rsidRPr="00525F09">
                  <w:rPr>
                    <w:rFonts w:ascii="Times New Roman" w:eastAsia="標楷體" w:hAnsi="Times New Roman"/>
                    <w:color w:val="FF0000"/>
                    <w:lang w:val="en-US"/>
                  </w:rPr>
                  <w:delText xml:space="preserve">. </w:delText>
                </w:r>
              </w:del>
            </w:ins>
            <w:ins w:id="532" w:author="ITM/ITSS2/2, Mavis Wong" w:date="2026-01-12T16:18:00Z">
              <w:del w:id="533" w:author="Miss WONG Lee Man 王俐文女士" w:date="2026-01-13T17:28:00Z">
                <w:r w:rsidR="008B07CB" w:rsidRPr="00525F09">
                  <w:rPr>
                    <w:rFonts w:ascii="Times New Roman" w:eastAsia="標楷體" w:hAnsi="Times New Roman"/>
                    <w:color w:val="FF0000"/>
                    <w:lang w:val="en-US"/>
                  </w:rPr>
                  <w:delText xml:space="preserve"> </w:delText>
                </w:r>
              </w:del>
            </w:ins>
            <w:ins w:id="534" w:author="ITM/ITSS2/2, Mavis Wong" w:date="2026-01-12T16:13:00Z">
              <w:del w:id="535" w:author="Miss WONG Lee Man 王俐文女士" w:date="2026-01-13T17:28:00Z">
                <w:r w:rsidR="008B07CB" w:rsidRPr="00525F09">
                  <w:rPr>
                    <w:rFonts w:ascii="Times New Roman" w:eastAsia="標楷體" w:hAnsi="Times New Roman"/>
                    <w:color w:val="FF0000"/>
                    <w:lang w:val="en-US"/>
                  </w:rPr>
                  <w:delText>Feedback from EMCC’s representatives and Assistant Controllers ha</w:delText>
                </w:r>
              </w:del>
            </w:ins>
            <w:ins w:id="536" w:author="ITM/ITSS2/2, Mavis Wong" w:date="2026-01-12T16:14:00Z">
              <w:del w:id="537" w:author="Miss WONG Lee Man 王俐文女士" w:date="2026-01-13T17:28:00Z">
                <w:r w:rsidR="008B07CB" w:rsidRPr="00525F09">
                  <w:rPr>
                    <w:rFonts w:ascii="Times New Roman" w:eastAsia="標楷體" w:hAnsi="Times New Roman"/>
                    <w:color w:val="FF0000"/>
                    <w:lang w:val="en-US"/>
                  </w:rPr>
                  <w:delText>ve been collected for subsequent refinement on system design and development. The system was tentatively scheduled for completion in Q2 2026.</w:delText>
                </w:r>
              </w:del>
            </w:ins>
            <w:ins w:id="538" w:author="ITM/ITSS2/2, Mavis Wong" w:date="2026-01-12T16:12:00Z">
              <w:del w:id="539" w:author="Miss WONG Lee Man 王俐文女士" w:date="2026-01-13T17:28:00Z">
                <w:r w:rsidR="008B07CB" w:rsidRPr="00525F09">
                  <w:rPr>
                    <w:rFonts w:ascii="Times New Roman" w:eastAsia="標楷體" w:hAnsi="Times New Roman"/>
                    <w:color w:val="FF0000"/>
                    <w:lang w:val="en-US"/>
                  </w:rPr>
                  <w:delText xml:space="preserve"> </w:delText>
                </w:r>
              </w:del>
            </w:ins>
            <w:ins w:id="540" w:author="ITM/ITSS2/2, Mavis Wong" w:date="2026-01-12T16:10:00Z">
              <w:del w:id="541" w:author="Miss WONG Lee Man 王俐文女士" w:date="2026-01-13T17:28:00Z">
                <w:r w:rsidR="008B07CB" w:rsidRPr="00525F09">
                  <w:rPr>
                    <w:rFonts w:ascii="Times New Roman" w:eastAsia="標楷體" w:hAnsi="Times New Roman"/>
                    <w:lang w:val="en-US"/>
                  </w:rPr>
                  <w:delText xml:space="preserve"> </w:delText>
                </w:r>
              </w:del>
            </w:ins>
            <w:del w:id="542" w:author="Miss WONG Lee Man 王俐文女士" w:date="2026-01-13T17:28:00Z">
              <w:r w:rsidR="0000189F" w:rsidRPr="00525F09">
                <w:rPr>
                  <w:rFonts w:ascii="Times New Roman" w:eastAsia="標楷體" w:hAnsi="Times New Roman"/>
                  <w:lang w:val="en-US"/>
                </w:rPr>
                <w:delText xml:space="preserve">To streamline file transfers between EMSD staff and contractors, the Instant File Drop </w:delText>
              </w:r>
              <w:r w:rsidR="008F39AA" w:rsidRPr="00525F09">
                <w:rPr>
                  <w:rFonts w:ascii="Times New Roman" w:eastAsia="標楷體" w:hAnsi="Times New Roman"/>
                  <w:lang w:val="en-US"/>
                </w:rPr>
                <w:delText>system</w:delText>
              </w:r>
              <w:r w:rsidR="0000189F" w:rsidRPr="00525F09">
                <w:rPr>
                  <w:rFonts w:ascii="Times New Roman" w:eastAsia="標楷體" w:hAnsi="Times New Roman"/>
                  <w:lang w:val="en-US"/>
                </w:rPr>
                <w:delText xml:space="preserve"> was</w:delText>
              </w:r>
              <w:r w:rsidR="00B143A5" w:rsidRPr="00525F09">
                <w:rPr>
                  <w:rFonts w:ascii="Times New Roman" w:eastAsia="標楷體" w:hAnsi="Times New Roman"/>
                  <w:lang w:val="en-US"/>
                </w:rPr>
                <w:delText xml:space="preserve"> launched on 26</w:delText>
              </w:r>
              <w:r w:rsidR="0000189F" w:rsidRPr="00525F09">
                <w:rPr>
                  <w:rFonts w:ascii="Times New Roman" w:eastAsia="標楷體" w:hAnsi="Times New Roman"/>
                  <w:lang w:val="en-US"/>
                </w:rPr>
                <w:delText xml:space="preserve"> </w:delText>
              </w:r>
              <w:r w:rsidR="00B143A5" w:rsidRPr="00525F09">
                <w:rPr>
                  <w:rFonts w:ascii="Times New Roman" w:eastAsia="標楷體" w:hAnsi="Times New Roman"/>
                  <w:lang w:val="en-US"/>
                </w:rPr>
                <w:delText>September</w:delText>
              </w:r>
              <w:r w:rsidR="0000189F" w:rsidRPr="00525F09">
                <w:rPr>
                  <w:rFonts w:ascii="Times New Roman" w:eastAsia="標楷體" w:hAnsi="Times New Roman"/>
                  <w:lang w:val="en-US"/>
                </w:rPr>
                <w:delText>, allowing for temporary uploads from any device and direct uploads from contractors to designated folders.</w:delText>
              </w:r>
            </w:del>
          </w:p>
          <w:p w14:paraId="37A1506E" w14:textId="24E01186" w:rsidR="00082326" w:rsidRPr="00525F09" w:rsidRDefault="00082326" w:rsidP="007321F8">
            <w:pPr>
              <w:jc w:val="both"/>
              <w:rPr>
                <w:rFonts w:eastAsia="標楷體"/>
                <w:color w:val="FF0000"/>
                <w:lang w:val="en-US"/>
              </w:rPr>
            </w:pPr>
            <w:ins w:id="543" w:author="Miss WONG Lee Man 王俐文女士" w:date="2026-01-13T17:27:00Z">
              <w:r w:rsidRPr="00525F09">
                <w:rPr>
                  <w:rFonts w:eastAsia="標楷體"/>
                  <w:color w:val="FF0000"/>
                  <w:lang w:val="en-US"/>
                </w:rPr>
                <w:t xml:space="preserve">To improve performance and stability, a comprehensive revamp of the </w:t>
              </w:r>
              <w:proofErr w:type="spellStart"/>
              <w:r w:rsidRPr="00525F09">
                <w:rPr>
                  <w:rFonts w:eastAsia="標楷體"/>
                  <w:color w:val="FF0000"/>
                  <w:lang w:val="en-US"/>
                </w:rPr>
                <w:t>CCeP</w:t>
              </w:r>
              <w:proofErr w:type="spellEnd"/>
              <w:r w:rsidRPr="00525F09">
                <w:rPr>
                  <w:rFonts w:eastAsia="標楷體"/>
                  <w:color w:val="FF0000"/>
                  <w:lang w:val="en-US"/>
                </w:rPr>
                <w:t xml:space="preserve">-Typhoon system </w:t>
              </w:r>
            </w:ins>
            <w:ins w:id="544" w:author="Miss WONG Lee Man 王俐文女士" w:date="2026-01-13T17:28:00Z">
              <w:r w:rsidRPr="00525F09">
                <w:rPr>
                  <w:rFonts w:eastAsia="標楷體"/>
                  <w:color w:val="FF0000"/>
                  <w:lang w:val="en-US"/>
                </w:rPr>
                <w:t>wa</w:t>
              </w:r>
            </w:ins>
            <w:ins w:id="545" w:author="Miss WONG Lee Man 王俐文女士" w:date="2026-01-13T17:27:00Z">
              <w:r w:rsidRPr="00525F09">
                <w:rPr>
                  <w:rFonts w:eastAsia="標楷體"/>
                  <w:color w:val="FF0000"/>
                  <w:lang w:val="en-US"/>
                </w:rPr>
                <w:t xml:space="preserve">s </w:t>
              </w:r>
            </w:ins>
            <w:ins w:id="546" w:author="Mr POON Pok Man, Michael 潘博文先生" w:date="2026-01-19T17:34:00Z">
              <w:r w:rsidR="00381CA4" w:rsidRPr="00525F09">
                <w:rPr>
                  <w:rFonts w:eastAsia="標楷體"/>
                  <w:color w:val="FF0000"/>
                  <w:lang w:val="en-US"/>
                </w:rPr>
                <w:t>under development</w:t>
              </w:r>
            </w:ins>
            <w:ins w:id="547" w:author="Miss WONG Lee Man 王俐文女士" w:date="2026-01-13T17:27:00Z">
              <w:del w:id="548" w:author="Mr POON Pok Man, Michael 潘博文先生" w:date="2026-01-19T17:34:00Z">
                <w:r w:rsidRPr="00525F09" w:rsidDel="00381CA4">
                  <w:rPr>
                    <w:rFonts w:eastAsia="標楷體"/>
                    <w:color w:val="FF0000"/>
                    <w:lang w:val="en-US"/>
                  </w:rPr>
                  <w:delText>underway</w:delText>
                </w:r>
              </w:del>
              <w:r w:rsidRPr="00525F09">
                <w:rPr>
                  <w:rFonts w:eastAsia="標楷體"/>
                  <w:color w:val="FF0000"/>
                  <w:lang w:val="en-US"/>
                </w:rPr>
                <w:t>. The new system</w:t>
              </w:r>
            </w:ins>
            <w:ins w:id="549" w:author="Mr POON Pok Man, Michael 潘博文先生" w:date="2026-01-19T17:34:00Z">
              <w:r w:rsidR="00381CA4" w:rsidRPr="00525F09">
                <w:rPr>
                  <w:rFonts w:eastAsia="標楷體"/>
                  <w:color w:val="FF0000"/>
                  <w:lang w:val="en-US"/>
                </w:rPr>
                <w:t>, which would be given a new name,</w:t>
              </w:r>
            </w:ins>
            <w:ins w:id="550" w:author="Miss WONG Lee Man 王俐文女士" w:date="2026-01-13T17:27:00Z">
              <w:r w:rsidRPr="00525F09">
                <w:rPr>
                  <w:rFonts w:eastAsia="標楷體"/>
                  <w:color w:val="FF0000"/>
                  <w:lang w:val="en-US"/>
                </w:rPr>
                <w:t xml:space="preserve"> </w:t>
              </w:r>
            </w:ins>
            <w:ins w:id="551" w:author="Mr POON Pok Man, Michael 潘博文先生" w:date="2026-01-19T17:34:00Z">
              <w:r w:rsidR="00381CA4" w:rsidRPr="00525F09">
                <w:rPr>
                  <w:rFonts w:eastAsia="標楷體"/>
                  <w:color w:val="FF0000"/>
                  <w:lang w:val="en-US"/>
                </w:rPr>
                <w:t>was aimed to</w:t>
              </w:r>
              <w:r w:rsidRPr="00525F09">
                <w:rPr>
                  <w:rFonts w:eastAsia="標楷體"/>
                  <w:color w:val="FF0000"/>
                  <w:lang w:val="en-US"/>
                </w:rPr>
                <w:t xml:space="preserve"> </w:t>
              </w:r>
            </w:ins>
            <w:ins w:id="552" w:author="Miss WONG Lee Man 王俐文女士" w:date="2026-01-13T17:27:00Z">
              <w:del w:id="553" w:author="Mr POON Pok Man, Michael 潘博文先生" w:date="2026-01-19T17:34:00Z">
                <w:r w:rsidRPr="00525F09">
                  <w:rPr>
                    <w:rFonts w:eastAsia="標楷體"/>
                    <w:color w:val="FF0000"/>
                    <w:lang w:val="en-US"/>
                  </w:rPr>
                  <w:delText xml:space="preserve">would </w:delText>
                </w:r>
              </w:del>
              <w:del w:id="554" w:author="Wave Tseung" w:date="2026-01-14T13:34:00Z">
                <w:r w:rsidRPr="00525F09" w:rsidDel="00345F14">
                  <w:rPr>
                    <w:rFonts w:eastAsia="標楷體"/>
                    <w:color w:val="FF0000"/>
                    <w:szCs w:val="20"/>
                    <w:lang w:val="en-US"/>
                  </w:rPr>
                  <w:delText xml:space="preserve">include features to </w:delText>
                </w:r>
              </w:del>
              <w:r w:rsidRPr="00525F09">
                <w:rPr>
                  <w:rFonts w:eastAsia="標楷體"/>
                  <w:color w:val="FF0000"/>
                  <w:lang w:val="en-US"/>
                </w:rPr>
                <w:t xml:space="preserve">streamline operations during extreme weather. </w:t>
              </w:r>
              <w:del w:id="555" w:author="Mr POON Pok Man, Michael 潘博文先生" w:date="2026-01-19T17:42:00Z">
                <w:r w:rsidRPr="00525F09">
                  <w:rPr>
                    <w:rFonts w:eastAsia="標楷體"/>
                    <w:color w:val="FF0000"/>
                    <w:lang w:val="en-US"/>
                  </w:rPr>
                  <w:delText xml:space="preserve"> </w:delText>
                </w:r>
              </w:del>
              <w:r w:rsidRPr="00525F09">
                <w:rPr>
                  <w:rFonts w:eastAsia="標楷體"/>
                  <w:color w:val="FF0000"/>
                  <w:lang w:val="en-US"/>
                </w:rPr>
                <w:t>Feedback</w:t>
              </w:r>
            </w:ins>
            <w:ins w:id="556" w:author="Mr POON Pok Man, Michael 潘博文先生" w:date="2026-01-19T17:42:00Z">
              <w:r w:rsidR="00EC294E" w:rsidRPr="00525F09">
                <w:rPr>
                  <w:rFonts w:eastAsia="標楷體"/>
                  <w:color w:val="FF0000"/>
                  <w:lang w:val="en-US"/>
                </w:rPr>
                <w:t>s</w:t>
              </w:r>
            </w:ins>
            <w:ins w:id="557" w:author="Miss WONG Lee Man 王俐文女士" w:date="2026-01-13T17:27:00Z">
              <w:r w:rsidRPr="00525F09">
                <w:rPr>
                  <w:rFonts w:eastAsia="標楷體"/>
                  <w:color w:val="FF0000"/>
                  <w:lang w:val="en-US"/>
                </w:rPr>
                <w:t xml:space="preserve"> from EMCC representatives and Assistant Controllers </w:t>
              </w:r>
              <w:del w:id="558" w:author="Mr POON Pok Man, Michael 潘博文先生" w:date="2026-01-19T17:43:00Z">
                <w:r w:rsidRPr="00525F09">
                  <w:rPr>
                    <w:rFonts w:eastAsia="標楷體"/>
                    <w:color w:val="FF0000"/>
                    <w:lang w:val="en-US"/>
                  </w:rPr>
                  <w:delText xml:space="preserve">has been </w:delText>
                </w:r>
              </w:del>
            </w:ins>
            <w:ins w:id="559" w:author="Mr POON Pok Man, Michael 潘博文先生" w:date="2026-01-19T17:43:00Z">
              <w:r w:rsidR="00EC294E" w:rsidRPr="00525F09">
                <w:rPr>
                  <w:rFonts w:eastAsia="標楷體"/>
                  <w:color w:val="FF0000"/>
                  <w:lang w:val="en-US"/>
                </w:rPr>
                <w:t xml:space="preserve">were </w:t>
              </w:r>
            </w:ins>
            <w:ins w:id="560" w:author="Miss WONG Lee Man 王俐文女士" w:date="2026-01-13T17:27:00Z">
              <w:r w:rsidRPr="00525F09">
                <w:rPr>
                  <w:rFonts w:eastAsia="標楷體"/>
                  <w:color w:val="FF0000"/>
                  <w:lang w:val="en-US"/>
                </w:rPr>
                <w:t xml:space="preserve">incorporated into the design, with completion </w:t>
              </w:r>
              <w:del w:id="561" w:author="Mr POON Pok Man, Michael 潘博文先生" w:date="2026-01-19T17:34:00Z">
                <w:r w:rsidRPr="00525F09">
                  <w:rPr>
                    <w:rFonts w:eastAsia="標楷體"/>
                    <w:color w:val="FF0000"/>
                    <w:lang w:val="en-US"/>
                  </w:rPr>
                  <w:delText>tentatively scheduled for</w:delText>
                </w:r>
              </w:del>
            </w:ins>
            <w:ins w:id="562" w:author="Mr POON Pok Man, Michael 潘博文先生" w:date="2026-01-19T17:34:00Z">
              <w:r w:rsidR="00381CA4" w:rsidRPr="00525F09">
                <w:rPr>
                  <w:rFonts w:eastAsia="標楷體"/>
                  <w:color w:val="FF0000"/>
                  <w:lang w:val="en-US"/>
                </w:rPr>
                <w:t>ai</w:t>
              </w:r>
            </w:ins>
            <w:ins w:id="563" w:author="Mr POON Pok Man, Michael 潘博文先生" w:date="2026-01-19T17:35:00Z">
              <w:r w:rsidR="00381CA4" w:rsidRPr="00525F09">
                <w:rPr>
                  <w:rFonts w:eastAsia="標楷體"/>
                  <w:color w:val="FF0000"/>
                  <w:lang w:val="en-US"/>
                </w:rPr>
                <w:t>med in</w:t>
              </w:r>
            </w:ins>
            <w:ins w:id="564" w:author="Miss WONG Lee Man 王俐文女士" w:date="2026-01-13T17:27:00Z">
              <w:r w:rsidRPr="00525F09">
                <w:rPr>
                  <w:rFonts w:eastAsia="標楷體"/>
                  <w:color w:val="FF0000"/>
                  <w:lang w:val="en-US"/>
                </w:rPr>
                <w:t xml:space="preserve"> Q2 2026</w:t>
              </w:r>
            </w:ins>
            <w:ins w:id="565" w:author="Mr POON Pok Man, Michael 潘博文先生" w:date="2026-01-19T17:34:00Z">
              <w:r w:rsidR="00381CA4" w:rsidRPr="00525F09">
                <w:rPr>
                  <w:rFonts w:eastAsia="標楷體"/>
                  <w:color w:val="FF0000"/>
                  <w:lang w:val="en-US"/>
                </w:rPr>
                <w:t xml:space="preserve">, before the </w:t>
              </w:r>
            </w:ins>
            <w:ins w:id="566" w:author="Mr POON Pok Man, Michael 潘博文先生" w:date="2026-01-19T17:43:00Z">
              <w:r w:rsidR="00EC294E" w:rsidRPr="00525F09">
                <w:rPr>
                  <w:rFonts w:eastAsia="標楷體"/>
                  <w:color w:val="FF0000"/>
                  <w:lang w:val="en-US"/>
                </w:rPr>
                <w:t xml:space="preserve">peak </w:t>
              </w:r>
            </w:ins>
            <w:ins w:id="567" w:author="Mr POON Pok Man, Michael 潘博文先生" w:date="2026-01-19T17:34:00Z">
              <w:r w:rsidR="00381CA4" w:rsidRPr="00525F09">
                <w:rPr>
                  <w:rFonts w:eastAsia="標楷體"/>
                  <w:color w:val="FF0000"/>
                  <w:lang w:val="en-US"/>
                </w:rPr>
                <w:t>typhoon season</w:t>
              </w:r>
            </w:ins>
            <w:ins w:id="568" w:author="Miss WONG Lee Man 王俐文女士" w:date="2026-01-13T17:27:00Z">
              <w:r w:rsidRPr="00525F09">
                <w:rPr>
                  <w:rFonts w:eastAsia="標楷體"/>
                  <w:color w:val="FF0000"/>
                  <w:lang w:val="en-US"/>
                </w:rPr>
                <w:t>.</w:t>
              </w:r>
            </w:ins>
          </w:p>
          <w:p w14:paraId="05D4F7EB" w14:textId="77777777" w:rsidR="0000189F" w:rsidRPr="00525F09" w:rsidRDefault="0000189F" w:rsidP="0000189F">
            <w:pPr>
              <w:widowControl/>
              <w:ind w:rightChars="106" w:right="254"/>
              <w:jc w:val="both"/>
              <w:rPr>
                <w:rFonts w:eastAsia="標楷體"/>
                <w:szCs w:val="20"/>
                <w:u w:val="single"/>
                <w:lang w:val="en-US"/>
              </w:rPr>
            </w:pPr>
          </w:p>
        </w:tc>
        <w:tc>
          <w:tcPr>
            <w:tcW w:w="1701" w:type="dxa"/>
          </w:tcPr>
          <w:p w14:paraId="56379AAE" w14:textId="77777777" w:rsidR="0000189F" w:rsidRPr="00525F09" w:rsidRDefault="0000189F" w:rsidP="0000189F">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SE/ITSS2</w:t>
            </w:r>
          </w:p>
          <w:p w14:paraId="2E35FAC6" w14:textId="77777777" w:rsidR="0000189F" w:rsidRPr="00525F09" w:rsidDel="0000189F" w:rsidRDefault="0000189F" w:rsidP="008A4978">
            <w:pPr>
              <w:pStyle w:val="31"/>
              <w:spacing w:line="300" w:lineRule="exact"/>
              <w:ind w:left="0" w:rightChars="106" w:right="254" w:firstLine="0"/>
              <w:jc w:val="center"/>
              <w:rPr>
                <w:rFonts w:ascii="Times New Roman" w:eastAsia="標楷體" w:hAnsi="Times New Roman"/>
                <w:u w:val="single"/>
                <w:lang w:val="en-US"/>
              </w:rPr>
            </w:pPr>
          </w:p>
        </w:tc>
      </w:tr>
      <w:tr w:rsidR="00071073" w:rsidRPr="00525F09" w14:paraId="62F10A6D" w14:textId="77777777" w:rsidTr="007321F8">
        <w:trPr>
          <w:trHeight w:val="556"/>
        </w:trPr>
        <w:tc>
          <w:tcPr>
            <w:tcW w:w="709" w:type="dxa"/>
          </w:tcPr>
          <w:p w14:paraId="714552A0" w14:textId="77777777" w:rsidR="0000189F" w:rsidRPr="00525F09" w:rsidRDefault="0000189F" w:rsidP="0000189F">
            <w:pPr>
              <w:spacing w:line="300" w:lineRule="exact"/>
              <w:ind w:rightChars="60" w:right="144"/>
              <w:rPr>
                <w:rFonts w:eastAsia="標楷體"/>
                <w:b/>
              </w:rPr>
            </w:pPr>
          </w:p>
        </w:tc>
        <w:tc>
          <w:tcPr>
            <w:tcW w:w="1003" w:type="dxa"/>
            <w:gridSpan w:val="2"/>
          </w:tcPr>
          <w:p w14:paraId="0B7FA9E2" w14:textId="77777777" w:rsidR="0000189F" w:rsidRPr="00525F09" w:rsidRDefault="0000189F" w:rsidP="0000189F">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3BA4E9FD"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r w:rsidRPr="00525F09">
              <w:rPr>
                <w:rFonts w:ascii="Times New Roman" w:eastAsia="標楷體" w:hAnsi="Times New Roman"/>
                <w:u w:val="single"/>
                <w:lang w:val="en-US"/>
              </w:rPr>
              <w:t>Departmental Operating Supporting System (DOSS)</w:t>
            </w:r>
          </w:p>
          <w:p w14:paraId="40B1732A"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c>
          <w:tcPr>
            <w:tcW w:w="1701" w:type="dxa"/>
          </w:tcPr>
          <w:p w14:paraId="729BED71" w14:textId="77777777" w:rsidR="0000189F" w:rsidRPr="00525F09" w:rsidRDefault="0000189F" w:rsidP="0000189F">
            <w:pPr>
              <w:pStyle w:val="31"/>
              <w:spacing w:line="300" w:lineRule="exact"/>
              <w:ind w:left="0" w:rightChars="106" w:right="254" w:firstLine="0"/>
              <w:rPr>
                <w:rFonts w:ascii="Times New Roman" w:eastAsia="標楷體" w:hAnsi="Times New Roman"/>
                <w:u w:val="single"/>
                <w:lang w:val="en-US"/>
              </w:rPr>
            </w:pPr>
          </w:p>
        </w:tc>
      </w:tr>
      <w:tr w:rsidR="00071073" w:rsidRPr="00525F09" w14:paraId="4953E978" w14:textId="77777777" w:rsidTr="007321F8">
        <w:trPr>
          <w:trHeight w:val="568"/>
        </w:trPr>
        <w:tc>
          <w:tcPr>
            <w:tcW w:w="709" w:type="dxa"/>
          </w:tcPr>
          <w:p w14:paraId="5429D389" w14:textId="77777777" w:rsidR="0000189F" w:rsidRPr="00525F09" w:rsidRDefault="0000189F" w:rsidP="0000189F">
            <w:pPr>
              <w:spacing w:line="300" w:lineRule="exact"/>
              <w:ind w:rightChars="60" w:right="144"/>
              <w:rPr>
                <w:rFonts w:eastAsia="標楷體"/>
                <w:b/>
              </w:rPr>
            </w:pPr>
          </w:p>
        </w:tc>
        <w:tc>
          <w:tcPr>
            <w:tcW w:w="1003" w:type="dxa"/>
            <w:gridSpan w:val="2"/>
          </w:tcPr>
          <w:p w14:paraId="63A503BD" w14:textId="77777777" w:rsidR="0000189F" w:rsidRPr="00525F09" w:rsidRDefault="0000189F"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1600A9A1" w14:textId="6A3165E0" w:rsidR="0000189F" w:rsidRPr="002C2583" w:rsidDel="002872AA" w:rsidRDefault="0000189F" w:rsidP="00822517">
            <w:pPr>
              <w:pStyle w:val="31"/>
              <w:spacing w:line="300" w:lineRule="exact"/>
              <w:ind w:left="0" w:rightChars="106" w:right="254" w:firstLine="0"/>
              <w:rPr>
                <w:del w:id="569" w:author="Chun-kit" w:date="2026-02-02T18:07:00Z"/>
                <w:rFonts w:ascii="Times New Roman" w:eastAsia="標楷體" w:hAnsi="Times New Roman"/>
                <w:color w:val="FF0000"/>
                <w:lang w:val="en-US"/>
              </w:rPr>
            </w:pPr>
            <w:r w:rsidRPr="00525F09">
              <w:rPr>
                <w:rFonts w:ascii="Times New Roman" w:eastAsia="標楷體" w:hAnsi="Times New Roman"/>
                <w:lang w:val="en-US"/>
              </w:rPr>
              <w:t xml:space="preserve">The Stock Management tile began User Acceptance Testing (UAT) sessions in July and had gone live in </w:t>
            </w:r>
            <w:r w:rsidR="00785D36" w:rsidRPr="00525F09">
              <w:rPr>
                <w:rFonts w:ascii="Times New Roman" w:eastAsia="標楷體" w:hAnsi="Times New Roman"/>
                <w:lang w:val="en-US"/>
              </w:rPr>
              <w:t xml:space="preserve">October </w:t>
            </w:r>
            <w:r w:rsidRPr="00525F09">
              <w:rPr>
                <w:rFonts w:ascii="Times New Roman" w:eastAsia="標楷體" w:hAnsi="Times New Roman"/>
                <w:lang w:val="en-US"/>
              </w:rPr>
              <w:t xml:space="preserve">2025. </w:t>
            </w:r>
            <w:ins w:id="570" w:author="Chun-kit" w:date="2026-02-02T18:07:00Z">
              <w:r w:rsidR="002872AA" w:rsidRPr="00525F09">
                <w:rPr>
                  <w:rFonts w:ascii="Times New Roman" w:hAnsi="Times New Roman"/>
                </w:rPr>
                <w:t xml:space="preserve"> </w:t>
              </w:r>
              <w:r w:rsidR="002872AA" w:rsidRPr="002C2583">
                <w:rPr>
                  <w:rFonts w:ascii="Times New Roman" w:eastAsia="標楷體" w:hAnsi="Times New Roman"/>
                  <w:color w:val="FF0000"/>
                  <w:lang w:val="en-US"/>
                </w:rPr>
                <w:t xml:space="preserve">A demonstration of the </w:t>
              </w:r>
              <w:r w:rsidR="00A54AC8" w:rsidRPr="002C2583">
                <w:rPr>
                  <w:rFonts w:ascii="Times New Roman" w:eastAsia="標楷體" w:hAnsi="Times New Roman"/>
                  <w:color w:val="FF0000"/>
                  <w:lang w:val="en-US"/>
                </w:rPr>
                <w:t xml:space="preserve">new </w:t>
              </w:r>
              <w:proofErr w:type="spellStart"/>
              <w:r w:rsidR="002872AA" w:rsidRPr="002C2583">
                <w:rPr>
                  <w:rFonts w:ascii="Times New Roman" w:eastAsia="標楷體" w:hAnsi="Times New Roman"/>
                  <w:color w:val="FF0000"/>
                  <w:lang w:val="en-US"/>
                </w:rPr>
                <w:t>ePO</w:t>
              </w:r>
              <w:proofErr w:type="spellEnd"/>
              <w:r w:rsidR="002872AA" w:rsidRPr="002C2583">
                <w:rPr>
                  <w:rFonts w:ascii="Times New Roman" w:eastAsia="標楷體" w:hAnsi="Times New Roman"/>
                  <w:color w:val="FF0000"/>
                  <w:lang w:val="en-US"/>
                </w:rPr>
                <w:t xml:space="preserve"> functionality for suppl</w:t>
              </w:r>
              <w:r w:rsidR="00A54AC8" w:rsidRPr="002C2583">
                <w:rPr>
                  <w:rFonts w:ascii="Times New Roman" w:eastAsia="標楷體" w:hAnsi="Times New Roman"/>
                  <w:color w:val="FF0000"/>
                  <w:lang w:val="en-US"/>
                </w:rPr>
                <w:t>ies</w:t>
              </w:r>
              <w:r w:rsidR="002872AA" w:rsidRPr="002C2583">
                <w:rPr>
                  <w:rFonts w:ascii="Times New Roman" w:eastAsia="標楷體" w:hAnsi="Times New Roman"/>
                  <w:color w:val="FF0000"/>
                  <w:lang w:val="en-US"/>
                </w:rPr>
                <w:t xml:space="preserve"> and vehicle users was held in January 2026, with the objective of inviting them to commence User Acceptance Testing (UAT) in February 2026.</w:t>
              </w:r>
            </w:ins>
            <w:r w:rsidRPr="002C2583">
              <w:rPr>
                <w:rFonts w:ascii="Times New Roman" w:eastAsia="標楷體" w:hAnsi="Times New Roman"/>
                <w:color w:val="FF0000"/>
                <w:lang w:val="en-US"/>
              </w:rPr>
              <w:t xml:space="preserve"> </w:t>
            </w:r>
            <w:del w:id="571" w:author="Chun-kit" w:date="2026-02-02T18:07:00Z">
              <w:r w:rsidRPr="002C2583" w:rsidDel="002872AA">
                <w:rPr>
                  <w:rFonts w:ascii="Times New Roman" w:eastAsia="標楷體" w:hAnsi="Times New Roman"/>
                  <w:color w:val="FF0000"/>
                  <w:lang w:val="en-US"/>
                </w:rPr>
                <w:delText xml:space="preserve">The project team was developing the electronic </w:delText>
              </w:r>
              <w:r w:rsidR="00785D36" w:rsidRPr="002C2583" w:rsidDel="002872AA">
                <w:rPr>
                  <w:rFonts w:ascii="Times New Roman" w:eastAsia="標楷體" w:hAnsi="Times New Roman"/>
                  <w:color w:val="FF0000"/>
                  <w:lang w:val="en-US"/>
                </w:rPr>
                <w:delText>P</w:delText>
              </w:r>
              <w:r w:rsidRPr="002C2583" w:rsidDel="002872AA">
                <w:rPr>
                  <w:rFonts w:ascii="Times New Roman" w:eastAsia="標楷體" w:hAnsi="Times New Roman"/>
                  <w:color w:val="FF0000"/>
                  <w:lang w:val="en-US"/>
                </w:rPr>
                <w:delText xml:space="preserve">urchase </w:delText>
              </w:r>
              <w:r w:rsidR="00785D36" w:rsidRPr="002C2583" w:rsidDel="002872AA">
                <w:rPr>
                  <w:rFonts w:ascii="Times New Roman" w:eastAsia="標楷體" w:hAnsi="Times New Roman"/>
                  <w:color w:val="FF0000"/>
                  <w:lang w:val="en-US"/>
                </w:rPr>
                <w:delText>O</w:delText>
              </w:r>
              <w:r w:rsidRPr="002C2583" w:rsidDel="002872AA">
                <w:rPr>
                  <w:rFonts w:ascii="Times New Roman" w:eastAsia="標楷體" w:hAnsi="Times New Roman"/>
                  <w:color w:val="FF0000"/>
                  <w:lang w:val="en-US"/>
                </w:rPr>
                <w:delText xml:space="preserve">rder </w:delText>
              </w:r>
              <w:r w:rsidR="00FE646A" w:rsidRPr="002C2583" w:rsidDel="002872AA">
                <w:rPr>
                  <w:rFonts w:ascii="Times New Roman" w:eastAsia="標楷體" w:hAnsi="Times New Roman"/>
                  <w:color w:val="FF0000"/>
                  <w:lang w:val="en-US"/>
                </w:rPr>
                <w:delText xml:space="preserve">(ePO) </w:delText>
              </w:r>
              <w:r w:rsidRPr="002C2583" w:rsidDel="002872AA">
                <w:rPr>
                  <w:rFonts w:ascii="Times New Roman" w:eastAsia="標楷體" w:hAnsi="Times New Roman"/>
                  <w:color w:val="FF0000"/>
                  <w:lang w:val="en-US"/>
                </w:rPr>
                <w:delText>for consumables, with the first UAT for the Supplies Sub-division planned in</w:delText>
              </w:r>
              <w:r w:rsidR="00FE646A" w:rsidRPr="002C2583" w:rsidDel="002872AA">
                <w:rPr>
                  <w:rFonts w:ascii="Times New Roman" w:eastAsia="標楷體" w:hAnsi="Times New Roman"/>
                  <w:color w:val="FF0000"/>
                  <w:lang w:val="en-US"/>
                </w:rPr>
                <w:delText xml:space="preserve"> January 2026.</w:delText>
              </w:r>
              <w:r w:rsidR="005A6CCA" w:rsidRPr="002C2583" w:rsidDel="002872AA">
                <w:rPr>
                  <w:rFonts w:ascii="Times New Roman" w:eastAsia="標楷體" w:hAnsi="Times New Roman"/>
                  <w:color w:val="FF0000"/>
                  <w:lang w:val="en-US"/>
                </w:rPr>
                <w:delText xml:space="preserve">  On the other hand, </w:delText>
              </w:r>
              <w:r w:rsidR="005A6CCA" w:rsidRPr="002C2583" w:rsidDel="002872AA">
                <w:rPr>
                  <w:rFonts w:ascii="Times New Roman" w:hAnsi="Times New Roman"/>
                  <w:color w:val="FF0000"/>
                </w:rPr>
                <w:delText xml:space="preserve"> </w:delText>
              </w:r>
              <w:r w:rsidR="005A6CCA" w:rsidRPr="002C2583" w:rsidDel="002872AA">
                <w:rPr>
                  <w:rFonts w:ascii="Times New Roman" w:eastAsia="標楷體" w:hAnsi="Times New Roman"/>
                  <w:color w:val="FF0000"/>
                  <w:lang w:val="en-US"/>
                </w:rPr>
                <w:delText xml:space="preserve">the Chairman suggested that the project team should further liaise with the team responsible for the development of the Procurement Workflow System (PWS) to explore possible system integration between the PWS platform and the </w:delText>
              </w:r>
              <w:r w:rsidR="00FE646A" w:rsidRPr="002C2583" w:rsidDel="002872AA">
                <w:rPr>
                  <w:rFonts w:ascii="Times New Roman" w:eastAsia="標楷體" w:hAnsi="Times New Roman"/>
                  <w:color w:val="FF0000"/>
                  <w:lang w:val="en-US"/>
                </w:rPr>
                <w:delText xml:space="preserve">ePO. </w:delText>
              </w:r>
            </w:del>
          </w:p>
          <w:p w14:paraId="4A508057" w14:textId="1D2EEEFE" w:rsidR="00FE646A" w:rsidRPr="002C2583" w:rsidDel="002872AA" w:rsidRDefault="00FE646A" w:rsidP="00822517">
            <w:pPr>
              <w:pStyle w:val="31"/>
              <w:spacing w:line="300" w:lineRule="exact"/>
              <w:ind w:left="0" w:rightChars="106" w:right="254" w:firstLine="0"/>
              <w:rPr>
                <w:del w:id="572" w:author="Chun-kit" w:date="2026-02-02T18:07:00Z"/>
                <w:rFonts w:ascii="Times New Roman" w:eastAsia="標楷體" w:hAnsi="Times New Roman"/>
                <w:color w:val="FF0000"/>
                <w:lang w:val="en-US"/>
              </w:rPr>
            </w:pPr>
          </w:p>
          <w:p w14:paraId="56470AC6" w14:textId="4B342F54" w:rsidR="00FE646A" w:rsidRPr="002C2583" w:rsidDel="002872AA" w:rsidRDefault="00140EFD" w:rsidP="00822517">
            <w:pPr>
              <w:pStyle w:val="31"/>
              <w:spacing w:line="300" w:lineRule="exact"/>
              <w:ind w:left="0" w:rightChars="106" w:right="254" w:firstLine="0"/>
              <w:rPr>
                <w:del w:id="573" w:author="Chun-kit" w:date="2026-02-02T18:07:00Z"/>
                <w:rFonts w:ascii="Times New Roman" w:eastAsia="標楷體" w:hAnsi="Times New Roman"/>
                <w:color w:val="FF0000"/>
                <w:lang w:val="en-US"/>
              </w:rPr>
            </w:pPr>
            <w:ins w:id="574" w:author="Mr CHEUNG Ka Kei 張家麒先生" w:date="2026-01-19T11:42:00Z">
              <w:del w:id="575" w:author="Chun-kit" w:date="2026-02-02T18:07:00Z">
                <w:r w:rsidRPr="002C2583" w:rsidDel="002872AA">
                  <w:rPr>
                    <w:rFonts w:ascii="Times New Roman" w:eastAsia="標楷體" w:hAnsi="Times New Roman"/>
                    <w:color w:val="FF0000"/>
                    <w:lang w:val="en-US"/>
                  </w:rPr>
                  <w:delText>[</w:delText>
                </w:r>
              </w:del>
            </w:ins>
            <w:del w:id="576" w:author="Chun-kit" w:date="2026-02-02T18:07:00Z">
              <w:r w:rsidR="00FE646A" w:rsidRPr="002C2583" w:rsidDel="002872AA">
                <w:rPr>
                  <w:rFonts w:ascii="Times New Roman" w:eastAsia="標楷體" w:hAnsi="Times New Roman"/>
                  <w:color w:val="FF0000"/>
                  <w:lang w:val="en-US"/>
                </w:rPr>
                <w:delText>PMN: ITD and ITSS1 had a meeting to discuss the integration of ePO and PWS on 28</w:delText>
              </w:r>
              <w:r w:rsidR="007B69C4" w:rsidRPr="002C2583" w:rsidDel="002872AA">
                <w:rPr>
                  <w:rFonts w:ascii="Times New Roman" w:eastAsia="標楷體" w:hAnsi="Times New Roman"/>
                  <w:color w:val="FF0000"/>
                  <w:lang w:val="en-US"/>
                </w:rPr>
                <w:delText xml:space="preserve"> November </w:delText>
              </w:r>
              <w:r w:rsidR="00FE646A" w:rsidRPr="002C2583" w:rsidDel="002872AA">
                <w:rPr>
                  <w:rFonts w:ascii="Times New Roman" w:eastAsia="標楷體" w:hAnsi="Times New Roman"/>
                  <w:color w:val="FF0000"/>
                  <w:lang w:val="en-US"/>
                </w:rPr>
                <w:delText>2025. Considered that,</w:delText>
              </w:r>
            </w:del>
          </w:p>
          <w:p w14:paraId="7E753939" w14:textId="5D0E9274" w:rsidR="00FE646A" w:rsidRPr="002C2583" w:rsidDel="002872AA" w:rsidRDefault="00FE646A" w:rsidP="00822517">
            <w:pPr>
              <w:pStyle w:val="31"/>
              <w:spacing w:line="300" w:lineRule="exact"/>
              <w:ind w:left="0" w:rightChars="106" w:right="254" w:firstLine="0"/>
              <w:rPr>
                <w:del w:id="577" w:author="Chun-kit" w:date="2026-02-02T18:07:00Z"/>
                <w:rFonts w:ascii="Times New Roman" w:eastAsia="標楷體" w:hAnsi="Times New Roman"/>
                <w:color w:val="FF0000"/>
                <w:lang w:val="en-US"/>
              </w:rPr>
            </w:pPr>
            <w:del w:id="578" w:author="Chun-kit" w:date="2026-02-02T18:07:00Z">
              <w:r w:rsidRPr="002C2583" w:rsidDel="002872AA">
                <w:rPr>
                  <w:rFonts w:ascii="Times New Roman" w:eastAsia="標楷體" w:hAnsi="Times New Roman"/>
                  <w:color w:val="FF0000"/>
                  <w:lang w:val="en-US"/>
                </w:rPr>
                <w:delText>a) ePO is part of DOSS;</w:delText>
              </w:r>
            </w:del>
          </w:p>
          <w:p w14:paraId="7221441A" w14:textId="357799D6" w:rsidR="00FE646A" w:rsidRPr="002C2583" w:rsidDel="002872AA" w:rsidRDefault="00FE646A" w:rsidP="00822517">
            <w:pPr>
              <w:pStyle w:val="31"/>
              <w:spacing w:line="300" w:lineRule="exact"/>
              <w:ind w:left="0" w:rightChars="106" w:right="254" w:firstLine="0"/>
              <w:rPr>
                <w:del w:id="579" w:author="Chun-kit" w:date="2026-02-02T18:07:00Z"/>
                <w:rFonts w:ascii="Times New Roman" w:eastAsia="標楷體" w:hAnsi="Times New Roman"/>
                <w:color w:val="FF0000"/>
                <w:lang w:val="en-US"/>
              </w:rPr>
            </w:pPr>
            <w:del w:id="580" w:author="Chun-kit" w:date="2026-02-02T18:07:00Z">
              <w:r w:rsidRPr="002C2583" w:rsidDel="002872AA">
                <w:rPr>
                  <w:rFonts w:ascii="Times New Roman" w:eastAsia="標楷體" w:hAnsi="Times New Roman"/>
                  <w:color w:val="FF0000"/>
                  <w:lang w:val="en-US"/>
                </w:rPr>
                <w:delText>b) DOSS is a web-based user interface of the CCS; and</w:delText>
              </w:r>
            </w:del>
          </w:p>
          <w:p w14:paraId="013E9827" w14:textId="0FC8CD1E" w:rsidR="00FE646A" w:rsidRPr="002C2583" w:rsidDel="002872AA" w:rsidRDefault="00FE646A" w:rsidP="00822517">
            <w:pPr>
              <w:pStyle w:val="31"/>
              <w:spacing w:line="300" w:lineRule="exact"/>
              <w:ind w:left="0" w:rightChars="106" w:right="254" w:firstLine="0"/>
              <w:rPr>
                <w:del w:id="581" w:author="Chun-kit" w:date="2026-02-02T18:07:00Z"/>
                <w:rFonts w:ascii="Times New Roman" w:eastAsia="標楷體" w:hAnsi="Times New Roman"/>
                <w:color w:val="FF0000"/>
                <w:lang w:val="en-US"/>
              </w:rPr>
            </w:pPr>
            <w:del w:id="582" w:author="Chun-kit" w:date="2026-02-02T18:07:00Z">
              <w:r w:rsidRPr="002C2583" w:rsidDel="002872AA">
                <w:rPr>
                  <w:rFonts w:ascii="Times New Roman" w:eastAsia="標楷體" w:hAnsi="Times New Roman"/>
                  <w:color w:val="FF0000"/>
                  <w:lang w:val="en-US"/>
                </w:rPr>
                <w:delText>c) PWS is a pre-processor of PO for CCS;</w:delText>
              </w:r>
            </w:del>
          </w:p>
          <w:p w14:paraId="4C8D42C0" w14:textId="60CA7797" w:rsidR="00FE646A" w:rsidRPr="00525F09" w:rsidRDefault="00FE646A" w:rsidP="00822517">
            <w:pPr>
              <w:pStyle w:val="31"/>
              <w:spacing w:line="300" w:lineRule="exact"/>
              <w:ind w:left="0" w:rightChars="106" w:right="254" w:firstLine="0"/>
              <w:rPr>
                <w:rFonts w:ascii="Times New Roman" w:eastAsia="標楷體" w:hAnsi="Times New Roman"/>
                <w:lang w:val="en-US"/>
              </w:rPr>
            </w:pPr>
            <w:del w:id="583" w:author="Chun-kit" w:date="2026-02-02T18:07:00Z">
              <w:r w:rsidRPr="002C2583" w:rsidDel="002872AA">
                <w:rPr>
                  <w:rFonts w:ascii="Times New Roman" w:eastAsia="標楷體" w:hAnsi="Times New Roman"/>
                  <w:color w:val="FF0000"/>
                  <w:lang w:val="en-US"/>
                </w:rPr>
                <w:delText xml:space="preserve">concluded there is already a way use ePO function for POs prepared by PWS. ePO at the moment is a Proof-of-Concept trial </w:delText>
              </w:r>
              <w:r w:rsidR="009970C4" w:rsidRPr="002C2583" w:rsidDel="002872AA">
                <w:rPr>
                  <w:rFonts w:ascii="Times New Roman" w:eastAsia="標楷體" w:hAnsi="Times New Roman"/>
                  <w:color w:val="FF0000"/>
                  <w:lang w:val="en-US"/>
                </w:rPr>
                <w:delText xml:space="preserve">for </w:delText>
              </w:r>
              <w:r w:rsidRPr="002C2583" w:rsidDel="002872AA">
                <w:rPr>
                  <w:rFonts w:ascii="Times New Roman" w:eastAsia="標楷體" w:hAnsi="Times New Roman"/>
                  <w:color w:val="FF0000"/>
                  <w:lang w:val="en-US"/>
                </w:rPr>
                <w:delText>some consumables PO issued by SSD and VESD. There are difficulties for wider deployment, such as ePO need to be sent to suppliers/service providers by email and additional e-Cert token is required for each signing officer.</w:delText>
              </w:r>
            </w:del>
            <w:ins w:id="584" w:author="Mr CHEUNG Ka Kei 張家麒先生" w:date="2026-01-19T11:42:00Z">
              <w:del w:id="585" w:author="Chun-kit" w:date="2026-02-02T18:07:00Z">
                <w:r w:rsidR="00140EFD" w:rsidRPr="002C2583" w:rsidDel="002872AA">
                  <w:rPr>
                    <w:rFonts w:ascii="Times New Roman" w:eastAsia="標楷體" w:hAnsi="Times New Roman"/>
                    <w:color w:val="FF0000"/>
                    <w:lang w:val="en-US"/>
                  </w:rPr>
                  <w:delText>]</w:delText>
                </w:r>
              </w:del>
            </w:ins>
          </w:p>
        </w:tc>
        <w:tc>
          <w:tcPr>
            <w:tcW w:w="1701" w:type="dxa"/>
          </w:tcPr>
          <w:p w14:paraId="62469877" w14:textId="4F5A1135" w:rsidR="0000189F" w:rsidRPr="00525F09" w:rsidRDefault="0000189F" w:rsidP="00071073">
            <w:pPr>
              <w:pStyle w:val="31"/>
              <w:spacing w:line="300" w:lineRule="exact"/>
              <w:ind w:leftChars="100" w:left="240" w:rightChars="106" w:right="254" w:firstLine="0"/>
              <w:jc w:val="center"/>
              <w:rPr>
                <w:rFonts w:ascii="Times New Roman" w:eastAsia="標楷體" w:hAnsi="Times New Roman"/>
                <w:lang w:val="en-US"/>
              </w:rPr>
            </w:pPr>
            <w:r w:rsidRPr="00525F09">
              <w:rPr>
                <w:rFonts w:ascii="Times New Roman" w:eastAsia="標楷體" w:hAnsi="Times New Roman"/>
                <w:lang w:val="en-US"/>
              </w:rPr>
              <w:t>SE/ITD</w:t>
            </w:r>
          </w:p>
        </w:tc>
      </w:tr>
      <w:tr w:rsidR="00071073" w:rsidRPr="00525F09" w14:paraId="0ABE75AE" w14:textId="77777777" w:rsidTr="007321F8">
        <w:trPr>
          <w:trHeight w:val="157"/>
        </w:trPr>
        <w:tc>
          <w:tcPr>
            <w:tcW w:w="709" w:type="dxa"/>
          </w:tcPr>
          <w:p w14:paraId="33306B13" w14:textId="77777777" w:rsidR="0000189F" w:rsidRPr="00525F09" w:rsidRDefault="0000189F" w:rsidP="0000189F">
            <w:pPr>
              <w:spacing w:line="300" w:lineRule="exact"/>
              <w:ind w:rightChars="60" w:right="144"/>
              <w:rPr>
                <w:rFonts w:eastAsia="標楷體"/>
                <w:b/>
              </w:rPr>
            </w:pPr>
          </w:p>
        </w:tc>
        <w:tc>
          <w:tcPr>
            <w:tcW w:w="1003" w:type="dxa"/>
            <w:gridSpan w:val="2"/>
          </w:tcPr>
          <w:p w14:paraId="63888082" w14:textId="77777777" w:rsidR="0000189F" w:rsidRPr="00525F09" w:rsidRDefault="0000189F" w:rsidP="0000189F">
            <w:pPr>
              <w:pStyle w:val="31"/>
              <w:spacing w:line="300" w:lineRule="exact"/>
              <w:ind w:left="0" w:rightChars="60" w:right="144" w:firstLine="0"/>
              <w:jc w:val="left"/>
              <w:rPr>
                <w:rFonts w:ascii="Times New Roman" w:eastAsia="標楷體" w:hAnsi="Times New Roman"/>
                <w:szCs w:val="24"/>
              </w:rPr>
            </w:pPr>
          </w:p>
        </w:tc>
        <w:tc>
          <w:tcPr>
            <w:tcW w:w="6226" w:type="dxa"/>
          </w:tcPr>
          <w:p w14:paraId="06B6D572" w14:textId="77777777" w:rsidR="0000189F" w:rsidRPr="00525F09" w:rsidRDefault="0000189F" w:rsidP="0000189F">
            <w:pPr>
              <w:pStyle w:val="31"/>
              <w:spacing w:line="300" w:lineRule="exact"/>
              <w:ind w:left="0" w:rightChars="106" w:right="254" w:firstLine="0"/>
              <w:rPr>
                <w:rFonts w:ascii="Times New Roman" w:eastAsia="標楷體" w:hAnsi="Times New Roman"/>
                <w:lang w:val="en-US"/>
              </w:rPr>
            </w:pPr>
          </w:p>
        </w:tc>
        <w:tc>
          <w:tcPr>
            <w:tcW w:w="1701" w:type="dxa"/>
          </w:tcPr>
          <w:p w14:paraId="2F271E34" w14:textId="77777777" w:rsidR="0000189F" w:rsidRPr="00525F09" w:rsidRDefault="0000189F" w:rsidP="0000189F">
            <w:pPr>
              <w:pStyle w:val="31"/>
              <w:spacing w:line="300" w:lineRule="exact"/>
              <w:ind w:left="0" w:rightChars="106" w:right="254" w:firstLine="0"/>
              <w:rPr>
                <w:rFonts w:ascii="Times New Roman" w:eastAsia="標楷體" w:hAnsi="Times New Roman"/>
                <w:lang w:val="en-US"/>
              </w:rPr>
            </w:pPr>
          </w:p>
        </w:tc>
      </w:tr>
      <w:tr w:rsidR="00071073" w:rsidRPr="00525F09" w14:paraId="0B7E476B" w14:textId="77777777" w:rsidTr="007321F8">
        <w:trPr>
          <w:trHeight w:val="558"/>
        </w:trPr>
        <w:tc>
          <w:tcPr>
            <w:tcW w:w="709" w:type="dxa"/>
          </w:tcPr>
          <w:p w14:paraId="47B53DF2" w14:textId="77777777" w:rsidR="0000189F" w:rsidRPr="00525F09" w:rsidRDefault="0000189F" w:rsidP="0000189F">
            <w:pPr>
              <w:spacing w:line="300" w:lineRule="exact"/>
              <w:ind w:rightChars="60" w:right="144"/>
              <w:rPr>
                <w:rFonts w:eastAsia="標楷體"/>
                <w:b/>
              </w:rPr>
            </w:pPr>
          </w:p>
        </w:tc>
        <w:tc>
          <w:tcPr>
            <w:tcW w:w="1003" w:type="dxa"/>
            <w:gridSpan w:val="2"/>
          </w:tcPr>
          <w:p w14:paraId="0F164D6D" w14:textId="77777777" w:rsidR="0000189F" w:rsidRPr="00525F09" w:rsidRDefault="0000189F" w:rsidP="0000189F">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65A50046" w14:textId="77777777" w:rsidR="0000189F" w:rsidRPr="00525F09" w:rsidRDefault="0000189F" w:rsidP="0000189F">
            <w:pPr>
              <w:spacing w:line="300" w:lineRule="exact"/>
              <w:ind w:rightChars="106" w:right="254"/>
              <w:jc w:val="both"/>
              <w:rPr>
                <w:rFonts w:eastAsia="標楷體"/>
                <w:u w:val="single"/>
              </w:rPr>
            </w:pPr>
            <w:r w:rsidRPr="00525F09">
              <w:rPr>
                <w:rFonts w:eastAsia="標楷體"/>
                <w:u w:val="single"/>
              </w:rPr>
              <w:t>Artificial Intelligence Development</w:t>
            </w:r>
          </w:p>
        </w:tc>
        <w:tc>
          <w:tcPr>
            <w:tcW w:w="1701" w:type="dxa"/>
          </w:tcPr>
          <w:p w14:paraId="060867AF" w14:textId="77777777" w:rsidR="0000189F" w:rsidRPr="00525F09" w:rsidRDefault="0000189F" w:rsidP="0000189F">
            <w:pPr>
              <w:spacing w:line="300" w:lineRule="exact"/>
              <w:ind w:rightChars="106" w:right="254"/>
              <w:jc w:val="both"/>
              <w:rPr>
                <w:rFonts w:eastAsia="標楷體"/>
                <w:u w:val="single"/>
                <w:lang w:eastAsia="zh-HK"/>
              </w:rPr>
            </w:pPr>
          </w:p>
        </w:tc>
      </w:tr>
      <w:tr w:rsidR="00071073" w:rsidRPr="00525F09" w14:paraId="696AEC51" w14:textId="77777777" w:rsidTr="007321F8">
        <w:trPr>
          <w:trHeight w:val="558"/>
        </w:trPr>
        <w:tc>
          <w:tcPr>
            <w:tcW w:w="709" w:type="dxa"/>
          </w:tcPr>
          <w:p w14:paraId="0686991C" w14:textId="77777777" w:rsidR="0000189F" w:rsidRPr="00525F09" w:rsidRDefault="0000189F" w:rsidP="0000189F">
            <w:pPr>
              <w:spacing w:line="300" w:lineRule="exact"/>
              <w:ind w:rightChars="60" w:right="144"/>
              <w:rPr>
                <w:rFonts w:eastAsia="標楷體"/>
                <w:b/>
              </w:rPr>
            </w:pPr>
          </w:p>
          <w:p w14:paraId="74AC745A" w14:textId="77777777" w:rsidR="0000189F" w:rsidRPr="00525F09" w:rsidRDefault="0000189F" w:rsidP="0000189F">
            <w:pPr>
              <w:spacing w:line="300" w:lineRule="exact"/>
              <w:ind w:rightChars="60" w:right="144"/>
              <w:rPr>
                <w:rFonts w:eastAsia="標楷體"/>
                <w:b/>
              </w:rPr>
            </w:pPr>
          </w:p>
        </w:tc>
        <w:tc>
          <w:tcPr>
            <w:tcW w:w="1003" w:type="dxa"/>
            <w:gridSpan w:val="2"/>
          </w:tcPr>
          <w:p w14:paraId="16F88ED8" w14:textId="77777777" w:rsidR="0000189F" w:rsidRPr="00525F09" w:rsidRDefault="0000189F" w:rsidP="0000189F">
            <w:pPr>
              <w:pStyle w:val="31"/>
              <w:spacing w:line="300" w:lineRule="exact"/>
              <w:ind w:rightChars="60" w:right="144"/>
              <w:jc w:val="left"/>
              <w:rPr>
                <w:rFonts w:ascii="Times New Roman" w:eastAsia="標楷體" w:hAnsi="Times New Roman"/>
                <w:szCs w:val="24"/>
              </w:rPr>
            </w:pPr>
          </w:p>
        </w:tc>
        <w:tc>
          <w:tcPr>
            <w:tcW w:w="6226" w:type="dxa"/>
          </w:tcPr>
          <w:p w14:paraId="2E036302" w14:textId="22E7E446" w:rsidR="0000189F" w:rsidRPr="00525F09" w:rsidRDefault="0000189F" w:rsidP="00071073">
            <w:pPr>
              <w:autoSpaceDE w:val="0"/>
              <w:autoSpaceDN w:val="0"/>
              <w:ind w:rightChars="106" w:right="254"/>
              <w:jc w:val="both"/>
              <w:rPr>
                <w:lang w:eastAsia="zh-HK"/>
              </w:rPr>
            </w:pPr>
            <w:r w:rsidRPr="00525F09">
              <w:rPr>
                <w:lang w:eastAsia="zh-HK"/>
              </w:rPr>
              <w:t xml:space="preserve">For AI Training, as at </w:t>
            </w:r>
            <w:ins w:id="586" w:author="Mr WONG Wai Tat, Timothy 黃偉達" w:date="2026-01-19T22:06:00Z">
              <w:r w:rsidR="007A1A4A" w:rsidRPr="00525F09">
                <w:rPr>
                  <w:rFonts w:eastAsiaTheme="minorEastAsia"/>
                  <w:color w:val="FF0000"/>
                  <w:lang w:eastAsia="zh-HK"/>
                </w:rPr>
                <w:t>2 January 2026</w:t>
              </w:r>
            </w:ins>
            <w:del w:id="587" w:author="Mr WONG Wai Tat, Timothy 黃偉達" w:date="2026-01-19T22:06:00Z">
              <w:r w:rsidR="006C54A8" w:rsidRPr="00525F09">
                <w:rPr>
                  <w:lang w:eastAsia="zh-HK"/>
                </w:rPr>
                <w:delText>7</w:delText>
              </w:r>
              <w:r w:rsidRPr="00525F09">
                <w:rPr>
                  <w:lang w:eastAsia="zh-HK"/>
                </w:rPr>
                <w:delText xml:space="preserve"> </w:delText>
              </w:r>
              <w:r w:rsidR="006C54A8" w:rsidRPr="00525F09">
                <w:rPr>
                  <w:lang w:eastAsia="zh-HK"/>
                </w:rPr>
                <w:delText>November</w:delText>
              </w:r>
              <w:r w:rsidRPr="00525F09">
                <w:rPr>
                  <w:lang w:eastAsia="zh-HK"/>
                </w:rPr>
                <w:delText xml:space="preserve"> 2025</w:delText>
              </w:r>
            </w:del>
            <w:r w:rsidRPr="00525F09">
              <w:rPr>
                <w:lang w:eastAsia="zh-HK"/>
              </w:rPr>
              <w:t xml:space="preserve">, a total of </w:t>
            </w:r>
            <w:ins w:id="588" w:author="Mr WONG Wai Tat, Timothy 黃偉達" w:date="2026-01-19T22:07:00Z">
              <w:r w:rsidRPr="00525F09">
                <w:rPr>
                  <w:rFonts w:eastAsiaTheme="minorEastAsia"/>
                  <w:color w:val="FF0000"/>
                  <w:lang w:eastAsia="zh-HK"/>
                </w:rPr>
                <w:t>2,</w:t>
              </w:r>
              <w:r w:rsidR="007A1A4A" w:rsidRPr="00525F09">
                <w:rPr>
                  <w:rFonts w:eastAsiaTheme="minorEastAsia"/>
                  <w:color w:val="FF0000"/>
                  <w:lang w:eastAsia="zh-HK"/>
                </w:rPr>
                <w:t>574</w:t>
              </w:r>
            </w:ins>
            <w:del w:id="589" w:author="Mr WONG Wai Tat, Timothy 黃偉達" w:date="2026-01-19T22:07:00Z">
              <w:r w:rsidRPr="00525F09" w:rsidDel="007A1A4A">
                <w:rPr>
                  <w:lang w:eastAsia="zh-HK"/>
                </w:rPr>
                <w:delText>2,</w:delText>
              </w:r>
              <w:r w:rsidR="006C54A8" w:rsidRPr="00525F09">
                <w:rPr>
                  <w:lang w:eastAsia="zh-HK"/>
                </w:rPr>
                <w:delText>383</w:delText>
              </w:r>
            </w:del>
            <w:r w:rsidR="006C54A8" w:rsidRPr="00525F09">
              <w:rPr>
                <w:lang w:eastAsia="zh-HK"/>
              </w:rPr>
              <w:t xml:space="preserve"> </w:t>
            </w:r>
            <w:r w:rsidRPr="00525F09">
              <w:rPr>
                <w:lang w:eastAsia="zh-HK"/>
              </w:rPr>
              <w:t xml:space="preserve">EMSD colleagues had attended </w:t>
            </w:r>
            <w:ins w:id="590" w:author="Mr WONG Wai Tat, Timothy 黃偉達" w:date="2026-01-19T22:07:00Z">
              <w:r w:rsidR="007A1A4A" w:rsidRPr="00525F09">
                <w:rPr>
                  <w:rFonts w:eastAsiaTheme="minorEastAsia"/>
                  <w:color w:val="FF0000"/>
                  <w:lang w:eastAsia="zh-HK"/>
                </w:rPr>
                <w:t>102</w:t>
              </w:r>
            </w:ins>
            <w:del w:id="591" w:author="Mr WONG Wai Tat, Timothy 黃偉達" w:date="2026-01-19T22:07:00Z">
              <w:r w:rsidR="006C54A8" w:rsidRPr="00525F09">
                <w:rPr>
                  <w:lang w:eastAsia="zh-HK"/>
                </w:rPr>
                <w:delText>94</w:delText>
              </w:r>
            </w:del>
            <w:r w:rsidR="006C54A8" w:rsidRPr="00525F09">
              <w:rPr>
                <w:lang w:eastAsia="zh-HK"/>
              </w:rPr>
              <w:t xml:space="preserve"> </w:t>
            </w:r>
            <w:r w:rsidRPr="00525F09">
              <w:rPr>
                <w:lang w:eastAsia="zh-HK"/>
              </w:rPr>
              <w:t>AI classes.</w:t>
            </w:r>
            <w:r w:rsidR="006C54A8" w:rsidRPr="00525F09">
              <w:rPr>
                <w:lang w:eastAsia="zh-HK"/>
              </w:rPr>
              <w:t xml:space="preserve"> A role-based AI training syllabus (in roles of (</w:t>
            </w:r>
            <w:proofErr w:type="spellStart"/>
            <w:r w:rsidR="006C54A8" w:rsidRPr="00525F09">
              <w:rPr>
                <w:lang w:eastAsia="zh-HK"/>
              </w:rPr>
              <w:t>i</w:t>
            </w:r>
            <w:proofErr w:type="spellEnd"/>
            <w:r w:rsidR="006C54A8" w:rsidRPr="00525F09">
              <w:rPr>
                <w:lang w:eastAsia="zh-HK"/>
              </w:rPr>
              <w:t>)</w:t>
            </w:r>
            <w:r w:rsidR="005A6CCA" w:rsidRPr="00525F09">
              <w:rPr>
                <w:lang w:eastAsia="zh-HK"/>
              </w:rPr>
              <w:t xml:space="preserve"> </w:t>
            </w:r>
            <w:r w:rsidR="006C54A8" w:rsidRPr="00525F09">
              <w:rPr>
                <w:lang w:eastAsia="zh-HK"/>
              </w:rPr>
              <w:t>Executives and Leaders, (ii)</w:t>
            </w:r>
            <w:r w:rsidR="005A6CCA" w:rsidRPr="00525F09">
              <w:rPr>
                <w:lang w:eastAsia="zh-HK"/>
              </w:rPr>
              <w:t xml:space="preserve"> </w:t>
            </w:r>
            <w:r w:rsidR="006C54A8" w:rsidRPr="00525F09">
              <w:rPr>
                <w:lang w:eastAsia="zh-HK"/>
              </w:rPr>
              <w:t>Managers and Business Teams, (iii)</w:t>
            </w:r>
            <w:r w:rsidR="005A6CCA" w:rsidRPr="00525F09">
              <w:rPr>
                <w:lang w:eastAsia="zh-HK"/>
              </w:rPr>
              <w:t xml:space="preserve"> </w:t>
            </w:r>
            <w:r w:rsidR="006C54A8" w:rsidRPr="00525F09">
              <w:rPr>
                <w:lang w:eastAsia="zh-HK"/>
              </w:rPr>
              <w:t>AI Technical and Development Teams and (iv)</w:t>
            </w:r>
            <w:r w:rsidR="005A6CCA" w:rsidRPr="00525F09">
              <w:rPr>
                <w:lang w:eastAsia="zh-HK"/>
              </w:rPr>
              <w:t xml:space="preserve"> </w:t>
            </w:r>
            <w:r w:rsidR="006C54A8" w:rsidRPr="00525F09">
              <w:rPr>
                <w:lang w:eastAsia="zh-HK"/>
              </w:rPr>
              <w:t xml:space="preserve">General Users) was under development for subsequent rollout to EMSD and other B/Ds colleagues.  </w:t>
            </w:r>
          </w:p>
          <w:p w14:paraId="5F028438" w14:textId="77777777" w:rsidR="0000189F" w:rsidRPr="00525F09" w:rsidRDefault="0000189F" w:rsidP="00071073">
            <w:pPr>
              <w:autoSpaceDE w:val="0"/>
              <w:autoSpaceDN w:val="0"/>
              <w:adjustRightInd w:val="0"/>
              <w:ind w:rightChars="106" w:right="254"/>
              <w:jc w:val="both"/>
              <w:outlineLvl w:val="0"/>
              <w:rPr>
                <w:lang w:eastAsia="zh-HK"/>
              </w:rPr>
            </w:pPr>
          </w:p>
          <w:p w14:paraId="7E973F4B" w14:textId="432F7B88" w:rsidR="0000189F" w:rsidRPr="00525F09" w:rsidRDefault="0000189F" w:rsidP="0000189F">
            <w:pPr>
              <w:autoSpaceDE w:val="0"/>
              <w:autoSpaceDN w:val="0"/>
              <w:ind w:rightChars="106" w:right="254" w:hanging="1"/>
              <w:jc w:val="both"/>
              <w:rPr>
                <w:lang w:val="en-US" w:eastAsia="zh-HK"/>
              </w:rPr>
            </w:pPr>
            <w:r w:rsidRPr="00525F09">
              <w:rPr>
                <w:lang w:val="en-US"/>
              </w:rPr>
              <w:t>The first pilot venue</w:t>
            </w:r>
            <w:r w:rsidR="00055063" w:rsidRPr="00525F09">
              <w:rPr>
                <w:lang w:val="en-US"/>
              </w:rPr>
              <w:t xml:space="preserve"> for Data Standardization Guideline </w:t>
            </w:r>
            <w:r w:rsidRPr="00525F09">
              <w:rPr>
                <w:lang w:val="en-US"/>
              </w:rPr>
              <w:t xml:space="preserve">, namely </w:t>
            </w:r>
            <w:r w:rsidRPr="00525F09">
              <w:rPr>
                <w:rFonts w:eastAsia="標楷體"/>
                <w:lang w:val="en-US"/>
              </w:rPr>
              <w:t>羊城晚報嶺南數字創意中心</w:t>
            </w:r>
            <w:r w:rsidRPr="00525F09">
              <w:rPr>
                <w:lang w:val="en-US"/>
              </w:rPr>
              <w:t xml:space="preserve"> (“</w:t>
            </w:r>
            <w:r w:rsidRPr="00525F09">
              <w:rPr>
                <w:rFonts w:eastAsia="標楷體"/>
                <w:lang w:val="en-US"/>
              </w:rPr>
              <w:t>數字創意中心</w:t>
            </w:r>
            <w:r w:rsidRPr="00525F09">
              <w:rPr>
                <w:lang w:val="en-US"/>
              </w:rPr>
              <w:t xml:space="preserve">”) in </w:t>
            </w:r>
            <w:r w:rsidRPr="00525F09">
              <w:rPr>
                <w:rFonts w:eastAsia="標楷體"/>
                <w:lang w:val="en-US"/>
              </w:rPr>
              <w:t>廣州市天河區</w:t>
            </w:r>
            <w:r w:rsidRPr="00525F09">
              <w:rPr>
                <w:lang w:val="en-US"/>
              </w:rPr>
              <w:t xml:space="preserve">, was </w:t>
            </w:r>
            <w:r w:rsidR="00055063" w:rsidRPr="00525F09">
              <w:rPr>
                <w:lang w:val="en-US"/>
              </w:rPr>
              <w:t>in progress</w:t>
            </w:r>
            <w:r w:rsidRPr="00525F09">
              <w:rPr>
                <w:lang w:val="en-US"/>
              </w:rPr>
              <w:t xml:space="preserve">. </w:t>
            </w:r>
            <w:r w:rsidR="00055063" w:rsidRPr="00525F09">
              <w:rPr>
                <w:lang w:val="en-US"/>
              </w:rPr>
              <w:t xml:space="preserve">As the </w:t>
            </w:r>
            <w:r w:rsidR="001334FE" w:rsidRPr="00525F09">
              <w:rPr>
                <w:lang w:val="en-US"/>
              </w:rPr>
              <w:t>construction site progress was delayed, t</w:t>
            </w:r>
            <w:r w:rsidRPr="00525F09">
              <w:rPr>
                <w:lang w:val="en-US"/>
              </w:rPr>
              <w:t>he first trial study report would be issued by Q</w:t>
            </w:r>
            <w:r w:rsidR="001334FE" w:rsidRPr="00525F09">
              <w:rPr>
                <w:lang w:val="en-US"/>
              </w:rPr>
              <w:t>1</w:t>
            </w:r>
            <w:r w:rsidRPr="00525F09">
              <w:rPr>
                <w:lang w:val="en-US"/>
              </w:rPr>
              <w:t xml:space="preserve"> 202</w:t>
            </w:r>
            <w:r w:rsidR="001334FE" w:rsidRPr="00525F09">
              <w:rPr>
                <w:lang w:val="en-US"/>
              </w:rPr>
              <w:t>6</w:t>
            </w:r>
            <w:r w:rsidRPr="00525F09">
              <w:rPr>
                <w:lang w:val="en-US"/>
              </w:rPr>
              <w:t>.</w:t>
            </w:r>
          </w:p>
          <w:p w14:paraId="18CB09B8" w14:textId="77777777" w:rsidR="0000189F" w:rsidRPr="00525F09" w:rsidRDefault="0000189F" w:rsidP="00071073">
            <w:pPr>
              <w:autoSpaceDE w:val="0"/>
              <w:autoSpaceDN w:val="0"/>
              <w:adjustRightInd w:val="0"/>
              <w:ind w:rightChars="106" w:right="254"/>
              <w:jc w:val="both"/>
              <w:outlineLvl w:val="0"/>
              <w:rPr>
                <w:rFonts w:eastAsia="細明體"/>
                <w:b/>
                <w:lang w:val="en-US"/>
              </w:rPr>
            </w:pPr>
          </w:p>
          <w:p w14:paraId="74E4B0A8" w14:textId="63E7E729" w:rsidR="00CB6BD4" w:rsidRPr="00525F09" w:rsidRDefault="0064674F" w:rsidP="0000189F">
            <w:pPr>
              <w:autoSpaceDE w:val="0"/>
              <w:autoSpaceDN w:val="0"/>
              <w:adjustRightInd w:val="0"/>
              <w:ind w:rightChars="106" w:right="254" w:hanging="1"/>
              <w:jc w:val="both"/>
              <w:outlineLvl w:val="0"/>
              <w:rPr>
                <w:lang w:val="en-US"/>
              </w:rPr>
            </w:pPr>
            <w:r w:rsidRPr="00525F09">
              <w:t xml:space="preserve">Since April 2025, </w:t>
            </w:r>
            <w:r w:rsidRPr="00525F09">
              <w:rPr>
                <w:lang w:val="en-US"/>
              </w:rPr>
              <w:t>o</w:t>
            </w:r>
            <w:r w:rsidR="0000189F" w:rsidRPr="00525F09">
              <w:rPr>
                <w:lang w:val="en-US"/>
              </w:rPr>
              <w:t xml:space="preserve">n echoing the emerging </w:t>
            </w:r>
            <w:proofErr w:type="spellStart"/>
            <w:r w:rsidR="0000189F" w:rsidRPr="00525F09">
              <w:rPr>
                <w:lang w:val="en-US"/>
              </w:rPr>
              <w:t>DeepSeek</w:t>
            </w:r>
            <w:proofErr w:type="spellEnd"/>
            <w:r w:rsidR="0000189F" w:rsidRPr="00525F09">
              <w:rPr>
                <w:lang w:val="en-US"/>
              </w:rPr>
              <w:t xml:space="preserve"> on-premise solutions, </w:t>
            </w:r>
            <w:r w:rsidR="00321B43" w:rsidRPr="00525F09">
              <w:rPr>
                <w:lang w:val="en-US"/>
              </w:rPr>
              <w:t>DTD</w:t>
            </w:r>
            <w:r w:rsidR="0000189F" w:rsidRPr="00525F09">
              <w:rPr>
                <w:lang w:val="en-US"/>
              </w:rPr>
              <w:t xml:space="preserve"> have launched the </w:t>
            </w:r>
            <w:r w:rsidR="00CB6BD4" w:rsidRPr="00525F09">
              <w:rPr>
                <w:lang w:val="en-US"/>
              </w:rPr>
              <w:t>“EMSD Chatbot”</w:t>
            </w:r>
            <w:r w:rsidRPr="00525F09">
              <w:rPr>
                <w:lang w:val="en-US"/>
              </w:rPr>
              <w:t xml:space="preserve"> to support EMSD colleagues in processing documents up to RESTRICTED level</w:t>
            </w:r>
            <w:r w:rsidR="0000189F" w:rsidRPr="00525F09">
              <w:rPr>
                <w:lang w:val="en-US"/>
              </w:rPr>
              <w:t xml:space="preserve">. </w:t>
            </w:r>
            <w:r w:rsidRPr="00525F09">
              <w:rPr>
                <w:lang w:val="en-US"/>
              </w:rPr>
              <w:t>As at 24 October 2025, users raised 11,939 questions in the Chatbot</w:t>
            </w:r>
            <w:ins w:id="592" w:author="Mr WONG Wai Tat, Timothy 黃偉達" w:date="2026-01-19T22:08:00Z">
              <w:r w:rsidR="00E8167F" w:rsidRPr="00525F09">
                <w:rPr>
                  <w:rFonts w:eastAsiaTheme="minorEastAsia"/>
                  <w:color w:val="FF0000"/>
                  <w:lang w:eastAsia="zh-HK"/>
                </w:rPr>
                <w:t xml:space="preserve"> </w:t>
              </w:r>
              <w:proofErr w:type="gramStart"/>
              <w:r w:rsidR="00E8167F" w:rsidRPr="00525F09">
                <w:rPr>
                  <w:rFonts w:eastAsiaTheme="minorEastAsia"/>
                  <w:color w:val="FF0000"/>
                  <w:lang w:eastAsia="zh-HK"/>
                </w:rPr>
                <w:t>In</w:t>
              </w:r>
              <w:proofErr w:type="gramEnd"/>
              <w:r w:rsidR="00E8167F" w:rsidRPr="00525F09">
                <w:rPr>
                  <w:rFonts w:eastAsiaTheme="minorEastAsia"/>
                  <w:color w:val="FF0000"/>
                  <w:lang w:eastAsia="zh-HK"/>
                </w:rPr>
                <w:t xml:space="preserve"> December 2025, users raised 5,950 questions in the Chatbot which was 5 times from May 2025</w:t>
              </w:r>
            </w:ins>
            <w:r w:rsidRPr="00525F09">
              <w:rPr>
                <w:lang w:val="en-US"/>
              </w:rPr>
              <w:t xml:space="preserve">. For wider adoption of the </w:t>
            </w:r>
            <w:r w:rsidR="00355433" w:rsidRPr="00525F09">
              <w:rPr>
                <w:lang w:val="en-US"/>
              </w:rPr>
              <w:t>C</w:t>
            </w:r>
            <w:r w:rsidRPr="00525F09">
              <w:rPr>
                <w:lang w:val="en-US"/>
              </w:rPr>
              <w:t xml:space="preserve">hatbot using RAG technologies, a no-code version of EMSD Chatbot </w:t>
            </w:r>
            <w:del w:id="593" w:author="Mr WONG Wai Tat, Timothy 黃偉達" w:date="2026-01-19T22:08:00Z">
              <w:r w:rsidRPr="00525F09">
                <w:rPr>
                  <w:color w:val="FF0000"/>
                  <w:lang w:val="en-US"/>
                </w:rPr>
                <w:delText>would be</w:delText>
              </w:r>
            </w:del>
            <w:ins w:id="594" w:author="Mr WONG Wai Tat, Timothy 黃偉達" w:date="2026-01-19T22:08:00Z">
              <w:r w:rsidR="00E8167F" w:rsidRPr="00525F09">
                <w:rPr>
                  <w:color w:val="FF0000"/>
                  <w:lang w:val="en-US"/>
                </w:rPr>
                <w:t>was</w:t>
              </w:r>
            </w:ins>
            <w:r w:rsidRPr="00525F09">
              <w:rPr>
                <w:lang w:val="en-US"/>
              </w:rPr>
              <w:t xml:space="preserve"> launched in December 2025 for supporting colleagues in tailor-making </w:t>
            </w:r>
            <w:r w:rsidR="00D1682F" w:rsidRPr="00525F09">
              <w:rPr>
                <w:lang w:val="en-US"/>
              </w:rPr>
              <w:t>their c</w:t>
            </w:r>
            <w:r w:rsidRPr="00525F09">
              <w:rPr>
                <w:lang w:val="en-US"/>
              </w:rPr>
              <w:t>ha</w:t>
            </w:r>
            <w:r w:rsidR="00D1682F" w:rsidRPr="00525F09">
              <w:rPr>
                <w:lang w:val="en-US"/>
              </w:rPr>
              <w:t>t</w:t>
            </w:r>
            <w:r w:rsidRPr="00525F09">
              <w:rPr>
                <w:lang w:val="en-US"/>
              </w:rPr>
              <w:t>bot responses with reference to 5GB of self-built document library</w:t>
            </w:r>
            <w:r w:rsidR="00D1682F" w:rsidRPr="00525F09">
              <w:rPr>
                <w:lang w:val="en-US"/>
              </w:rPr>
              <w:t xml:space="preserve"> for each colleague</w:t>
            </w:r>
            <w:r w:rsidRPr="00525F09">
              <w:rPr>
                <w:lang w:val="en-US"/>
              </w:rPr>
              <w:t>. New use-case oriented chatbot templates, such as contractor submission vetting</w:t>
            </w:r>
            <w:r w:rsidR="00D1682F" w:rsidRPr="00525F09">
              <w:rPr>
                <w:lang w:val="en-US"/>
              </w:rPr>
              <w:t xml:space="preserve"> and PAH enquiry</w:t>
            </w:r>
            <w:r w:rsidRPr="00525F09">
              <w:rPr>
                <w:lang w:val="en-US"/>
              </w:rPr>
              <w:t xml:space="preserve">, would be </w:t>
            </w:r>
            <w:proofErr w:type="gramStart"/>
            <w:r w:rsidRPr="00525F09">
              <w:rPr>
                <w:lang w:val="en-US"/>
              </w:rPr>
              <w:t xml:space="preserve">launched </w:t>
            </w:r>
            <w:ins w:id="595" w:author="Mr WONG Wai Tat, Timothy 黃偉達" w:date="2026-01-19T22:09:00Z">
              <w:r w:rsidR="00E8167F" w:rsidRPr="00525F09">
                <w:rPr>
                  <w:rFonts w:eastAsiaTheme="minorEastAsia"/>
                  <w:color w:val="000000" w:themeColor="text1"/>
                  <w:lang w:eastAsia="zh-HK"/>
                </w:rPr>
                <w:t xml:space="preserve"> </w:t>
              </w:r>
              <w:r w:rsidR="00E8167F" w:rsidRPr="00525F09">
                <w:rPr>
                  <w:rFonts w:eastAsiaTheme="minorEastAsia"/>
                  <w:color w:val="FF0000"/>
                  <w:lang w:eastAsia="zh-HK"/>
                </w:rPr>
                <w:t>regularly</w:t>
              </w:r>
              <w:proofErr w:type="gramEnd"/>
              <w:r w:rsidR="00E8167F" w:rsidRPr="00525F09">
                <w:rPr>
                  <w:rFonts w:eastAsiaTheme="minorEastAsia"/>
                  <w:color w:val="FF0000"/>
                  <w:lang w:eastAsia="zh-HK"/>
                </w:rPr>
                <w:t xml:space="preserve"> and timely</w:t>
              </w:r>
              <w:r w:rsidR="00E8167F" w:rsidRPr="00525F09" w:rsidDel="00E8167F">
                <w:rPr>
                  <w:lang w:val="en-US"/>
                </w:rPr>
                <w:t xml:space="preserve"> </w:t>
              </w:r>
            </w:ins>
            <w:del w:id="596" w:author="Mr WONG Wai Tat, Timothy 黃偉達" w:date="2026-01-19T22:09:00Z">
              <w:r w:rsidRPr="00525F09">
                <w:rPr>
                  <w:lang w:val="en-US"/>
                </w:rPr>
                <w:delText xml:space="preserve">in </w:delText>
              </w:r>
              <w:r w:rsidR="00D1682F" w:rsidRPr="00525F09">
                <w:rPr>
                  <w:lang w:val="en-US"/>
                </w:rPr>
                <w:delText xml:space="preserve">momentum of </w:delText>
              </w:r>
              <w:r w:rsidRPr="00525F09">
                <w:rPr>
                  <w:lang w:val="en-US"/>
                </w:rPr>
                <w:delText xml:space="preserve">around every month </w:delText>
              </w:r>
            </w:del>
            <w:r w:rsidRPr="00525F09">
              <w:rPr>
                <w:lang w:val="en-US"/>
              </w:rPr>
              <w:t xml:space="preserve">starting from </w:t>
            </w:r>
            <w:del w:id="597" w:author="Mr WONG Wai Tat, Timothy 黃偉達" w:date="2026-01-19T22:09:00Z">
              <w:r w:rsidRPr="00525F09">
                <w:rPr>
                  <w:color w:val="FF0000"/>
                  <w:lang w:val="en-US"/>
                </w:rPr>
                <w:delText xml:space="preserve">December 2025 </w:delText>
              </w:r>
            </w:del>
            <w:ins w:id="598" w:author="Mr WONG Wai Tat, Timothy 黃偉達" w:date="2026-01-19T22:09:00Z">
              <w:r w:rsidR="00E8167F" w:rsidRPr="00525F09">
                <w:rPr>
                  <w:color w:val="FF0000"/>
                  <w:lang w:val="en-US"/>
                </w:rPr>
                <w:t>January 2026</w:t>
              </w:r>
              <w:r w:rsidR="00E8167F" w:rsidRPr="00525F09">
                <w:rPr>
                  <w:lang w:val="en-US"/>
                </w:rPr>
                <w:t xml:space="preserve"> </w:t>
              </w:r>
            </w:ins>
            <w:r w:rsidRPr="00525F09">
              <w:rPr>
                <w:lang w:val="en-US"/>
              </w:rPr>
              <w:t xml:space="preserve">for achieving quick </w:t>
            </w:r>
            <w:r w:rsidR="00D1682F" w:rsidRPr="00525F09">
              <w:rPr>
                <w:lang w:val="en-US"/>
              </w:rPr>
              <w:t xml:space="preserve">AI solution </w:t>
            </w:r>
            <w:r w:rsidRPr="00525F09">
              <w:rPr>
                <w:lang w:val="en-US"/>
              </w:rPr>
              <w:t>deployment</w:t>
            </w:r>
            <w:r w:rsidR="00355433" w:rsidRPr="00525F09">
              <w:rPr>
                <w:lang w:val="en-US"/>
              </w:rPr>
              <w:t xml:space="preserve"> to users</w:t>
            </w:r>
            <w:r w:rsidRPr="00525F09">
              <w:rPr>
                <w:lang w:val="en-US"/>
              </w:rPr>
              <w:t xml:space="preserve">. </w:t>
            </w:r>
            <w:ins w:id="599" w:author="Mr WONG Wai Tat, Timothy 黃偉達" w:date="2026-01-19T22:09:00Z">
              <w:r w:rsidR="00E8167F" w:rsidRPr="00525F09">
                <w:rPr>
                  <w:rFonts w:eastAsiaTheme="minorEastAsia"/>
                  <w:color w:val="000000" w:themeColor="text1"/>
                  <w:lang w:eastAsia="zh-HK"/>
                </w:rPr>
                <w:t xml:space="preserve"> As at </w:t>
              </w:r>
              <w:r w:rsidR="00E8167F" w:rsidRPr="00525F09">
                <w:rPr>
                  <w:rFonts w:eastAsiaTheme="minorEastAsia"/>
                  <w:color w:val="FF0000"/>
                  <w:lang w:eastAsia="zh-HK"/>
                </w:rPr>
                <w:t>6 January 2026, 160</w:t>
              </w:r>
              <w:r w:rsidR="00E8167F" w:rsidRPr="00525F09">
                <w:rPr>
                  <w:rFonts w:eastAsiaTheme="minorEastAsia"/>
                  <w:color w:val="000000" w:themeColor="text1"/>
                  <w:lang w:eastAsia="zh-HK"/>
                </w:rPr>
                <w:t xml:space="preserve"> colleagues enrolled and started the 5GB RAG Chatbot services.</w:t>
              </w:r>
            </w:ins>
            <w:del w:id="600" w:author="Mr WONG Wai Tat, Timothy 黃偉達" w:date="2026-01-19T22:09:00Z">
              <w:r w:rsidR="00355433" w:rsidRPr="00525F09">
                <w:rPr>
                  <w:lang w:val="en-US"/>
                </w:rPr>
                <w:delText>A series of promotion strategies, such as Intranet poster, online induction seminars and so on, would be implemented subsequently.</w:delText>
              </w:r>
            </w:del>
          </w:p>
          <w:p w14:paraId="772882E5" w14:textId="77777777" w:rsidR="00355433" w:rsidRPr="00525F09" w:rsidRDefault="00355433" w:rsidP="0000189F">
            <w:pPr>
              <w:autoSpaceDE w:val="0"/>
              <w:autoSpaceDN w:val="0"/>
              <w:ind w:rightChars="106" w:right="254" w:hanging="1"/>
              <w:jc w:val="both"/>
              <w:rPr>
                <w:lang w:val="en-US"/>
              </w:rPr>
            </w:pPr>
          </w:p>
          <w:p w14:paraId="0821A412" w14:textId="59F88A83" w:rsidR="00355433" w:rsidRPr="00525F09" w:rsidRDefault="00355433" w:rsidP="0000189F">
            <w:pPr>
              <w:autoSpaceDE w:val="0"/>
              <w:autoSpaceDN w:val="0"/>
              <w:ind w:rightChars="106" w:right="254" w:hanging="1"/>
              <w:jc w:val="both"/>
              <w:rPr>
                <w:lang w:val="en-US"/>
              </w:rPr>
            </w:pPr>
            <w:r w:rsidRPr="00525F09">
              <w:rPr>
                <w:lang w:val="en-US"/>
              </w:rPr>
              <w:t xml:space="preserve">For adopting AI in enhancing the working efficiency of EMSD, DTD was arranging the deployment of different off-the-shelf AI solutions such as AI Meeting </w:t>
            </w:r>
            <w:r w:rsidR="0073416B" w:rsidRPr="00525F09">
              <w:rPr>
                <w:lang w:val="en-US"/>
              </w:rPr>
              <w:t>Minutes Solution (</w:t>
            </w:r>
            <w:proofErr w:type="spellStart"/>
            <w:r w:rsidR="0073416B" w:rsidRPr="00525F09">
              <w:rPr>
                <w:lang w:val="en-US"/>
              </w:rPr>
              <w:t>iFlyTek</w:t>
            </w:r>
            <w:proofErr w:type="spellEnd"/>
            <w:r w:rsidR="0073416B" w:rsidRPr="00525F09">
              <w:rPr>
                <w:lang w:val="en-US"/>
              </w:rPr>
              <w:t xml:space="preserve">). Evaluation of the products was underway.  </w:t>
            </w:r>
            <w:r w:rsidRPr="00525F09">
              <w:rPr>
                <w:lang w:val="en-US"/>
              </w:rPr>
              <w:t xml:space="preserve">  </w:t>
            </w:r>
          </w:p>
          <w:p w14:paraId="1B7144B7" w14:textId="77777777" w:rsidR="0000189F" w:rsidRPr="00525F09" w:rsidRDefault="0000189F" w:rsidP="00071073">
            <w:pPr>
              <w:autoSpaceDE w:val="0"/>
              <w:autoSpaceDN w:val="0"/>
              <w:ind w:rightChars="106" w:right="254"/>
              <w:jc w:val="both"/>
              <w:rPr>
                <w:lang w:val="en-US"/>
              </w:rPr>
            </w:pPr>
          </w:p>
          <w:p w14:paraId="3EA48182" w14:textId="5CBD71C2" w:rsidR="00500792" w:rsidRPr="00525F09" w:rsidRDefault="0073416B" w:rsidP="00355433">
            <w:pPr>
              <w:autoSpaceDE w:val="0"/>
              <w:autoSpaceDN w:val="0"/>
              <w:ind w:rightChars="106" w:right="254"/>
              <w:jc w:val="both"/>
              <w:rPr>
                <w:lang w:val="en-US"/>
              </w:rPr>
            </w:pPr>
            <w:del w:id="601" w:author="Mr WONG Wai Tat, Timothy 黃偉達" w:date="2026-01-19T22:11:00Z">
              <w:r w:rsidRPr="00525F09">
                <w:rPr>
                  <w:lang w:val="en-US"/>
                </w:rPr>
                <w:delText xml:space="preserve">For </w:delText>
              </w:r>
              <w:r w:rsidR="00B4192E" w:rsidRPr="00525F09">
                <w:rPr>
                  <w:lang w:val="en-US"/>
                </w:rPr>
                <w:delText xml:space="preserve">the development of </w:delText>
              </w:r>
              <w:r w:rsidRPr="00525F09">
                <w:rPr>
                  <w:lang w:val="en-US"/>
                </w:rPr>
                <w:delText xml:space="preserve">AI </w:delText>
              </w:r>
              <w:r w:rsidR="00B4192E" w:rsidRPr="00525F09">
                <w:rPr>
                  <w:lang w:val="en-US"/>
                </w:rPr>
                <w:delText xml:space="preserve">Business, the AI Business Plan would be presented to EMSTF Executive Board Meeting on 3 December 2025. </w:delText>
              </w:r>
            </w:del>
            <w:ins w:id="602" w:author="Mr WONG Wai Tat, Timothy 黃偉達" w:date="2026-01-19T22:11:00Z">
              <w:r w:rsidR="00390D87" w:rsidRPr="00525F09">
                <w:rPr>
                  <w:lang w:val="en-US"/>
                </w:rPr>
                <w:t xml:space="preserve">For the development of AI Business, the AI Business Plan </w:t>
              </w:r>
              <w:r w:rsidR="00390D87" w:rsidRPr="00525F09">
                <w:rPr>
                  <w:color w:val="FF0000"/>
                  <w:lang w:val="en-US"/>
                </w:rPr>
                <w:t xml:space="preserve">was presented to EMSTF Executive Board Meeting on 3 December 2025. </w:t>
              </w:r>
              <w:r w:rsidR="00B4192E" w:rsidRPr="00525F09">
                <w:rPr>
                  <w:color w:val="FF0000"/>
                  <w:lang w:val="en-US"/>
                </w:rPr>
                <w:t>Three areas of AI services, namely “Hosting Services with AI Processing Power”, “AI Project Facilitation” and “AI Capacity Building” would be provided to Works Departments and strategic B/D partners.</w:t>
              </w:r>
              <w:r w:rsidR="00390D87" w:rsidRPr="00525F09">
                <w:rPr>
                  <w:color w:val="FF0000"/>
                  <w:lang w:val="en-US"/>
                </w:rPr>
                <w:t xml:space="preserve"> DEVB supported the development plan.</w:t>
              </w:r>
            </w:ins>
            <w:del w:id="603" w:author="Mr CHEUNG Ka Kei 張家麒先生" w:date="2026-01-19T11:48:00Z">
              <w:r w:rsidR="00B4192E" w:rsidRPr="00525F09" w:rsidDel="00140EFD">
                <w:rPr>
                  <w:lang w:val="en-US"/>
                </w:rPr>
                <w:delText>Three areas of AI services, namely “Hosting Services with AI Processing Power”, “AI Project Facilitation” and “AI Capacity Building” would be provided to Works Departments and strategic B/D partners.</w:delText>
              </w:r>
            </w:del>
          </w:p>
          <w:p w14:paraId="696102A0" w14:textId="77777777" w:rsidR="00AB20C8" w:rsidRPr="00525F09" w:rsidRDefault="00AB20C8" w:rsidP="00355433">
            <w:pPr>
              <w:autoSpaceDE w:val="0"/>
              <w:autoSpaceDN w:val="0"/>
              <w:ind w:rightChars="106" w:right="254"/>
              <w:jc w:val="both"/>
              <w:rPr>
                <w:lang w:val="en-US"/>
              </w:rPr>
            </w:pPr>
          </w:p>
          <w:p w14:paraId="6CAA8381" w14:textId="24664DDC" w:rsidR="0073416B" w:rsidRPr="00525F09" w:rsidRDefault="00242DB2" w:rsidP="00355433">
            <w:pPr>
              <w:autoSpaceDE w:val="0"/>
              <w:autoSpaceDN w:val="0"/>
              <w:ind w:rightChars="106" w:right="254"/>
              <w:jc w:val="both"/>
              <w:rPr>
                <w:lang w:val="en-US"/>
              </w:rPr>
            </w:pPr>
            <w:ins w:id="604" w:author="Mr WONG Wai Tat, Timothy 黃偉達" w:date="2026-01-19T22:12:00Z">
              <w:r w:rsidRPr="00525F09">
                <w:rPr>
                  <w:color w:val="FF0000"/>
                  <w:lang w:val="en-US"/>
                </w:rPr>
                <w:t xml:space="preserve">As at 9 January 2026, 58 AI wish list items were collected and 19 projects (4 from DEVB, 2 from </w:t>
              </w:r>
              <w:proofErr w:type="spellStart"/>
              <w:r w:rsidRPr="00525F09">
                <w:rPr>
                  <w:color w:val="FF0000"/>
                  <w:lang w:val="en-US"/>
                </w:rPr>
                <w:t>ArchSD</w:t>
              </w:r>
              <w:proofErr w:type="spellEnd"/>
              <w:r w:rsidRPr="00525F09">
                <w:rPr>
                  <w:color w:val="FF0000"/>
                  <w:lang w:val="en-US"/>
                </w:rPr>
                <w:t>, 4 from CEDD and 7 from EMSD(RS), 1 from HKPF, 1 from LCSD) were confirmed or in hot prospects.</w:t>
              </w:r>
            </w:ins>
            <w:del w:id="605" w:author="Mr WONG Wai Tat, Timothy 黃偉達" w:date="2026-01-19T22:12:00Z">
              <w:r w:rsidR="00B4192E" w:rsidRPr="00525F09">
                <w:rPr>
                  <w:color w:val="FF0000"/>
                  <w:lang w:val="en-US"/>
                </w:rPr>
                <w:delText xml:space="preserve">As at 17 November 2025, 49 AI wish list items were collected and 11 projects (3 from DEVB, 1 from ArchSD, 4 from CEDD, 1 from DSD and 2 from EMSD(RS)) </w:delText>
              </w:r>
              <w:r w:rsidR="00500792" w:rsidRPr="00525F09">
                <w:rPr>
                  <w:color w:val="FF0000"/>
                  <w:lang w:val="en-US"/>
                </w:rPr>
                <w:delText>were in hot prospects. If projects were confirmed finally, it would result in project revenue of $9.7M and $2.74M annual fee starting from FY 26/27 and FY 27/28 respectively.</w:delText>
              </w:r>
            </w:del>
            <w:r w:rsidR="00500792" w:rsidRPr="00525F09">
              <w:rPr>
                <w:color w:val="FF0000"/>
                <w:lang w:val="en-US"/>
              </w:rPr>
              <w:t xml:space="preserve">  </w:t>
            </w:r>
            <w:r w:rsidR="00B4192E" w:rsidRPr="00525F09">
              <w:rPr>
                <w:lang w:val="en-US"/>
              </w:rPr>
              <w:t xml:space="preserve">     </w:t>
            </w:r>
          </w:p>
          <w:p w14:paraId="117B030F" w14:textId="77777777" w:rsidR="0073416B" w:rsidRPr="00525F09" w:rsidRDefault="0073416B" w:rsidP="00355433">
            <w:pPr>
              <w:autoSpaceDE w:val="0"/>
              <w:autoSpaceDN w:val="0"/>
              <w:ind w:rightChars="106" w:right="254"/>
              <w:jc w:val="both"/>
              <w:rPr>
                <w:lang w:val="en-US"/>
              </w:rPr>
            </w:pPr>
          </w:p>
          <w:p w14:paraId="545331BE" w14:textId="472EBFAF" w:rsidR="0000189F" w:rsidRPr="00525F09" w:rsidRDefault="0073416B" w:rsidP="00071073">
            <w:pPr>
              <w:autoSpaceDE w:val="0"/>
              <w:autoSpaceDN w:val="0"/>
              <w:ind w:rightChars="106" w:right="254"/>
              <w:jc w:val="both"/>
              <w:rPr>
                <w:ins w:id="606" w:author="Mr WONG Wai Tat, Timothy 黃偉達" w:date="2026-01-19T22:13:00Z"/>
                <w:lang w:val="en-US"/>
              </w:rPr>
            </w:pPr>
            <w:r w:rsidRPr="00525F09">
              <w:rPr>
                <w:lang w:val="en-US"/>
              </w:rPr>
              <w:t>For AI infrastruc</w:t>
            </w:r>
            <w:r w:rsidR="00500792" w:rsidRPr="00525F09">
              <w:rPr>
                <w:lang w:val="en-US"/>
              </w:rPr>
              <w:t xml:space="preserve">ture development, </w:t>
            </w:r>
            <w:r w:rsidR="008B7805" w:rsidRPr="00525F09">
              <w:rPr>
                <w:lang w:val="en-US"/>
              </w:rPr>
              <w:t xml:space="preserve">tenders for two sets of AI servers, with estimated tender sum of around $9M - $10M each, </w:t>
            </w:r>
            <w:ins w:id="607" w:author="Mr WONG Wai Tat, Timothy 黃偉達" w:date="2026-01-19T22:12:00Z">
              <w:r w:rsidR="008B7805" w:rsidRPr="00525F09">
                <w:rPr>
                  <w:rFonts w:eastAsiaTheme="minorEastAsia"/>
                  <w:color w:val="FF0000"/>
                  <w:lang w:eastAsia="zh-HK"/>
                </w:rPr>
                <w:t xml:space="preserve">were </w:t>
              </w:r>
              <w:r w:rsidR="00242DB2" w:rsidRPr="00525F09">
                <w:rPr>
                  <w:rFonts w:eastAsiaTheme="minorEastAsia"/>
                  <w:color w:val="FF0000"/>
                  <w:lang w:eastAsia="zh-HK"/>
                </w:rPr>
                <w:t>under tender evaluation</w:t>
              </w:r>
              <w:r w:rsidR="00242DB2" w:rsidRPr="00525F09">
                <w:rPr>
                  <w:rFonts w:eastAsiaTheme="minorEastAsia"/>
                  <w:lang w:eastAsia="zh-HK"/>
                </w:rPr>
                <w:t>.</w:t>
              </w:r>
            </w:ins>
            <w:ins w:id="608" w:author="Mr WONG Wai Tat, Timothy 黃偉達" w:date="2026-01-19T22:13:00Z">
              <w:r w:rsidR="00242DB2" w:rsidRPr="00525F09">
                <w:rPr>
                  <w:rFonts w:eastAsiaTheme="minorEastAsia"/>
                  <w:lang w:eastAsia="zh-HK"/>
                </w:rPr>
                <w:t xml:space="preserve"> </w:t>
              </w:r>
            </w:ins>
            <w:del w:id="609" w:author="Mr WONG Wai Tat, Timothy 黃偉達" w:date="2026-01-19T22:12:00Z">
              <w:r w:rsidR="008B7805" w:rsidRPr="00525F09" w:rsidDel="00242DB2">
                <w:rPr>
                  <w:lang w:val="en-US"/>
                </w:rPr>
                <w:delText xml:space="preserve">were </w:delText>
              </w:r>
              <w:r w:rsidR="008B7805" w:rsidRPr="00525F09">
                <w:rPr>
                  <w:lang w:val="en-US"/>
                </w:rPr>
                <w:delText>issued on September and November 2025 respectively</w:delText>
              </w:r>
            </w:del>
            <w:ins w:id="610" w:author="Mr WONG Wai Tat, Timothy 黃偉達" w:date="2026-01-19T22:13:00Z">
              <w:r w:rsidR="00242DB2" w:rsidRPr="00525F09">
                <w:rPr>
                  <w:lang w:val="en-US"/>
                </w:rPr>
                <w:t>T</w:t>
              </w:r>
            </w:ins>
            <w:del w:id="611" w:author="Mr WONG Wai Tat, Timothy 黃偉達" w:date="2026-01-19T22:12:00Z">
              <w:r w:rsidR="008B7805" w:rsidRPr="00525F09">
                <w:rPr>
                  <w:lang w:val="en-US"/>
                </w:rPr>
                <w:delText>,</w:delText>
              </w:r>
            </w:del>
            <w:del w:id="612" w:author="Mr WONG Wai Tat, Timothy 黃偉達" w:date="2026-01-19T22:13:00Z">
              <w:r w:rsidR="008B7805" w:rsidRPr="00525F09">
                <w:rPr>
                  <w:lang w:val="en-US"/>
                </w:rPr>
                <w:delText xml:space="preserve"> </w:delText>
              </w:r>
              <w:r w:rsidR="005C1F78" w:rsidRPr="00525F09">
                <w:rPr>
                  <w:lang w:val="en-US"/>
                </w:rPr>
                <w:delText>t</w:delText>
              </w:r>
            </w:del>
            <w:r w:rsidR="008B7805" w:rsidRPr="00525F09">
              <w:rPr>
                <w:lang w:val="en-US"/>
              </w:rPr>
              <w:t xml:space="preserve">ogether with related supporting infrastructure, the AI capacity would be enhanced to </w:t>
            </w:r>
            <w:r w:rsidR="0039115A" w:rsidRPr="00525F09">
              <w:rPr>
                <w:lang w:val="en-US"/>
              </w:rPr>
              <w:t xml:space="preserve">around 14 PFLOPS in total by Q2 2026. </w:t>
            </w:r>
          </w:p>
          <w:p w14:paraId="677C84B9" w14:textId="2EFC997B" w:rsidR="00242DB2" w:rsidRPr="00525F09" w:rsidRDefault="00242DB2" w:rsidP="00071073">
            <w:pPr>
              <w:autoSpaceDE w:val="0"/>
              <w:autoSpaceDN w:val="0"/>
              <w:ind w:rightChars="106" w:right="254"/>
              <w:jc w:val="both"/>
              <w:rPr>
                <w:ins w:id="613" w:author="Mr WONG Wai Tat, Timothy 黃偉達" w:date="2026-01-19T22:13:00Z"/>
                <w:lang w:val="en-US"/>
              </w:rPr>
            </w:pPr>
          </w:p>
          <w:p w14:paraId="1F6C3267" w14:textId="77777777" w:rsidR="00242DB2" w:rsidRPr="00525F09" w:rsidRDefault="00242DB2" w:rsidP="007321F8">
            <w:pPr>
              <w:autoSpaceDE w:val="0"/>
              <w:autoSpaceDN w:val="0"/>
              <w:ind w:leftChars="-15" w:left="2" w:right="255" w:hanging="38"/>
              <w:jc w:val="both"/>
              <w:rPr>
                <w:ins w:id="614" w:author="Mr WONG Wai Tat, Timothy 黃偉達" w:date="2026-01-19T22:13:00Z"/>
                <w:rFonts w:eastAsiaTheme="minorEastAsia"/>
                <w:color w:val="FF0000"/>
                <w:lang w:val="en-US" w:eastAsia="zh-HK"/>
              </w:rPr>
            </w:pPr>
            <w:ins w:id="615" w:author="Mr WONG Wai Tat, Timothy 黃偉達" w:date="2026-01-19T22:13:00Z">
              <w:r w:rsidRPr="00525F09">
                <w:rPr>
                  <w:rFonts w:eastAsiaTheme="minorEastAsia"/>
                  <w:color w:val="FF0000"/>
                  <w:lang w:val="en-US" w:eastAsia="zh-HK"/>
                </w:rPr>
                <w:t xml:space="preserve">As one of the "AI+ Civil Services" Technology Forum event organized by DPO, SE/AI was invited to deliver a 20-minutes speech in theme topic of "Workflow Revolution – Smarter Processes, Greater Efficiency". Three AI systems, namely EMSD Chatbot, EMSD </w:t>
              </w:r>
              <w:proofErr w:type="spellStart"/>
              <w:r w:rsidRPr="00525F09">
                <w:rPr>
                  <w:rFonts w:eastAsiaTheme="minorEastAsia"/>
                  <w:color w:val="FF0000"/>
                  <w:lang w:val="en-US" w:eastAsia="zh-HK"/>
                </w:rPr>
                <w:t>TenderGo</w:t>
              </w:r>
              <w:proofErr w:type="spellEnd"/>
              <w:r w:rsidRPr="00525F09">
                <w:rPr>
                  <w:rFonts w:eastAsiaTheme="minorEastAsia"/>
                  <w:color w:val="FF0000"/>
                  <w:lang w:val="en-US" w:eastAsia="zh-HK"/>
                </w:rPr>
                <w:t xml:space="preserve"> and </w:t>
              </w:r>
              <w:proofErr w:type="spellStart"/>
              <w:r w:rsidRPr="00525F09">
                <w:rPr>
                  <w:rFonts w:eastAsiaTheme="minorEastAsia"/>
                  <w:color w:val="FF0000"/>
                  <w:lang w:val="en-US" w:eastAsia="zh-HK"/>
                </w:rPr>
                <w:t>Engentica</w:t>
              </w:r>
              <w:proofErr w:type="spellEnd"/>
              <w:r w:rsidRPr="00525F09">
                <w:rPr>
                  <w:rFonts w:eastAsiaTheme="minorEastAsia"/>
                  <w:color w:val="FF0000"/>
                  <w:lang w:val="en-US" w:eastAsia="zh-HK"/>
                </w:rPr>
                <w:t>, would be promoted via the speech.</w:t>
              </w:r>
            </w:ins>
          </w:p>
          <w:p w14:paraId="2B98C938" w14:textId="77777777" w:rsidR="00242DB2" w:rsidRPr="00525F09" w:rsidRDefault="00242DB2" w:rsidP="00071073">
            <w:pPr>
              <w:autoSpaceDE w:val="0"/>
              <w:autoSpaceDN w:val="0"/>
              <w:ind w:rightChars="106" w:right="254"/>
              <w:jc w:val="both"/>
              <w:rPr>
                <w:lang w:val="en-US"/>
              </w:rPr>
            </w:pPr>
          </w:p>
          <w:p w14:paraId="4EEBC424" w14:textId="77777777" w:rsidR="0000189F" w:rsidRPr="00525F09" w:rsidRDefault="0000189F" w:rsidP="0073416B">
            <w:pPr>
              <w:autoSpaceDE w:val="0"/>
              <w:autoSpaceDN w:val="0"/>
              <w:ind w:rightChars="106" w:right="254" w:hanging="1"/>
              <w:jc w:val="both"/>
              <w:rPr>
                <w:lang w:eastAsia="zh-HK"/>
              </w:rPr>
            </w:pPr>
          </w:p>
        </w:tc>
        <w:tc>
          <w:tcPr>
            <w:tcW w:w="1701" w:type="dxa"/>
          </w:tcPr>
          <w:p w14:paraId="45D076D0" w14:textId="77777777" w:rsidR="0000189F" w:rsidRPr="00525F09" w:rsidRDefault="0000189F" w:rsidP="00071073">
            <w:pPr>
              <w:autoSpaceDE w:val="0"/>
              <w:autoSpaceDN w:val="0"/>
              <w:ind w:leftChars="100" w:left="241" w:rightChars="106" w:right="254" w:hanging="1"/>
              <w:jc w:val="center"/>
              <w:rPr>
                <w:lang w:eastAsia="zh-HK"/>
              </w:rPr>
            </w:pPr>
            <w:r w:rsidRPr="00525F09">
              <w:rPr>
                <w:rFonts w:eastAsia="標楷體"/>
                <w:lang w:val="en-US"/>
              </w:rPr>
              <w:t>SE/AI</w:t>
            </w:r>
          </w:p>
        </w:tc>
      </w:tr>
      <w:tr w:rsidR="00071073" w:rsidRPr="00525F09" w14:paraId="52DE1919" w14:textId="77777777" w:rsidTr="007321F8">
        <w:trPr>
          <w:trHeight w:val="558"/>
        </w:trPr>
        <w:tc>
          <w:tcPr>
            <w:tcW w:w="709" w:type="dxa"/>
          </w:tcPr>
          <w:p w14:paraId="45F8C8B3" w14:textId="77777777" w:rsidR="0000189F" w:rsidRPr="00525F09" w:rsidRDefault="0000189F" w:rsidP="0000189F">
            <w:pPr>
              <w:spacing w:line="300" w:lineRule="exact"/>
              <w:ind w:rightChars="60" w:right="144"/>
              <w:rPr>
                <w:rFonts w:eastAsia="標楷體"/>
                <w:b/>
              </w:rPr>
            </w:pPr>
          </w:p>
        </w:tc>
        <w:tc>
          <w:tcPr>
            <w:tcW w:w="1003" w:type="dxa"/>
            <w:gridSpan w:val="2"/>
          </w:tcPr>
          <w:p w14:paraId="74385CBB" w14:textId="77777777" w:rsidR="0000189F" w:rsidRPr="00525F09" w:rsidRDefault="0000189F" w:rsidP="0000189F">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314A6CBE" w14:textId="77777777" w:rsidR="0000189F" w:rsidRPr="00525F09" w:rsidRDefault="0000189F" w:rsidP="0000189F">
            <w:pPr>
              <w:spacing w:line="300" w:lineRule="exact"/>
              <w:ind w:rightChars="106" w:right="254"/>
              <w:jc w:val="both"/>
              <w:rPr>
                <w:rFonts w:eastAsia="標楷體"/>
                <w:u w:val="single"/>
                <w:lang w:val="en-US"/>
              </w:rPr>
            </w:pPr>
            <w:r w:rsidRPr="00525F09">
              <w:rPr>
                <w:rFonts w:eastAsia="標楷體"/>
                <w:u w:val="single"/>
                <w:lang w:val="en-US"/>
              </w:rPr>
              <w:t>WorldSkills Competition</w:t>
            </w:r>
          </w:p>
        </w:tc>
        <w:tc>
          <w:tcPr>
            <w:tcW w:w="1701" w:type="dxa"/>
          </w:tcPr>
          <w:p w14:paraId="0F3A83C7" w14:textId="77777777" w:rsidR="0000189F" w:rsidRPr="00525F09" w:rsidRDefault="0000189F" w:rsidP="0000189F">
            <w:pPr>
              <w:spacing w:line="300" w:lineRule="exact"/>
              <w:ind w:rightChars="106" w:right="254"/>
              <w:jc w:val="both"/>
              <w:rPr>
                <w:rFonts w:eastAsia="標楷體"/>
                <w:u w:val="single"/>
                <w:lang w:val="en-US"/>
              </w:rPr>
            </w:pPr>
          </w:p>
        </w:tc>
      </w:tr>
      <w:tr w:rsidR="00071073" w:rsidRPr="00525F09" w14:paraId="240180D9" w14:textId="77777777" w:rsidTr="007321F8">
        <w:trPr>
          <w:trHeight w:val="558"/>
        </w:trPr>
        <w:tc>
          <w:tcPr>
            <w:tcW w:w="709" w:type="dxa"/>
          </w:tcPr>
          <w:p w14:paraId="2D75A994" w14:textId="77777777" w:rsidR="0000189F" w:rsidRPr="00525F09" w:rsidRDefault="0000189F" w:rsidP="0000189F">
            <w:pPr>
              <w:spacing w:line="300" w:lineRule="exact"/>
              <w:ind w:rightChars="60" w:right="144"/>
              <w:rPr>
                <w:rFonts w:eastAsia="標楷體"/>
                <w:b/>
              </w:rPr>
            </w:pPr>
          </w:p>
        </w:tc>
        <w:tc>
          <w:tcPr>
            <w:tcW w:w="1003" w:type="dxa"/>
            <w:gridSpan w:val="2"/>
          </w:tcPr>
          <w:p w14:paraId="15F74FE9" w14:textId="77777777" w:rsidR="0000189F" w:rsidRPr="00525F09" w:rsidRDefault="0000189F" w:rsidP="0000189F">
            <w:pPr>
              <w:pStyle w:val="31"/>
              <w:spacing w:line="300" w:lineRule="exact"/>
              <w:ind w:left="0" w:rightChars="60" w:right="144" w:firstLine="0"/>
              <w:rPr>
                <w:rFonts w:ascii="Times New Roman" w:eastAsia="標楷體" w:hAnsi="Times New Roman"/>
                <w:szCs w:val="24"/>
                <w:lang w:eastAsia="zh-HK"/>
              </w:rPr>
            </w:pPr>
          </w:p>
        </w:tc>
        <w:tc>
          <w:tcPr>
            <w:tcW w:w="6226" w:type="dxa"/>
          </w:tcPr>
          <w:p w14:paraId="2AA50D10" w14:textId="33DE9B00" w:rsidR="002A1F23" w:rsidRPr="00525F09" w:rsidRDefault="0000189F" w:rsidP="002A1F23">
            <w:pPr>
              <w:ind w:rightChars="106" w:right="254"/>
              <w:jc w:val="both"/>
              <w:rPr>
                <w:ins w:id="616" w:author="CL" w:date="2026-01-19T17:53:00Z"/>
                <w:rFonts w:eastAsia="細明體"/>
                <w:color w:val="FF0000"/>
                <w:kern w:val="0"/>
              </w:rPr>
            </w:pPr>
            <w:r w:rsidRPr="00525F09">
              <w:t xml:space="preserve">Three (3) nos. of EMSD Car Painting candidates and four (4) nos. of Electrical Installations candidates, </w:t>
            </w:r>
            <w:r w:rsidRPr="00525F09">
              <w:rPr>
                <w:kern w:val="0"/>
                <w:lang w:eastAsia="zh-HK"/>
              </w:rPr>
              <w:t>four (4) nos. of R&amp;AC candidates</w:t>
            </w:r>
            <w:r w:rsidRPr="00525F09">
              <w:t xml:space="preserve"> and (1) no. of </w:t>
            </w:r>
            <w:r w:rsidRPr="00525F09">
              <w:rPr>
                <w:rFonts w:eastAsia="細明體"/>
                <w:kern w:val="0"/>
                <w:lang w:eastAsia="zh-HK"/>
              </w:rPr>
              <w:t>IT Network Systems Administration</w:t>
            </w:r>
            <w:r w:rsidRPr="00525F09">
              <w:t xml:space="preserve"> candidate won in the WorldSkills (“WS”) Hong Kong Selection Competition. </w:t>
            </w:r>
            <w:del w:id="617" w:author="CL" w:date="2026-01-19T17:48:00Z">
              <w:r w:rsidRPr="00525F09">
                <w:rPr>
                  <w:rFonts w:eastAsia="細明體"/>
                  <w:color w:val="FF0000"/>
                  <w:kern w:val="0"/>
                  <w:lang w:eastAsia="zh-HK"/>
                </w:rPr>
                <w:delText xml:space="preserve">These winners would undergo intensive training offered by VTC to compete for positions in their trades in Q1 2026 and would represent Hong Kong in the WS Competition in Shanghai. </w:delText>
              </w:r>
            </w:del>
            <w:ins w:id="618" w:author="Mr HO Ming Tung 何銘桐" w:date="2026-01-12T19:08:00Z">
              <w:del w:id="619" w:author="CL" w:date="2026-01-19T17:54:00Z">
                <w:r w:rsidR="004A6488" w:rsidRPr="00525F09">
                  <w:rPr>
                    <w:rFonts w:eastAsia="細明體"/>
                    <w:color w:val="FF0000"/>
                    <w:kern w:val="0"/>
                  </w:rPr>
                  <w:delText xml:space="preserve">Our candidate was recently won the finalist selection competition in IT Network Systems </w:delText>
                </w:r>
              </w:del>
            </w:ins>
            <w:ins w:id="620" w:author="Mr HO Ming Tung 何銘桐" w:date="2026-01-12T19:13:00Z">
              <w:del w:id="621" w:author="CL" w:date="2026-01-19T17:54:00Z">
                <w:r w:rsidR="004A6488" w:rsidRPr="00525F09">
                  <w:rPr>
                    <w:rFonts w:eastAsia="細明體"/>
                    <w:color w:val="FF0000"/>
                    <w:kern w:val="0"/>
                  </w:rPr>
                  <w:delText>Administration</w:delText>
                </w:r>
              </w:del>
            </w:ins>
            <w:ins w:id="622" w:author="Mr HO Ming Tung 何銘桐" w:date="2026-01-12T19:08:00Z">
              <w:del w:id="623" w:author="CL" w:date="2026-01-19T17:54:00Z">
                <w:r w:rsidR="004A6488" w:rsidRPr="00525F09">
                  <w:rPr>
                    <w:rFonts w:eastAsia="細明體"/>
                    <w:color w:val="FF0000"/>
                    <w:kern w:val="0"/>
                  </w:rPr>
                  <w:delText xml:space="preserve">. </w:delText>
                </w:r>
              </w:del>
              <w:del w:id="624" w:author="CL" w:date="2026-01-19T17:49:00Z">
                <w:r w:rsidR="004A6488" w:rsidRPr="00525F09">
                  <w:rPr>
                    <w:rFonts w:eastAsia="細明體"/>
                    <w:color w:val="FF0000"/>
                    <w:kern w:val="0"/>
                  </w:rPr>
                  <w:delText>EMSD will form a delegation with E&amp;M trade to attend the competition in September 2026.</w:delText>
                </w:r>
              </w:del>
            </w:ins>
          </w:p>
          <w:p w14:paraId="0C1A129D" w14:textId="77777777" w:rsidR="009F1DFF" w:rsidRPr="00525F09" w:rsidRDefault="009F1DFF" w:rsidP="002A1F23">
            <w:pPr>
              <w:ind w:rightChars="106" w:right="254"/>
              <w:jc w:val="both"/>
              <w:rPr>
                <w:ins w:id="625" w:author="CL" w:date="2026-01-19T17:53:00Z"/>
                <w:rFonts w:eastAsia="細明體"/>
                <w:color w:val="FF0000"/>
                <w:kern w:val="0"/>
                <w:lang w:val="en-US"/>
              </w:rPr>
            </w:pPr>
          </w:p>
          <w:p w14:paraId="66FE64CE" w14:textId="77777777" w:rsidR="009F1DFF" w:rsidRPr="00525F09" w:rsidRDefault="009F1DFF" w:rsidP="009F1DFF">
            <w:pPr>
              <w:autoSpaceDE w:val="0"/>
              <w:autoSpaceDN w:val="0"/>
              <w:snapToGrid w:val="0"/>
              <w:ind w:leftChars="18" w:left="43"/>
              <w:jc w:val="both"/>
              <w:rPr>
                <w:ins w:id="626" w:author="CL" w:date="2026-01-19T17:55:00Z"/>
                <w:color w:val="FF0000"/>
              </w:rPr>
            </w:pPr>
            <w:ins w:id="627" w:author="CL" w:date="2026-01-19T17:53:00Z">
              <w:r w:rsidRPr="00525F09">
                <w:rPr>
                  <w:color w:val="FF0000"/>
                </w:rPr>
                <w:t>The 48th WorldSkills (“WS”) Competition would be held in Shanghai, China, between 22 and 27 September 2026. Our three (3) nos. of Car Painting candidates</w:t>
              </w:r>
            </w:ins>
            <w:ins w:id="628" w:author="CL" w:date="2026-01-19T17:54:00Z">
              <w:r w:rsidRPr="00525F09">
                <w:rPr>
                  <w:color w:val="FF0000"/>
                  <w:vertAlign w:val="superscript"/>
                </w:rPr>
                <w:t>@</w:t>
              </w:r>
            </w:ins>
            <w:ins w:id="629" w:author="CL" w:date="2026-01-19T17:53:00Z">
              <w:r w:rsidRPr="00525F09">
                <w:rPr>
                  <w:color w:val="FF0000"/>
                </w:rPr>
                <w:t>, four (4) nos. of Electrical Installations candidates, four (4) nos. of R&amp;AC candidates and (1) no. of IT Network Systems Administration (</w:t>
              </w:r>
              <w:r w:rsidRPr="00525F09">
                <w:rPr>
                  <w:color w:val="FF0000"/>
                </w:rPr>
                <w:t>資訊網絡系統管理</w:t>
              </w:r>
              <w:r w:rsidRPr="00525F09">
                <w:rPr>
                  <w:color w:val="FF0000"/>
                </w:rPr>
                <w:t xml:space="preserve">) candidate won in the first round of WS Hong Kong Selection Competition. </w:t>
              </w:r>
            </w:ins>
          </w:p>
          <w:p w14:paraId="34D4AA13" w14:textId="77777777" w:rsidR="009F1DFF" w:rsidRPr="00525F09" w:rsidRDefault="009F1DFF" w:rsidP="009F1DFF">
            <w:pPr>
              <w:autoSpaceDE w:val="0"/>
              <w:autoSpaceDN w:val="0"/>
              <w:snapToGrid w:val="0"/>
              <w:ind w:leftChars="18" w:left="43"/>
              <w:jc w:val="both"/>
              <w:rPr>
                <w:ins w:id="630" w:author="CL" w:date="2026-01-19T17:55:00Z"/>
                <w:color w:val="FF0000"/>
              </w:rPr>
            </w:pPr>
            <w:ins w:id="631" w:author="CL" w:date="2026-01-19T17:55:00Z">
              <w:r w:rsidRPr="00525F09">
                <w:rPr>
                  <w:color w:val="FF0000"/>
                </w:rPr>
                <w:t>[(@) One car painting TT was resigned in November 2025 and would not join the competition.]</w:t>
              </w:r>
            </w:ins>
          </w:p>
          <w:p w14:paraId="32097BD0" w14:textId="77777777" w:rsidR="009F1DFF" w:rsidRPr="00525F09" w:rsidRDefault="009F1DFF" w:rsidP="009F1DFF">
            <w:pPr>
              <w:autoSpaceDE w:val="0"/>
              <w:autoSpaceDN w:val="0"/>
              <w:snapToGrid w:val="0"/>
              <w:ind w:leftChars="18" w:left="43"/>
              <w:jc w:val="both"/>
              <w:rPr>
                <w:ins w:id="632" w:author="CL" w:date="2026-01-19T17:55:00Z"/>
                <w:color w:val="FF0000"/>
              </w:rPr>
            </w:pPr>
          </w:p>
          <w:p w14:paraId="213D9D35" w14:textId="5D752AA8" w:rsidR="009F1DFF" w:rsidRPr="00525F09" w:rsidRDefault="009F1DFF" w:rsidP="009F1DFF">
            <w:pPr>
              <w:autoSpaceDE w:val="0"/>
              <w:autoSpaceDN w:val="0"/>
              <w:snapToGrid w:val="0"/>
              <w:ind w:leftChars="18" w:left="43"/>
              <w:jc w:val="both"/>
              <w:rPr>
                <w:ins w:id="633" w:author="CL" w:date="2026-01-19T17:55:00Z"/>
                <w:color w:val="FF0000"/>
              </w:rPr>
            </w:pPr>
            <w:ins w:id="634" w:author="CL" w:date="2026-01-19T17:55:00Z">
              <w:r w:rsidRPr="00525F09">
                <w:rPr>
                  <w:rFonts w:eastAsia="細明體"/>
                  <w:color w:val="FF0000"/>
                  <w:kern w:val="0"/>
                </w:rPr>
                <w:t>Our candidate was recently won the finalist selection competition in IT Network Systems Administration. The finalist selection competition of electrical installations and car painting were completed in December 2025 and January 2026 respectively. The finalist selection competition of R&amp;AC would be conducted from 21 to 23 January 2026.</w:t>
              </w:r>
            </w:ins>
            <w:ins w:id="635" w:author="CL" w:date="2026-01-19T17:53:00Z">
              <w:r w:rsidRPr="00525F09">
                <w:rPr>
                  <w:color w:val="FF0000"/>
                </w:rPr>
                <w:t xml:space="preserve"> </w:t>
              </w:r>
            </w:ins>
          </w:p>
          <w:p w14:paraId="3ED607BD" w14:textId="77777777" w:rsidR="009F1DFF" w:rsidRPr="00525F09" w:rsidRDefault="009F1DFF" w:rsidP="007321F8">
            <w:pPr>
              <w:autoSpaceDE w:val="0"/>
              <w:autoSpaceDN w:val="0"/>
              <w:snapToGrid w:val="0"/>
              <w:ind w:leftChars="18" w:left="43"/>
              <w:jc w:val="both"/>
              <w:rPr>
                <w:ins w:id="636" w:author="CL" w:date="2026-01-19T17:53:00Z"/>
                <w:color w:val="FF0000"/>
              </w:rPr>
            </w:pPr>
          </w:p>
          <w:p w14:paraId="33F3B926" w14:textId="77777777" w:rsidR="009F1DFF" w:rsidRPr="00525F09" w:rsidRDefault="009F1DFF" w:rsidP="007321F8">
            <w:pPr>
              <w:pStyle w:val="12"/>
              <w:keepNext/>
              <w:keepLines/>
              <w:tabs>
                <w:tab w:val="left" w:pos="993"/>
              </w:tabs>
              <w:snapToGrid w:val="0"/>
              <w:ind w:leftChars="22" w:left="53"/>
              <w:jc w:val="both"/>
              <w:rPr>
                <w:ins w:id="637" w:author="CL" w:date="2026-01-19T17:53:00Z"/>
                <w:rFonts w:ascii="Times New Roman" w:hAnsi="Times New Roman" w:cs="Times New Roman"/>
                <w:color w:val="FF0000"/>
                <w:szCs w:val="24"/>
              </w:rPr>
            </w:pPr>
            <w:ins w:id="638" w:author="CL" w:date="2026-01-19T17:53:00Z">
              <w:r w:rsidRPr="00525F09">
                <w:rPr>
                  <w:rFonts w:ascii="Times New Roman" w:hAnsi="Times New Roman" w:cs="Times New Roman"/>
                  <w:color w:val="FF0000"/>
                  <w:szCs w:val="24"/>
                </w:rPr>
                <w:t>Being informed by the WorldSkills HK, there would be two invitational competitions in 2026, namely the Guangzhou Invitational Competition (</w:t>
              </w:r>
              <w:r w:rsidRPr="00525F09">
                <w:rPr>
                  <w:rFonts w:ascii="Times New Roman" w:hAnsi="Times New Roman" w:cs="Times New Roman"/>
                  <w:color w:val="FF0000"/>
                  <w:szCs w:val="24"/>
                </w:rPr>
                <w:t>廣州邀請賽</w:t>
              </w:r>
              <w:r w:rsidRPr="00525F09">
                <w:rPr>
                  <w:rFonts w:ascii="Times New Roman" w:hAnsi="Times New Roman" w:cs="Times New Roman"/>
                  <w:color w:val="FF0000"/>
                  <w:szCs w:val="24"/>
                </w:rPr>
                <w:t>) (for R&amp;AC and IT Network System Administration trades) from 25 to 30 April 2026, and the Australia Global Skills Challenge 2026 (for R&amp;AC and electrical trades) from 23 to 29 June 2026. Our candidates in the respective trades would be invited to join.</w:t>
              </w:r>
            </w:ins>
          </w:p>
          <w:p w14:paraId="4D2235C1" w14:textId="14F181D8" w:rsidR="009F1DFF" w:rsidRPr="00525F09" w:rsidDel="009F1DFF" w:rsidRDefault="009F1DFF" w:rsidP="002A1F23">
            <w:pPr>
              <w:ind w:left="240" w:rightChars="106" w:right="254"/>
              <w:jc w:val="both"/>
              <w:rPr>
                <w:del w:id="639" w:author="CL" w:date="2026-01-19T17:54:00Z"/>
                <w:color w:val="FF0000"/>
                <w:lang w:val="en-US"/>
              </w:rPr>
            </w:pPr>
          </w:p>
          <w:p w14:paraId="02AA16A1" w14:textId="77777777" w:rsidR="008C573E" w:rsidRPr="00525F09" w:rsidRDefault="008C573E" w:rsidP="0000189F">
            <w:pPr>
              <w:ind w:rightChars="106" w:right="254"/>
              <w:jc w:val="both"/>
              <w:rPr>
                <w:ins w:id="640" w:author="CL" w:date="2026-01-19T17:47:00Z"/>
                <w:lang w:val="en-US"/>
              </w:rPr>
            </w:pPr>
          </w:p>
          <w:p w14:paraId="2A74EEF4" w14:textId="471775EF" w:rsidR="002A1F23" w:rsidRPr="00525F09" w:rsidRDefault="002A1F23" w:rsidP="0000189F">
            <w:pPr>
              <w:ind w:rightChars="106" w:right="254"/>
              <w:jc w:val="both"/>
              <w:rPr>
                <w:del w:id="641" w:author="CL" w:date="2026-01-19T17:47:00Z"/>
                <w:lang w:val="en-US"/>
              </w:rPr>
            </w:pPr>
          </w:p>
          <w:p w14:paraId="0C390FAD" w14:textId="3BE83F96" w:rsidR="00850392" w:rsidRPr="00525F09" w:rsidRDefault="00850392" w:rsidP="0000189F">
            <w:pPr>
              <w:ind w:rightChars="106" w:right="254"/>
              <w:jc w:val="both"/>
            </w:pPr>
            <w:r w:rsidRPr="00525F09">
              <w:t xml:space="preserve">The following joint WorldSkills Training with mainland technical institutes were </w:t>
            </w:r>
            <w:proofErr w:type="gramStart"/>
            <w:r w:rsidRPr="00525F09">
              <w:t>conducted:-</w:t>
            </w:r>
            <w:proofErr w:type="gramEnd"/>
          </w:p>
          <w:p w14:paraId="019CCEF5" w14:textId="77777777" w:rsidR="00850392" w:rsidRPr="00525F09" w:rsidRDefault="00850392" w:rsidP="0000189F">
            <w:pPr>
              <w:ind w:rightChars="106" w:right="254"/>
              <w:jc w:val="both"/>
            </w:pPr>
          </w:p>
          <w:p w14:paraId="0B53F948" w14:textId="66A6E6EE" w:rsidR="00850392" w:rsidRPr="00525F09" w:rsidRDefault="00850392" w:rsidP="006F2555">
            <w:pPr>
              <w:ind w:rightChars="106" w:right="254"/>
              <w:jc w:val="both"/>
            </w:pPr>
            <w:r w:rsidRPr="00525F09">
              <w:t xml:space="preserve">Trade: </w:t>
            </w:r>
            <w:r w:rsidR="006F2555" w:rsidRPr="00525F09">
              <w:t xml:space="preserve">   </w:t>
            </w:r>
            <w:r w:rsidRPr="00525F09">
              <w:t xml:space="preserve">Electrical Installations: </w:t>
            </w:r>
          </w:p>
          <w:p w14:paraId="0F790A94" w14:textId="3CA505A0" w:rsidR="00850392" w:rsidRPr="00525F09" w:rsidRDefault="00850392" w:rsidP="006F2555">
            <w:pPr>
              <w:ind w:rightChars="106" w:right="254"/>
              <w:jc w:val="both"/>
            </w:pPr>
            <w:r w:rsidRPr="00525F09">
              <w:t xml:space="preserve">Date: </w:t>
            </w:r>
            <w:r w:rsidR="006F2555" w:rsidRPr="00525F09">
              <w:t xml:space="preserve">    </w:t>
            </w:r>
            <w:r w:rsidRPr="00525F09">
              <w:t>12 to 15 August 2025</w:t>
            </w:r>
          </w:p>
          <w:p w14:paraId="7C2C1596" w14:textId="670EBCDF" w:rsidR="00850392" w:rsidRPr="00525F09" w:rsidRDefault="00850392" w:rsidP="006F2555">
            <w:pPr>
              <w:ind w:rightChars="106" w:right="254"/>
              <w:jc w:val="both"/>
            </w:pPr>
            <w:r w:rsidRPr="00525F09">
              <w:t xml:space="preserve">Location: </w:t>
            </w:r>
            <w:r w:rsidR="006F2555" w:rsidRPr="00525F09">
              <w:t xml:space="preserve"> </w:t>
            </w:r>
            <w:r w:rsidRPr="00525F09">
              <w:t>廣州市技師學院</w:t>
            </w:r>
          </w:p>
          <w:p w14:paraId="61AFC8CA" w14:textId="77777777" w:rsidR="00850392" w:rsidRPr="00525F09" w:rsidRDefault="00850392" w:rsidP="006F2555">
            <w:pPr>
              <w:ind w:rightChars="106" w:right="254"/>
              <w:jc w:val="both"/>
              <w:rPr>
                <w:sz w:val="32"/>
                <w:szCs w:val="32"/>
              </w:rPr>
            </w:pPr>
          </w:p>
          <w:p w14:paraId="6B0BDC33" w14:textId="7601766C" w:rsidR="00850392" w:rsidRPr="00525F09" w:rsidRDefault="00850392" w:rsidP="006F2555">
            <w:pPr>
              <w:ind w:rightChars="106" w:right="254"/>
              <w:jc w:val="both"/>
            </w:pPr>
            <w:r w:rsidRPr="00525F09">
              <w:t xml:space="preserve">Trade: </w:t>
            </w:r>
            <w:r w:rsidR="006F2555" w:rsidRPr="00525F09">
              <w:t xml:space="preserve">   </w:t>
            </w:r>
            <w:r w:rsidRPr="00525F09">
              <w:t>R&amp;AC</w:t>
            </w:r>
          </w:p>
          <w:p w14:paraId="5B4D7C05" w14:textId="0B40F998" w:rsidR="00850392" w:rsidRPr="00525F09" w:rsidRDefault="00850392" w:rsidP="006F2555">
            <w:pPr>
              <w:ind w:rightChars="106" w:right="254"/>
              <w:jc w:val="both"/>
            </w:pPr>
            <w:r w:rsidRPr="00525F09">
              <w:t xml:space="preserve">Date: </w:t>
            </w:r>
            <w:r w:rsidR="006F2555" w:rsidRPr="00525F09">
              <w:t xml:space="preserve">    </w:t>
            </w:r>
            <w:r w:rsidRPr="00525F09">
              <w:t>20 to 24 October 2025</w:t>
            </w:r>
          </w:p>
          <w:p w14:paraId="7264C117" w14:textId="4D18AEC8" w:rsidR="00850392" w:rsidRPr="00525F09" w:rsidRDefault="00850392" w:rsidP="006F2555">
            <w:pPr>
              <w:ind w:rightChars="106" w:right="254"/>
              <w:jc w:val="both"/>
            </w:pPr>
            <w:r w:rsidRPr="00525F09">
              <w:t xml:space="preserve">Location: </w:t>
            </w:r>
            <w:r w:rsidR="006F2555" w:rsidRPr="00525F09">
              <w:t xml:space="preserve"> </w:t>
            </w:r>
            <w:r w:rsidRPr="00525F09">
              <w:t>廣州市工貿技師學院</w:t>
            </w:r>
          </w:p>
          <w:p w14:paraId="33C09138" w14:textId="77777777" w:rsidR="006F2555" w:rsidRPr="00525F09" w:rsidRDefault="006F2555" w:rsidP="006F2555">
            <w:pPr>
              <w:ind w:rightChars="106" w:right="254"/>
              <w:jc w:val="both"/>
              <w:rPr>
                <w:sz w:val="32"/>
                <w:szCs w:val="32"/>
              </w:rPr>
            </w:pPr>
          </w:p>
          <w:p w14:paraId="19CD3442" w14:textId="21F07283" w:rsidR="006F2555" w:rsidRPr="00525F09" w:rsidRDefault="006F2555" w:rsidP="006F2555">
            <w:pPr>
              <w:ind w:rightChars="106" w:right="254"/>
              <w:jc w:val="both"/>
            </w:pPr>
            <w:r w:rsidRPr="00525F09">
              <w:t xml:space="preserve">Trade:    </w:t>
            </w:r>
            <w:r w:rsidR="00850392" w:rsidRPr="00525F09">
              <w:t>Car Painting</w:t>
            </w:r>
          </w:p>
          <w:p w14:paraId="5383373B" w14:textId="06989491" w:rsidR="00850392" w:rsidRPr="00525F09" w:rsidRDefault="006F2555" w:rsidP="006F2555">
            <w:pPr>
              <w:ind w:rightChars="106" w:right="254"/>
              <w:jc w:val="both"/>
            </w:pPr>
            <w:r w:rsidRPr="00525F09">
              <w:t xml:space="preserve">Date:     </w:t>
            </w:r>
            <w:r w:rsidR="00850392" w:rsidRPr="00525F09">
              <w:t xml:space="preserve">3 to 7 November 2025 </w:t>
            </w:r>
          </w:p>
          <w:p w14:paraId="312F7EA1" w14:textId="2819D2DC" w:rsidR="006F2555" w:rsidRPr="00525F09" w:rsidRDefault="006F2555" w:rsidP="006F2555">
            <w:pPr>
              <w:ind w:rightChars="106" w:right="254"/>
              <w:jc w:val="both"/>
            </w:pPr>
            <w:r w:rsidRPr="00525F09">
              <w:t xml:space="preserve">Location:  </w:t>
            </w:r>
            <w:r w:rsidRPr="00525F09">
              <w:t>杭州技師學院</w:t>
            </w:r>
            <w:r w:rsidRPr="00525F09">
              <w:t xml:space="preserve"> (arranged by VTC expert)</w:t>
            </w:r>
          </w:p>
          <w:p w14:paraId="1AB9D542" w14:textId="77777777" w:rsidR="006F2555" w:rsidRPr="00525F09" w:rsidRDefault="006F2555" w:rsidP="0000189F">
            <w:pPr>
              <w:ind w:rightChars="106" w:right="254"/>
              <w:jc w:val="both"/>
              <w:rPr>
                <w:rFonts w:eastAsia="微軟正黑體"/>
                <w:bCs/>
                <w:kern w:val="0"/>
                <w:lang w:val="en-US"/>
              </w:rPr>
            </w:pPr>
          </w:p>
          <w:p w14:paraId="5DC24581" w14:textId="0F15C57F" w:rsidR="0000189F" w:rsidRPr="00525F09" w:rsidRDefault="0000189F" w:rsidP="0000189F">
            <w:pPr>
              <w:pStyle w:val="12"/>
              <w:keepNext/>
              <w:keepLines/>
              <w:tabs>
                <w:tab w:val="left" w:pos="993"/>
              </w:tabs>
              <w:snapToGrid w:val="0"/>
              <w:ind w:leftChars="0" w:left="0"/>
              <w:jc w:val="both"/>
              <w:rPr>
                <w:rFonts w:ascii="Times New Roman" w:eastAsia="細明體" w:hAnsi="Times New Roman" w:cs="Times New Roman"/>
                <w:kern w:val="0"/>
                <w:lang w:eastAsia="zh-HK"/>
              </w:rPr>
            </w:pPr>
            <w:r w:rsidRPr="00525F09">
              <w:rPr>
                <w:rFonts w:ascii="Times New Roman" w:eastAsia="細明體" w:hAnsi="Times New Roman" w:cs="Times New Roman"/>
                <w:kern w:val="0"/>
                <w:lang w:eastAsia="zh-HK"/>
              </w:rPr>
              <w:t>The proposal of the WS competition of IT Network Systems Administration (</w:t>
            </w:r>
            <w:r w:rsidRPr="00525F09">
              <w:rPr>
                <w:rFonts w:ascii="Times New Roman" w:eastAsia="細明體" w:hAnsi="Times New Roman" w:cs="Times New Roman"/>
                <w:kern w:val="0"/>
                <w:lang w:eastAsia="zh-HK"/>
              </w:rPr>
              <w:t>資訊網絡系統管理</w:t>
            </w:r>
            <w:r w:rsidRPr="00525F09">
              <w:rPr>
                <w:rFonts w:ascii="Times New Roman" w:eastAsia="細明體" w:hAnsi="Times New Roman" w:cs="Times New Roman"/>
                <w:kern w:val="0"/>
                <w:lang w:eastAsia="zh-HK"/>
              </w:rPr>
              <w:t xml:space="preserve">) was </w:t>
            </w:r>
            <w:del w:id="642" w:author="Mr HO Ming Tung 何銘桐" w:date="2026-01-12T19:09:00Z">
              <w:r w:rsidRPr="00525F09">
                <w:rPr>
                  <w:rFonts w:ascii="Times New Roman" w:eastAsia="細明體" w:hAnsi="Times New Roman" w:cs="Times New Roman"/>
                  <w:color w:val="FF0000"/>
                  <w:kern w:val="0"/>
                  <w:szCs w:val="24"/>
                  <w:lang w:eastAsia="zh-HK"/>
                </w:rPr>
                <w:delText>prepared and would be presented</w:delText>
              </w:r>
            </w:del>
            <w:ins w:id="643" w:author="Mr HO Ming Tung 何銘桐" w:date="2026-01-12T19:09:00Z">
              <w:r w:rsidR="004A6488" w:rsidRPr="00525F09">
                <w:rPr>
                  <w:rFonts w:ascii="Times New Roman" w:eastAsia="細明體" w:hAnsi="Times New Roman" w:cs="Times New Roman"/>
                  <w:color w:val="FF0000"/>
                  <w:kern w:val="0"/>
                </w:rPr>
                <w:t>endorsed</w:t>
              </w:r>
            </w:ins>
            <w:r w:rsidRPr="00525F09">
              <w:rPr>
                <w:rFonts w:ascii="Times New Roman" w:eastAsia="細明體" w:hAnsi="Times New Roman" w:cs="Times New Roman"/>
                <w:kern w:val="0"/>
                <w:lang w:eastAsia="zh-HK"/>
              </w:rPr>
              <w:t xml:space="preserve"> in HRMC meeting.  The following works were identified and included in the proposal:</w:t>
            </w:r>
          </w:p>
          <w:p w14:paraId="00F15536" w14:textId="77777777" w:rsidR="0000189F" w:rsidRPr="00525F09" w:rsidRDefault="0000189F" w:rsidP="0000189F">
            <w:pPr>
              <w:spacing w:line="300" w:lineRule="exact"/>
              <w:ind w:rightChars="106" w:right="254"/>
              <w:jc w:val="both"/>
              <w:rPr>
                <w:rFonts w:eastAsia="細明體"/>
                <w:kern w:val="0"/>
                <w:lang w:eastAsia="zh-HK"/>
              </w:rPr>
            </w:pPr>
          </w:p>
          <w:p w14:paraId="455EA8F2" w14:textId="77777777" w:rsidR="0000189F" w:rsidRPr="00525F09" w:rsidRDefault="0000189F" w:rsidP="0000189F">
            <w:pPr>
              <w:numPr>
                <w:ilvl w:val="0"/>
                <w:numId w:val="69"/>
              </w:numPr>
              <w:spacing w:line="300" w:lineRule="exact"/>
              <w:ind w:rightChars="106" w:right="254"/>
              <w:jc w:val="both"/>
              <w:rPr>
                <w:rFonts w:eastAsia="細明體"/>
                <w:kern w:val="0"/>
                <w:lang w:val="en-US" w:eastAsia="zh-HK"/>
              </w:rPr>
            </w:pPr>
            <w:r w:rsidRPr="00525F09">
              <w:rPr>
                <w:rFonts w:eastAsia="細明體"/>
                <w:kern w:val="0"/>
                <w:lang w:val="en-US" w:eastAsia="zh-HK"/>
              </w:rPr>
              <w:t xml:space="preserve">Liaise with </w:t>
            </w:r>
            <w:proofErr w:type="spellStart"/>
            <w:r w:rsidRPr="00525F09">
              <w:rPr>
                <w:rFonts w:eastAsia="細明體"/>
                <w:kern w:val="0"/>
                <w:lang w:val="en-US" w:eastAsia="zh-HK"/>
              </w:rPr>
              <w:t>MoC</w:t>
            </w:r>
            <w:proofErr w:type="spellEnd"/>
            <w:r w:rsidRPr="00525F09">
              <w:rPr>
                <w:rFonts w:eastAsia="細明體"/>
                <w:kern w:val="0"/>
                <w:lang w:val="en-US" w:eastAsia="zh-HK"/>
              </w:rPr>
              <w:t xml:space="preserve"> partner (</w:t>
            </w:r>
            <w:r w:rsidRPr="00525F09">
              <w:rPr>
                <w:rFonts w:eastAsia="細明體"/>
                <w:kern w:val="0"/>
                <w:lang w:val="en-US" w:eastAsia="zh-HK"/>
              </w:rPr>
              <w:t>工貿</w:t>
            </w:r>
            <w:r w:rsidRPr="00525F09">
              <w:rPr>
                <w:rFonts w:eastAsia="細明體"/>
                <w:kern w:val="0"/>
                <w:lang w:val="en-US" w:eastAsia="zh-HK"/>
              </w:rPr>
              <w:t>) for WS training</w:t>
            </w:r>
          </w:p>
          <w:p w14:paraId="5B842BD2" w14:textId="77777777" w:rsidR="0000189F" w:rsidRPr="00525F09" w:rsidRDefault="0000189F" w:rsidP="0000189F">
            <w:pPr>
              <w:numPr>
                <w:ilvl w:val="0"/>
                <w:numId w:val="69"/>
              </w:numPr>
              <w:spacing w:line="300" w:lineRule="exact"/>
              <w:ind w:rightChars="106" w:right="254"/>
              <w:jc w:val="both"/>
              <w:rPr>
                <w:rFonts w:eastAsia="細明體"/>
                <w:kern w:val="0"/>
                <w:lang w:val="en-US" w:eastAsia="zh-HK"/>
              </w:rPr>
            </w:pPr>
            <w:r w:rsidRPr="00525F09">
              <w:rPr>
                <w:rFonts w:eastAsia="細明體"/>
                <w:kern w:val="0"/>
                <w:lang w:val="en-US" w:eastAsia="zh-HK"/>
              </w:rPr>
              <w:t>Trainer for WS TT (IT) candidates</w:t>
            </w:r>
          </w:p>
          <w:p w14:paraId="78920FC5" w14:textId="77777777" w:rsidR="0000189F" w:rsidRPr="00525F09" w:rsidRDefault="0000189F" w:rsidP="0000189F">
            <w:pPr>
              <w:numPr>
                <w:ilvl w:val="0"/>
                <w:numId w:val="69"/>
              </w:numPr>
              <w:spacing w:line="300" w:lineRule="exact"/>
              <w:ind w:rightChars="106" w:right="254"/>
              <w:jc w:val="both"/>
              <w:rPr>
                <w:rFonts w:eastAsia="細明體"/>
                <w:kern w:val="0"/>
                <w:lang w:val="en-US" w:eastAsia="zh-HK"/>
              </w:rPr>
            </w:pPr>
            <w:r w:rsidRPr="00525F09">
              <w:rPr>
                <w:rFonts w:eastAsia="細明體"/>
                <w:kern w:val="0"/>
                <w:lang w:val="en-US" w:eastAsia="zh-HK"/>
              </w:rPr>
              <w:t>Special tutorial class due to the decrease in the SBU attachment</w:t>
            </w:r>
          </w:p>
          <w:p w14:paraId="4A96C4A1" w14:textId="711210D5" w:rsidR="002A1F23" w:rsidRPr="00525F09" w:rsidRDefault="002A1F23" w:rsidP="00071073">
            <w:pPr>
              <w:spacing w:line="300" w:lineRule="exact"/>
              <w:ind w:left="720" w:rightChars="106" w:right="254"/>
              <w:jc w:val="both"/>
              <w:rPr>
                <w:del w:id="644" w:author="CL" w:date="2026-01-19T17:57:00Z"/>
                <w:rFonts w:eastAsia="細明體"/>
                <w:kern w:val="0"/>
                <w:lang w:val="en-US" w:eastAsia="zh-HK"/>
              </w:rPr>
            </w:pPr>
          </w:p>
          <w:p w14:paraId="09176911" w14:textId="1660D671" w:rsidR="006C0092" w:rsidRPr="00525F09" w:rsidRDefault="006C0092" w:rsidP="00071073">
            <w:pPr>
              <w:pStyle w:val="12"/>
              <w:keepNext/>
              <w:keepLines/>
              <w:tabs>
                <w:tab w:val="left" w:pos="993"/>
              </w:tabs>
              <w:snapToGrid w:val="0"/>
              <w:ind w:leftChars="0" w:left="0" w:rightChars="104" w:right="250"/>
              <w:jc w:val="both"/>
              <w:rPr>
                <w:del w:id="645" w:author="CL" w:date="2026-01-19T17:57:00Z"/>
                <w:rFonts w:ascii="Times New Roman" w:eastAsia="細明體" w:hAnsi="Times New Roman" w:cs="Times New Roman"/>
                <w:kern w:val="0"/>
                <w:lang w:eastAsia="zh-HK"/>
              </w:rPr>
            </w:pPr>
            <w:del w:id="646" w:author="CL" w:date="2026-01-19T17:57:00Z">
              <w:r w:rsidRPr="00525F09">
                <w:rPr>
                  <w:rFonts w:ascii="Times New Roman" w:eastAsia="細明體" w:hAnsi="Times New Roman" w:cs="Times New Roman"/>
                  <w:kern w:val="0"/>
                  <w:lang w:eastAsia="zh-HK"/>
                </w:rPr>
                <w:delText xml:space="preserve">The Director of Apprenticeship (DoA / </w:delText>
              </w:r>
              <w:r w:rsidRPr="00525F09">
                <w:rPr>
                  <w:rFonts w:ascii="Times New Roman" w:eastAsia="細明體" w:hAnsi="Times New Roman" w:cs="Times New Roman"/>
                  <w:kern w:val="0"/>
                  <w:lang w:eastAsia="zh-HK"/>
                </w:rPr>
                <w:delText>學徒事務署</w:delText>
              </w:r>
              <w:r w:rsidRPr="00525F09">
                <w:rPr>
                  <w:rFonts w:ascii="Times New Roman" w:eastAsia="細明體" w:hAnsi="Times New Roman" w:cs="Times New Roman"/>
                  <w:kern w:val="0"/>
                  <w:lang w:eastAsia="zh-HK"/>
                </w:rPr>
                <w:delText>) showed their full support to EMSD in nominating TTI(IT) to participate in the WorldSkills Competition and confirmed on 12 August 2025 that the specialised training for the “WorldSkills Competition - IT Network System Administration” would be recognized as the appropriate training for TTI(IT).</w:delText>
              </w:r>
            </w:del>
          </w:p>
          <w:p w14:paraId="6F9B15C2" w14:textId="5234ABAD" w:rsidR="006C0092" w:rsidRPr="00525F09" w:rsidRDefault="006C0092" w:rsidP="002A1F23">
            <w:pPr>
              <w:ind w:rightChars="106" w:right="254"/>
              <w:jc w:val="both"/>
              <w:rPr>
                <w:del w:id="647" w:author="CL" w:date="2026-01-19T17:56:00Z"/>
                <w:rFonts w:eastAsia="細明體"/>
                <w:kern w:val="0"/>
                <w:lang w:eastAsia="zh-HK"/>
              </w:rPr>
            </w:pPr>
          </w:p>
          <w:p w14:paraId="681B65EF" w14:textId="21273013" w:rsidR="002A1F23" w:rsidRPr="00525F09" w:rsidRDefault="004A6488" w:rsidP="002A1F23">
            <w:pPr>
              <w:ind w:rightChars="106" w:right="254"/>
              <w:jc w:val="both"/>
              <w:rPr>
                <w:del w:id="648" w:author="CL" w:date="2026-01-19T17:56:00Z"/>
                <w:lang w:val="en-US"/>
              </w:rPr>
            </w:pPr>
            <w:ins w:id="649" w:author="Mr HO Ming Tung 何銘桐" w:date="2026-01-12T19:11:00Z">
              <w:del w:id="650" w:author="CL" w:date="2026-01-19T17:56:00Z">
                <w:r w:rsidRPr="00525F09">
                  <w:rPr>
                    <w:color w:val="FF0000"/>
                    <w:lang w:val="en-US"/>
                  </w:rPr>
                  <w:delText>The</w:delText>
                </w:r>
              </w:del>
            </w:ins>
            <w:del w:id="651" w:author="CL" w:date="2026-01-19T17:56:00Z">
              <w:r w:rsidR="002A1F23" w:rsidRPr="00525F09">
                <w:rPr>
                  <w:color w:val="FF0000"/>
                  <w:lang w:val="en-US"/>
                </w:rPr>
                <w:delText>The</w:delText>
              </w:r>
              <w:r w:rsidR="002A1F23" w:rsidRPr="00525F09">
                <w:rPr>
                  <w:lang w:val="en-US"/>
                </w:rPr>
                <w:delText xml:space="preserve"> Chairman supplemented that we should explore if relevant training facilities should b</w:delText>
              </w:r>
              <w:r w:rsidR="002A1F23" w:rsidRPr="00525F09">
                <w:rPr>
                  <w:color w:val="FF0000"/>
                  <w:lang w:val="en-US"/>
                </w:rPr>
                <w:delText>e</w:delText>
              </w:r>
            </w:del>
            <w:ins w:id="652" w:author="Mr HO Ming Tung 何銘桐" w:date="2026-01-12T19:12:00Z">
              <w:del w:id="653" w:author="CL" w:date="2026-01-19T17:56:00Z">
                <w:r w:rsidRPr="00525F09">
                  <w:rPr>
                    <w:color w:val="FF0000"/>
                    <w:lang w:val="en-US"/>
                  </w:rPr>
                  <w:delText>would be</w:delText>
                </w:r>
              </w:del>
            </w:ins>
            <w:del w:id="654" w:author="CL" w:date="2026-01-19T17:56:00Z">
              <w:r w:rsidR="002A1F23" w:rsidRPr="00525F09">
                <w:rPr>
                  <w:color w:val="FF0000"/>
                  <w:lang w:val="en-US"/>
                </w:rPr>
                <w:delText xml:space="preserve"> established at the </w:delText>
              </w:r>
            </w:del>
            <w:ins w:id="655" w:author="Mr HO Ming Tung 何銘桐" w:date="2026-01-12T19:12:00Z">
              <w:del w:id="656" w:author="CL" w:date="2026-01-19T17:56:00Z">
                <w:r w:rsidRPr="00525F09">
                  <w:rPr>
                    <w:color w:val="FF0000"/>
                    <w:lang w:val="en-US"/>
                  </w:rPr>
                  <w:delText>Digital Training Centre (DTC) at</w:delText>
                </w:r>
                <w:r w:rsidRPr="00525F09">
                  <w:rPr>
                    <w:lang w:val="en-US"/>
                  </w:rPr>
                  <w:delText xml:space="preserve"> </w:delText>
                </w:r>
              </w:del>
            </w:ins>
            <w:del w:id="657" w:author="CL" w:date="2026-01-19T17:56:00Z">
              <w:r w:rsidR="002A1F23" w:rsidRPr="00525F09">
                <w:rPr>
                  <w:lang w:val="en-US"/>
                </w:rPr>
                <w:delText xml:space="preserve">HQ 3/F training centre to assist in the training of this TTI(IT) in joining the WorldSkills Hong Kong Competition in IT Network Systems Administration. </w:delText>
              </w:r>
            </w:del>
          </w:p>
          <w:p w14:paraId="2B8B0A59" w14:textId="77777777" w:rsidR="009F1DFF" w:rsidRPr="00525F09" w:rsidRDefault="009F1DFF" w:rsidP="009F1DFF">
            <w:pPr>
              <w:ind w:rightChars="106" w:right="254"/>
              <w:jc w:val="both"/>
              <w:rPr>
                <w:ins w:id="658" w:author="CL" w:date="2026-01-19T17:56:00Z"/>
              </w:rPr>
            </w:pPr>
          </w:p>
          <w:p w14:paraId="4EEA2220" w14:textId="77777777" w:rsidR="009F1DFF" w:rsidRPr="00525F09" w:rsidRDefault="009F1DFF" w:rsidP="007321F8">
            <w:pPr>
              <w:autoSpaceDE w:val="0"/>
              <w:autoSpaceDN w:val="0"/>
              <w:snapToGrid w:val="0"/>
              <w:ind w:leftChars="6" w:left="14"/>
              <w:jc w:val="both"/>
              <w:rPr>
                <w:ins w:id="659" w:author="CL" w:date="2026-01-19T17:56:00Z"/>
                <w:color w:val="FF0000"/>
                <w:kern w:val="0"/>
                <w:szCs w:val="20"/>
                <w:lang w:val="en-US" w:eastAsia="zh-HK"/>
              </w:rPr>
            </w:pPr>
            <w:ins w:id="660" w:author="CL" w:date="2026-01-19T17:56:00Z">
              <w:r w:rsidRPr="00525F09">
                <w:rPr>
                  <w:color w:val="FF0000"/>
                  <w:kern w:val="0"/>
                  <w:szCs w:val="20"/>
                  <w:lang w:eastAsia="zh-HK"/>
                </w:rPr>
                <w:t xml:space="preserve">Training bases for IT Network Systems Administration and Car Painting were recently established at </w:t>
              </w:r>
              <w:r w:rsidRPr="00525F09">
                <w:rPr>
                  <w:color w:val="FF0000"/>
                  <w:kern w:val="0"/>
                  <w:szCs w:val="20"/>
                  <w:lang w:eastAsia="zh-HK"/>
                </w:rPr>
                <w:t>廣州市工貿技師學院</w:t>
              </w:r>
              <w:r w:rsidRPr="00525F09">
                <w:rPr>
                  <w:color w:val="FF0000"/>
                  <w:kern w:val="0"/>
                  <w:szCs w:val="20"/>
                  <w:lang w:eastAsia="zh-HK"/>
                </w:rPr>
                <w:t>an</w:t>
              </w:r>
              <w:r w:rsidRPr="00525F09">
                <w:rPr>
                  <w:rFonts w:eastAsiaTheme="minorEastAsia"/>
                  <w:color w:val="FF0000"/>
                  <w:szCs w:val="22"/>
                  <w:lang w:val="en-US" w:eastAsia="zh-HK"/>
                </w:rPr>
                <w:t xml:space="preserve">d </w:t>
              </w:r>
              <w:r w:rsidRPr="00525F09">
                <w:rPr>
                  <w:rFonts w:eastAsiaTheme="minorEastAsia"/>
                  <w:color w:val="FF0000"/>
                  <w:szCs w:val="22"/>
                  <w:lang w:val="en-US" w:eastAsia="zh-HK"/>
                </w:rPr>
                <w:t>廣州市交通技師學院</w:t>
              </w:r>
              <w:r w:rsidRPr="00525F09">
                <w:rPr>
                  <w:rFonts w:eastAsiaTheme="minorEastAsia"/>
                  <w:color w:val="FF0000"/>
                  <w:szCs w:val="22"/>
                  <w:lang w:val="en-US" w:eastAsia="zh-HK"/>
                </w:rPr>
                <w:t xml:space="preserve">, respectively.  Meanwhile, a new training base for IT Network Systems Administration is currently being developed at the EMSD Headquarters by the </w:t>
              </w:r>
              <w:proofErr w:type="spellStart"/>
              <w:r w:rsidRPr="00525F09">
                <w:rPr>
                  <w:rFonts w:eastAsiaTheme="minorEastAsia"/>
                  <w:color w:val="FF0000"/>
                  <w:szCs w:val="22"/>
                  <w:lang w:val="en-US" w:eastAsia="zh-HK"/>
                </w:rPr>
                <w:t>Digitalisation</w:t>
              </w:r>
              <w:proofErr w:type="spellEnd"/>
              <w:r w:rsidRPr="00525F09">
                <w:rPr>
                  <w:rFonts w:eastAsiaTheme="minorEastAsia"/>
                  <w:color w:val="FF0000"/>
                  <w:szCs w:val="22"/>
                  <w:lang w:val="en-US" w:eastAsia="zh-HK"/>
                </w:rPr>
                <w:t xml:space="preserve"> and Technology Division (DTD).</w:t>
              </w:r>
            </w:ins>
          </w:p>
          <w:p w14:paraId="4E556B20" w14:textId="3DFF0BC8" w:rsidR="0000189F" w:rsidRPr="00525F09" w:rsidRDefault="0000189F" w:rsidP="0000189F">
            <w:pPr>
              <w:ind w:rightChars="106" w:right="254"/>
              <w:jc w:val="both"/>
              <w:rPr>
                <w:del w:id="661" w:author="CL" w:date="2026-01-19T17:56:00Z"/>
                <w:lang w:val="en-US"/>
              </w:rPr>
            </w:pPr>
          </w:p>
          <w:p w14:paraId="78055DAE" w14:textId="57165DFE" w:rsidR="006C0092" w:rsidRPr="00525F09" w:rsidRDefault="004A6488" w:rsidP="0000189F">
            <w:pPr>
              <w:ind w:rightChars="106" w:right="254"/>
              <w:jc w:val="both"/>
              <w:rPr>
                <w:del w:id="662" w:author="CL" w:date="2026-01-19T17:56:00Z"/>
                <w:lang w:val="en-US"/>
              </w:rPr>
            </w:pPr>
            <w:ins w:id="663" w:author="Mr HO Ming Tung 何銘桐" w:date="2026-01-12T19:13:00Z">
              <w:del w:id="664" w:author="CL" w:date="2026-01-19T17:56:00Z">
                <w:r w:rsidRPr="00525F09">
                  <w:rPr>
                    <w:rFonts w:eastAsia="細明體"/>
                    <w:color w:val="FF0000"/>
                    <w:kern w:val="0"/>
                  </w:rPr>
                  <w:delText xml:space="preserve">EMSD will form a delegation with E&amp;M trade to attend the competition in September 2026. </w:delText>
                </w:r>
              </w:del>
            </w:ins>
            <w:del w:id="665" w:author="CL" w:date="2026-01-19T17:56:00Z">
              <w:r w:rsidR="006C0092" w:rsidRPr="00525F09">
                <w:rPr>
                  <w:lang w:val="en-US"/>
                </w:rPr>
                <w:delText>WorldSkills HK requested the registration of hotel package (6-night and 3-night package) for WorldSkills Shanghai on 28 December 2025. Total 23 EMSD and Trade representatives would attend the WorldSkills Shanghai, including HKFEMC (14 nos.), EMF &amp; EE Union (2 nos.), Towngas (1 no.) and CLP (1 no.). Some trade members would stay 3-n</w:delText>
              </w:r>
            </w:del>
            <w:ins w:id="666" w:author="Mr HO Ming Tung 何銘桐" w:date="2026-01-12T19:14:00Z">
              <w:del w:id="667" w:author="CL" w:date="2026-01-19T17:56:00Z">
                <w:r w:rsidRPr="00525F09">
                  <w:rPr>
                    <w:lang w:val="en-US"/>
                  </w:rPr>
                  <w:delText>i</w:delText>
                </w:r>
              </w:del>
            </w:ins>
            <w:del w:id="668" w:author="CL" w:date="2026-01-19T17:56:00Z">
              <w:r w:rsidR="006C0092" w:rsidRPr="00525F09">
                <w:rPr>
                  <w:lang w:val="en-US"/>
                </w:rPr>
                <w:delText>ght only.</w:delText>
              </w:r>
            </w:del>
          </w:p>
          <w:p w14:paraId="638225D6" w14:textId="77777777" w:rsidR="0000189F" w:rsidRPr="00525F09" w:rsidRDefault="0000189F" w:rsidP="009F1DFF">
            <w:pPr>
              <w:ind w:rightChars="106" w:right="254"/>
              <w:jc w:val="both"/>
              <w:rPr>
                <w:ins w:id="669" w:author="CL" w:date="2026-01-19T17:57:00Z"/>
                <w:lang w:val="en-US"/>
              </w:rPr>
            </w:pPr>
          </w:p>
          <w:p w14:paraId="3D9981FF" w14:textId="77777777" w:rsidR="00C94D98" w:rsidRPr="00525F09" w:rsidRDefault="00C94D98" w:rsidP="00C94D98">
            <w:pPr>
              <w:autoSpaceDE w:val="0"/>
              <w:autoSpaceDN w:val="0"/>
              <w:snapToGrid w:val="0"/>
              <w:ind w:leftChars="6" w:left="14"/>
              <w:jc w:val="both"/>
              <w:rPr>
                <w:ins w:id="670" w:author="CL" w:date="2026-01-19T17:57:00Z"/>
                <w:color w:val="FF0000"/>
                <w:kern w:val="0"/>
                <w:szCs w:val="20"/>
                <w:lang w:eastAsia="zh-HK"/>
              </w:rPr>
            </w:pPr>
            <w:ins w:id="671" w:author="CL" w:date="2026-01-19T17:57:00Z">
              <w:r w:rsidRPr="00525F09">
                <w:rPr>
                  <w:color w:val="FF0000"/>
                  <w:kern w:val="0"/>
                  <w:szCs w:val="20"/>
                  <w:lang w:eastAsia="zh-HK"/>
                </w:rPr>
                <w:t xml:space="preserve">A total of 33 representatives from EMSD and the trade would join the delegation to the WorldSkills Shanghai, comprising members from EMSD (14 nos.), HKFEMC (15 nos.), EMF &amp; EE Union (2 nos.), </w:t>
              </w:r>
              <w:proofErr w:type="spellStart"/>
              <w:r w:rsidRPr="00525F09">
                <w:rPr>
                  <w:color w:val="FF0000"/>
                  <w:kern w:val="0"/>
                  <w:szCs w:val="20"/>
                  <w:lang w:eastAsia="zh-HK"/>
                </w:rPr>
                <w:t>Towngas</w:t>
              </w:r>
              <w:proofErr w:type="spellEnd"/>
              <w:r w:rsidRPr="00525F09">
                <w:rPr>
                  <w:color w:val="FF0000"/>
                  <w:kern w:val="0"/>
                  <w:szCs w:val="20"/>
                  <w:lang w:eastAsia="zh-HK"/>
                </w:rPr>
                <w:t xml:space="preserve"> (1 no.) and CLP (1 no.). The WorldSkills Hong Kong had confirmed the hotel package bookings for the delegation members, offering either a 6-night or 3-night package, depending on individual arrangements. </w:t>
              </w:r>
            </w:ins>
          </w:p>
          <w:p w14:paraId="1673FBC5" w14:textId="7E227895" w:rsidR="0000189F" w:rsidRPr="00525F09" w:rsidRDefault="0000189F" w:rsidP="0000189F">
            <w:pPr>
              <w:ind w:rightChars="106" w:right="254"/>
              <w:jc w:val="both"/>
              <w:rPr>
                <w:lang w:val="en-US"/>
              </w:rPr>
            </w:pPr>
          </w:p>
        </w:tc>
        <w:tc>
          <w:tcPr>
            <w:tcW w:w="1701" w:type="dxa"/>
          </w:tcPr>
          <w:p w14:paraId="7A8E6A23"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r w:rsidRPr="00525F09">
              <w:rPr>
                <w:rFonts w:ascii="Times New Roman" w:eastAsia="標楷體" w:hAnsi="Times New Roman"/>
                <w:sz w:val="24"/>
              </w:rPr>
              <w:t>SE/T2</w:t>
            </w:r>
          </w:p>
          <w:p w14:paraId="448ABC0C"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195CF19A"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1DAD613C"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1F780ECB"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5BDC4CF9"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2D81D462"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68BD8AF7"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4A891DFD"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9506135"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6BADF01D"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AE17BC7"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75642DC"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134FA2EE"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712A2FFE"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7A801191"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1E2ECFE7"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4EA9DE0"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37B73C65"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B94B401"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62CA3E83"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03CD119E"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rPr>
            </w:pPr>
          </w:p>
          <w:p w14:paraId="6D298EB2"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6E543A9F"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3059DE9F"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02BE5328"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5A88CD64"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4D3C6772"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21596366"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7D46F181"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25ABDD92"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4D5FFFAE"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76E0A7A6" w14:textId="492F670D" w:rsidR="0000189F" w:rsidRPr="00525F09" w:rsidRDefault="0000189F" w:rsidP="0000189F">
            <w:pPr>
              <w:pStyle w:val="a5"/>
              <w:spacing w:before="0" w:after="0" w:line="240" w:lineRule="auto"/>
              <w:ind w:rightChars="0" w:right="0"/>
              <w:jc w:val="center"/>
              <w:rPr>
                <w:del w:id="672" w:author="CL" w:date="2026-01-19T17:48:00Z"/>
                <w:rFonts w:ascii="Times New Roman" w:eastAsia="標楷體" w:hAnsi="Times New Roman"/>
                <w:sz w:val="24"/>
                <w:lang w:val="en-US" w:eastAsia="zh-HK"/>
              </w:rPr>
            </w:pPr>
          </w:p>
          <w:p w14:paraId="238C8BA9" w14:textId="6B1A799E" w:rsidR="0000189F" w:rsidRPr="00525F09" w:rsidRDefault="0000189F" w:rsidP="0000189F">
            <w:pPr>
              <w:pStyle w:val="a5"/>
              <w:spacing w:before="0" w:after="0" w:line="240" w:lineRule="auto"/>
              <w:ind w:rightChars="0" w:right="0"/>
              <w:jc w:val="center"/>
              <w:rPr>
                <w:del w:id="673" w:author="CL" w:date="2026-01-19T17:48:00Z"/>
                <w:rFonts w:ascii="Times New Roman" w:eastAsia="標楷體" w:hAnsi="Times New Roman"/>
                <w:sz w:val="24"/>
                <w:lang w:val="en-US" w:eastAsia="zh-HK"/>
              </w:rPr>
            </w:pPr>
          </w:p>
          <w:p w14:paraId="61D68BB7" w14:textId="441AE237" w:rsidR="0000189F" w:rsidRPr="00525F09" w:rsidRDefault="0000189F" w:rsidP="0000189F">
            <w:pPr>
              <w:pStyle w:val="a5"/>
              <w:spacing w:before="0" w:after="0" w:line="240" w:lineRule="auto"/>
              <w:ind w:rightChars="0" w:right="0"/>
              <w:jc w:val="center"/>
              <w:rPr>
                <w:del w:id="674" w:author="CL" w:date="2026-01-19T17:48:00Z"/>
                <w:rFonts w:ascii="Times New Roman" w:eastAsia="標楷體" w:hAnsi="Times New Roman"/>
                <w:sz w:val="24"/>
                <w:lang w:val="en-US" w:eastAsia="zh-HK"/>
              </w:rPr>
            </w:pPr>
          </w:p>
          <w:p w14:paraId="7EBAC398" w14:textId="77777777" w:rsidR="0000189F" w:rsidRPr="00525F09" w:rsidRDefault="0000189F" w:rsidP="0000189F">
            <w:pPr>
              <w:pStyle w:val="a5"/>
              <w:spacing w:before="0" w:after="0" w:line="240" w:lineRule="auto"/>
              <w:ind w:rightChars="0" w:right="0"/>
              <w:jc w:val="center"/>
              <w:rPr>
                <w:rFonts w:ascii="Times New Roman" w:eastAsia="標楷體" w:hAnsi="Times New Roman"/>
                <w:sz w:val="24"/>
                <w:lang w:val="en-US" w:eastAsia="zh-HK"/>
              </w:rPr>
            </w:pPr>
          </w:p>
          <w:p w14:paraId="5DEE8F6F" w14:textId="77777777" w:rsidR="0000189F" w:rsidRPr="00525F09" w:rsidRDefault="0000189F" w:rsidP="008A4978">
            <w:pPr>
              <w:jc w:val="center"/>
              <w:rPr>
                <w:rFonts w:eastAsia="標楷體"/>
                <w:lang w:eastAsia="zh-HK"/>
              </w:rPr>
            </w:pPr>
            <w:r w:rsidRPr="00525F09">
              <w:rPr>
                <w:rFonts w:eastAsia="標楷體"/>
                <w:lang w:val="en-US" w:eastAsia="zh-HK"/>
              </w:rPr>
              <w:t>SE/T2</w:t>
            </w:r>
          </w:p>
        </w:tc>
      </w:tr>
      <w:tr w:rsidR="00071073" w:rsidRPr="00525F09" w14:paraId="372464CF" w14:textId="77777777" w:rsidTr="007321F8">
        <w:trPr>
          <w:trHeight w:val="558"/>
        </w:trPr>
        <w:tc>
          <w:tcPr>
            <w:tcW w:w="709" w:type="dxa"/>
          </w:tcPr>
          <w:p w14:paraId="68B8D168" w14:textId="77777777" w:rsidR="00F27AC8" w:rsidRPr="00525F09" w:rsidRDefault="00F27AC8" w:rsidP="00F27AC8">
            <w:pPr>
              <w:spacing w:line="300" w:lineRule="exact"/>
              <w:ind w:rightChars="60" w:right="144"/>
              <w:rPr>
                <w:rFonts w:eastAsia="標楷體"/>
                <w:b/>
              </w:rPr>
            </w:pPr>
          </w:p>
        </w:tc>
        <w:tc>
          <w:tcPr>
            <w:tcW w:w="1003" w:type="dxa"/>
            <w:gridSpan w:val="2"/>
          </w:tcPr>
          <w:p w14:paraId="1546750D" w14:textId="77777777" w:rsidR="00F27AC8" w:rsidRPr="00525F09" w:rsidRDefault="00F27AC8" w:rsidP="00F27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4B052746" w14:textId="77777777" w:rsidR="00F27AC8" w:rsidRPr="00525F09" w:rsidRDefault="00F27AC8" w:rsidP="00F27AC8">
            <w:pPr>
              <w:spacing w:line="300" w:lineRule="exact"/>
              <w:ind w:left="20" w:rightChars="106" w:right="254"/>
              <w:jc w:val="both"/>
              <w:rPr>
                <w:rFonts w:eastAsia="標楷體"/>
                <w:u w:val="single"/>
              </w:rPr>
            </w:pPr>
            <w:r w:rsidRPr="00525F09">
              <w:rPr>
                <w:rFonts w:eastAsia="標楷體"/>
                <w:u w:val="single"/>
              </w:rPr>
              <w:t>Engineering Graduate (EG) Recruitment</w:t>
            </w:r>
          </w:p>
        </w:tc>
        <w:tc>
          <w:tcPr>
            <w:tcW w:w="1701" w:type="dxa"/>
          </w:tcPr>
          <w:p w14:paraId="1FC08112" w14:textId="77777777" w:rsidR="00F27AC8" w:rsidRPr="00525F09" w:rsidRDefault="00F27AC8" w:rsidP="00F27AC8">
            <w:pPr>
              <w:spacing w:line="300" w:lineRule="exact"/>
              <w:ind w:left="20" w:rightChars="106" w:right="254"/>
              <w:jc w:val="both"/>
              <w:rPr>
                <w:rFonts w:eastAsia="標楷體"/>
              </w:rPr>
            </w:pPr>
          </w:p>
        </w:tc>
      </w:tr>
      <w:tr w:rsidR="00071073" w:rsidRPr="00525F09" w14:paraId="06F3F0FB" w14:textId="77777777" w:rsidTr="007321F8">
        <w:trPr>
          <w:trHeight w:val="558"/>
        </w:trPr>
        <w:tc>
          <w:tcPr>
            <w:tcW w:w="709" w:type="dxa"/>
          </w:tcPr>
          <w:p w14:paraId="0A3C27CD" w14:textId="77777777" w:rsidR="00213AC8" w:rsidRPr="00525F09" w:rsidRDefault="00213AC8" w:rsidP="00213AC8">
            <w:pPr>
              <w:spacing w:line="300" w:lineRule="exact"/>
              <w:ind w:rightChars="60" w:right="144"/>
              <w:rPr>
                <w:rFonts w:eastAsia="標楷體"/>
                <w:b/>
              </w:rPr>
            </w:pPr>
          </w:p>
        </w:tc>
        <w:tc>
          <w:tcPr>
            <w:tcW w:w="1003" w:type="dxa"/>
            <w:gridSpan w:val="2"/>
          </w:tcPr>
          <w:p w14:paraId="40CFABB4"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79FAF61F" w14:textId="66CCE05E" w:rsidR="00213AC8" w:rsidRPr="00525F09" w:rsidRDefault="009A20FD" w:rsidP="00213AC8">
            <w:pPr>
              <w:pStyle w:val="af2"/>
              <w:widowControl/>
              <w:tabs>
                <w:tab w:val="left" w:pos="993"/>
              </w:tabs>
              <w:ind w:leftChars="0" w:left="62" w:rightChars="106" w:right="254"/>
              <w:jc w:val="both"/>
              <w:rPr>
                <w:rFonts w:ascii="Times New Roman" w:eastAsia="標楷體" w:hAnsi="Times New Roman"/>
                <w:sz w:val="24"/>
                <w:szCs w:val="24"/>
              </w:rPr>
            </w:pPr>
            <w:ins w:id="675" w:author="Mr LING Chun Fung Kevin 凌峻峰" w:date="2026-01-12T13:37:00Z">
              <w:r w:rsidRPr="00525F09">
                <w:rPr>
                  <w:rFonts w:ascii="Times New Roman" w:hAnsi="Times New Roman"/>
                  <w:sz w:val="24"/>
                  <w:szCs w:val="24"/>
                </w:rPr>
                <w:t xml:space="preserve">Application of 2026 EG was closed on 20 November 2025.  The total no. of applications received was 762, which was slightly higher than last year (749).  As </w:t>
              </w:r>
              <w:r w:rsidRPr="00525F09">
                <w:rPr>
                  <w:rFonts w:ascii="Times New Roman" w:hAnsi="Times New Roman"/>
                  <w:color w:val="FF0000"/>
                  <w:sz w:val="24"/>
                  <w:szCs w:val="24"/>
                </w:rPr>
                <w:t xml:space="preserve">further </w:t>
              </w:r>
              <w:r w:rsidRPr="00525F09">
                <w:rPr>
                  <w:rFonts w:ascii="Times New Roman" w:hAnsi="Times New Roman"/>
                  <w:sz w:val="24"/>
                  <w:szCs w:val="24"/>
                </w:rPr>
                <w:t xml:space="preserve">advised by DEVB, EMSD should recruit </w:t>
              </w:r>
              <w:r w:rsidRPr="00525F09">
                <w:rPr>
                  <w:rFonts w:ascii="Times New Roman" w:hAnsi="Times New Roman"/>
                  <w:color w:val="FF0000"/>
                  <w:sz w:val="24"/>
                  <w:szCs w:val="24"/>
                </w:rPr>
                <w:t xml:space="preserve">38 </w:t>
              </w:r>
              <w:r w:rsidRPr="00525F09">
                <w:rPr>
                  <w:rFonts w:ascii="Times New Roman" w:hAnsi="Times New Roman"/>
                  <w:sz w:val="24"/>
                  <w:szCs w:val="24"/>
                </w:rPr>
                <w:t>nos. of EG in 2026.</w:t>
              </w:r>
              <w:r w:rsidRPr="00525F09">
                <w:rPr>
                  <w:rFonts w:ascii="Times New Roman" w:hAnsi="Times New Roman"/>
                  <w:color w:val="FF0000"/>
                  <w:sz w:val="24"/>
                  <w:szCs w:val="24"/>
                </w:rPr>
                <w:t xml:space="preserve">  Group interview would arrange between 23 February and 30 March 2026 tentatively.</w:t>
              </w:r>
            </w:ins>
            <w:del w:id="676" w:author="Mr LING Chun Fung Kevin 凌峻峰" w:date="2026-01-12T13:37:00Z">
              <w:r w:rsidR="006E0ABD" w:rsidRPr="00525F09" w:rsidDel="009A20FD">
                <w:rPr>
                  <w:rFonts w:ascii="Times New Roman" w:eastAsia="標楷體" w:hAnsi="Times New Roman"/>
                  <w:sz w:val="24"/>
                  <w:szCs w:val="24"/>
                </w:rPr>
                <w:delText xml:space="preserve">Recruitment </w:delText>
              </w:r>
              <w:r w:rsidR="00213AC8" w:rsidRPr="00525F09" w:rsidDel="009A20FD">
                <w:rPr>
                  <w:rFonts w:ascii="Times New Roman" w:eastAsia="標楷體" w:hAnsi="Times New Roman"/>
                  <w:sz w:val="24"/>
                  <w:szCs w:val="24"/>
                </w:rPr>
                <w:delText xml:space="preserve">of 2026 EG recruitment has commenced, with the </w:delText>
              </w:r>
              <w:r w:rsidR="006E0ABD" w:rsidRPr="00525F09" w:rsidDel="009A20FD">
                <w:rPr>
                  <w:rFonts w:ascii="Times New Roman" w:eastAsia="標楷體" w:hAnsi="Times New Roman"/>
                  <w:sz w:val="24"/>
                  <w:szCs w:val="24"/>
                </w:rPr>
                <w:delText>following scheduled approved by HoG:-</w:delText>
              </w:r>
            </w:del>
          </w:p>
          <w:p w14:paraId="29BF3531" w14:textId="385417CC" w:rsidR="00AB20C8" w:rsidRPr="00DB4DB0" w:rsidDel="009A20FD" w:rsidRDefault="00AB20C8" w:rsidP="00DB4DB0">
            <w:pPr>
              <w:widowControl/>
              <w:tabs>
                <w:tab w:val="left" w:pos="993"/>
              </w:tabs>
              <w:ind w:rightChars="106" w:right="254"/>
              <w:jc w:val="both"/>
              <w:rPr>
                <w:del w:id="677" w:author="Mr LING Chun Fung Kevin 凌峻峰" w:date="2026-01-12T13:37:00Z"/>
                <w:rFonts w:eastAsia="標楷體"/>
                <w:lang w:val="en-US"/>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8"/>
              <w:gridCol w:w="3119"/>
            </w:tblGrid>
            <w:tr w:rsidR="00071073" w:rsidRPr="00525F09" w:rsidDel="009A20FD" w14:paraId="4FC260D6" w14:textId="13FF5132" w:rsidTr="00917A19">
              <w:trPr>
                <w:del w:id="678" w:author="Mr LING Chun Fung Kevin 凌峻峰" w:date="2026-01-12T13:37:00Z"/>
              </w:trPr>
              <w:tc>
                <w:tcPr>
                  <w:tcW w:w="2578" w:type="dxa"/>
                  <w:shd w:val="clear" w:color="auto" w:fill="auto"/>
                </w:tcPr>
                <w:p w14:paraId="2BC10C62" w14:textId="596CDE39" w:rsidR="006E0ABD" w:rsidRPr="00525F09" w:rsidDel="009A20FD" w:rsidRDefault="006E0ABD" w:rsidP="00A35A97">
                  <w:pPr>
                    <w:framePr w:hSpace="180" w:wrap="around" w:vAnchor="text" w:hAnchor="text" w:y="1"/>
                    <w:suppressOverlap/>
                    <w:rPr>
                      <w:del w:id="679" w:author="Mr LING Chun Fung Kevin 凌峻峰" w:date="2026-01-12T13:37:00Z"/>
                    </w:rPr>
                  </w:pPr>
                  <w:del w:id="680" w:author="Mr LING Chun Fung Kevin 凌峻峰" w:date="2026-01-12T13:37:00Z">
                    <w:r w:rsidRPr="00525F09" w:rsidDel="009A20FD">
                      <w:delText>Application Period</w:delText>
                    </w:r>
                  </w:del>
                </w:p>
              </w:tc>
              <w:tc>
                <w:tcPr>
                  <w:tcW w:w="3119" w:type="dxa"/>
                  <w:shd w:val="clear" w:color="auto" w:fill="auto"/>
                </w:tcPr>
                <w:p w14:paraId="2804CEAA" w14:textId="24F6B661" w:rsidR="006E0ABD" w:rsidRPr="00525F09" w:rsidDel="009A20FD" w:rsidRDefault="006E0ABD" w:rsidP="00A35A97">
                  <w:pPr>
                    <w:framePr w:hSpace="180" w:wrap="around" w:vAnchor="text" w:hAnchor="text" w:y="1"/>
                    <w:suppressOverlap/>
                    <w:rPr>
                      <w:del w:id="681" w:author="Mr LING Chun Fung Kevin 凌峻峰" w:date="2026-01-12T13:37:00Z"/>
                    </w:rPr>
                  </w:pPr>
                  <w:del w:id="682" w:author="Mr LING Chun Fung Kevin 凌峻峰" w:date="2026-01-12T13:37:00Z">
                    <w:r w:rsidRPr="00525F09" w:rsidDel="009A20FD">
                      <w:delText>24 Oct</w:delText>
                    </w:r>
                    <w:r w:rsidR="007B69C4" w:rsidRPr="00525F09" w:rsidDel="009A20FD">
                      <w:delText>ober</w:delText>
                    </w:r>
                    <w:r w:rsidRPr="00525F09" w:rsidDel="009A20FD">
                      <w:delText xml:space="preserve"> – 20 Nov</w:delText>
                    </w:r>
                    <w:r w:rsidR="007B69C4" w:rsidRPr="00525F09" w:rsidDel="009A20FD">
                      <w:delText>ember</w:delText>
                    </w:r>
                    <w:r w:rsidRPr="00525F09" w:rsidDel="009A20FD">
                      <w:delText xml:space="preserve"> 2025</w:delText>
                    </w:r>
                  </w:del>
                </w:p>
                <w:p w14:paraId="5B791909" w14:textId="765AC9DE" w:rsidR="006E0ABD" w:rsidRPr="00525F09" w:rsidDel="009A20FD" w:rsidRDefault="006E0ABD" w:rsidP="00A35A97">
                  <w:pPr>
                    <w:framePr w:hSpace="180" w:wrap="around" w:vAnchor="text" w:hAnchor="text" w:y="1"/>
                    <w:suppressOverlap/>
                    <w:rPr>
                      <w:del w:id="683" w:author="Mr LING Chun Fung Kevin 凌峻峰" w:date="2026-01-12T13:37:00Z"/>
                    </w:rPr>
                  </w:pPr>
                  <w:del w:id="684" w:author="Mr LING Chun Fung Kevin 凌峻峰" w:date="2026-01-12T13:37:00Z">
                    <w:r w:rsidRPr="00525F09" w:rsidDel="009A20FD">
                      <w:delText>(4 weeks)</w:delText>
                    </w:r>
                  </w:del>
                </w:p>
              </w:tc>
            </w:tr>
            <w:tr w:rsidR="00071073" w:rsidRPr="00525F09" w:rsidDel="009A20FD" w14:paraId="2CC1E723" w14:textId="304D48B1" w:rsidTr="00917A19">
              <w:trPr>
                <w:del w:id="685" w:author="Mr LING Chun Fung Kevin 凌峻峰" w:date="2026-01-12T13:37:00Z"/>
              </w:trPr>
              <w:tc>
                <w:tcPr>
                  <w:tcW w:w="2578" w:type="dxa"/>
                  <w:shd w:val="clear" w:color="auto" w:fill="auto"/>
                </w:tcPr>
                <w:p w14:paraId="6F09C12A" w14:textId="74071A9E" w:rsidR="006E0ABD" w:rsidRPr="00525F09" w:rsidDel="009A20FD" w:rsidRDefault="006E0ABD" w:rsidP="00A35A97">
                  <w:pPr>
                    <w:framePr w:hSpace="180" w:wrap="around" w:vAnchor="text" w:hAnchor="text" w:y="1"/>
                    <w:suppressOverlap/>
                    <w:rPr>
                      <w:del w:id="686" w:author="Mr LING Chun Fung Kevin 凌峻峰" w:date="2026-01-12T13:37:00Z"/>
                    </w:rPr>
                  </w:pPr>
                  <w:del w:id="687" w:author="Mr LING Chun Fung Kevin 凌峻峰" w:date="2026-01-12T13:37:00Z">
                    <w:r w:rsidRPr="00525F09" w:rsidDel="009A20FD">
                      <w:delText>Group Interview</w:delText>
                    </w:r>
                  </w:del>
                </w:p>
              </w:tc>
              <w:tc>
                <w:tcPr>
                  <w:tcW w:w="3119" w:type="dxa"/>
                  <w:shd w:val="clear" w:color="auto" w:fill="auto"/>
                </w:tcPr>
                <w:p w14:paraId="644456C6" w14:textId="0861F053" w:rsidR="006E0ABD" w:rsidRPr="00525F09" w:rsidDel="009A20FD" w:rsidRDefault="006E0ABD" w:rsidP="00A35A97">
                  <w:pPr>
                    <w:framePr w:hSpace="180" w:wrap="around" w:vAnchor="text" w:hAnchor="text" w:y="1"/>
                    <w:suppressOverlap/>
                    <w:rPr>
                      <w:del w:id="688" w:author="Mr LING Chun Fung Kevin 凌峻峰" w:date="2026-01-12T13:37:00Z"/>
                    </w:rPr>
                  </w:pPr>
                  <w:del w:id="689" w:author="Mr LING Chun Fung Kevin 凌峻峰" w:date="2026-01-12T13:37:00Z">
                    <w:r w:rsidRPr="00525F09" w:rsidDel="009A20FD">
                      <w:delText>Feb – Mar 2026</w:delText>
                    </w:r>
                  </w:del>
                </w:p>
              </w:tc>
            </w:tr>
            <w:tr w:rsidR="00071073" w:rsidRPr="00525F09" w:rsidDel="009A20FD" w14:paraId="42FAD627" w14:textId="7E3EBA3E" w:rsidTr="00917A19">
              <w:trPr>
                <w:del w:id="690" w:author="Mr LING Chun Fung Kevin 凌峻峰" w:date="2026-01-12T13:37:00Z"/>
              </w:trPr>
              <w:tc>
                <w:tcPr>
                  <w:tcW w:w="2578" w:type="dxa"/>
                  <w:shd w:val="clear" w:color="auto" w:fill="auto"/>
                </w:tcPr>
                <w:p w14:paraId="25CCF133" w14:textId="4932E824" w:rsidR="006E0ABD" w:rsidRPr="00525F09" w:rsidDel="009A20FD" w:rsidRDefault="006E0ABD" w:rsidP="00A35A97">
                  <w:pPr>
                    <w:framePr w:hSpace="180" w:wrap="around" w:vAnchor="text" w:hAnchor="text" w:y="1"/>
                    <w:suppressOverlap/>
                    <w:rPr>
                      <w:del w:id="691" w:author="Mr LING Chun Fung Kevin 凌峻峰" w:date="2026-01-12T13:37:00Z"/>
                    </w:rPr>
                  </w:pPr>
                  <w:del w:id="692" w:author="Mr LING Chun Fung Kevin 凌峻峰" w:date="2026-01-12T13:37:00Z">
                    <w:r w:rsidRPr="00525F09" w:rsidDel="009A20FD">
                      <w:delText>Individual Interview</w:delText>
                    </w:r>
                  </w:del>
                </w:p>
              </w:tc>
              <w:tc>
                <w:tcPr>
                  <w:tcW w:w="3119" w:type="dxa"/>
                  <w:shd w:val="clear" w:color="auto" w:fill="auto"/>
                </w:tcPr>
                <w:p w14:paraId="424DEFF1" w14:textId="20AF4033" w:rsidR="006E0ABD" w:rsidRPr="00525F09" w:rsidDel="009A20FD" w:rsidRDefault="006E0ABD" w:rsidP="00A35A97">
                  <w:pPr>
                    <w:framePr w:hSpace="180" w:wrap="around" w:vAnchor="text" w:hAnchor="text" w:y="1"/>
                    <w:suppressOverlap/>
                    <w:rPr>
                      <w:del w:id="693" w:author="Mr LING Chun Fung Kevin 凌峻峰" w:date="2026-01-12T13:37:00Z"/>
                    </w:rPr>
                  </w:pPr>
                  <w:del w:id="694" w:author="Mr LING Chun Fung Kevin 凌峻峰" w:date="2026-01-12T13:37:00Z">
                    <w:r w:rsidRPr="00525F09" w:rsidDel="009A20FD">
                      <w:delText>Mar – Apr 2026</w:delText>
                    </w:r>
                  </w:del>
                </w:p>
              </w:tc>
            </w:tr>
            <w:tr w:rsidR="00071073" w:rsidRPr="00525F09" w:rsidDel="009A20FD" w14:paraId="25A5DB46" w14:textId="57C72311" w:rsidTr="00917A19">
              <w:trPr>
                <w:del w:id="695" w:author="Mr LING Chun Fung Kevin 凌峻峰" w:date="2026-01-12T13:37:00Z"/>
              </w:trPr>
              <w:tc>
                <w:tcPr>
                  <w:tcW w:w="2578" w:type="dxa"/>
                  <w:shd w:val="clear" w:color="auto" w:fill="auto"/>
                </w:tcPr>
                <w:p w14:paraId="2BF67BB3" w14:textId="6C380827" w:rsidR="006E0ABD" w:rsidRPr="00525F09" w:rsidDel="009A20FD" w:rsidRDefault="006E0ABD" w:rsidP="00A35A97">
                  <w:pPr>
                    <w:framePr w:hSpace="180" w:wrap="around" w:vAnchor="text" w:hAnchor="text" w:y="1"/>
                    <w:suppressOverlap/>
                    <w:rPr>
                      <w:del w:id="696" w:author="Mr LING Chun Fung Kevin 凌峻峰" w:date="2026-01-12T13:37:00Z"/>
                    </w:rPr>
                  </w:pPr>
                  <w:del w:id="697" w:author="Mr LING Chun Fung Kevin 凌峻峰" w:date="2026-01-12T13:37:00Z">
                    <w:r w:rsidRPr="00525F09" w:rsidDel="009A20FD">
                      <w:delText>Offers to be made</w:delText>
                    </w:r>
                  </w:del>
                </w:p>
              </w:tc>
              <w:tc>
                <w:tcPr>
                  <w:tcW w:w="3119" w:type="dxa"/>
                  <w:shd w:val="clear" w:color="auto" w:fill="auto"/>
                </w:tcPr>
                <w:p w14:paraId="29F43A3A" w14:textId="3B3141F4" w:rsidR="006E0ABD" w:rsidRPr="00525F09" w:rsidDel="009A20FD" w:rsidRDefault="006E0ABD" w:rsidP="00A35A97">
                  <w:pPr>
                    <w:framePr w:hSpace="180" w:wrap="around" w:vAnchor="text" w:hAnchor="text" w:y="1"/>
                    <w:suppressOverlap/>
                    <w:rPr>
                      <w:del w:id="698" w:author="Mr LING Chun Fung Kevin 凌峻峰" w:date="2026-01-12T13:37:00Z"/>
                    </w:rPr>
                  </w:pPr>
                  <w:del w:id="699" w:author="Mr LING Chun Fung Kevin 凌峻峰" w:date="2026-01-12T13:37:00Z">
                    <w:r w:rsidRPr="00525F09" w:rsidDel="009A20FD">
                      <w:delText>Apr/May 2026</w:delText>
                    </w:r>
                  </w:del>
                </w:p>
                <w:p w14:paraId="196A7F64" w14:textId="24973489" w:rsidR="006E0ABD" w:rsidRPr="00525F09" w:rsidDel="009A20FD" w:rsidRDefault="006E0ABD" w:rsidP="00A35A97">
                  <w:pPr>
                    <w:framePr w:hSpace="180" w:wrap="around" w:vAnchor="text" w:hAnchor="text" w:y="1"/>
                    <w:suppressOverlap/>
                    <w:rPr>
                      <w:del w:id="700" w:author="Mr LING Chun Fung Kevin 凌峻峰" w:date="2026-01-12T13:37:00Z"/>
                    </w:rPr>
                  </w:pPr>
                  <w:del w:id="701" w:author="Mr LING Chun Fung Kevin 凌峻峰" w:date="2026-01-12T13:37:00Z">
                    <w:r w:rsidRPr="00525F09" w:rsidDel="009A20FD">
                      <w:delText>(subject to DEVB’s approval)</w:delText>
                    </w:r>
                  </w:del>
                </w:p>
              </w:tc>
            </w:tr>
            <w:tr w:rsidR="00071073" w:rsidRPr="00525F09" w:rsidDel="009A20FD" w14:paraId="7B94B088" w14:textId="07167570" w:rsidTr="00917A19">
              <w:trPr>
                <w:del w:id="702" w:author="Mr LING Chun Fung Kevin 凌峻峰" w:date="2026-01-12T13:37:00Z"/>
              </w:trPr>
              <w:tc>
                <w:tcPr>
                  <w:tcW w:w="2578" w:type="dxa"/>
                  <w:shd w:val="clear" w:color="auto" w:fill="auto"/>
                </w:tcPr>
                <w:p w14:paraId="66D9CBE4" w14:textId="7A9B0A2B" w:rsidR="006E0ABD" w:rsidRPr="00525F09" w:rsidDel="009A20FD" w:rsidRDefault="006E0ABD" w:rsidP="00A35A97">
                  <w:pPr>
                    <w:framePr w:hSpace="180" w:wrap="around" w:vAnchor="text" w:hAnchor="text" w:y="1"/>
                    <w:suppressOverlap/>
                    <w:rPr>
                      <w:del w:id="703" w:author="Mr LING Chun Fung Kevin 凌峻峰" w:date="2026-01-12T13:37:00Z"/>
                    </w:rPr>
                  </w:pPr>
                  <w:del w:id="704" w:author="Mr LING Chun Fung Kevin 凌峻峰" w:date="2026-01-12T13:37:00Z">
                    <w:r w:rsidRPr="00525F09" w:rsidDel="009A20FD">
                      <w:delText>Report Duty</w:delText>
                    </w:r>
                  </w:del>
                </w:p>
              </w:tc>
              <w:tc>
                <w:tcPr>
                  <w:tcW w:w="3119" w:type="dxa"/>
                  <w:shd w:val="clear" w:color="auto" w:fill="auto"/>
                </w:tcPr>
                <w:p w14:paraId="4C6FE443" w14:textId="7C8B4D03" w:rsidR="006E0ABD" w:rsidRPr="00525F09" w:rsidDel="009A20FD" w:rsidRDefault="006E0ABD" w:rsidP="00A35A97">
                  <w:pPr>
                    <w:framePr w:hSpace="180" w:wrap="around" w:vAnchor="text" w:hAnchor="text" w:y="1"/>
                    <w:suppressOverlap/>
                    <w:rPr>
                      <w:del w:id="705" w:author="Mr LING Chun Fung Kevin 凌峻峰" w:date="2026-01-12T13:37:00Z"/>
                    </w:rPr>
                  </w:pPr>
                  <w:del w:id="706" w:author="Mr LING Chun Fung Kevin 凌峻峰" w:date="2026-01-12T13:37:00Z">
                    <w:r w:rsidRPr="00525F09" w:rsidDel="009A20FD">
                      <w:delText>Early Aug 2026</w:delText>
                    </w:r>
                  </w:del>
                </w:p>
              </w:tc>
            </w:tr>
          </w:tbl>
          <w:p w14:paraId="5150E17E" w14:textId="03A3FB38" w:rsidR="00AB20C8" w:rsidRPr="00525F09" w:rsidDel="009A20FD" w:rsidRDefault="00AB20C8" w:rsidP="00DB4DB0">
            <w:pPr>
              <w:rPr>
                <w:del w:id="707" w:author="Mr LING Chun Fung Kevin 凌峻峰" w:date="2026-01-12T13:37:00Z"/>
              </w:rPr>
            </w:pPr>
          </w:p>
          <w:p w14:paraId="12455B94" w14:textId="1B8CA717" w:rsidR="00213AC8" w:rsidRPr="00525F09" w:rsidDel="009A20FD" w:rsidRDefault="006E0ABD" w:rsidP="00DB4DB0">
            <w:pPr>
              <w:rPr>
                <w:del w:id="708" w:author="Mr LING Chun Fung Kevin 凌峻峰" w:date="2026-01-12T13:37:00Z"/>
              </w:rPr>
            </w:pPr>
            <w:del w:id="709" w:author="Mr LING Chun Fung Kevin 凌峻峰" w:date="2026-01-12T13:37:00Z">
              <w:r w:rsidRPr="00525F09" w:rsidDel="009A20FD">
                <w:delText>As at 1</w:delText>
              </w:r>
              <w:r w:rsidR="00E30E17" w:rsidRPr="00525F09" w:rsidDel="009A20FD">
                <w:delText>7</w:delText>
              </w:r>
              <w:r w:rsidRPr="00525F09" w:rsidDel="009A20FD">
                <w:delText xml:space="preserve"> Nov</w:delText>
              </w:r>
              <w:r w:rsidR="007B69C4" w:rsidRPr="00525F09" w:rsidDel="009A20FD">
                <w:delText>ember</w:delText>
              </w:r>
              <w:r w:rsidRPr="00525F09" w:rsidDel="009A20FD">
                <w:delText xml:space="preserve"> 2025, </w:delText>
              </w:r>
              <w:r w:rsidR="00E30E17" w:rsidRPr="00525F09" w:rsidDel="009A20FD">
                <w:delText>506</w:delText>
              </w:r>
              <w:r w:rsidRPr="00525F09" w:rsidDel="009A20FD">
                <w:delText xml:space="preserve"> nos. of application were received.</w:delText>
              </w:r>
            </w:del>
          </w:p>
          <w:p w14:paraId="09D6EE26" w14:textId="77777777" w:rsidR="006E0ABD" w:rsidRPr="00525F09" w:rsidRDefault="006E0ABD" w:rsidP="00DB4DB0"/>
        </w:tc>
        <w:tc>
          <w:tcPr>
            <w:tcW w:w="1701" w:type="dxa"/>
          </w:tcPr>
          <w:p w14:paraId="157ACFD2"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r w:rsidRPr="00525F09">
              <w:rPr>
                <w:rFonts w:ascii="Times New Roman" w:eastAsia="標楷體" w:hAnsi="Times New Roman"/>
                <w:sz w:val="24"/>
              </w:rPr>
              <w:t>SE/T1</w:t>
            </w:r>
          </w:p>
          <w:p w14:paraId="23835E9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01D19723"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609FD4FB"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6EBA9506" w14:textId="77777777" w:rsidR="00213AC8" w:rsidRPr="00525F09" w:rsidRDefault="00213AC8" w:rsidP="00213AC8">
            <w:pPr>
              <w:pStyle w:val="af2"/>
              <w:widowControl/>
              <w:tabs>
                <w:tab w:val="left" w:pos="993"/>
              </w:tabs>
              <w:ind w:leftChars="0" w:left="62" w:rightChars="106" w:right="254"/>
              <w:jc w:val="both"/>
              <w:rPr>
                <w:rFonts w:ascii="Times New Roman" w:eastAsia="標楷體" w:hAnsi="Times New Roman"/>
                <w:kern w:val="0"/>
                <w:sz w:val="24"/>
                <w:szCs w:val="24"/>
                <w:u w:val="single"/>
              </w:rPr>
            </w:pPr>
          </w:p>
        </w:tc>
      </w:tr>
      <w:tr w:rsidR="00071073" w:rsidRPr="00525F09" w14:paraId="34F7AF44" w14:textId="77777777" w:rsidTr="007321F8">
        <w:trPr>
          <w:trHeight w:val="558"/>
        </w:trPr>
        <w:tc>
          <w:tcPr>
            <w:tcW w:w="709" w:type="dxa"/>
          </w:tcPr>
          <w:p w14:paraId="577092F1" w14:textId="77777777" w:rsidR="00213AC8" w:rsidRPr="00525F09" w:rsidRDefault="00213AC8" w:rsidP="00213AC8">
            <w:pPr>
              <w:spacing w:line="300" w:lineRule="exact"/>
              <w:ind w:rightChars="60" w:right="144"/>
              <w:rPr>
                <w:rFonts w:eastAsia="標楷體"/>
                <w:b/>
              </w:rPr>
            </w:pPr>
          </w:p>
        </w:tc>
        <w:tc>
          <w:tcPr>
            <w:tcW w:w="1003" w:type="dxa"/>
            <w:gridSpan w:val="2"/>
          </w:tcPr>
          <w:p w14:paraId="14C20584"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725A43E2" w14:textId="77777777" w:rsidR="00213AC8" w:rsidRPr="00525F09" w:rsidRDefault="00213AC8" w:rsidP="00213AC8">
            <w:pPr>
              <w:spacing w:line="300" w:lineRule="exact"/>
              <w:ind w:left="20" w:rightChars="106" w:right="254"/>
              <w:jc w:val="both"/>
              <w:rPr>
                <w:rFonts w:eastAsia="標楷體"/>
                <w:u w:val="single"/>
              </w:rPr>
            </w:pPr>
            <w:r w:rsidRPr="00525F09">
              <w:rPr>
                <w:rFonts w:eastAsia="標楷體"/>
                <w:u w:val="single"/>
              </w:rPr>
              <w:t>Technician Trainee (TT) Recruitment</w:t>
            </w:r>
          </w:p>
          <w:p w14:paraId="0BEB3861" w14:textId="77777777" w:rsidR="00213AC8" w:rsidRPr="00525F09" w:rsidRDefault="00213AC8" w:rsidP="00213AC8">
            <w:pPr>
              <w:spacing w:line="300" w:lineRule="exact"/>
              <w:ind w:left="20" w:rightChars="106" w:right="254"/>
              <w:jc w:val="both"/>
              <w:rPr>
                <w:rFonts w:eastAsia="標楷體"/>
              </w:rPr>
            </w:pPr>
          </w:p>
          <w:p w14:paraId="59DE9DB4" w14:textId="4715B152" w:rsidR="00213AC8" w:rsidRPr="00525F09" w:rsidRDefault="00213AC8" w:rsidP="00213AC8">
            <w:pPr>
              <w:pStyle w:val="af2"/>
              <w:widowControl/>
              <w:numPr>
                <w:ilvl w:val="0"/>
                <w:numId w:val="42"/>
              </w:numPr>
              <w:ind w:leftChars="0" w:rightChars="106" w:right="254"/>
              <w:jc w:val="both"/>
              <w:rPr>
                <w:rFonts w:ascii="Times New Roman" w:eastAsia="標楷體" w:hAnsi="Times New Roman"/>
                <w:sz w:val="24"/>
                <w:szCs w:val="24"/>
                <w:u w:val="single"/>
                <w:lang w:val="en-GB"/>
              </w:rPr>
            </w:pPr>
            <w:r w:rsidRPr="00525F09">
              <w:rPr>
                <w:rFonts w:ascii="Times New Roman" w:eastAsia="標楷體" w:hAnsi="Times New Roman"/>
                <w:sz w:val="24"/>
                <w:szCs w:val="24"/>
                <w:u w:val="single"/>
                <w:lang w:val="en-GB"/>
              </w:rPr>
              <w:t xml:space="preserve">TT recruitment </w:t>
            </w:r>
            <w:r w:rsidR="0049516D" w:rsidRPr="00525F09">
              <w:rPr>
                <w:rFonts w:ascii="Times New Roman" w:eastAsia="標楷體" w:hAnsi="Times New Roman"/>
                <w:sz w:val="24"/>
                <w:szCs w:val="24"/>
                <w:u w:val="single"/>
                <w:lang w:val="en-GB"/>
              </w:rPr>
              <w:t>2026</w:t>
            </w:r>
          </w:p>
          <w:p w14:paraId="4C54F2A2" w14:textId="77777777" w:rsidR="00213AC8" w:rsidRPr="00525F09" w:rsidRDefault="00213AC8" w:rsidP="00213AC8">
            <w:pPr>
              <w:pStyle w:val="af2"/>
              <w:widowControl/>
              <w:tabs>
                <w:tab w:val="left" w:pos="993"/>
              </w:tabs>
              <w:ind w:leftChars="0" w:left="380" w:rightChars="106" w:right="254"/>
              <w:jc w:val="both"/>
              <w:rPr>
                <w:rFonts w:ascii="Times New Roman" w:eastAsia="標楷體" w:hAnsi="Times New Roman"/>
                <w:sz w:val="24"/>
                <w:szCs w:val="24"/>
                <w:lang w:val="en-GB"/>
              </w:rPr>
            </w:pPr>
          </w:p>
          <w:p w14:paraId="71ED0E6F" w14:textId="6525612F" w:rsidR="00213AC8" w:rsidRPr="00525F09" w:rsidRDefault="009A20FD" w:rsidP="00213AC8">
            <w:pPr>
              <w:pStyle w:val="af2"/>
              <w:widowControl/>
              <w:tabs>
                <w:tab w:val="left" w:pos="993"/>
              </w:tabs>
              <w:ind w:leftChars="143" w:left="343" w:rightChars="106" w:right="254"/>
              <w:jc w:val="both"/>
              <w:rPr>
                <w:rFonts w:ascii="Times New Roman" w:eastAsia="標楷體" w:hAnsi="Times New Roman"/>
                <w:sz w:val="24"/>
                <w:szCs w:val="24"/>
                <w:lang w:eastAsia="zh-HK"/>
              </w:rPr>
            </w:pPr>
            <w:ins w:id="710" w:author="Mr LING Chun Fung Kevin 凌峻峰" w:date="2026-01-12T13:38:00Z">
              <w:r w:rsidRPr="00525F09">
                <w:rPr>
                  <w:rFonts w:ascii="Times New Roman" w:eastAsia="標楷體" w:hAnsi="Times New Roman"/>
                  <w:color w:val="FF0000"/>
                  <w:kern w:val="0"/>
                  <w:sz w:val="24"/>
                  <w:szCs w:val="24"/>
                </w:rPr>
                <w:t xml:space="preserve">TT recruitment period was scheduled from 2 January 2026 to 26 February 2026.  The TT recruitment target of 233 for 2026 intake was endorsed by HRMC on 19 December 2025.  This recruitment target would be subject to further review by TSMC in 2026 Q2.  The no. of applications received up to </w:t>
              </w:r>
            </w:ins>
            <w:ins w:id="711" w:author="Mr LING Chun Fung Kevin 凌峻峰" w:date="2026-01-27T16:32:00Z">
              <w:r w:rsidR="00E167D2" w:rsidRPr="00525F09">
                <w:rPr>
                  <w:rFonts w:ascii="Times New Roman" w:eastAsia="標楷體" w:hAnsi="Times New Roman"/>
                  <w:color w:val="FF0000"/>
                  <w:kern w:val="0"/>
                  <w:sz w:val="24"/>
                  <w:szCs w:val="24"/>
                </w:rPr>
                <w:t>25</w:t>
              </w:r>
            </w:ins>
            <w:ins w:id="712" w:author="Mr LING Chun Fung Kevin 凌峻峰" w:date="2026-01-12T13:38:00Z">
              <w:r w:rsidRPr="00525F09">
                <w:rPr>
                  <w:rFonts w:ascii="Times New Roman" w:eastAsia="標楷體" w:hAnsi="Times New Roman"/>
                  <w:color w:val="FF0000"/>
                  <w:kern w:val="0"/>
                  <w:sz w:val="24"/>
                  <w:szCs w:val="24"/>
                </w:rPr>
                <w:t xml:space="preserve"> January 2026 was </w:t>
              </w:r>
            </w:ins>
            <w:ins w:id="713" w:author="Mr LING Chun Fung Kevin 凌峻峰" w:date="2026-01-27T16:32:00Z">
              <w:r w:rsidR="00E167D2" w:rsidRPr="00525F09">
                <w:rPr>
                  <w:rFonts w:ascii="Times New Roman" w:eastAsia="標楷體" w:hAnsi="Times New Roman"/>
                  <w:color w:val="FF0000"/>
                  <w:kern w:val="0"/>
                  <w:sz w:val="24"/>
                  <w:szCs w:val="24"/>
                </w:rPr>
                <w:t>74</w:t>
              </w:r>
            </w:ins>
            <w:ins w:id="714" w:author="Mr LING Chun Fung Kevin 凌峻峰" w:date="2026-01-22T13:59:00Z">
              <w:r w:rsidR="00CE72F5" w:rsidRPr="00525F09">
                <w:rPr>
                  <w:rFonts w:ascii="Times New Roman" w:eastAsia="標楷體" w:hAnsi="Times New Roman"/>
                  <w:color w:val="FF0000"/>
                  <w:kern w:val="0"/>
                  <w:sz w:val="24"/>
                  <w:szCs w:val="24"/>
                </w:rPr>
                <w:t>9</w:t>
              </w:r>
            </w:ins>
            <w:ins w:id="715" w:author="Mr LING Chun Fung Kevin 凌峻峰" w:date="2026-01-12T13:38:00Z">
              <w:r w:rsidRPr="00525F09">
                <w:rPr>
                  <w:rFonts w:ascii="Times New Roman" w:eastAsia="標楷體" w:hAnsi="Times New Roman"/>
                  <w:color w:val="FF0000"/>
                  <w:kern w:val="0"/>
                  <w:sz w:val="24"/>
                  <w:szCs w:val="24"/>
                </w:rPr>
                <w:t>.</w:t>
              </w:r>
            </w:ins>
            <w:del w:id="716" w:author="Mr LING Chun Fung Kevin 凌峻峰" w:date="2026-01-12T13:38:00Z">
              <w:r w:rsidR="00536C6C" w:rsidRPr="00525F09" w:rsidDel="009A20FD">
                <w:rPr>
                  <w:rFonts w:ascii="Times New Roman" w:eastAsia="標楷體" w:hAnsi="Times New Roman"/>
                  <w:kern w:val="0"/>
                  <w:sz w:val="24"/>
                  <w:szCs w:val="24"/>
                </w:rPr>
                <w:delText xml:space="preserve">After coordinating with DAD, TT recruitment period was scheduled from </w:delText>
              </w:r>
              <w:r w:rsidR="000C4ABF" w:rsidRPr="00525F09" w:rsidDel="009A20FD">
                <w:rPr>
                  <w:rFonts w:ascii="Times New Roman" w:eastAsia="標楷體" w:hAnsi="Times New Roman"/>
                  <w:kern w:val="0"/>
                  <w:sz w:val="24"/>
                  <w:szCs w:val="24"/>
                </w:rPr>
                <w:delText>2</w:delText>
              </w:r>
              <w:r w:rsidR="00536C6C" w:rsidRPr="00525F09" w:rsidDel="009A20FD">
                <w:rPr>
                  <w:rFonts w:ascii="Times New Roman" w:eastAsia="標楷體" w:hAnsi="Times New Roman"/>
                  <w:kern w:val="0"/>
                  <w:sz w:val="24"/>
                  <w:szCs w:val="24"/>
                </w:rPr>
                <w:delText xml:space="preserve"> Jan</w:delText>
              </w:r>
              <w:r w:rsidR="007B69C4" w:rsidRPr="00525F09" w:rsidDel="009A20FD">
                <w:rPr>
                  <w:rFonts w:ascii="Times New Roman" w:eastAsia="標楷體" w:hAnsi="Times New Roman"/>
                  <w:kern w:val="0"/>
                  <w:sz w:val="24"/>
                  <w:szCs w:val="24"/>
                </w:rPr>
                <w:delText>uary</w:delText>
              </w:r>
              <w:r w:rsidR="00536C6C" w:rsidRPr="00525F09" w:rsidDel="009A20FD">
                <w:rPr>
                  <w:rFonts w:ascii="Times New Roman" w:eastAsia="標楷體" w:hAnsi="Times New Roman"/>
                  <w:kern w:val="0"/>
                  <w:sz w:val="24"/>
                  <w:szCs w:val="24"/>
                </w:rPr>
                <w:delText xml:space="preserve"> 2026 to </w:delText>
              </w:r>
              <w:r w:rsidR="000C4ABF" w:rsidRPr="00525F09" w:rsidDel="009A20FD">
                <w:rPr>
                  <w:rFonts w:ascii="Times New Roman" w:eastAsia="標楷體" w:hAnsi="Times New Roman"/>
                  <w:kern w:val="0"/>
                  <w:sz w:val="24"/>
                  <w:szCs w:val="24"/>
                </w:rPr>
                <w:delText>2</w:delText>
              </w:r>
              <w:r w:rsidR="00536C6C" w:rsidRPr="00525F09" w:rsidDel="009A20FD">
                <w:rPr>
                  <w:rFonts w:ascii="Times New Roman" w:eastAsia="標楷體" w:hAnsi="Times New Roman"/>
                  <w:kern w:val="0"/>
                  <w:sz w:val="24"/>
                  <w:szCs w:val="24"/>
                </w:rPr>
                <w:delText xml:space="preserve">6 </w:delText>
              </w:r>
              <w:r w:rsidR="000C4ABF" w:rsidRPr="00525F09" w:rsidDel="009A20FD">
                <w:rPr>
                  <w:rFonts w:ascii="Times New Roman" w:eastAsia="標楷體" w:hAnsi="Times New Roman"/>
                  <w:kern w:val="0"/>
                  <w:sz w:val="24"/>
                  <w:szCs w:val="24"/>
                </w:rPr>
                <w:delText>Feb</w:delText>
              </w:r>
              <w:r w:rsidR="007B69C4" w:rsidRPr="00525F09" w:rsidDel="009A20FD">
                <w:rPr>
                  <w:rFonts w:ascii="Times New Roman" w:eastAsia="標楷體" w:hAnsi="Times New Roman"/>
                  <w:kern w:val="0"/>
                  <w:sz w:val="24"/>
                  <w:szCs w:val="24"/>
                </w:rPr>
                <w:delText>ruary</w:delText>
              </w:r>
              <w:r w:rsidR="00536C6C" w:rsidRPr="00525F09" w:rsidDel="009A20FD">
                <w:rPr>
                  <w:rFonts w:ascii="Times New Roman" w:eastAsia="標楷體" w:hAnsi="Times New Roman"/>
                  <w:kern w:val="0"/>
                  <w:sz w:val="24"/>
                  <w:szCs w:val="24"/>
                </w:rPr>
                <w:delText xml:space="preserve"> 2025</w:delText>
              </w:r>
              <w:r w:rsidR="00406562" w:rsidRPr="00525F09" w:rsidDel="009A20FD">
                <w:rPr>
                  <w:rFonts w:ascii="Times New Roman" w:eastAsia="標楷體" w:hAnsi="Times New Roman"/>
                  <w:kern w:val="0"/>
                  <w:sz w:val="24"/>
                  <w:szCs w:val="24"/>
                </w:rPr>
                <w:delText xml:space="preserve"> tentatively</w:delText>
              </w:r>
              <w:r w:rsidR="00536C6C" w:rsidRPr="00525F09" w:rsidDel="009A20FD">
                <w:rPr>
                  <w:rFonts w:ascii="Times New Roman" w:eastAsia="標楷體" w:hAnsi="Times New Roman"/>
                  <w:kern w:val="0"/>
                  <w:sz w:val="24"/>
                  <w:szCs w:val="24"/>
                </w:rPr>
                <w:delText xml:space="preserve">. </w:delText>
              </w:r>
              <w:r w:rsidR="005633B9" w:rsidRPr="00525F09" w:rsidDel="009A20FD">
                <w:rPr>
                  <w:rFonts w:ascii="Times New Roman" w:eastAsia="標楷體" w:hAnsi="Times New Roman"/>
                  <w:kern w:val="0"/>
                  <w:sz w:val="24"/>
                  <w:szCs w:val="24"/>
                </w:rPr>
                <w:delText>Approval from HRMC would be sought in the coming meeting regarding the 2026 TT recruitment target</w:delText>
              </w:r>
              <w:r w:rsidR="00213AC8" w:rsidRPr="00525F09" w:rsidDel="009A20FD">
                <w:rPr>
                  <w:rFonts w:ascii="Times New Roman" w:eastAsia="標楷體" w:hAnsi="Times New Roman"/>
                  <w:kern w:val="0"/>
                  <w:sz w:val="24"/>
                  <w:szCs w:val="24"/>
                </w:rPr>
                <w:delText>.</w:delText>
              </w:r>
              <w:r w:rsidR="00406562" w:rsidRPr="00525F09" w:rsidDel="009A20FD">
                <w:rPr>
                  <w:rFonts w:ascii="Times New Roman" w:eastAsia="標楷體" w:hAnsi="Times New Roman"/>
                  <w:kern w:val="0"/>
                  <w:sz w:val="24"/>
                  <w:szCs w:val="24"/>
                </w:rPr>
                <w:delText xml:space="preserve"> Briefing of TT recruitment to all relevant TU1 colleagues would be conducted on 27 Nov</w:delText>
              </w:r>
              <w:r w:rsidR="007B69C4" w:rsidRPr="00525F09" w:rsidDel="009A20FD">
                <w:rPr>
                  <w:rFonts w:ascii="Times New Roman" w:eastAsia="標楷體" w:hAnsi="Times New Roman"/>
                  <w:kern w:val="0"/>
                  <w:sz w:val="24"/>
                  <w:szCs w:val="24"/>
                </w:rPr>
                <w:delText>ember</w:delText>
              </w:r>
              <w:r w:rsidR="00406562" w:rsidRPr="00525F09" w:rsidDel="009A20FD">
                <w:rPr>
                  <w:rFonts w:ascii="Times New Roman" w:eastAsia="標楷體" w:hAnsi="Times New Roman"/>
                  <w:kern w:val="0"/>
                  <w:sz w:val="24"/>
                  <w:szCs w:val="24"/>
                </w:rPr>
                <w:delText xml:space="preserve"> 2025.</w:delText>
              </w:r>
            </w:del>
          </w:p>
          <w:p w14:paraId="2E4FB382" w14:textId="77777777" w:rsidR="00213AC8" w:rsidRPr="00525F09" w:rsidRDefault="00213AC8" w:rsidP="00213AC8">
            <w:pPr>
              <w:spacing w:line="300" w:lineRule="exact"/>
              <w:ind w:left="20" w:rightChars="106" w:right="254"/>
              <w:jc w:val="both"/>
              <w:rPr>
                <w:rFonts w:eastAsia="標楷體"/>
                <w:u w:val="single"/>
              </w:rPr>
            </w:pPr>
          </w:p>
        </w:tc>
        <w:tc>
          <w:tcPr>
            <w:tcW w:w="1701" w:type="dxa"/>
          </w:tcPr>
          <w:p w14:paraId="42A64D61"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00F36333"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143150A8"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42EFE831"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08AB76C2" w14:textId="77777777" w:rsidR="00213AC8" w:rsidRPr="00525F09" w:rsidRDefault="00213AC8" w:rsidP="00071073">
            <w:pPr>
              <w:spacing w:line="300" w:lineRule="exact"/>
              <w:ind w:leftChars="108" w:left="259" w:rightChars="106" w:right="254"/>
              <w:jc w:val="center"/>
              <w:rPr>
                <w:rFonts w:eastAsia="標楷體"/>
                <w:u w:val="single"/>
              </w:rPr>
            </w:pPr>
            <w:r w:rsidRPr="00525F09">
              <w:rPr>
                <w:rFonts w:eastAsia="標楷體"/>
              </w:rPr>
              <w:t>SE/T1</w:t>
            </w:r>
          </w:p>
        </w:tc>
      </w:tr>
      <w:tr w:rsidR="00071073" w:rsidRPr="00525F09" w14:paraId="1B645622" w14:textId="77777777" w:rsidTr="007321F8">
        <w:trPr>
          <w:trHeight w:val="558"/>
        </w:trPr>
        <w:tc>
          <w:tcPr>
            <w:tcW w:w="709" w:type="dxa"/>
          </w:tcPr>
          <w:p w14:paraId="1D0BA5C9" w14:textId="77777777" w:rsidR="00213AC8" w:rsidRPr="00525F09" w:rsidRDefault="00213AC8" w:rsidP="00213AC8">
            <w:pPr>
              <w:spacing w:line="300" w:lineRule="exact"/>
              <w:ind w:rightChars="60" w:right="144"/>
              <w:rPr>
                <w:rFonts w:eastAsia="標楷體"/>
                <w:b/>
              </w:rPr>
            </w:pPr>
          </w:p>
        </w:tc>
        <w:tc>
          <w:tcPr>
            <w:tcW w:w="1003" w:type="dxa"/>
            <w:gridSpan w:val="2"/>
          </w:tcPr>
          <w:p w14:paraId="62E3E0F1" w14:textId="77777777" w:rsidR="00213AC8" w:rsidRPr="00525F09" w:rsidRDefault="00213AC8" w:rsidP="00213AC8">
            <w:pPr>
              <w:pStyle w:val="31"/>
              <w:spacing w:line="300" w:lineRule="exact"/>
              <w:ind w:rightChars="60" w:right="144"/>
              <w:jc w:val="left"/>
              <w:rPr>
                <w:rFonts w:ascii="Times New Roman" w:eastAsia="標楷體" w:hAnsi="Times New Roman"/>
                <w:szCs w:val="24"/>
              </w:rPr>
            </w:pPr>
          </w:p>
        </w:tc>
        <w:tc>
          <w:tcPr>
            <w:tcW w:w="6226" w:type="dxa"/>
          </w:tcPr>
          <w:p w14:paraId="5B395DFB" w14:textId="77777777" w:rsidR="00213AC8" w:rsidRPr="00525F09" w:rsidRDefault="00213AC8" w:rsidP="00213AC8">
            <w:pPr>
              <w:pStyle w:val="af2"/>
              <w:widowControl/>
              <w:numPr>
                <w:ilvl w:val="0"/>
                <w:numId w:val="42"/>
              </w:numPr>
              <w:ind w:leftChars="0" w:rightChars="106" w:right="254"/>
              <w:jc w:val="both"/>
              <w:rPr>
                <w:rFonts w:ascii="Times New Roman" w:eastAsia="標楷體" w:hAnsi="Times New Roman"/>
                <w:sz w:val="24"/>
                <w:szCs w:val="24"/>
                <w:u w:val="single"/>
                <w:lang w:val="en-GB"/>
              </w:rPr>
            </w:pPr>
            <w:r w:rsidRPr="00525F09">
              <w:rPr>
                <w:rFonts w:ascii="Times New Roman" w:eastAsia="標楷體" w:hAnsi="Times New Roman"/>
                <w:sz w:val="24"/>
                <w:szCs w:val="24"/>
                <w:u w:val="single"/>
                <w:lang w:val="en-GB"/>
              </w:rPr>
              <w:t>Collaborative Learning Attachment (CAL) with the trade</w:t>
            </w:r>
          </w:p>
          <w:p w14:paraId="42D75D9F" w14:textId="77777777" w:rsidR="00213AC8" w:rsidRPr="00525F09" w:rsidRDefault="00213AC8" w:rsidP="00213AC8">
            <w:pPr>
              <w:pStyle w:val="af2"/>
              <w:widowControl/>
              <w:tabs>
                <w:tab w:val="left" w:pos="993"/>
              </w:tabs>
              <w:ind w:leftChars="0" w:left="380" w:rightChars="106" w:right="254"/>
              <w:jc w:val="both"/>
              <w:rPr>
                <w:rFonts w:ascii="Times New Roman" w:eastAsia="標楷體" w:hAnsi="Times New Roman"/>
                <w:sz w:val="24"/>
                <w:lang w:val="en-GB"/>
              </w:rPr>
            </w:pPr>
          </w:p>
          <w:p w14:paraId="5B2F64C4" w14:textId="1EC283DE" w:rsidR="00213AC8" w:rsidRPr="00525F09" w:rsidRDefault="00213AC8" w:rsidP="00213AC8">
            <w:pPr>
              <w:pStyle w:val="af2"/>
              <w:widowControl/>
              <w:tabs>
                <w:tab w:val="left" w:pos="993"/>
              </w:tabs>
              <w:ind w:leftChars="143" w:left="343" w:rightChars="106" w:right="254"/>
              <w:jc w:val="both"/>
              <w:rPr>
                <w:rFonts w:ascii="Times New Roman" w:eastAsia="標楷體" w:hAnsi="Times New Roman"/>
                <w:color w:val="FF0000"/>
              </w:rPr>
            </w:pPr>
            <w:r w:rsidRPr="00525F09">
              <w:rPr>
                <w:rFonts w:ascii="Times New Roman" w:eastAsia="標楷體" w:hAnsi="Times New Roman"/>
                <w:kern w:val="0"/>
                <w:sz w:val="24"/>
                <w:szCs w:val="24"/>
              </w:rPr>
              <w:t xml:space="preserve">Under the CAL </w:t>
            </w:r>
            <w:proofErr w:type="spellStart"/>
            <w:r w:rsidRPr="00525F09">
              <w:rPr>
                <w:rFonts w:ascii="Times New Roman" w:eastAsia="標楷體" w:hAnsi="Times New Roman"/>
                <w:kern w:val="0"/>
                <w:sz w:val="24"/>
                <w:szCs w:val="24"/>
              </w:rPr>
              <w:t>programme</w:t>
            </w:r>
            <w:proofErr w:type="spellEnd"/>
            <w:r w:rsidRPr="00525F09">
              <w:rPr>
                <w:rFonts w:ascii="Times New Roman" w:eastAsia="標楷體" w:hAnsi="Times New Roman"/>
                <w:kern w:val="0"/>
                <w:sz w:val="24"/>
                <w:szCs w:val="24"/>
              </w:rPr>
              <w:t xml:space="preserve">, our trade partners would offer 6-month on-job attachment training for our TTIIs (3-year), aiming to enrich their exposure and sharpen skills in different perspectives.  As at 31 </w:t>
            </w:r>
            <w:del w:id="717" w:author="Mr LING Chun Fung Kevin 凌峻峰" w:date="2026-01-12T13:38:00Z">
              <w:r w:rsidR="006E1F15" w:rsidRPr="00525F09" w:rsidDel="00ED0564">
                <w:rPr>
                  <w:rFonts w:ascii="Times New Roman" w:eastAsia="標楷體" w:hAnsi="Times New Roman"/>
                  <w:kern w:val="0"/>
                  <w:sz w:val="24"/>
                  <w:szCs w:val="24"/>
                </w:rPr>
                <w:delText xml:space="preserve">Oct </w:delText>
              </w:r>
            </w:del>
            <w:ins w:id="718" w:author="Mr LING Chun Fung Kevin 凌峻峰" w:date="2026-01-12T13:38:00Z">
              <w:r w:rsidR="00ED0564" w:rsidRPr="00525F09">
                <w:rPr>
                  <w:rFonts w:ascii="Times New Roman" w:eastAsia="標楷體" w:hAnsi="Times New Roman"/>
                  <w:color w:val="FF0000"/>
                  <w:kern w:val="0"/>
                  <w:sz w:val="24"/>
                  <w:szCs w:val="24"/>
                </w:rPr>
                <w:t>D</w:t>
              </w:r>
            </w:ins>
            <w:ins w:id="719" w:author="Mr LING Chun Fung Kevin 凌峻峰" w:date="2026-01-12T13:39:00Z">
              <w:r w:rsidR="00ED0564" w:rsidRPr="00525F09">
                <w:rPr>
                  <w:rFonts w:ascii="Times New Roman" w:eastAsia="標楷體" w:hAnsi="Times New Roman"/>
                  <w:color w:val="FF0000"/>
                  <w:kern w:val="0"/>
                  <w:sz w:val="24"/>
                  <w:szCs w:val="24"/>
                </w:rPr>
                <w:t>ec</w:t>
              </w:r>
            </w:ins>
            <w:ins w:id="720" w:author="Mr LING Chun Fung Kevin 凌峻峰" w:date="2026-01-12T14:25:00Z">
              <w:r w:rsidR="0088570B" w:rsidRPr="00525F09">
                <w:rPr>
                  <w:rFonts w:ascii="Times New Roman" w:eastAsia="標楷體" w:hAnsi="Times New Roman"/>
                  <w:color w:val="FF0000"/>
                  <w:kern w:val="0"/>
                  <w:sz w:val="24"/>
                  <w:szCs w:val="24"/>
                </w:rPr>
                <w:t>ember</w:t>
              </w:r>
            </w:ins>
            <w:ins w:id="721" w:author="Mr LING Chun Fung Kevin 凌峻峰" w:date="2026-01-12T13:38:00Z">
              <w:r w:rsidR="00ED0564" w:rsidRPr="00525F09">
                <w:rPr>
                  <w:rFonts w:ascii="Times New Roman" w:eastAsia="標楷體" w:hAnsi="Times New Roman"/>
                  <w:color w:val="FF0000"/>
                  <w:kern w:val="0"/>
                  <w:sz w:val="24"/>
                  <w:szCs w:val="24"/>
                </w:rPr>
                <w:t xml:space="preserve"> </w:t>
              </w:r>
            </w:ins>
            <w:r w:rsidRPr="00525F09">
              <w:rPr>
                <w:rFonts w:ascii="Times New Roman" w:eastAsia="標楷體" w:hAnsi="Times New Roman"/>
                <w:kern w:val="0"/>
                <w:sz w:val="24"/>
                <w:szCs w:val="24"/>
              </w:rPr>
              <w:t xml:space="preserve">2025, </w:t>
            </w:r>
            <w:del w:id="722" w:author="Mr LING Chun Fung Kevin 凌峻峰" w:date="2026-01-12T13:39:00Z">
              <w:r w:rsidR="004346E5" w:rsidRPr="00525F09" w:rsidDel="00ED0564">
                <w:rPr>
                  <w:rFonts w:ascii="Times New Roman" w:eastAsia="標楷體" w:hAnsi="Times New Roman"/>
                  <w:kern w:val="0"/>
                  <w:sz w:val="24"/>
                  <w:szCs w:val="24"/>
                </w:rPr>
                <w:delText xml:space="preserve">31 </w:delText>
              </w:r>
            </w:del>
            <w:ins w:id="723" w:author="Mr LING Chun Fung Kevin 凌峻峰" w:date="2026-01-12T13:39:00Z">
              <w:r w:rsidR="00ED0564" w:rsidRPr="00525F09">
                <w:rPr>
                  <w:rFonts w:ascii="Times New Roman" w:eastAsia="標楷體" w:hAnsi="Times New Roman"/>
                  <w:color w:val="FF0000"/>
                  <w:kern w:val="0"/>
                  <w:sz w:val="24"/>
                  <w:szCs w:val="24"/>
                </w:rPr>
                <w:t xml:space="preserve">10 </w:t>
              </w:r>
            </w:ins>
            <w:r w:rsidRPr="00525F09">
              <w:rPr>
                <w:rFonts w:ascii="Times New Roman" w:eastAsia="標楷體" w:hAnsi="Times New Roman"/>
                <w:kern w:val="0"/>
                <w:sz w:val="24"/>
                <w:szCs w:val="24"/>
              </w:rPr>
              <w:t xml:space="preserve">TTs were having training at different CAL-partnering companies, while </w:t>
            </w:r>
            <w:del w:id="724" w:author="Mr LING Chun Fung Kevin 凌峻峰" w:date="2026-01-12T13:39:00Z">
              <w:r w:rsidR="004346E5" w:rsidRPr="00525F09" w:rsidDel="00ED0564">
                <w:rPr>
                  <w:rFonts w:ascii="Times New Roman" w:eastAsia="標楷體" w:hAnsi="Times New Roman"/>
                  <w:kern w:val="0"/>
                  <w:sz w:val="24"/>
                  <w:szCs w:val="24"/>
                </w:rPr>
                <w:delText xml:space="preserve">56 </w:delText>
              </w:r>
            </w:del>
            <w:ins w:id="725" w:author="Mr LING Chun Fung Kevin 凌峻峰" w:date="2026-01-12T13:39:00Z">
              <w:r w:rsidR="00ED0564" w:rsidRPr="00525F09">
                <w:rPr>
                  <w:rFonts w:ascii="Times New Roman" w:eastAsia="標楷體" w:hAnsi="Times New Roman"/>
                  <w:color w:val="FF0000"/>
                  <w:kern w:val="0"/>
                  <w:sz w:val="24"/>
                  <w:szCs w:val="24"/>
                </w:rPr>
                <w:t xml:space="preserve">77 </w:t>
              </w:r>
            </w:ins>
            <w:r w:rsidRPr="00525F09">
              <w:rPr>
                <w:rFonts w:ascii="Times New Roman" w:eastAsia="標楷體" w:hAnsi="Times New Roman"/>
                <w:kern w:val="0"/>
                <w:sz w:val="24"/>
                <w:szCs w:val="24"/>
              </w:rPr>
              <w:t xml:space="preserve">TTs had completed the attachment training. </w:t>
            </w:r>
            <w:ins w:id="726" w:author="Mr LING Chun Fung Kevin 凌峻峰" w:date="2026-01-12T13:39:00Z">
              <w:r w:rsidR="00ED0564" w:rsidRPr="00525F09">
                <w:rPr>
                  <w:rFonts w:ascii="Times New Roman" w:hAnsi="Times New Roman"/>
                </w:rPr>
                <w:t xml:space="preserve"> </w:t>
              </w:r>
              <w:r w:rsidR="00ED0564" w:rsidRPr="00525F09">
                <w:rPr>
                  <w:rFonts w:ascii="Times New Roman" w:eastAsia="標楷體" w:hAnsi="Times New Roman"/>
                  <w:color w:val="FF0000"/>
                  <w:kern w:val="0"/>
                  <w:sz w:val="24"/>
                  <w:szCs w:val="24"/>
                </w:rPr>
                <w:t>For the 2024 intake TTIIs (3-year), arrangements have been confirmed with CAL companies, 15 TTs have commenced their CAL attachment training in Jan</w:t>
              </w:r>
            </w:ins>
            <w:ins w:id="727" w:author="Mr LING Chun Fung Kevin 凌峻峰" w:date="2026-01-12T14:25:00Z">
              <w:r w:rsidR="0088570B" w:rsidRPr="00525F09">
                <w:rPr>
                  <w:rFonts w:ascii="Times New Roman" w:eastAsia="標楷體" w:hAnsi="Times New Roman"/>
                  <w:color w:val="FF0000"/>
                  <w:kern w:val="0"/>
                  <w:sz w:val="24"/>
                  <w:szCs w:val="24"/>
                </w:rPr>
                <w:t>uary</w:t>
              </w:r>
            </w:ins>
            <w:ins w:id="728" w:author="Mr LING Chun Fung Kevin 凌峻峰" w:date="2026-01-12T13:39:00Z">
              <w:r w:rsidR="00ED0564" w:rsidRPr="00525F09">
                <w:rPr>
                  <w:rFonts w:ascii="Times New Roman" w:eastAsia="標楷體" w:hAnsi="Times New Roman"/>
                  <w:color w:val="FF0000"/>
                  <w:kern w:val="0"/>
                  <w:sz w:val="24"/>
                  <w:szCs w:val="24"/>
                </w:rPr>
                <w:t xml:space="preserve"> 2026.</w:t>
              </w:r>
            </w:ins>
          </w:p>
          <w:p w14:paraId="4439A266" w14:textId="77777777" w:rsidR="00213AC8" w:rsidRPr="00525F09" w:rsidRDefault="00213AC8" w:rsidP="008A4978">
            <w:pPr>
              <w:pStyle w:val="af2"/>
              <w:widowControl/>
              <w:ind w:leftChars="0" w:left="20" w:rightChars="106" w:right="254"/>
              <w:jc w:val="both"/>
              <w:rPr>
                <w:rFonts w:ascii="Times New Roman" w:eastAsia="標楷體" w:hAnsi="Times New Roman"/>
                <w:sz w:val="24"/>
                <w:szCs w:val="24"/>
                <w:u w:val="single"/>
                <w:lang w:val="en-GB"/>
              </w:rPr>
            </w:pPr>
          </w:p>
        </w:tc>
        <w:tc>
          <w:tcPr>
            <w:tcW w:w="1701" w:type="dxa"/>
          </w:tcPr>
          <w:p w14:paraId="7217EBCF"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1ABE4C5A"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1183DEC2"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0B056596"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p w14:paraId="6916EC4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r w:rsidRPr="00525F09">
              <w:rPr>
                <w:rFonts w:ascii="Times New Roman" w:eastAsia="標楷體" w:hAnsi="Times New Roman"/>
                <w:sz w:val="24"/>
              </w:rPr>
              <w:t>SE/T1</w:t>
            </w:r>
          </w:p>
          <w:p w14:paraId="2F744ABF" w14:textId="77777777" w:rsidR="00213AC8" w:rsidRPr="00525F09" w:rsidRDefault="00213AC8" w:rsidP="00213AC8">
            <w:pPr>
              <w:spacing w:line="300" w:lineRule="exact"/>
              <w:ind w:left="20" w:rightChars="106" w:right="254"/>
              <w:jc w:val="both"/>
              <w:rPr>
                <w:rFonts w:eastAsia="標楷體"/>
              </w:rPr>
            </w:pPr>
          </w:p>
        </w:tc>
      </w:tr>
      <w:tr w:rsidR="00071073" w:rsidRPr="00525F09" w14:paraId="5ACBA5F4" w14:textId="77777777" w:rsidTr="007321F8">
        <w:trPr>
          <w:trHeight w:val="556"/>
        </w:trPr>
        <w:tc>
          <w:tcPr>
            <w:tcW w:w="709" w:type="dxa"/>
            <w:shd w:val="clear" w:color="auto" w:fill="auto"/>
          </w:tcPr>
          <w:p w14:paraId="73491A89"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568BDED9"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4EF10605" w14:textId="77777777" w:rsidR="00213AC8" w:rsidRPr="00525F09" w:rsidRDefault="00213AC8" w:rsidP="00213AC8">
            <w:pPr>
              <w:keepNext/>
              <w:keepLines/>
              <w:ind w:rightChars="106" w:right="254"/>
              <w:rPr>
                <w:rFonts w:eastAsia="標楷體"/>
                <w:kern w:val="0"/>
                <w:u w:val="single"/>
                <w:lang w:val="en-US"/>
              </w:rPr>
            </w:pPr>
            <w:r w:rsidRPr="00525F09">
              <w:rPr>
                <w:rFonts w:eastAsia="標楷體"/>
                <w:kern w:val="0"/>
                <w:u w:val="single"/>
                <w:lang w:val="en-US"/>
              </w:rPr>
              <w:t>Strategic Technologies Enhancement in EMSD Training Schemes</w:t>
            </w:r>
          </w:p>
        </w:tc>
        <w:tc>
          <w:tcPr>
            <w:tcW w:w="1701" w:type="dxa"/>
            <w:shd w:val="clear" w:color="auto" w:fill="auto"/>
          </w:tcPr>
          <w:p w14:paraId="0F80C9D5" w14:textId="77777777" w:rsidR="00213AC8" w:rsidRPr="00525F09" w:rsidRDefault="00213AC8" w:rsidP="00213AC8">
            <w:pPr>
              <w:keepNext/>
              <w:keepLines/>
              <w:ind w:rightChars="106" w:right="254"/>
              <w:rPr>
                <w:rFonts w:eastAsia="標楷體"/>
                <w:kern w:val="0"/>
                <w:u w:val="single"/>
                <w:lang w:val="en-US"/>
              </w:rPr>
            </w:pPr>
          </w:p>
        </w:tc>
      </w:tr>
      <w:tr w:rsidR="00071073" w:rsidRPr="00525F09" w14:paraId="19E3FCF6" w14:textId="77777777" w:rsidTr="007321F8">
        <w:trPr>
          <w:trHeight w:val="556"/>
        </w:trPr>
        <w:tc>
          <w:tcPr>
            <w:tcW w:w="709" w:type="dxa"/>
            <w:shd w:val="clear" w:color="auto" w:fill="auto"/>
          </w:tcPr>
          <w:p w14:paraId="51AA569C"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0EC977C4"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62044C8E" w14:textId="33CECA8F" w:rsidR="00213AC8" w:rsidRPr="00525F09" w:rsidRDefault="0006178B" w:rsidP="00213AC8">
            <w:pPr>
              <w:spacing w:line="300" w:lineRule="exact"/>
              <w:ind w:rightChars="106" w:right="254"/>
              <w:jc w:val="both"/>
              <w:rPr>
                <w:rFonts w:eastAsia="標楷體"/>
                <w:kern w:val="0"/>
              </w:rPr>
            </w:pPr>
            <w:r w:rsidRPr="00525F09">
              <w:rPr>
                <w:rFonts w:eastAsia="標楷體"/>
                <w:kern w:val="0"/>
              </w:rPr>
              <w:t>With the strong support from DTD</w:t>
            </w:r>
            <w:r w:rsidRPr="00525F09">
              <w:rPr>
                <w:rFonts w:eastAsia="標楷體"/>
                <w:kern w:val="0"/>
                <w:lang w:val="en-US"/>
              </w:rPr>
              <w:t xml:space="preserve">, </w:t>
            </w:r>
            <w:r w:rsidRPr="00525F09">
              <w:rPr>
                <w:rFonts w:eastAsia="標楷體"/>
                <w:color w:val="FF0000"/>
                <w:kern w:val="0"/>
                <w:lang w:val="en-US"/>
              </w:rPr>
              <w:t xml:space="preserve">strategic technologies enhancement training for EGs and TTs </w:t>
            </w:r>
            <w:ins w:id="729" w:author="Mr LING Chun Fung Kevin 凌峻峰" w:date="2026-01-13T16:01:00Z">
              <w:r w:rsidR="00517D2B" w:rsidRPr="00525F09">
                <w:rPr>
                  <w:rFonts w:eastAsia="標楷體"/>
                  <w:color w:val="FF0000"/>
                  <w:kern w:val="0"/>
                  <w:lang w:val="en-US"/>
                </w:rPr>
                <w:t xml:space="preserve">have been scheduled </w:t>
              </w:r>
            </w:ins>
            <w:ins w:id="730" w:author="Mr LING Chun Fung Kevin 凌峻峰" w:date="2026-01-13T16:02:00Z">
              <w:r w:rsidR="00517D2B" w:rsidRPr="00525F09">
                <w:rPr>
                  <w:rFonts w:eastAsia="標楷體"/>
                  <w:color w:val="FF0000"/>
                  <w:kern w:val="0"/>
                  <w:lang w:val="en-US"/>
                </w:rPr>
                <w:t>between</w:t>
              </w:r>
            </w:ins>
            <w:ins w:id="731" w:author="Mr LING Chun Fung Kevin 凌峻峰" w:date="2026-01-13T16:01:00Z">
              <w:r w:rsidR="00517D2B" w:rsidRPr="00525F09">
                <w:rPr>
                  <w:rFonts w:eastAsia="標楷體"/>
                  <w:color w:val="FF0000"/>
                  <w:kern w:val="0"/>
                  <w:lang w:val="en-US"/>
                </w:rPr>
                <w:t xml:space="preserve"> 26 Feb</w:t>
              </w:r>
            </w:ins>
            <w:ins w:id="732" w:author="Mr LING Chun Fung Kevin 凌峻峰" w:date="2026-01-13T16:02:00Z">
              <w:r w:rsidR="00517D2B" w:rsidRPr="00525F09">
                <w:rPr>
                  <w:rFonts w:eastAsia="標楷體"/>
                  <w:color w:val="FF0000"/>
                  <w:kern w:val="0"/>
                  <w:lang w:val="en-US"/>
                </w:rPr>
                <w:t xml:space="preserve">ruary and </w:t>
              </w:r>
            </w:ins>
            <w:ins w:id="733" w:author="Mr LING Chun Fung Kevin 凌峻峰" w:date="2026-01-13T16:01:00Z">
              <w:r w:rsidR="00517D2B" w:rsidRPr="00525F09">
                <w:rPr>
                  <w:rFonts w:eastAsia="標楷體"/>
                  <w:color w:val="FF0000"/>
                  <w:kern w:val="0"/>
                  <w:lang w:val="en-US"/>
                </w:rPr>
                <w:t>26 March 2026</w:t>
              </w:r>
            </w:ins>
            <w:del w:id="734" w:author="Mr LING Chun Fung Kevin 凌峻峰" w:date="2026-01-13T16:01:00Z">
              <w:r w:rsidRPr="00525F09" w:rsidDel="00517D2B">
                <w:rPr>
                  <w:rFonts w:eastAsia="標楷體"/>
                  <w:kern w:val="0"/>
                  <w:lang w:val="en-US"/>
                </w:rPr>
                <w:delText>are in progress</w:delText>
              </w:r>
              <w:r w:rsidR="00213AC8" w:rsidRPr="00525F09" w:rsidDel="00517D2B">
                <w:rPr>
                  <w:rFonts w:eastAsia="標楷體"/>
                  <w:kern w:val="0"/>
                </w:rPr>
                <w:delText>.</w:delText>
              </w:r>
              <w:r w:rsidRPr="00525F09">
                <w:rPr>
                  <w:rFonts w:eastAsia="標楷體"/>
                  <w:kern w:val="0"/>
                </w:rPr>
                <w:delText xml:space="preserve"> For example, BIM Authoring &amp; BIM-AM Handover</w:delText>
              </w:r>
              <w:r w:rsidR="00D4070C" w:rsidRPr="00525F09">
                <w:rPr>
                  <w:rFonts w:eastAsia="標楷體"/>
                  <w:kern w:val="0"/>
                </w:rPr>
                <w:delText xml:space="preserve"> and D&amp;R training for EGs were scheduled in Mar</w:delText>
              </w:r>
              <w:r w:rsidR="007B69C4" w:rsidRPr="00525F09">
                <w:rPr>
                  <w:rFonts w:eastAsia="標楷體"/>
                  <w:kern w:val="0"/>
                </w:rPr>
                <w:delText>ch</w:delText>
              </w:r>
              <w:r w:rsidR="00D4070C" w:rsidRPr="00525F09">
                <w:rPr>
                  <w:rFonts w:eastAsia="標楷體"/>
                  <w:kern w:val="0"/>
                </w:rPr>
                <w:delText xml:space="preserve"> 2026; GWIN system introduction for TTs was scheduled in Dec</w:delText>
              </w:r>
              <w:r w:rsidR="007B69C4" w:rsidRPr="00525F09">
                <w:rPr>
                  <w:rFonts w:eastAsia="標楷體"/>
                  <w:kern w:val="0"/>
                </w:rPr>
                <w:delText>ember</w:delText>
              </w:r>
              <w:r w:rsidR="00D4070C" w:rsidRPr="00525F09">
                <w:rPr>
                  <w:rFonts w:eastAsia="標楷體"/>
                  <w:kern w:val="0"/>
                </w:rPr>
                <w:delText xml:space="preserve"> 2025 and Jan</w:delText>
              </w:r>
              <w:r w:rsidR="007B69C4" w:rsidRPr="00525F09">
                <w:rPr>
                  <w:rFonts w:eastAsia="標楷體"/>
                  <w:kern w:val="0"/>
                </w:rPr>
                <w:delText>uary</w:delText>
              </w:r>
              <w:r w:rsidR="00D4070C" w:rsidRPr="00525F09">
                <w:rPr>
                  <w:rFonts w:eastAsia="標楷體"/>
                  <w:kern w:val="0"/>
                </w:rPr>
                <w:delText xml:space="preserve"> 2026</w:delText>
              </w:r>
            </w:del>
            <w:r w:rsidR="00213AC8" w:rsidRPr="00525F09">
              <w:rPr>
                <w:rFonts w:eastAsia="標楷體"/>
                <w:kern w:val="0"/>
              </w:rPr>
              <w:t>.</w:t>
            </w:r>
          </w:p>
          <w:p w14:paraId="59F9BFD2" w14:textId="77777777" w:rsidR="00213AC8" w:rsidRPr="00525F09" w:rsidRDefault="00213AC8" w:rsidP="00213AC8">
            <w:pPr>
              <w:spacing w:line="300" w:lineRule="exact"/>
              <w:ind w:rightChars="106" w:right="254"/>
              <w:jc w:val="both"/>
              <w:rPr>
                <w:rFonts w:eastAsia="標楷體"/>
                <w:kern w:val="0"/>
              </w:rPr>
            </w:pPr>
          </w:p>
        </w:tc>
        <w:tc>
          <w:tcPr>
            <w:tcW w:w="1701" w:type="dxa"/>
            <w:shd w:val="clear" w:color="auto" w:fill="auto"/>
          </w:tcPr>
          <w:p w14:paraId="5D40CC21" w14:textId="77777777" w:rsidR="00213AC8" w:rsidRPr="00525F09" w:rsidRDefault="00213AC8" w:rsidP="00071073">
            <w:pPr>
              <w:keepNext/>
              <w:keepLines/>
              <w:ind w:leftChars="100" w:left="240" w:rightChars="106" w:right="254"/>
              <w:jc w:val="center"/>
              <w:rPr>
                <w:rFonts w:eastAsia="標楷體"/>
                <w:kern w:val="0"/>
              </w:rPr>
            </w:pPr>
            <w:r w:rsidRPr="00525F09">
              <w:rPr>
                <w:rFonts w:eastAsia="標楷體"/>
                <w:lang w:val="en-US" w:eastAsia="zh-HK"/>
              </w:rPr>
              <w:t>SE/T1</w:t>
            </w:r>
          </w:p>
        </w:tc>
      </w:tr>
      <w:tr w:rsidR="00071073" w:rsidRPr="00525F09" w14:paraId="5A570363" w14:textId="77777777" w:rsidTr="007321F8">
        <w:trPr>
          <w:trHeight w:val="556"/>
        </w:trPr>
        <w:tc>
          <w:tcPr>
            <w:tcW w:w="709" w:type="dxa"/>
            <w:shd w:val="clear" w:color="auto" w:fill="auto"/>
          </w:tcPr>
          <w:p w14:paraId="5A6C1D37" w14:textId="77777777" w:rsidR="00213AC8" w:rsidRPr="00525F09" w:rsidRDefault="00213AC8" w:rsidP="008A4978">
            <w:pPr>
              <w:keepNext/>
              <w:keepLines/>
              <w:spacing w:line="300" w:lineRule="exact"/>
              <w:ind w:rightChars="60" w:right="144"/>
              <w:rPr>
                <w:rFonts w:eastAsia="標楷體"/>
                <w:b/>
              </w:rPr>
            </w:pPr>
          </w:p>
        </w:tc>
        <w:tc>
          <w:tcPr>
            <w:tcW w:w="1003" w:type="dxa"/>
            <w:gridSpan w:val="2"/>
            <w:shd w:val="clear" w:color="auto" w:fill="auto"/>
          </w:tcPr>
          <w:p w14:paraId="00A9BB80" w14:textId="77777777" w:rsidR="00213AC8" w:rsidRPr="00525F09" w:rsidRDefault="00213AC8" w:rsidP="008A4978">
            <w:pPr>
              <w:pStyle w:val="31"/>
              <w:keepNext/>
              <w:keepLines/>
              <w:numPr>
                <w:ilvl w:val="0"/>
                <w:numId w:val="66"/>
              </w:numPr>
              <w:spacing w:line="300" w:lineRule="exact"/>
              <w:ind w:rightChars="60" w:right="144"/>
              <w:jc w:val="left"/>
              <w:rPr>
                <w:rFonts w:ascii="Times New Roman" w:eastAsia="標楷體" w:hAnsi="Times New Roman"/>
                <w:szCs w:val="24"/>
              </w:rPr>
            </w:pPr>
          </w:p>
        </w:tc>
        <w:tc>
          <w:tcPr>
            <w:tcW w:w="6226" w:type="dxa"/>
          </w:tcPr>
          <w:p w14:paraId="0A8ABBED" w14:textId="77777777" w:rsidR="00213AC8" w:rsidRPr="00525F09" w:rsidRDefault="00213AC8" w:rsidP="00213AC8">
            <w:pPr>
              <w:keepNext/>
              <w:keepLines/>
              <w:ind w:rightChars="106" w:right="254"/>
              <w:rPr>
                <w:rFonts w:eastAsia="標楷體"/>
                <w:kern w:val="0"/>
                <w:u w:val="single"/>
                <w:lang w:val="en-US"/>
              </w:rPr>
            </w:pPr>
            <w:r w:rsidRPr="00525F09">
              <w:rPr>
                <w:rFonts w:eastAsia="標楷體"/>
                <w:kern w:val="0"/>
                <w:u w:val="single"/>
                <w:lang w:val="en-US"/>
              </w:rPr>
              <w:t>Left-Right Circles Academy Leadership Workshop</w:t>
            </w:r>
          </w:p>
        </w:tc>
        <w:tc>
          <w:tcPr>
            <w:tcW w:w="1701" w:type="dxa"/>
            <w:shd w:val="clear" w:color="auto" w:fill="auto"/>
          </w:tcPr>
          <w:p w14:paraId="07581CD6" w14:textId="77777777" w:rsidR="00213AC8" w:rsidRPr="00525F09" w:rsidRDefault="00213AC8" w:rsidP="008A4978">
            <w:pPr>
              <w:keepNext/>
              <w:keepLines/>
              <w:ind w:rightChars="106" w:right="254"/>
              <w:jc w:val="center"/>
              <w:rPr>
                <w:rFonts w:eastAsia="標楷體"/>
                <w:kern w:val="0"/>
                <w:u w:val="single"/>
              </w:rPr>
            </w:pPr>
          </w:p>
        </w:tc>
      </w:tr>
      <w:tr w:rsidR="00071073" w:rsidRPr="00525F09" w14:paraId="2D5AFE82" w14:textId="77777777" w:rsidTr="007321F8">
        <w:trPr>
          <w:trHeight w:val="556"/>
        </w:trPr>
        <w:tc>
          <w:tcPr>
            <w:tcW w:w="709" w:type="dxa"/>
            <w:shd w:val="clear" w:color="auto" w:fill="auto"/>
          </w:tcPr>
          <w:p w14:paraId="5729D3A7"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7AA9985D"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5B95CEA2" w14:textId="6C3648C9" w:rsidR="00213AC8" w:rsidRPr="00525F09" w:rsidRDefault="00213AC8" w:rsidP="00213AC8">
            <w:pPr>
              <w:spacing w:line="300" w:lineRule="exact"/>
              <w:ind w:rightChars="106" w:right="254"/>
              <w:jc w:val="both"/>
              <w:rPr>
                <w:rFonts w:eastAsia="標楷體"/>
                <w:kern w:val="0"/>
              </w:rPr>
            </w:pPr>
            <w:r w:rsidRPr="00525F09">
              <w:rPr>
                <w:rFonts w:eastAsia="標楷體"/>
                <w:kern w:val="0"/>
              </w:rPr>
              <w:t xml:space="preserve">Two identical Leadership Workshops </w:t>
            </w:r>
            <w:r w:rsidR="006570FB" w:rsidRPr="00525F09">
              <w:rPr>
                <w:rFonts w:eastAsia="標楷體"/>
                <w:kern w:val="0"/>
              </w:rPr>
              <w:t xml:space="preserve">were </w:t>
            </w:r>
            <w:r w:rsidRPr="00525F09">
              <w:rPr>
                <w:rFonts w:eastAsia="標楷體"/>
                <w:kern w:val="0"/>
              </w:rPr>
              <w:t>provided by the Left-Right Circles Academy for all EMSD directorate officers.</w:t>
            </w:r>
            <w:r w:rsidR="006570FB" w:rsidRPr="00525F09">
              <w:rPr>
                <w:rFonts w:eastAsia="標楷體"/>
                <w:kern w:val="0"/>
              </w:rPr>
              <w:t xml:space="preserve"> Debriefing of the Workshop </w:t>
            </w:r>
            <w:ins w:id="735" w:author="Mr LING Chun Fung Kevin 凌峻峰" w:date="2026-01-12T13:40:00Z">
              <w:r w:rsidR="00EB4994" w:rsidRPr="00525F09">
                <w:rPr>
                  <w:rFonts w:eastAsia="標楷體"/>
                  <w:color w:val="FF0000"/>
                  <w:kern w:val="0"/>
                </w:rPr>
                <w:t>to SEs of DTD and CSD have been conducted by AD/3 and CE/CS respectively</w:t>
              </w:r>
            </w:ins>
            <w:del w:id="736" w:author="Mr LING Chun Fung Kevin 凌峻峰" w:date="2026-01-12T13:41:00Z">
              <w:r w:rsidR="006570FB" w:rsidRPr="00525F09" w:rsidDel="00EB4994">
                <w:rPr>
                  <w:rFonts w:eastAsia="標楷體"/>
                  <w:kern w:val="0"/>
                </w:rPr>
                <w:delText>would be delivered in the coming divisional meeting of CSD and DTD</w:delText>
              </w:r>
            </w:del>
            <w:r w:rsidR="006570FB" w:rsidRPr="00525F09">
              <w:rPr>
                <w:rFonts w:eastAsia="標楷體"/>
                <w:kern w:val="0"/>
              </w:rPr>
              <w:t>.</w:t>
            </w:r>
          </w:p>
        </w:tc>
        <w:tc>
          <w:tcPr>
            <w:tcW w:w="1701" w:type="dxa"/>
            <w:shd w:val="clear" w:color="auto" w:fill="auto"/>
          </w:tcPr>
          <w:p w14:paraId="5AC12F67" w14:textId="659DD77D" w:rsidR="003B2E8F" w:rsidRPr="00525F09" w:rsidRDefault="003B2E8F">
            <w:pPr>
              <w:spacing w:line="300" w:lineRule="exact"/>
              <w:ind w:leftChars="100" w:left="240" w:rightChars="106" w:right="254"/>
              <w:jc w:val="center"/>
              <w:rPr>
                <w:rFonts w:eastAsia="標楷體"/>
                <w:lang w:val="en-US"/>
              </w:rPr>
            </w:pPr>
            <w:r w:rsidRPr="00525F09">
              <w:rPr>
                <w:rFonts w:eastAsia="標楷體"/>
                <w:lang w:val="en-US"/>
              </w:rPr>
              <w:t>CE/CS, CE/DT</w:t>
            </w:r>
          </w:p>
          <w:p w14:paraId="1D24F1BF" w14:textId="27A75DAB" w:rsidR="00213AC8" w:rsidRPr="00525F09" w:rsidRDefault="00213AC8" w:rsidP="00071073">
            <w:pPr>
              <w:spacing w:line="300" w:lineRule="exact"/>
              <w:ind w:leftChars="100" w:left="240" w:rightChars="106" w:right="254"/>
              <w:jc w:val="center"/>
              <w:rPr>
                <w:rFonts w:eastAsia="標楷體"/>
                <w:kern w:val="0"/>
                <w:lang w:val="en-US"/>
              </w:rPr>
            </w:pPr>
            <w:r w:rsidRPr="00525F09">
              <w:rPr>
                <w:rFonts w:eastAsia="標楷體"/>
                <w:lang w:val="en-US"/>
              </w:rPr>
              <w:t>SE/T1</w:t>
            </w:r>
          </w:p>
        </w:tc>
      </w:tr>
      <w:tr w:rsidR="00071073" w:rsidRPr="00525F09" w14:paraId="077A6557" w14:textId="77777777" w:rsidTr="007321F8">
        <w:trPr>
          <w:trHeight w:val="281"/>
        </w:trPr>
        <w:tc>
          <w:tcPr>
            <w:tcW w:w="709" w:type="dxa"/>
            <w:shd w:val="clear" w:color="auto" w:fill="auto"/>
          </w:tcPr>
          <w:p w14:paraId="16E29E11"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0ED6A7AE"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5BEB65D9" w14:textId="77777777" w:rsidR="00213AC8" w:rsidRPr="00525F09" w:rsidRDefault="00213AC8" w:rsidP="00213AC8">
            <w:pPr>
              <w:widowControl/>
              <w:tabs>
                <w:tab w:val="left" w:pos="1731"/>
              </w:tabs>
              <w:autoSpaceDE w:val="0"/>
              <w:autoSpaceDN w:val="0"/>
              <w:ind w:rightChars="106" w:right="254"/>
              <w:jc w:val="both"/>
              <w:rPr>
                <w:rFonts w:eastAsia="細明體"/>
                <w:lang w:eastAsia="zh-HK"/>
              </w:rPr>
            </w:pPr>
          </w:p>
        </w:tc>
        <w:tc>
          <w:tcPr>
            <w:tcW w:w="1701" w:type="dxa"/>
            <w:shd w:val="clear" w:color="auto" w:fill="auto"/>
          </w:tcPr>
          <w:p w14:paraId="70AF130A" w14:textId="77777777" w:rsidR="00213AC8" w:rsidRPr="00525F09" w:rsidRDefault="00213AC8" w:rsidP="00213AC8">
            <w:pPr>
              <w:widowControl/>
              <w:tabs>
                <w:tab w:val="left" w:pos="1731"/>
              </w:tabs>
              <w:autoSpaceDE w:val="0"/>
              <w:autoSpaceDN w:val="0"/>
              <w:ind w:rightChars="106" w:right="254"/>
              <w:jc w:val="both"/>
              <w:rPr>
                <w:rFonts w:eastAsia="細明體"/>
                <w:lang w:eastAsia="zh-HK"/>
              </w:rPr>
            </w:pPr>
          </w:p>
        </w:tc>
      </w:tr>
      <w:tr w:rsidR="00071073" w:rsidRPr="00525F09" w14:paraId="23D6C225" w14:textId="77777777" w:rsidTr="007321F8">
        <w:trPr>
          <w:trHeight w:val="556"/>
        </w:trPr>
        <w:tc>
          <w:tcPr>
            <w:tcW w:w="709" w:type="dxa"/>
            <w:shd w:val="clear" w:color="auto" w:fill="auto"/>
          </w:tcPr>
          <w:p w14:paraId="7D8E7412"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5D07E2F4"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29A93C5" w14:textId="77777777" w:rsidR="00213AC8" w:rsidRPr="00525F09" w:rsidRDefault="00213AC8" w:rsidP="00213AC8">
            <w:pPr>
              <w:spacing w:line="300" w:lineRule="exact"/>
              <w:ind w:rightChars="106" w:right="254"/>
              <w:jc w:val="both"/>
              <w:rPr>
                <w:rFonts w:eastAsia="標楷體"/>
                <w:u w:val="single"/>
                <w:lang w:val="en-US"/>
              </w:rPr>
            </w:pPr>
            <w:r w:rsidRPr="00525F09">
              <w:rPr>
                <w:rFonts w:eastAsia="標楷體"/>
                <w:u w:val="single"/>
                <w:lang w:val="en-US"/>
              </w:rPr>
              <w:t>E&amp;M Go! 2025 and E&amp;M Expo 2026</w:t>
            </w:r>
          </w:p>
        </w:tc>
        <w:tc>
          <w:tcPr>
            <w:tcW w:w="1701" w:type="dxa"/>
            <w:shd w:val="clear" w:color="auto" w:fill="auto"/>
          </w:tcPr>
          <w:p w14:paraId="4F2399F9" w14:textId="77777777" w:rsidR="00213AC8" w:rsidRPr="00525F09" w:rsidRDefault="00213AC8" w:rsidP="00213AC8">
            <w:pPr>
              <w:spacing w:line="300" w:lineRule="exact"/>
              <w:ind w:rightChars="106" w:right="254"/>
              <w:jc w:val="both"/>
              <w:rPr>
                <w:rFonts w:eastAsia="標楷體"/>
                <w:u w:val="single"/>
                <w:lang w:val="en-US"/>
              </w:rPr>
            </w:pPr>
          </w:p>
        </w:tc>
      </w:tr>
      <w:tr w:rsidR="00071073" w:rsidRPr="00525F09" w14:paraId="724DBEA2" w14:textId="77777777" w:rsidTr="007321F8">
        <w:trPr>
          <w:trHeight w:val="281"/>
        </w:trPr>
        <w:tc>
          <w:tcPr>
            <w:tcW w:w="709" w:type="dxa"/>
            <w:shd w:val="clear" w:color="auto" w:fill="auto"/>
          </w:tcPr>
          <w:p w14:paraId="00E2D35F" w14:textId="77777777" w:rsidR="00213AC8" w:rsidRPr="00525F09" w:rsidRDefault="00213AC8" w:rsidP="00213AC8">
            <w:pPr>
              <w:spacing w:line="300" w:lineRule="exact"/>
              <w:ind w:rightChars="60" w:right="144"/>
              <w:rPr>
                <w:rFonts w:eastAsia="標楷體"/>
                <w:b/>
              </w:rPr>
            </w:pPr>
          </w:p>
        </w:tc>
        <w:tc>
          <w:tcPr>
            <w:tcW w:w="1003" w:type="dxa"/>
            <w:gridSpan w:val="2"/>
            <w:shd w:val="clear" w:color="auto" w:fill="auto"/>
          </w:tcPr>
          <w:p w14:paraId="18D39365"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3AA8761B" w14:textId="48DD5311" w:rsidR="00FB73B8" w:rsidRPr="00525F09" w:rsidRDefault="00213AC8" w:rsidP="007321F8">
            <w:pPr>
              <w:pStyle w:val="a5"/>
              <w:tabs>
                <w:tab w:val="left" w:pos="993"/>
                <w:tab w:val="left" w:pos="8931"/>
              </w:tabs>
              <w:spacing w:line="240" w:lineRule="auto"/>
              <w:ind w:leftChars="7" w:left="17"/>
              <w:rPr>
                <w:ins w:id="737" w:author="CL" w:date="2026-01-19T17:58:00Z"/>
                <w:rFonts w:ascii="Times New Roman" w:eastAsia="細明體" w:hAnsi="Times New Roman"/>
                <w:kern w:val="2"/>
                <w:sz w:val="24"/>
                <w:lang w:eastAsia="zh-HK"/>
              </w:rPr>
            </w:pPr>
            <w:r w:rsidRPr="00525F09">
              <w:rPr>
                <w:rFonts w:ascii="Times New Roman" w:eastAsia="細明體" w:hAnsi="Times New Roman"/>
                <w:kern w:val="2"/>
                <w:sz w:val="24"/>
                <w:lang w:eastAsia="zh-HK"/>
              </w:rPr>
              <w:t xml:space="preserve">The E&amp;M Go! 2025 </w:t>
            </w:r>
            <w:del w:id="738" w:author="Mr HO Ming Tung 何銘桐" w:date="2026-01-12T19:14:00Z">
              <w:r w:rsidRPr="00525F09">
                <w:rPr>
                  <w:rFonts w:ascii="Times New Roman" w:eastAsia="細明體" w:hAnsi="Times New Roman"/>
                  <w:kern w:val="2"/>
                  <w:sz w:val="24"/>
                  <w:lang w:eastAsia="zh-HK"/>
                </w:rPr>
                <w:delText>would be</w:delText>
              </w:r>
            </w:del>
            <w:ins w:id="739" w:author="Mr HO Ming Tung 何銘桐" w:date="2026-01-12T19:14:00Z">
              <w:r w:rsidR="004A6488" w:rsidRPr="00525F09">
                <w:rPr>
                  <w:rFonts w:ascii="Times New Roman" w:eastAsia="細明體" w:hAnsi="Times New Roman"/>
                  <w:kern w:val="2"/>
                  <w:sz w:val="24"/>
                  <w:lang w:eastAsia="zh-HK"/>
                </w:rPr>
                <w:t>was</w:t>
              </w:r>
            </w:ins>
            <w:r w:rsidRPr="00525F09">
              <w:rPr>
                <w:rFonts w:ascii="Times New Roman" w:eastAsia="細明體" w:hAnsi="Times New Roman"/>
                <w:kern w:val="2"/>
                <w:sz w:val="24"/>
                <w:lang w:eastAsia="zh-HK"/>
              </w:rPr>
              <w:t xml:space="preserve"> held</w:t>
            </w:r>
            <w:r w:rsidR="00662BE2" w:rsidRPr="00525F09">
              <w:rPr>
                <w:rFonts w:ascii="Times New Roman" w:eastAsia="細明體" w:hAnsi="Times New Roman"/>
                <w:kern w:val="2"/>
                <w:sz w:val="24"/>
                <w:lang w:eastAsia="zh-HK"/>
              </w:rPr>
              <w:t xml:space="preserve"> at Hall 5G of Hong Kong Convention and Exhibition Centre (HKCEC)</w:t>
            </w:r>
            <w:ins w:id="740" w:author="Mr HO Ming Tung 何銘桐" w:date="2026-01-12T19:14:00Z">
              <w:r w:rsidR="004A6488" w:rsidRPr="00525F09">
                <w:rPr>
                  <w:rFonts w:ascii="Times New Roman" w:eastAsia="細明體" w:hAnsi="Times New Roman"/>
                  <w:kern w:val="2"/>
                  <w:sz w:val="24"/>
                  <w:lang w:eastAsia="zh-HK"/>
                </w:rPr>
                <w:t xml:space="preserve"> </w:t>
              </w:r>
            </w:ins>
            <w:r w:rsidRPr="00525F09">
              <w:rPr>
                <w:rFonts w:ascii="Times New Roman" w:eastAsia="細明體" w:hAnsi="Times New Roman"/>
                <w:kern w:val="2"/>
                <w:sz w:val="24"/>
                <w:lang w:eastAsia="zh-HK"/>
              </w:rPr>
              <w:t>on 21 November 2025.</w:t>
            </w:r>
            <w:del w:id="741" w:author="CL" w:date="2026-01-19T17:58:00Z">
              <w:r w:rsidRPr="00525F09">
                <w:rPr>
                  <w:rFonts w:ascii="Times New Roman" w:eastAsia="細明體" w:hAnsi="Times New Roman"/>
                  <w:kern w:val="2"/>
                  <w:sz w:val="24"/>
                  <w:lang w:eastAsia="zh-HK"/>
                </w:rPr>
                <w:delText xml:space="preserve"> Miss Alice Mak (Secretary for Home and Youth Affairs) </w:delText>
              </w:r>
            </w:del>
            <w:ins w:id="742" w:author="Mr HO Ming Tung 何銘桐" w:date="2026-01-12T19:15:00Z">
              <w:del w:id="743" w:author="CL" w:date="2026-01-19T17:58:00Z">
                <w:r w:rsidR="004A6488" w:rsidRPr="00525F09">
                  <w:rPr>
                    <w:rFonts w:ascii="Times New Roman" w:eastAsia="細明體" w:hAnsi="Times New Roman"/>
                    <w:kern w:val="2"/>
                    <w:sz w:val="24"/>
                    <w:lang w:eastAsia="zh-HK"/>
                  </w:rPr>
                  <w:delText>wa</w:delText>
                </w:r>
              </w:del>
            </w:ins>
            <w:del w:id="744" w:author="CL" w:date="2026-01-19T17:58:00Z">
              <w:r w:rsidR="00662BE2" w:rsidRPr="00525F09">
                <w:rPr>
                  <w:rFonts w:ascii="Times New Roman" w:eastAsia="細明體" w:hAnsi="Times New Roman"/>
                  <w:kern w:val="2"/>
                  <w:sz w:val="24"/>
                  <w:lang w:eastAsia="zh-HK"/>
                </w:rPr>
                <w:delText xml:space="preserve">is </w:delText>
              </w:r>
              <w:r w:rsidRPr="00525F09">
                <w:rPr>
                  <w:rFonts w:ascii="Times New Roman" w:eastAsia="細明體" w:hAnsi="Times New Roman"/>
                  <w:kern w:val="2"/>
                  <w:sz w:val="24"/>
                  <w:lang w:eastAsia="zh-HK"/>
                </w:rPr>
                <w:delText>the GOH of the E&amp;M Go! 2025</w:delText>
              </w:r>
            </w:del>
            <w:ins w:id="745" w:author="Mr HO Ming Tung 何銘桐" w:date="2026-01-12T19:15:00Z">
              <w:del w:id="746" w:author="CL" w:date="2026-01-19T17:58:00Z">
                <w:r w:rsidR="004A6488" w:rsidRPr="00525F09">
                  <w:rPr>
                    <w:rFonts w:ascii="Times New Roman" w:eastAsia="細明體" w:hAnsi="Times New Roman"/>
                    <w:kern w:val="2"/>
                    <w:sz w:val="24"/>
                    <w:lang w:eastAsia="zh-HK"/>
                  </w:rPr>
                  <w:delText xml:space="preserve"> and delivered opening speech in the event</w:delText>
                </w:r>
              </w:del>
            </w:ins>
            <w:del w:id="747" w:author="CL" w:date="2026-01-19T17:58:00Z">
              <w:r w:rsidRPr="00525F09">
                <w:rPr>
                  <w:rFonts w:ascii="Times New Roman" w:eastAsia="細明體" w:hAnsi="Times New Roman"/>
                  <w:kern w:val="2"/>
                  <w:sz w:val="24"/>
                  <w:lang w:eastAsia="zh-HK"/>
                </w:rPr>
                <w:delText xml:space="preserve">. </w:delText>
              </w:r>
            </w:del>
            <w:ins w:id="748" w:author="CL" w:date="2026-01-19T17:58:00Z">
              <w:r w:rsidR="00FB73B8" w:rsidRPr="00525F09">
                <w:rPr>
                  <w:rFonts w:ascii="Times New Roman" w:eastAsia="細明體" w:hAnsi="Times New Roman"/>
                  <w:kern w:val="2"/>
                  <w:sz w:val="24"/>
                  <w:lang w:eastAsia="zh-HK"/>
                </w:rPr>
                <w:t xml:space="preserve"> </w:t>
              </w:r>
              <w:r w:rsidR="00FB73B8" w:rsidRPr="00525F09">
                <w:rPr>
                  <w:rFonts w:ascii="Times New Roman" w:eastAsia="細明體" w:hAnsi="Times New Roman"/>
                  <w:color w:val="FF0000"/>
                  <w:kern w:val="2"/>
                  <w:sz w:val="24"/>
                  <w:lang w:eastAsia="zh-HK"/>
                </w:rPr>
                <w:t xml:space="preserve">Miss Alice Mak, the Secretary for Home and Youth Affairs, delivered the speech as </w:t>
              </w:r>
              <w:proofErr w:type="spellStart"/>
              <w:r w:rsidR="00FB73B8" w:rsidRPr="00525F09">
                <w:rPr>
                  <w:rFonts w:ascii="Times New Roman" w:eastAsia="細明體" w:hAnsi="Times New Roman"/>
                  <w:color w:val="FF0000"/>
                  <w:kern w:val="2"/>
                  <w:sz w:val="24"/>
                  <w:lang w:eastAsia="zh-HK"/>
                </w:rPr>
                <w:t>GoH</w:t>
              </w:r>
              <w:proofErr w:type="spellEnd"/>
              <w:r w:rsidR="00FB73B8" w:rsidRPr="00525F09">
                <w:rPr>
                  <w:rFonts w:ascii="Times New Roman" w:eastAsia="細明體" w:hAnsi="Times New Roman"/>
                  <w:color w:val="FF0000"/>
                  <w:kern w:val="2"/>
                  <w:sz w:val="24"/>
                  <w:lang w:eastAsia="zh-HK"/>
                </w:rPr>
                <w:t xml:space="preserve"> at the event. Around 1,000 participants, including the trade members, young technician trainees and students joined the event. </w:t>
              </w:r>
            </w:ins>
          </w:p>
          <w:p w14:paraId="74A46F44" w14:textId="65A854E6" w:rsidR="00202CC7" w:rsidRPr="00525F09" w:rsidRDefault="00662BE2" w:rsidP="00213AC8">
            <w:pPr>
              <w:pStyle w:val="af2"/>
              <w:tabs>
                <w:tab w:val="left" w:pos="993"/>
              </w:tabs>
              <w:ind w:leftChars="0" w:left="0" w:rightChars="106" w:right="254"/>
              <w:jc w:val="both"/>
              <w:rPr>
                <w:del w:id="749" w:author="CL" w:date="2026-01-19T17:59:00Z"/>
                <w:rFonts w:ascii="Times New Roman" w:eastAsia="細明體" w:hAnsi="Times New Roman"/>
                <w:kern w:val="0"/>
                <w:sz w:val="24"/>
                <w:szCs w:val="24"/>
              </w:rPr>
            </w:pPr>
            <w:del w:id="750" w:author="Mr HO Ming Tung 何銘桐" w:date="2026-01-12T19:15:00Z">
              <w:r w:rsidRPr="00525F09">
                <w:rPr>
                  <w:rFonts w:ascii="Times New Roman" w:eastAsia="細明體" w:hAnsi="Times New Roman"/>
                  <w:kern w:val="0"/>
                  <w:sz w:val="24"/>
                  <w:szCs w:val="24"/>
                </w:rPr>
                <w:delText xml:space="preserve">Event jacket for the on-stage VIP and polo shirt, T-shirt for Guest and other participants were dispatched. </w:delText>
              </w:r>
            </w:del>
          </w:p>
          <w:p w14:paraId="74FE1344" w14:textId="77777777" w:rsidR="00213AC8" w:rsidRPr="00525F09" w:rsidRDefault="00213AC8" w:rsidP="00213AC8">
            <w:pPr>
              <w:pStyle w:val="af2"/>
              <w:tabs>
                <w:tab w:val="left" w:pos="993"/>
              </w:tabs>
              <w:ind w:leftChars="0" w:left="0" w:rightChars="106" w:right="254"/>
              <w:jc w:val="both"/>
              <w:rPr>
                <w:rFonts w:ascii="Times New Roman" w:eastAsia="細明體" w:hAnsi="Times New Roman"/>
                <w:sz w:val="24"/>
                <w:szCs w:val="24"/>
                <w:lang w:val="en-GB" w:eastAsia="zh-HK"/>
              </w:rPr>
            </w:pPr>
          </w:p>
          <w:p w14:paraId="523608F5" w14:textId="27BD9F44" w:rsidR="00213AC8" w:rsidRPr="00525F09" w:rsidRDefault="00540578" w:rsidP="00213AC8">
            <w:pPr>
              <w:widowControl/>
              <w:ind w:rightChars="14" w:right="34"/>
              <w:jc w:val="both"/>
              <w:rPr>
                <w:del w:id="751" w:author="CL" w:date="2026-01-19T18:00:00Z"/>
                <w:kern w:val="0"/>
              </w:rPr>
            </w:pPr>
            <w:ins w:id="752" w:author="CL" w:date="2026-01-19T18:00:00Z">
              <w:r w:rsidRPr="00525F09">
                <w:rPr>
                  <w:color w:val="FF0000"/>
                </w:rPr>
                <w:t>The E&amp;M Expo 2026 would be held on 22-25 January 2026 (Thursday – Sunday) in the HKTDC Education &amp; Careers Expo at HKCEC. The launching ceremony would be held at 10:30 a.m. on 23 January 2026. The promotion of Technician Trainee, Engineering Graduate and E&amp;M Engineering would be included in the Expo. Mr. Paul Chong (the Deputy Chairman of VTC and Life President of HKFEMC) was the GOH</w:t>
              </w:r>
              <w:r w:rsidR="00103651" w:rsidRPr="00525F09">
                <w:rPr>
                  <w:color w:val="FF0000"/>
                </w:rPr>
                <w:t xml:space="preserve"> who would </w:t>
              </w:r>
            </w:ins>
            <w:ins w:id="753" w:author="CL" w:date="2026-01-19T18:01:00Z">
              <w:r w:rsidR="00103651" w:rsidRPr="00525F09">
                <w:rPr>
                  <w:color w:val="FF0000"/>
                </w:rPr>
                <w:t>give a speech at the event.</w:t>
              </w:r>
            </w:ins>
            <w:del w:id="754" w:author="CL" w:date="2026-01-19T18:00:00Z">
              <w:r w:rsidR="00033247" w:rsidRPr="00525F09">
                <w:rPr>
                  <w:rFonts w:eastAsia="細明體"/>
                  <w:lang w:eastAsia="zh-HK"/>
                </w:rPr>
                <w:delText>The E&amp;M Expo 2026 would be held</w:delText>
              </w:r>
              <w:r w:rsidR="00033247" w:rsidRPr="00525F09">
                <w:rPr>
                  <w:kern w:val="0"/>
                </w:rPr>
                <w:delText xml:space="preserve"> at the HKTDC’s Education &amp; Careers Expo from 22 to 25 Jan</w:delText>
              </w:r>
              <w:r w:rsidR="007B69C4" w:rsidRPr="00525F09">
                <w:rPr>
                  <w:kern w:val="0"/>
                </w:rPr>
                <w:delText xml:space="preserve">uary </w:delText>
              </w:r>
              <w:r w:rsidR="00033247" w:rsidRPr="00525F09">
                <w:rPr>
                  <w:kern w:val="0"/>
                </w:rPr>
                <w:delText xml:space="preserve">2026 (Thursday – Sunday). </w:delText>
              </w:r>
              <w:r w:rsidR="00033247" w:rsidRPr="00525F09">
                <w:rPr>
                  <w:rFonts w:eastAsia="細明體"/>
                  <w:lang w:eastAsia="zh-HK"/>
                </w:rPr>
                <w:delText xml:space="preserve">The promotion of TT, EG and E&amp;M Engineering would be included during the Education &amp; Career Expo 2026. The promotion of TT, EG and E&amp;M Engineering would be included during the Education &amp; Career Expo 2026. </w:delText>
              </w:r>
            </w:del>
            <w:ins w:id="755" w:author="Mr HO Ming Tung 何銘桐" w:date="2026-01-12T19:16:00Z">
              <w:del w:id="756" w:author="CL" w:date="2026-01-19T18:00:00Z">
                <w:r w:rsidR="004A6488" w:rsidRPr="00525F09">
                  <w:rPr>
                    <w:rFonts w:eastAsia="細明體"/>
                  </w:rPr>
                  <w:delText>M</w:delText>
                </w:r>
              </w:del>
            </w:ins>
            <w:ins w:id="757" w:author="Mr HO Ming Tung 何銘桐" w:date="2026-01-12T19:17:00Z">
              <w:del w:id="758" w:author="CL" w:date="2026-01-19T18:00:00Z">
                <w:r w:rsidR="004A6488" w:rsidRPr="00525F09">
                  <w:rPr>
                    <w:rFonts w:eastAsia="細明體"/>
                  </w:rPr>
                  <w:delText>r. Paul Chong, the life President of HKFEMC and Deputy Chairman of VTC, accepted our invitation to attend and deliver the opening speech in the event as the Guest of Honours.</w:delText>
                </w:r>
              </w:del>
            </w:ins>
          </w:p>
          <w:p w14:paraId="7E027ACA" w14:textId="20B6A2A2" w:rsidR="00213AC8" w:rsidRPr="00525F09" w:rsidRDefault="00213AC8" w:rsidP="00213AC8">
            <w:pPr>
              <w:widowControl/>
              <w:ind w:rightChars="14" w:right="34"/>
              <w:jc w:val="both"/>
              <w:rPr>
                <w:del w:id="759" w:author="CL" w:date="2026-01-19T18:00:00Z"/>
                <w:kern w:val="0"/>
              </w:rPr>
            </w:pPr>
          </w:p>
          <w:p w14:paraId="4A33F7D9" w14:textId="77777777" w:rsidR="00540578" w:rsidRPr="00525F09" w:rsidRDefault="00540578" w:rsidP="00213AC8">
            <w:pPr>
              <w:widowControl/>
              <w:ind w:rightChars="14" w:right="34"/>
              <w:jc w:val="both"/>
              <w:rPr>
                <w:ins w:id="760" w:author="CL" w:date="2026-01-19T18:01:00Z"/>
                <w:kern w:val="0"/>
                <w:sz w:val="26"/>
                <w:szCs w:val="26"/>
                <w:lang w:val="en-US"/>
              </w:rPr>
            </w:pPr>
          </w:p>
          <w:p w14:paraId="2AEBAC11" w14:textId="77777777" w:rsidR="00103651" w:rsidRPr="00525F09" w:rsidRDefault="00103651" w:rsidP="00213AC8">
            <w:pPr>
              <w:widowControl/>
              <w:ind w:rightChars="14" w:right="34"/>
              <w:jc w:val="both"/>
              <w:rPr>
                <w:ins w:id="761" w:author="CL" w:date="2026-01-19T18:00:00Z"/>
                <w:kern w:val="0"/>
                <w:sz w:val="26"/>
                <w:szCs w:val="26"/>
                <w:lang w:val="en-US"/>
              </w:rPr>
            </w:pPr>
          </w:p>
          <w:p w14:paraId="402D84C7" w14:textId="0CB9AD24" w:rsidR="00213AC8" w:rsidRPr="00525F09" w:rsidRDefault="00213AC8" w:rsidP="00213AC8">
            <w:pPr>
              <w:widowControl/>
              <w:ind w:rightChars="14" w:right="34"/>
              <w:jc w:val="both"/>
              <w:rPr>
                <w:rFonts w:eastAsia="細明體"/>
                <w:lang w:eastAsia="zh-HK"/>
              </w:rPr>
            </w:pPr>
            <w:r w:rsidRPr="00525F09">
              <w:rPr>
                <w:kern w:val="0"/>
              </w:rPr>
              <w:t>The Chairman observed that as there were a number of events under planning, the subject officers should better coordinate early-on in order to avoid organizing the events too close to each other.</w:t>
            </w:r>
            <w:r w:rsidRPr="00525F09">
              <w:rPr>
                <w:kern w:val="0"/>
                <w:sz w:val="26"/>
                <w:szCs w:val="26"/>
              </w:rPr>
              <w:t xml:space="preserve"> </w:t>
            </w:r>
          </w:p>
          <w:p w14:paraId="2D4BA7A0" w14:textId="77777777" w:rsidR="00213AC8" w:rsidRPr="00525F09" w:rsidRDefault="00213AC8" w:rsidP="00213AC8">
            <w:pPr>
              <w:pStyle w:val="af2"/>
              <w:tabs>
                <w:tab w:val="left" w:pos="993"/>
              </w:tabs>
              <w:ind w:leftChars="0" w:left="0" w:rightChars="106" w:right="254"/>
              <w:jc w:val="both"/>
              <w:rPr>
                <w:rFonts w:ascii="Times New Roman" w:eastAsia="細明體" w:hAnsi="Times New Roman"/>
                <w:sz w:val="24"/>
                <w:szCs w:val="24"/>
                <w:lang w:val="en-GB" w:eastAsia="zh-HK"/>
              </w:rPr>
            </w:pPr>
          </w:p>
        </w:tc>
        <w:tc>
          <w:tcPr>
            <w:tcW w:w="1701" w:type="dxa"/>
            <w:shd w:val="clear" w:color="auto" w:fill="auto"/>
          </w:tcPr>
          <w:p w14:paraId="4A6A7D17" w14:textId="77777777" w:rsidR="00213AC8" w:rsidRPr="00525F09" w:rsidRDefault="00213AC8" w:rsidP="00071073">
            <w:pPr>
              <w:pStyle w:val="af2"/>
              <w:tabs>
                <w:tab w:val="left" w:pos="993"/>
              </w:tabs>
              <w:ind w:leftChars="100" w:left="240" w:rightChars="106" w:right="254"/>
              <w:jc w:val="center"/>
              <w:rPr>
                <w:rFonts w:ascii="Times New Roman" w:eastAsia="標楷體" w:hAnsi="Times New Roman"/>
                <w:lang w:eastAsia="zh-HK"/>
              </w:rPr>
            </w:pPr>
            <w:r w:rsidRPr="00525F09">
              <w:rPr>
                <w:rFonts w:ascii="Times New Roman" w:eastAsia="標楷體" w:hAnsi="Times New Roman"/>
                <w:sz w:val="24"/>
                <w:szCs w:val="24"/>
              </w:rPr>
              <w:t>SE/T2</w:t>
            </w:r>
          </w:p>
        </w:tc>
      </w:tr>
      <w:tr w:rsidR="00071073" w:rsidRPr="00525F09" w14:paraId="3CAE5A81" w14:textId="77777777" w:rsidTr="007321F8">
        <w:trPr>
          <w:trHeight w:val="558"/>
        </w:trPr>
        <w:tc>
          <w:tcPr>
            <w:tcW w:w="709" w:type="dxa"/>
          </w:tcPr>
          <w:p w14:paraId="2B97408B" w14:textId="77777777" w:rsidR="00213AC8" w:rsidRPr="00525F09" w:rsidRDefault="00213AC8" w:rsidP="00213AC8">
            <w:pPr>
              <w:spacing w:line="300" w:lineRule="exact"/>
              <w:ind w:rightChars="60" w:right="144"/>
              <w:rPr>
                <w:rFonts w:eastAsia="標楷體"/>
                <w:b/>
              </w:rPr>
            </w:pPr>
          </w:p>
        </w:tc>
        <w:tc>
          <w:tcPr>
            <w:tcW w:w="1003" w:type="dxa"/>
            <w:gridSpan w:val="2"/>
          </w:tcPr>
          <w:p w14:paraId="6493D95A"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7064F21" w14:textId="77777777" w:rsidR="00213AC8" w:rsidRPr="00525F09" w:rsidRDefault="00213AC8" w:rsidP="00213AC8">
            <w:pPr>
              <w:spacing w:line="300" w:lineRule="exact"/>
              <w:ind w:rightChars="106" w:right="254"/>
              <w:jc w:val="both"/>
              <w:rPr>
                <w:rFonts w:eastAsia="標楷體"/>
                <w:u w:val="single"/>
                <w:lang w:val="en-US"/>
              </w:rPr>
            </w:pPr>
            <w:r w:rsidRPr="00525F09">
              <w:rPr>
                <w:rFonts w:eastAsia="標楷體"/>
                <w:u w:val="single"/>
                <w:lang w:val="en-US"/>
              </w:rPr>
              <w:t>GBA Collaboration</w:t>
            </w:r>
          </w:p>
        </w:tc>
        <w:tc>
          <w:tcPr>
            <w:tcW w:w="1701" w:type="dxa"/>
          </w:tcPr>
          <w:p w14:paraId="68165B02" w14:textId="77777777" w:rsidR="00213AC8" w:rsidRPr="00525F09" w:rsidRDefault="00213AC8" w:rsidP="00213AC8">
            <w:pPr>
              <w:widowControl/>
            </w:pPr>
          </w:p>
        </w:tc>
      </w:tr>
      <w:tr w:rsidR="00071073" w:rsidRPr="00525F09" w14:paraId="2076E11F" w14:textId="77777777" w:rsidTr="007321F8">
        <w:trPr>
          <w:trHeight w:val="558"/>
        </w:trPr>
        <w:tc>
          <w:tcPr>
            <w:tcW w:w="709" w:type="dxa"/>
          </w:tcPr>
          <w:p w14:paraId="07D2ED98" w14:textId="77777777" w:rsidR="00213AC8" w:rsidRPr="00525F09" w:rsidRDefault="00213AC8" w:rsidP="00213AC8">
            <w:pPr>
              <w:spacing w:line="300" w:lineRule="exact"/>
              <w:ind w:rightChars="60" w:right="144"/>
              <w:rPr>
                <w:rFonts w:eastAsia="標楷體"/>
                <w:b/>
              </w:rPr>
            </w:pPr>
          </w:p>
        </w:tc>
        <w:tc>
          <w:tcPr>
            <w:tcW w:w="1003" w:type="dxa"/>
            <w:gridSpan w:val="2"/>
          </w:tcPr>
          <w:p w14:paraId="41F194D2"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1048A0BA" w14:textId="493D843C" w:rsidR="0099443C" w:rsidRPr="00525F09" w:rsidRDefault="009F1DFF" w:rsidP="00213AC8">
            <w:pPr>
              <w:spacing w:line="300" w:lineRule="exact"/>
              <w:ind w:rightChars="106" w:right="254"/>
              <w:jc w:val="both"/>
              <w:rPr>
                <w:rFonts w:eastAsia="標楷體"/>
                <w:color w:val="FF0000"/>
                <w:lang w:eastAsia="zh-HK"/>
              </w:rPr>
            </w:pPr>
            <w:ins w:id="762" w:author="CL" w:date="2026-01-19T17:51:00Z">
              <w:r w:rsidRPr="00525F09">
                <w:rPr>
                  <w:rFonts w:eastAsia="標楷體"/>
                  <w:color w:val="FF0000"/>
                  <w:lang w:eastAsia="zh-HK"/>
                </w:rPr>
                <w:t xml:space="preserve">The 17-day </w:t>
              </w:r>
              <w:r w:rsidRPr="00525F09">
                <w:rPr>
                  <w:rFonts w:eastAsia="標楷體"/>
                  <w:color w:val="FF0000"/>
                  <w:lang w:eastAsia="zh-HK"/>
                </w:rPr>
                <w:t>特種作業</w:t>
              </w:r>
              <w:r w:rsidRPr="00525F09">
                <w:rPr>
                  <w:rFonts w:eastAsia="標楷體"/>
                  <w:color w:val="FF0000"/>
                  <w:lang w:eastAsia="zh-HK"/>
                </w:rPr>
                <w:t>(</w:t>
              </w:r>
              <w:r w:rsidRPr="00525F09">
                <w:rPr>
                  <w:rFonts w:eastAsia="標楷體"/>
                  <w:color w:val="FF0000"/>
                  <w:lang w:eastAsia="zh-HK"/>
                </w:rPr>
                <w:t>高壓電工</w:t>
              </w:r>
              <w:r w:rsidRPr="00525F09">
                <w:rPr>
                  <w:rFonts w:eastAsia="標楷體"/>
                  <w:color w:val="FF0000"/>
                  <w:lang w:eastAsia="zh-HK"/>
                </w:rPr>
                <w:t>)</w:t>
              </w:r>
              <w:r w:rsidRPr="00525F09">
                <w:rPr>
                  <w:rFonts w:eastAsia="標楷體"/>
                  <w:color w:val="FF0000"/>
                  <w:lang w:eastAsia="zh-HK"/>
                </w:rPr>
                <w:t>培訓課程</w:t>
              </w:r>
              <w:r w:rsidRPr="00525F09">
                <w:rPr>
                  <w:rFonts w:eastAsia="標楷體"/>
                  <w:color w:val="FF0000"/>
                  <w:lang w:eastAsia="zh-HK"/>
                </w:rPr>
                <w:t xml:space="preserve"> (in 4 sessions) would be organized by </w:t>
              </w:r>
              <w:r w:rsidRPr="00525F09">
                <w:rPr>
                  <w:rFonts w:eastAsia="標楷體"/>
                  <w:color w:val="FF0000"/>
                  <w:lang w:eastAsia="zh-HK"/>
                </w:rPr>
                <w:t>廣州市技師學院</w:t>
              </w:r>
              <w:r w:rsidRPr="00525F09">
                <w:rPr>
                  <w:rFonts w:eastAsia="標楷體"/>
                  <w:color w:val="FF0000"/>
                  <w:lang w:eastAsia="zh-HK"/>
                </w:rPr>
                <w:t>. Eighteen (18) officers, including inspectors, assistant inspectors, work supervisors, senior artisans and technicians from five SBUs and ELD were nominated. Originally scheduled for November 2025, the course had been postponed to March 2026 at the request of</w:t>
              </w:r>
              <w:r w:rsidRPr="00525F09">
                <w:rPr>
                  <w:rFonts w:eastAsia="標楷體"/>
                  <w:color w:val="FF0000"/>
                  <w:lang w:eastAsia="zh-HK"/>
                </w:rPr>
                <w:t>廣州市技師學院</w:t>
              </w:r>
            </w:ins>
            <w:del w:id="763" w:author="CL" w:date="2026-01-19T17:51:00Z">
              <w:r w:rsidR="00213AC8" w:rsidRPr="00525F09" w:rsidDel="009F1DFF">
                <w:rPr>
                  <w:rFonts w:eastAsia="細明體"/>
                  <w:lang w:eastAsia="zh-HK"/>
                </w:rPr>
                <w:delText xml:space="preserve">Another class of </w:delText>
              </w:r>
              <w:r w:rsidR="00213AC8" w:rsidRPr="00525F09" w:rsidDel="009F1DFF">
                <w:rPr>
                  <w:rFonts w:eastAsia="標楷體"/>
                  <w:lang w:eastAsia="zh-HK"/>
                </w:rPr>
                <w:delText>特種作業</w:delText>
              </w:r>
              <w:r w:rsidR="00213AC8" w:rsidRPr="00525F09" w:rsidDel="009F1DFF">
                <w:rPr>
                  <w:rFonts w:eastAsia="標楷體"/>
                  <w:lang w:eastAsia="zh-HK"/>
                </w:rPr>
                <w:delText>(</w:delText>
              </w:r>
              <w:r w:rsidR="00213AC8" w:rsidRPr="00525F09" w:rsidDel="009F1DFF">
                <w:rPr>
                  <w:rFonts w:eastAsia="標楷體"/>
                  <w:lang w:eastAsia="zh-HK"/>
                </w:rPr>
                <w:delText>高壓電工</w:delText>
              </w:r>
              <w:r w:rsidR="00213AC8" w:rsidRPr="00525F09" w:rsidDel="009F1DFF">
                <w:rPr>
                  <w:rFonts w:eastAsia="標楷體"/>
                  <w:lang w:eastAsia="zh-HK"/>
                </w:rPr>
                <w:delText>)</w:delText>
              </w:r>
              <w:r w:rsidR="00213AC8" w:rsidRPr="00525F09" w:rsidDel="009F1DFF">
                <w:rPr>
                  <w:rFonts w:eastAsia="標楷體"/>
                  <w:lang w:eastAsia="zh-HK"/>
                </w:rPr>
                <w:delText>培訓課程</w:delText>
              </w:r>
              <w:r w:rsidR="00213AC8" w:rsidRPr="00525F09" w:rsidDel="009F1DFF">
                <w:rPr>
                  <w:rFonts w:eastAsia="標楷體"/>
                  <w:lang w:eastAsia="zh-HK"/>
                </w:rPr>
                <w:delText xml:space="preserve"> would be organized by </w:delText>
              </w:r>
              <w:r w:rsidR="00213AC8" w:rsidRPr="00525F09" w:rsidDel="009F1DFF">
                <w:rPr>
                  <w:rFonts w:eastAsia="標楷體"/>
                  <w:lang w:eastAsia="zh-HK"/>
                </w:rPr>
                <w:delText>廣州市技師學院</w:delText>
              </w:r>
              <w:r w:rsidR="00BF38C4" w:rsidRPr="00525F09" w:rsidDel="009F1DFF">
                <w:rPr>
                  <w:rFonts w:eastAsia="標楷體"/>
                  <w:lang w:val="en-US" w:eastAsia="zh-HK"/>
                </w:rPr>
                <w:delText xml:space="preserve"> (</w:delText>
              </w:r>
              <w:r w:rsidR="00BF38C4" w:rsidRPr="00525F09" w:rsidDel="009F1DFF">
                <w:rPr>
                  <w:rFonts w:eastAsia="標楷體"/>
                  <w:lang w:eastAsia="zh-HK"/>
                </w:rPr>
                <w:delText>市技</w:delText>
              </w:r>
              <w:r w:rsidR="00BF38C4" w:rsidRPr="00525F09" w:rsidDel="009F1DFF">
                <w:rPr>
                  <w:rFonts w:eastAsia="標楷體"/>
                  <w:lang w:val="en-US" w:eastAsia="zh-HK"/>
                </w:rPr>
                <w:delText>)</w:delText>
              </w:r>
              <w:r w:rsidR="00213AC8" w:rsidRPr="00525F09" w:rsidDel="009F1DFF">
                <w:rPr>
                  <w:rFonts w:eastAsia="標楷體"/>
                  <w:lang w:eastAsia="zh-HK"/>
                </w:rPr>
                <w:delText>.</w:delText>
              </w:r>
              <w:r w:rsidR="00BF38C4" w:rsidRPr="00525F09" w:rsidDel="009F1DFF">
                <w:rPr>
                  <w:rFonts w:eastAsia="標楷體"/>
                  <w:lang w:val="en-US" w:eastAsia="zh-HK"/>
                </w:rPr>
                <w:delText xml:space="preserve"> </w:delText>
              </w:r>
              <w:r w:rsidR="0099443C" w:rsidRPr="00525F09">
                <w:rPr>
                  <w:rFonts w:eastAsia="標楷體"/>
                  <w:lang w:val="en-US" w:eastAsia="zh-HK"/>
                </w:rPr>
                <w:delText xml:space="preserve">After </w:delText>
              </w:r>
              <w:r w:rsidR="00C549F3" w:rsidRPr="00525F09">
                <w:rPr>
                  <w:rFonts w:eastAsia="標楷體"/>
                  <w:lang w:val="en-US" w:eastAsia="zh-HK"/>
                </w:rPr>
                <w:delText>reviewing</w:delText>
              </w:r>
              <w:r w:rsidR="0099443C" w:rsidRPr="00525F09">
                <w:rPr>
                  <w:rFonts w:eastAsia="標楷體"/>
                  <w:lang w:val="en-US" w:eastAsia="zh-HK"/>
                </w:rPr>
                <w:delText xml:space="preserve"> the demand of </w:delText>
              </w:r>
              <w:r w:rsidR="0099443C" w:rsidRPr="00525F09">
                <w:rPr>
                  <w:rFonts w:eastAsia="細明體"/>
                  <w:lang w:eastAsia="zh-HK"/>
                </w:rPr>
                <w:delText xml:space="preserve">hotel accommodation and traffic condition </w:delText>
              </w:r>
              <w:r w:rsidR="00C549F3" w:rsidRPr="00525F09">
                <w:rPr>
                  <w:rFonts w:eastAsia="細明體"/>
                  <w:lang w:eastAsia="zh-HK"/>
                </w:rPr>
                <w:delText xml:space="preserve">during the National Games </w:delText>
              </w:r>
              <w:r w:rsidR="0099443C" w:rsidRPr="00525F09">
                <w:rPr>
                  <w:rFonts w:eastAsia="細明體"/>
                  <w:lang w:eastAsia="zh-HK"/>
                </w:rPr>
                <w:delText>by</w:delText>
              </w:r>
              <w:r w:rsidR="0099443C" w:rsidRPr="00525F09">
                <w:rPr>
                  <w:rFonts w:eastAsia="標楷體"/>
                  <w:lang w:eastAsia="zh-HK"/>
                </w:rPr>
                <w:delText>市技</w:delText>
              </w:r>
              <w:r w:rsidR="0099443C" w:rsidRPr="00525F09">
                <w:rPr>
                  <w:rFonts w:eastAsia="標楷體"/>
                  <w:lang w:val="en-US" w:eastAsia="zh-HK"/>
                </w:rPr>
                <w:delText xml:space="preserve">, </w:delText>
              </w:r>
              <w:r w:rsidR="0099443C" w:rsidRPr="00525F09">
                <w:rPr>
                  <w:rFonts w:eastAsia="細明體"/>
                  <w:lang w:eastAsia="zh-HK"/>
                </w:rPr>
                <w:delText>t</w:delText>
              </w:r>
              <w:r w:rsidR="00BF38C4" w:rsidRPr="00525F09">
                <w:rPr>
                  <w:rFonts w:eastAsia="細明體"/>
                  <w:lang w:eastAsia="zh-HK"/>
                </w:rPr>
                <w:delText>he class was reschedule</w:delText>
              </w:r>
              <w:r w:rsidR="0099443C" w:rsidRPr="00525F09">
                <w:rPr>
                  <w:rFonts w:eastAsia="細明體"/>
                  <w:lang w:eastAsia="zh-HK"/>
                </w:rPr>
                <w:delText>d</w:delText>
              </w:r>
              <w:r w:rsidR="00BF38C4" w:rsidRPr="00525F09">
                <w:rPr>
                  <w:rFonts w:eastAsia="細明體"/>
                  <w:lang w:eastAsia="zh-HK"/>
                </w:rPr>
                <w:delText xml:space="preserve"> from November 2025 to March 2026</w:delText>
              </w:r>
            </w:del>
            <w:r w:rsidR="00D36154" w:rsidRPr="00525F09">
              <w:rPr>
                <w:rFonts w:eastAsia="細明體"/>
                <w:lang w:eastAsia="zh-HK"/>
              </w:rPr>
              <w:t>; and would be completed in May 2026.</w:t>
            </w:r>
          </w:p>
          <w:p w14:paraId="1DB54C4A" w14:textId="08A78038" w:rsidR="00D36154" w:rsidRPr="00525F09" w:rsidRDefault="00D36154" w:rsidP="00213AC8">
            <w:pPr>
              <w:spacing w:line="300" w:lineRule="exact"/>
              <w:ind w:rightChars="106" w:right="254"/>
              <w:jc w:val="both"/>
              <w:rPr>
                <w:del w:id="764" w:author="CL" w:date="2026-01-19T17:52:00Z"/>
                <w:rFonts w:eastAsia="細明體"/>
                <w:lang w:val="en-US" w:eastAsia="zh-HK"/>
              </w:rPr>
            </w:pPr>
          </w:p>
          <w:p w14:paraId="74019B7C" w14:textId="77777777" w:rsidR="00213AC8" w:rsidRPr="00525F09" w:rsidRDefault="00D36154" w:rsidP="00213AC8">
            <w:pPr>
              <w:spacing w:line="300" w:lineRule="exact"/>
              <w:ind w:rightChars="106" w:right="254"/>
              <w:jc w:val="both"/>
              <w:rPr>
                <w:ins w:id="765" w:author="CL" w:date="2026-01-19T17:53:00Z"/>
                <w:rFonts w:eastAsia="標楷體"/>
              </w:rPr>
            </w:pPr>
            <w:del w:id="766" w:author="CL" w:date="2026-01-19T17:52:00Z">
              <w:r w:rsidRPr="00525F09">
                <w:rPr>
                  <w:rFonts w:eastAsia="標楷體"/>
                  <w:lang w:eastAsia="zh-HK"/>
                </w:rPr>
                <w:delText>Eighteen (18) officers, including inspectors, assistant inspectors, work supervisors, senior artisans and technicians from SBUs and RS divisions would attend the class.</w:delText>
              </w:r>
              <w:r w:rsidR="00213AC8" w:rsidRPr="00525F09">
                <w:rPr>
                  <w:rFonts w:eastAsia="標楷體"/>
                  <w:lang w:eastAsia="zh-HK"/>
                </w:rPr>
                <w:delText xml:space="preserve"> </w:delText>
              </w:r>
            </w:del>
            <w:ins w:id="767" w:author="Mr HO Ming Tung 何銘桐" w:date="2026-01-12T19:47:00Z">
              <w:del w:id="768" w:author="CL" w:date="2026-01-19T17:52:00Z">
                <w:r w:rsidR="009C16F6" w:rsidRPr="00525F09">
                  <w:rPr>
                    <w:rFonts w:eastAsia="標楷體"/>
                  </w:rPr>
                  <w:delText xml:space="preserve">The application of training outside Hong Kong will be </w:delText>
                </w:r>
              </w:del>
              <w:del w:id="769" w:author="CL" w:date="2026-01-19T17:32:00Z">
                <w:r w:rsidR="009C16F6" w:rsidRPr="00525F09">
                  <w:rPr>
                    <w:rFonts w:eastAsia="標楷體"/>
                  </w:rPr>
                  <w:delText xml:space="preserve">submitted </w:delText>
                </w:r>
              </w:del>
              <w:del w:id="770" w:author="CL" w:date="2026-01-19T17:52:00Z">
                <w:r w:rsidR="009C16F6" w:rsidRPr="00525F09">
                  <w:rPr>
                    <w:rFonts w:eastAsia="標楷體"/>
                  </w:rPr>
                  <w:delText>in January 2026.</w:delText>
                </w:r>
              </w:del>
            </w:ins>
          </w:p>
          <w:p w14:paraId="6BE70365" w14:textId="4D96083A" w:rsidR="00213AC8" w:rsidRPr="00525F09" w:rsidRDefault="009F1DFF" w:rsidP="00213AC8">
            <w:pPr>
              <w:spacing w:line="300" w:lineRule="exact"/>
              <w:ind w:rightChars="106" w:right="254"/>
              <w:jc w:val="both"/>
              <w:rPr>
                <w:rFonts w:eastAsia="標楷體"/>
                <w:lang w:val="en-US"/>
              </w:rPr>
            </w:pPr>
            <w:ins w:id="771" w:author="CL" w:date="2026-01-19T17:53:00Z">
              <w:r w:rsidRPr="00525F09">
                <w:rPr>
                  <w:rFonts w:eastAsiaTheme="minorEastAsia"/>
                  <w:color w:val="FF0000"/>
                </w:rPr>
                <w:t xml:space="preserve">The renewal of </w:t>
              </w:r>
              <w:proofErr w:type="spellStart"/>
              <w:r w:rsidRPr="00525F09">
                <w:rPr>
                  <w:rFonts w:eastAsiaTheme="minorEastAsia"/>
                  <w:color w:val="FF0000"/>
                </w:rPr>
                <w:t>MoC</w:t>
              </w:r>
              <w:proofErr w:type="spellEnd"/>
              <w:r w:rsidRPr="00525F09">
                <w:rPr>
                  <w:rFonts w:eastAsiaTheme="minorEastAsia"/>
                  <w:color w:val="FF0000"/>
                </w:rPr>
                <w:t xml:space="preserve"> on Talent Development </w:t>
              </w:r>
              <w:r w:rsidRPr="00525F09">
                <w:rPr>
                  <w:rFonts w:eastAsiaTheme="minorEastAsia"/>
                  <w:color w:val="FF0000"/>
                  <w:lang w:val="en-US"/>
                </w:rPr>
                <w:t xml:space="preserve">with </w:t>
              </w:r>
              <w:r w:rsidRPr="00525F09">
                <w:rPr>
                  <w:rFonts w:eastAsiaTheme="minorEastAsia"/>
                  <w:color w:val="FF0000"/>
                  <w:lang w:val="en-US"/>
                </w:rPr>
                <w:t>廣州市人社局</w:t>
              </w:r>
              <w:r w:rsidRPr="00525F09">
                <w:rPr>
                  <w:rFonts w:eastAsiaTheme="minorEastAsia"/>
                  <w:color w:val="FF0000"/>
                  <w:lang w:val="en-US"/>
                </w:rPr>
                <w:t xml:space="preserve"> </w:t>
              </w:r>
              <w:r w:rsidRPr="00525F09">
                <w:rPr>
                  <w:rFonts w:eastAsiaTheme="minorEastAsia"/>
                  <w:color w:val="FF0000"/>
                </w:rPr>
                <w:t xml:space="preserve">was completed on 18 Dec 2025 at Guangzhou. DEMS, DD/TS, AD/3 and CE/CS would attend. The renewed </w:t>
              </w:r>
              <w:proofErr w:type="spellStart"/>
              <w:r w:rsidRPr="00525F09">
                <w:rPr>
                  <w:rFonts w:eastAsiaTheme="minorEastAsia"/>
                  <w:color w:val="FF0000"/>
                </w:rPr>
                <w:t>MoC</w:t>
              </w:r>
              <w:proofErr w:type="spellEnd"/>
              <w:r w:rsidRPr="00525F09">
                <w:rPr>
                  <w:rFonts w:eastAsiaTheme="minorEastAsia"/>
                  <w:color w:val="FF0000"/>
                </w:rPr>
                <w:t xml:space="preserve"> remains valid until 31 December </w:t>
              </w:r>
              <w:r w:rsidRPr="00525F09">
                <w:rPr>
                  <w:rFonts w:eastAsiaTheme="minorEastAsia"/>
                  <w:color w:val="FF0000"/>
                  <w:lang w:val="en-US"/>
                </w:rPr>
                <w:t>2030</w:t>
              </w:r>
              <w:r w:rsidRPr="00525F09">
                <w:rPr>
                  <w:rFonts w:eastAsiaTheme="minorEastAsia"/>
                  <w:color w:val="FF0000"/>
                </w:rPr>
                <w:t>.</w:t>
              </w:r>
            </w:ins>
          </w:p>
        </w:tc>
        <w:tc>
          <w:tcPr>
            <w:tcW w:w="1701" w:type="dxa"/>
          </w:tcPr>
          <w:p w14:paraId="187A21FF" w14:textId="77777777" w:rsidR="00213AC8" w:rsidRPr="00525F09" w:rsidRDefault="00213AC8" w:rsidP="008A4978">
            <w:pPr>
              <w:widowControl/>
              <w:jc w:val="center"/>
            </w:pPr>
            <w:r w:rsidRPr="00525F09">
              <w:rPr>
                <w:rFonts w:eastAsia="標楷體"/>
                <w:lang w:val="en-US"/>
              </w:rPr>
              <w:t>SE/T2</w:t>
            </w:r>
          </w:p>
        </w:tc>
      </w:tr>
      <w:tr w:rsidR="00071073" w:rsidRPr="00525F09" w14:paraId="0FEA4E57" w14:textId="77777777" w:rsidTr="007321F8">
        <w:trPr>
          <w:trHeight w:val="89"/>
        </w:trPr>
        <w:tc>
          <w:tcPr>
            <w:tcW w:w="709" w:type="dxa"/>
          </w:tcPr>
          <w:p w14:paraId="0BA71F8E" w14:textId="77777777" w:rsidR="00213AC8" w:rsidRPr="00525F09" w:rsidRDefault="00213AC8" w:rsidP="00213AC8">
            <w:pPr>
              <w:spacing w:line="300" w:lineRule="exact"/>
              <w:ind w:rightChars="60" w:right="144"/>
              <w:rPr>
                <w:rFonts w:eastAsia="標楷體"/>
                <w:b/>
              </w:rPr>
            </w:pPr>
          </w:p>
        </w:tc>
        <w:tc>
          <w:tcPr>
            <w:tcW w:w="1003" w:type="dxa"/>
            <w:gridSpan w:val="2"/>
          </w:tcPr>
          <w:p w14:paraId="25725464"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2E1C56F2" w14:textId="77777777" w:rsidR="00213AC8" w:rsidRPr="00525F09" w:rsidDel="001952B8" w:rsidRDefault="00213AC8" w:rsidP="00213AC8">
            <w:pPr>
              <w:spacing w:line="300" w:lineRule="exact"/>
              <w:ind w:leftChars="30" w:left="72" w:rightChars="106" w:right="254"/>
              <w:jc w:val="both"/>
              <w:rPr>
                <w:rFonts w:eastAsia="標楷體"/>
              </w:rPr>
            </w:pPr>
          </w:p>
        </w:tc>
        <w:tc>
          <w:tcPr>
            <w:tcW w:w="1701" w:type="dxa"/>
          </w:tcPr>
          <w:p w14:paraId="10405ADB" w14:textId="77777777" w:rsidR="00213AC8" w:rsidRPr="00525F09" w:rsidDel="001952B8" w:rsidRDefault="00213AC8" w:rsidP="00213AC8">
            <w:pPr>
              <w:spacing w:line="300" w:lineRule="exact"/>
              <w:ind w:leftChars="30" w:left="72" w:rightChars="106" w:right="254"/>
              <w:jc w:val="both"/>
              <w:rPr>
                <w:rFonts w:eastAsia="標楷體"/>
              </w:rPr>
            </w:pPr>
          </w:p>
        </w:tc>
      </w:tr>
      <w:tr w:rsidR="00071073" w:rsidRPr="00525F09" w14:paraId="3EF7AC30" w14:textId="77777777" w:rsidTr="007321F8">
        <w:trPr>
          <w:trHeight w:val="558"/>
        </w:trPr>
        <w:tc>
          <w:tcPr>
            <w:tcW w:w="709" w:type="dxa"/>
          </w:tcPr>
          <w:p w14:paraId="2ACC1DB9" w14:textId="77777777" w:rsidR="00213AC8" w:rsidRPr="00525F09" w:rsidRDefault="00213AC8" w:rsidP="008A4978">
            <w:pPr>
              <w:keepNext/>
              <w:keepLines/>
              <w:spacing w:line="300" w:lineRule="exact"/>
              <w:ind w:rightChars="60" w:right="144"/>
              <w:rPr>
                <w:rFonts w:eastAsia="標楷體"/>
                <w:b/>
              </w:rPr>
            </w:pPr>
          </w:p>
        </w:tc>
        <w:tc>
          <w:tcPr>
            <w:tcW w:w="1003" w:type="dxa"/>
            <w:gridSpan w:val="2"/>
          </w:tcPr>
          <w:p w14:paraId="739D0BEF" w14:textId="77777777" w:rsidR="00213AC8" w:rsidRPr="00525F09" w:rsidRDefault="00213AC8" w:rsidP="008A4978">
            <w:pPr>
              <w:pStyle w:val="31"/>
              <w:keepNext/>
              <w:keepLines/>
              <w:numPr>
                <w:ilvl w:val="0"/>
                <w:numId w:val="66"/>
              </w:numPr>
              <w:spacing w:line="300" w:lineRule="exact"/>
              <w:ind w:rightChars="60" w:right="144"/>
              <w:jc w:val="left"/>
              <w:rPr>
                <w:rFonts w:ascii="Times New Roman" w:eastAsia="標楷體" w:hAnsi="Times New Roman"/>
                <w:szCs w:val="24"/>
              </w:rPr>
            </w:pPr>
          </w:p>
        </w:tc>
        <w:tc>
          <w:tcPr>
            <w:tcW w:w="6226" w:type="dxa"/>
          </w:tcPr>
          <w:p w14:paraId="6ADFC5D6" w14:textId="77777777" w:rsidR="00213AC8" w:rsidRPr="00525F09" w:rsidRDefault="00213AC8" w:rsidP="00213AC8">
            <w:pPr>
              <w:keepNext/>
              <w:keepLines/>
              <w:tabs>
                <w:tab w:val="left" w:pos="163"/>
              </w:tabs>
              <w:spacing w:line="300" w:lineRule="exact"/>
              <w:ind w:rightChars="106" w:right="254"/>
              <w:jc w:val="both"/>
              <w:rPr>
                <w:rFonts w:eastAsia="標楷體"/>
                <w:u w:val="single"/>
                <w:lang w:val="en-US"/>
              </w:rPr>
            </w:pPr>
            <w:r w:rsidRPr="00525F09">
              <w:rPr>
                <w:rFonts w:eastAsia="標楷體"/>
                <w:u w:val="single"/>
                <w:lang w:val="en-US"/>
              </w:rPr>
              <w:t>Contract Management</w:t>
            </w:r>
          </w:p>
        </w:tc>
        <w:tc>
          <w:tcPr>
            <w:tcW w:w="1701" w:type="dxa"/>
          </w:tcPr>
          <w:p w14:paraId="25B57FE1" w14:textId="77777777" w:rsidR="00213AC8" w:rsidRPr="00525F09" w:rsidRDefault="00213AC8" w:rsidP="008A4978">
            <w:pPr>
              <w:keepNext/>
              <w:keepLines/>
              <w:tabs>
                <w:tab w:val="left" w:pos="163"/>
              </w:tabs>
              <w:spacing w:line="300" w:lineRule="exact"/>
              <w:ind w:rightChars="106" w:right="254"/>
              <w:jc w:val="both"/>
              <w:rPr>
                <w:rFonts w:eastAsia="標楷體"/>
                <w:u w:val="single"/>
                <w:lang w:val="en-US"/>
              </w:rPr>
            </w:pPr>
          </w:p>
        </w:tc>
      </w:tr>
      <w:tr w:rsidR="00071073" w:rsidRPr="00525F09" w14:paraId="12FFAC26" w14:textId="77777777" w:rsidTr="007321F8">
        <w:trPr>
          <w:trHeight w:val="558"/>
        </w:trPr>
        <w:tc>
          <w:tcPr>
            <w:tcW w:w="709" w:type="dxa"/>
          </w:tcPr>
          <w:p w14:paraId="3E9571EC" w14:textId="77777777" w:rsidR="00213AC8" w:rsidRPr="00525F09" w:rsidRDefault="00213AC8" w:rsidP="00213AC8">
            <w:pPr>
              <w:spacing w:line="300" w:lineRule="exact"/>
              <w:ind w:rightChars="60" w:right="144"/>
              <w:rPr>
                <w:rFonts w:eastAsia="標楷體"/>
                <w:b/>
              </w:rPr>
            </w:pPr>
          </w:p>
        </w:tc>
        <w:tc>
          <w:tcPr>
            <w:tcW w:w="1003" w:type="dxa"/>
            <w:gridSpan w:val="2"/>
          </w:tcPr>
          <w:p w14:paraId="06404554" w14:textId="77777777" w:rsidR="00213AC8" w:rsidRPr="00525F09" w:rsidRDefault="00213AC8" w:rsidP="00213AC8">
            <w:pPr>
              <w:pStyle w:val="31"/>
              <w:spacing w:line="300" w:lineRule="exact"/>
              <w:ind w:rightChars="60" w:right="144"/>
              <w:jc w:val="left"/>
              <w:rPr>
                <w:rFonts w:ascii="Times New Roman" w:eastAsia="標楷體" w:hAnsi="Times New Roman"/>
                <w:szCs w:val="24"/>
              </w:rPr>
            </w:pPr>
          </w:p>
        </w:tc>
        <w:tc>
          <w:tcPr>
            <w:tcW w:w="6226" w:type="dxa"/>
          </w:tcPr>
          <w:p w14:paraId="6AB04BC7" w14:textId="1FACF7DB" w:rsidR="00213AC8" w:rsidRPr="00525F09" w:rsidRDefault="00213AC8" w:rsidP="00213AC8">
            <w:pPr>
              <w:spacing w:line="300" w:lineRule="exact"/>
              <w:ind w:rightChars="106" w:right="254"/>
              <w:jc w:val="both"/>
              <w:rPr>
                <w:rFonts w:eastAsia="標楷體"/>
                <w:lang w:val="en-US"/>
              </w:rPr>
            </w:pPr>
            <w:r w:rsidRPr="00525F09">
              <w:rPr>
                <w:rFonts w:eastAsia="標楷體"/>
                <w:lang w:val="en-US"/>
              </w:rPr>
              <w:t>The proposal of streamlining the workflow CPR for the purpose of enhancing the effectiveness of contractor monitoring was tasked to an engineer in DEVB to study after further discussion with DEVB.  A draft brief workflow of revised signing requirement on CPR has been proposed by DEVB and commented.</w:t>
            </w:r>
            <w:r w:rsidRPr="00525F09">
              <w:t xml:space="preserve">  </w:t>
            </w:r>
            <w:r w:rsidRPr="00525F09">
              <w:rPr>
                <w:rFonts w:eastAsia="標楷體"/>
                <w:lang w:val="en-US"/>
              </w:rPr>
              <w:t xml:space="preserve">The feasibility to arrange a prototype with the current </w:t>
            </w:r>
            <w:proofErr w:type="spellStart"/>
            <w:r w:rsidRPr="00525F09">
              <w:rPr>
                <w:rFonts w:eastAsia="標楷體"/>
                <w:lang w:val="en-US"/>
              </w:rPr>
              <w:t>eCAS</w:t>
            </w:r>
            <w:proofErr w:type="spellEnd"/>
            <w:r w:rsidRPr="00525F09">
              <w:rPr>
                <w:rFonts w:eastAsia="標楷體"/>
                <w:lang w:val="en-US"/>
              </w:rPr>
              <w:t xml:space="preserve"> for digital endorsement and e-fax of simplified CPR to demonstrate the revised workflow in CMIS to DEVB is being explored internally with ITSS with a wish for DEVB to reference.  A zoom meeting was arranged with DEVB on 16 July 2025 to discuss the draft workflow and DEVB agreed to further study the proposal.</w:t>
            </w:r>
          </w:p>
          <w:p w14:paraId="08580E34" w14:textId="77777777" w:rsidR="00213AC8" w:rsidRPr="00525F09" w:rsidRDefault="00213AC8" w:rsidP="00213AC8">
            <w:pPr>
              <w:spacing w:line="300" w:lineRule="exact"/>
              <w:ind w:rightChars="106" w:right="254"/>
              <w:jc w:val="both"/>
              <w:rPr>
                <w:rFonts w:eastAsia="標楷體"/>
                <w:lang w:val="en-US"/>
              </w:rPr>
            </w:pPr>
          </w:p>
          <w:p w14:paraId="35258C80" w14:textId="26522CF2" w:rsidR="00213AC8" w:rsidRPr="00C9587D" w:rsidRDefault="008D35A0" w:rsidP="00213AC8">
            <w:pPr>
              <w:spacing w:line="300" w:lineRule="exact"/>
              <w:ind w:rightChars="106" w:right="254"/>
              <w:jc w:val="both"/>
              <w:rPr>
                <w:rFonts w:eastAsia="標楷體"/>
                <w:color w:val="FF0000"/>
                <w:lang w:val="en-US"/>
              </w:rPr>
            </w:pPr>
            <w:r w:rsidRPr="00525F09">
              <w:rPr>
                <w:rFonts w:eastAsia="標楷體"/>
                <w:lang w:val="en-US"/>
              </w:rPr>
              <w:t>Further to DEVB’s no objection for EMSD to consult the trade for the proposal of submission of CPRs for EMSD’s Minor Works Quotations</w:t>
            </w:r>
            <w:r w:rsidR="001C0AA6" w:rsidRPr="00525F09">
              <w:rPr>
                <w:rFonts w:eastAsia="標楷體"/>
                <w:lang w:val="en-US"/>
              </w:rPr>
              <w:t xml:space="preserve"> on 16 July 2025</w:t>
            </w:r>
            <w:r w:rsidRPr="00525F09">
              <w:rPr>
                <w:rFonts w:eastAsia="標楷體"/>
                <w:lang w:val="en-US"/>
              </w:rPr>
              <w:t xml:space="preserve">, </w:t>
            </w:r>
            <w:r w:rsidRPr="00C9587D">
              <w:rPr>
                <w:rFonts w:eastAsia="標楷體"/>
                <w:color w:val="FF0000"/>
                <w:lang w:val="en-US"/>
              </w:rPr>
              <w:t xml:space="preserve">HKFEMC has been </w:t>
            </w:r>
            <w:del w:id="772" w:author="Mr YEUNG Hong Yu 楊航愉" w:date="2026-01-15T15:21:00Z">
              <w:r w:rsidRPr="00C9587D">
                <w:rPr>
                  <w:rFonts w:eastAsia="標楷體"/>
                  <w:color w:val="FF0000"/>
                  <w:lang w:val="en-US"/>
                </w:rPr>
                <w:delText xml:space="preserve">approached </w:delText>
              </w:r>
            </w:del>
            <w:ins w:id="773" w:author="Mr YEUNG Hong Yu 楊航愉" w:date="2026-01-15T15:21:00Z">
              <w:r w:rsidR="00930A7D" w:rsidRPr="00C9587D">
                <w:rPr>
                  <w:rFonts w:eastAsia="標楷體"/>
                  <w:color w:val="FF0000"/>
                  <w:lang w:val="en-US"/>
                </w:rPr>
                <w:t xml:space="preserve">consulted </w:t>
              </w:r>
            </w:ins>
            <w:del w:id="774" w:author="Mr YEUNG Hong Yu 楊航愉" w:date="2026-01-15T15:21:00Z">
              <w:r w:rsidRPr="00C9587D">
                <w:rPr>
                  <w:rFonts w:eastAsia="標楷體"/>
                  <w:color w:val="FF0000"/>
                  <w:lang w:val="en-US"/>
                </w:rPr>
                <w:delText xml:space="preserve">and the meeting was arranged to be held </w:delText>
              </w:r>
            </w:del>
            <w:r w:rsidRPr="00C9587D">
              <w:rPr>
                <w:rFonts w:eastAsia="標楷體"/>
                <w:color w:val="FF0000"/>
                <w:lang w:val="en-US"/>
              </w:rPr>
              <w:t>on 18 November 2025</w:t>
            </w:r>
            <w:r w:rsidR="001C0AA6" w:rsidRPr="00C9587D">
              <w:rPr>
                <w:rFonts w:eastAsia="標楷體"/>
                <w:color w:val="FF0000"/>
                <w:lang w:val="en-US"/>
              </w:rPr>
              <w:t xml:space="preserve"> </w:t>
            </w:r>
            <w:del w:id="775" w:author="Mr YEUNG Hong Yu 楊航愉" w:date="2026-01-15T15:21:00Z">
              <w:r w:rsidR="001C0AA6" w:rsidRPr="00C9587D">
                <w:rPr>
                  <w:rFonts w:eastAsia="標楷體"/>
                  <w:color w:val="FF0000"/>
                  <w:lang w:val="en-US"/>
                </w:rPr>
                <w:delText>due to the change of HKFEMC Council to consult their view on the proposal</w:delText>
              </w:r>
            </w:del>
            <w:ins w:id="776" w:author="Mr YEUNG Hong Yu 楊航愉" w:date="2026-01-15T15:21:00Z">
              <w:r w:rsidR="00930A7D" w:rsidRPr="00C9587D">
                <w:rPr>
                  <w:rFonts w:eastAsia="標楷體"/>
                  <w:color w:val="FF0000"/>
                  <w:lang w:val="en-US"/>
                </w:rPr>
                <w:t xml:space="preserve">and </w:t>
              </w:r>
            </w:ins>
            <w:ins w:id="777" w:author="Mr YEUNG Hong Yu 楊航愉" w:date="2026-01-15T15:22:00Z">
              <w:r w:rsidR="00930A7D" w:rsidRPr="00C9587D">
                <w:rPr>
                  <w:rFonts w:eastAsia="標楷體"/>
                  <w:color w:val="FF0000"/>
                  <w:lang w:val="en-US"/>
                </w:rPr>
                <w:t xml:space="preserve">they have </w:t>
              </w:r>
            </w:ins>
            <w:ins w:id="778" w:author="Mr YEUNG Hong Yu 楊航愉" w:date="2026-01-15T15:21:00Z">
              <w:r w:rsidR="00930A7D" w:rsidRPr="00C9587D">
                <w:rPr>
                  <w:rFonts w:eastAsia="標楷體"/>
                  <w:color w:val="FF0000"/>
                  <w:lang w:val="en-US"/>
                </w:rPr>
                <w:t>support</w:t>
              </w:r>
            </w:ins>
            <w:ins w:id="779" w:author="Mr YEUNG Hong Yu 楊航愉" w:date="2026-01-15T15:22:00Z">
              <w:r w:rsidR="00930A7D" w:rsidRPr="00C9587D">
                <w:rPr>
                  <w:rFonts w:eastAsia="標楷體"/>
                  <w:color w:val="FF0000"/>
                  <w:lang w:val="en-US"/>
                </w:rPr>
                <w:t>ed</w:t>
              </w:r>
            </w:ins>
            <w:ins w:id="780" w:author="Mr YEUNG Hong Yu 楊航愉" w:date="2026-01-15T15:21:00Z">
              <w:r w:rsidR="00930A7D" w:rsidRPr="00C9587D">
                <w:rPr>
                  <w:rFonts w:eastAsia="標楷體"/>
                  <w:color w:val="FF0000"/>
                  <w:lang w:val="en-US"/>
                </w:rPr>
                <w:t xml:space="preserve"> </w:t>
              </w:r>
            </w:ins>
            <w:ins w:id="781" w:author="Mr YEUNG Hong Yu 楊航愉" w:date="2026-01-15T15:22:00Z">
              <w:r w:rsidR="00930A7D" w:rsidRPr="00C9587D">
                <w:rPr>
                  <w:rFonts w:eastAsia="標楷體"/>
                  <w:color w:val="FF0000"/>
                  <w:lang w:val="en-US"/>
                </w:rPr>
                <w:t>our proposal.</w:t>
              </w:r>
            </w:ins>
            <w:ins w:id="782" w:author="Mr YEUNG Hong Yu 楊航愉" w:date="2026-01-15T15:24:00Z">
              <w:r w:rsidR="00930A7D" w:rsidRPr="00C9587D">
                <w:rPr>
                  <w:rFonts w:eastAsia="標楷體"/>
                  <w:color w:val="FF0000"/>
                  <w:lang w:val="en-US"/>
                </w:rPr>
                <w:t xml:space="preserve"> </w:t>
              </w:r>
            </w:ins>
            <w:ins w:id="783" w:author="Mr YEUNG Hong Yu 楊航愉" w:date="2026-01-15T15:25:00Z">
              <w:r w:rsidR="00930A7D" w:rsidRPr="00C9587D">
                <w:rPr>
                  <w:rFonts w:eastAsia="標楷體"/>
                  <w:color w:val="FF0000"/>
                  <w:lang w:val="en-US"/>
                </w:rPr>
                <w:t>DEVB’s consent/ no objection to our proposal with HKFEMC support has been sought via email 18 Novemb</w:t>
              </w:r>
            </w:ins>
            <w:ins w:id="784" w:author="Mr YEUNG Hong Yu 楊航愉" w:date="2026-01-15T15:26:00Z">
              <w:r w:rsidR="00930A7D" w:rsidRPr="00C9587D">
                <w:rPr>
                  <w:rFonts w:eastAsia="標楷體"/>
                  <w:color w:val="FF0000"/>
                  <w:lang w:val="en-US"/>
                </w:rPr>
                <w:t>er 2025. Further supporting document has been forwarded</w:t>
              </w:r>
            </w:ins>
            <w:ins w:id="785" w:author="Mr YEUNG Hong Yu 楊航愉" w:date="2026-01-15T15:28:00Z">
              <w:r w:rsidR="00930A7D" w:rsidRPr="00C9587D">
                <w:rPr>
                  <w:rFonts w:eastAsia="標楷體"/>
                  <w:color w:val="FF0000"/>
                  <w:lang w:val="en-US"/>
                </w:rPr>
                <w:t xml:space="preserve"> to DEVB</w:t>
              </w:r>
            </w:ins>
            <w:ins w:id="786" w:author="Mr YEUNG Hong Yu 楊航愉" w:date="2026-01-15T15:26:00Z">
              <w:r w:rsidR="00930A7D" w:rsidRPr="00C9587D">
                <w:rPr>
                  <w:rFonts w:eastAsia="標楷體"/>
                  <w:color w:val="FF0000"/>
                  <w:lang w:val="en-US"/>
                </w:rPr>
                <w:t xml:space="preserve"> on 1 December 2025</w:t>
              </w:r>
            </w:ins>
            <w:ins w:id="787" w:author="Mr YEUNG Hong Yu 楊航愉" w:date="2026-01-15T15:27:00Z">
              <w:r w:rsidR="00930A7D" w:rsidRPr="00C9587D">
                <w:rPr>
                  <w:rFonts w:eastAsia="標楷體"/>
                  <w:color w:val="FF0000"/>
                  <w:lang w:val="en-US"/>
                </w:rPr>
                <w:t>.</w:t>
              </w:r>
            </w:ins>
            <w:del w:id="788" w:author="Mr YEUNG Hong Yu 楊航愉" w:date="2026-01-15T15:22:00Z">
              <w:r w:rsidRPr="00C9587D">
                <w:rPr>
                  <w:rFonts w:eastAsia="標楷體"/>
                  <w:color w:val="FF0000"/>
                  <w:lang w:val="en-US"/>
                </w:rPr>
                <w:delText>.</w:delText>
              </w:r>
            </w:del>
          </w:p>
          <w:p w14:paraId="7C8BD965" w14:textId="77777777" w:rsidR="00213AC8" w:rsidRPr="00525F09" w:rsidRDefault="00213AC8" w:rsidP="00213AC8">
            <w:pPr>
              <w:spacing w:line="300" w:lineRule="exact"/>
              <w:ind w:rightChars="106" w:right="254"/>
              <w:jc w:val="both"/>
              <w:rPr>
                <w:rFonts w:eastAsia="標楷體"/>
                <w:lang w:val="en-US"/>
              </w:rPr>
            </w:pPr>
          </w:p>
        </w:tc>
        <w:tc>
          <w:tcPr>
            <w:tcW w:w="1701" w:type="dxa"/>
          </w:tcPr>
          <w:p w14:paraId="1C200229" w14:textId="77777777" w:rsidR="00213AC8" w:rsidRPr="00525F09" w:rsidRDefault="00213AC8" w:rsidP="008A4978">
            <w:pPr>
              <w:spacing w:line="300" w:lineRule="exact"/>
              <w:ind w:rightChars="106" w:right="254"/>
              <w:jc w:val="center"/>
              <w:rPr>
                <w:rFonts w:eastAsia="標楷體"/>
                <w:u w:val="single"/>
                <w:lang w:val="en-US"/>
              </w:rPr>
            </w:pPr>
            <w:r w:rsidRPr="00525F09">
              <w:rPr>
                <w:rFonts w:eastAsia="標楷體"/>
                <w:lang w:val="en-US"/>
              </w:rPr>
              <w:t>CAd1</w:t>
            </w:r>
          </w:p>
        </w:tc>
      </w:tr>
      <w:tr w:rsidR="00071073" w:rsidRPr="00525F09" w14:paraId="543F08DC" w14:textId="77777777" w:rsidTr="007321F8">
        <w:trPr>
          <w:trHeight w:val="558"/>
        </w:trPr>
        <w:tc>
          <w:tcPr>
            <w:tcW w:w="709" w:type="dxa"/>
          </w:tcPr>
          <w:p w14:paraId="757BEBB1" w14:textId="77777777" w:rsidR="00213AC8" w:rsidRPr="00525F09" w:rsidRDefault="00213AC8" w:rsidP="00213AC8">
            <w:pPr>
              <w:spacing w:line="300" w:lineRule="exact"/>
              <w:ind w:rightChars="60" w:right="144"/>
              <w:rPr>
                <w:rFonts w:eastAsia="標楷體"/>
                <w:b/>
              </w:rPr>
            </w:pPr>
          </w:p>
        </w:tc>
        <w:tc>
          <w:tcPr>
            <w:tcW w:w="1003" w:type="dxa"/>
            <w:gridSpan w:val="2"/>
          </w:tcPr>
          <w:p w14:paraId="2E0DE6DA"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665E1548" w14:textId="77777777" w:rsidR="00213AC8" w:rsidRPr="00525F09" w:rsidRDefault="00213AC8" w:rsidP="00213AC8">
            <w:pPr>
              <w:spacing w:line="300" w:lineRule="exact"/>
              <w:ind w:rightChars="106" w:right="254"/>
              <w:jc w:val="both"/>
              <w:rPr>
                <w:rFonts w:eastAsia="標楷體"/>
                <w:u w:val="single"/>
                <w:lang w:val="en-US"/>
              </w:rPr>
            </w:pPr>
            <w:r w:rsidRPr="00525F09">
              <w:rPr>
                <w:rFonts w:eastAsia="標楷體"/>
                <w:u w:val="single"/>
                <w:lang w:val="en-US"/>
              </w:rPr>
              <w:t>Enhancement on contract provision for procurement of works and works-related services not exceeding $50,000 &amp; quotation</w:t>
            </w:r>
          </w:p>
          <w:p w14:paraId="3A5CA93F" w14:textId="21212803" w:rsidR="7DB8477E" w:rsidRPr="00525F09" w:rsidRDefault="7DB8477E" w:rsidP="007321F8">
            <w:pPr>
              <w:spacing w:line="300" w:lineRule="exact"/>
              <w:ind w:rightChars="106" w:right="254"/>
              <w:jc w:val="both"/>
              <w:rPr>
                <w:ins w:id="789" w:author="Mr MOK Man Wing, Stanley (E/CAU1/1)" w:date="2026-01-16T10:04:00Z"/>
                <w:rFonts w:eastAsia="標楷體"/>
                <w:lang w:val="en-US"/>
              </w:rPr>
            </w:pPr>
          </w:p>
          <w:p w14:paraId="42634E10" w14:textId="488AAE5A" w:rsidR="00213AC8" w:rsidRPr="00525F09" w:rsidRDefault="6F26F6C7" w:rsidP="00213AC8">
            <w:pPr>
              <w:spacing w:line="300" w:lineRule="exact"/>
              <w:ind w:rightChars="106" w:right="254"/>
              <w:jc w:val="both"/>
              <w:rPr>
                <w:rFonts w:eastAsia="標楷體"/>
                <w:lang w:val="en-US"/>
              </w:rPr>
            </w:pPr>
            <w:ins w:id="790" w:author="Mr MOK Man Wing, Stanley (E/CAU1/1)" w:date="2026-01-16T10:04:00Z">
              <w:r w:rsidRPr="00DB4DB0">
                <w:rPr>
                  <w:rFonts w:eastAsia="標楷體"/>
                  <w:color w:val="FF0000"/>
                  <w:lang w:val="en-US"/>
                </w:rPr>
                <w:t>The response to the legal comment on the Standard Form to Invitation of Quotation for procurement not exceeding $50,000 has been reverted to LAD(W) on 6 November 2025. Verbal queries from LAD(W) related to the “Offer to be Bounded” was received and replied on 12 January 2026.</w:t>
              </w:r>
            </w:ins>
            <w:ins w:id="791" w:author="Mr CHEUNG Ka Kei 張家麒先生" w:date="2026-02-05T17:50:00Z">
              <w:r w:rsidR="0038334F">
                <w:rPr>
                  <w:rFonts w:eastAsia="標楷體"/>
                  <w:color w:val="FF0000"/>
                  <w:lang w:val="en-US"/>
                </w:rPr>
                <w:t xml:space="preserve"> </w:t>
              </w:r>
              <w:r w:rsidR="0038334F" w:rsidRPr="00A35A97">
                <w:rPr>
                  <w:rFonts w:eastAsia="標楷體"/>
                  <w:color w:val="0070C0"/>
                  <w:lang w:val="en-US"/>
                </w:rPr>
                <w:t>Further liaison with LAD(W) was in progress.</w:t>
              </w:r>
            </w:ins>
          </w:p>
        </w:tc>
        <w:tc>
          <w:tcPr>
            <w:tcW w:w="1701" w:type="dxa"/>
          </w:tcPr>
          <w:p w14:paraId="68D99CDA" w14:textId="715DF8A7" w:rsidR="00213AC8" w:rsidRPr="00525F09" w:rsidRDefault="00213AC8" w:rsidP="007321F8">
            <w:pPr>
              <w:spacing w:line="300" w:lineRule="exact"/>
              <w:ind w:rightChars="106" w:right="254"/>
              <w:jc w:val="center"/>
              <w:rPr>
                <w:ins w:id="792" w:author="Mr MOK Man Wing, Stanley (E/CAU1/1)" w:date="2026-01-16T10:04:00Z"/>
                <w:rFonts w:eastAsia="標楷體"/>
                <w:lang w:val="en-US"/>
              </w:rPr>
            </w:pPr>
          </w:p>
          <w:p w14:paraId="72AD8C89" w14:textId="032C3A5D" w:rsidR="00213AC8" w:rsidRPr="00525F09" w:rsidRDefault="00213AC8" w:rsidP="007321F8">
            <w:pPr>
              <w:spacing w:line="300" w:lineRule="exact"/>
              <w:ind w:rightChars="106" w:right="254"/>
              <w:jc w:val="center"/>
              <w:rPr>
                <w:ins w:id="793" w:author="Mr MOK Man Wing, Stanley (E/CAU1/1)" w:date="2026-01-16T10:04:00Z"/>
                <w:rFonts w:eastAsia="標楷體"/>
                <w:lang w:val="en-US"/>
              </w:rPr>
            </w:pPr>
          </w:p>
          <w:p w14:paraId="0B177121" w14:textId="65627230" w:rsidR="00213AC8" w:rsidRPr="00525F09" w:rsidRDefault="00213AC8" w:rsidP="007321F8">
            <w:pPr>
              <w:spacing w:line="300" w:lineRule="exact"/>
              <w:ind w:rightChars="106" w:right="254"/>
              <w:jc w:val="center"/>
              <w:rPr>
                <w:ins w:id="794" w:author="Mr MOK Man Wing, Stanley (E/CAU1/1)" w:date="2026-01-16T10:04:00Z"/>
                <w:rFonts w:eastAsia="標楷體"/>
                <w:lang w:val="en-US"/>
              </w:rPr>
            </w:pPr>
          </w:p>
          <w:p w14:paraId="14F25494" w14:textId="3CEA5F4E" w:rsidR="00213AC8" w:rsidRPr="00525F09" w:rsidRDefault="7DB8477E" w:rsidP="007321F8">
            <w:pPr>
              <w:spacing w:line="300" w:lineRule="exact"/>
              <w:ind w:rightChars="106" w:right="254"/>
              <w:jc w:val="center"/>
              <w:rPr>
                <w:rFonts w:eastAsia="標楷體"/>
                <w:lang w:val="en-US"/>
              </w:rPr>
            </w:pPr>
            <w:ins w:id="795" w:author="Mr MOK Man Wing, Stanley (E/CAU1/1)" w:date="2026-01-16T10:04:00Z">
              <w:r w:rsidRPr="00525F09">
                <w:rPr>
                  <w:rFonts w:eastAsia="標楷體"/>
                  <w:lang w:val="en-US"/>
                </w:rPr>
                <w:t>CAd1, CAd2</w:t>
              </w:r>
            </w:ins>
          </w:p>
          <w:p w14:paraId="76B68CA8" w14:textId="77777777" w:rsidR="00213AC8" w:rsidRPr="00525F09" w:rsidRDefault="00213AC8" w:rsidP="00213AC8">
            <w:pPr>
              <w:spacing w:line="300" w:lineRule="exact"/>
              <w:ind w:rightChars="106" w:right="254"/>
              <w:jc w:val="both"/>
              <w:rPr>
                <w:rFonts w:eastAsia="標楷體"/>
                <w:lang w:val="en-US"/>
              </w:rPr>
            </w:pPr>
          </w:p>
        </w:tc>
      </w:tr>
      <w:tr w:rsidR="00071073" w:rsidRPr="00525F09" w14:paraId="5155BDE8" w14:textId="77777777" w:rsidTr="007321F8">
        <w:trPr>
          <w:trHeight w:val="558"/>
        </w:trPr>
        <w:tc>
          <w:tcPr>
            <w:tcW w:w="709" w:type="dxa"/>
          </w:tcPr>
          <w:p w14:paraId="1143B545" w14:textId="77777777" w:rsidR="00213AC8" w:rsidRPr="00525F09" w:rsidRDefault="00213AC8" w:rsidP="00213AC8">
            <w:pPr>
              <w:spacing w:line="300" w:lineRule="exact"/>
              <w:ind w:rightChars="60" w:right="144"/>
              <w:rPr>
                <w:rFonts w:eastAsia="標楷體"/>
                <w:b/>
              </w:rPr>
            </w:pPr>
          </w:p>
        </w:tc>
        <w:tc>
          <w:tcPr>
            <w:tcW w:w="1003" w:type="dxa"/>
            <w:gridSpan w:val="2"/>
          </w:tcPr>
          <w:p w14:paraId="6D8DC745" w14:textId="77777777" w:rsidR="00213AC8" w:rsidRPr="00525F09" w:rsidRDefault="00213AC8" w:rsidP="00213AC8">
            <w:pPr>
              <w:pStyle w:val="31"/>
              <w:spacing w:line="300" w:lineRule="exact"/>
              <w:ind w:rightChars="60" w:right="144"/>
              <w:jc w:val="left"/>
              <w:rPr>
                <w:rFonts w:ascii="Times New Roman" w:eastAsia="標楷體" w:hAnsi="Times New Roman"/>
                <w:szCs w:val="24"/>
              </w:rPr>
            </w:pPr>
          </w:p>
        </w:tc>
        <w:tc>
          <w:tcPr>
            <w:tcW w:w="6226" w:type="dxa"/>
          </w:tcPr>
          <w:p w14:paraId="73228C89" w14:textId="08A66FCD" w:rsidR="00213AC8" w:rsidRPr="00525F09" w:rsidRDefault="00213AC8" w:rsidP="00213AC8">
            <w:pPr>
              <w:spacing w:line="300" w:lineRule="exact"/>
              <w:ind w:rightChars="106" w:right="254"/>
              <w:jc w:val="both"/>
              <w:rPr>
                <w:del w:id="796" w:author="Mr MOK Man Wing, Stanley (E/CAU1/1)" w:date="2026-01-16T09:39:00Z"/>
                <w:rFonts w:eastAsia="標楷體"/>
                <w:lang w:val="en-US"/>
              </w:rPr>
            </w:pPr>
            <w:del w:id="797" w:author="Mr YEUNG Hong Yu 楊航愉" w:date="2026-01-15T15:35:00Z">
              <w:r w:rsidRPr="00525F09">
                <w:rPr>
                  <w:rFonts w:eastAsia="標楷體"/>
                  <w:lang w:val="en-US"/>
                </w:rPr>
                <w:delText xml:space="preserve">Legal advice to incorporate mediation clause and Security of Payment Provision on the contract conditions for procurement of works and works related-services on GCC Minor Works and Maintenance Works were being sought on 7 February 2025 and 20 March 2025 respectively. Comments were received from LAD(W) and responded on 13 May 2025 with the contract provisions incorporating with Security of Payment Legislation would be adopted instead of the previous Security of Payment Provision as per updated DEVB TC(W) No. 6/2021 dated 23 April 2025. Comments were received on 20 June 2025 and under studied.  LAD(W) requested EMSD to check with DEVB regarding the latest GCC dispute resolution clause and DEVB expressed that there had been no update on GCC Standard Library for more than 10 years and thus the latest version could not be verified.  In this connection, EMSD </w:delText>
              </w:r>
              <w:r w:rsidR="001C0AA6" w:rsidRPr="00525F09">
                <w:rPr>
                  <w:rFonts w:eastAsia="標楷體"/>
                  <w:lang w:val="en-US"/>
                </w:rPr>
                <w:delText>has raised th</w:delText>
              </w:r>
              <w:r w:rsidR="00BF0388" w:rsidRPr="00525F09">
                <w:rPr>
                  <w:rFonts w:eastAsia="標楷體"/>
                  <w:lang w:val="en-US"/>
                </w:rPr>
                <w:delText>e</w:delText>
              </w:r>
              <w:r w:rsidR="001C0AA6" w:rsidRPr="00525F09">
                <w:rPr>
                  <w:rFonts w:eastAsia="標楷體"/>
                  <w:lang w:val="en-US"/>
                </w:rPr>
                <w:delText xml:space="preserve"> issue in the Contract Advisers’ Meeting </w:delText>
              </w:r>
              <w:r w:rsidR="00BF0388" w:rsidRPr="00525F09">
                <w:rPr>
                  <w:rFonts w:eastAsia="標楷體"/>
                  <w:lang w:val="en-US"/>
                </w:rPr>
                <w:delText xml:space="preserve">held on </w:delText>
              </w:r>
              <w:r w:rsidR="001C0AA6" w:rsidRPr="00525F09">
                <w:rPr>
                  <w:rFonts w:eastAsia="標楷體"/>
                  <w:lang w:val="en-US"/>
                </w:rPr>
                <w:delText xml:space="preserve">4 November 2025 with DEVB </w:delText>
              </w:r>
              <w:r w:rsidR="00474E45" w:rsidRPr="00525F09">
                <w:rPr>
                  <w:rFonts w:eastAsia="標楷體"/>
                  <w:lang w:val="en-US"/>
                </w:rPr>
                <w:delText>and other</w:delText>
              </w:r>
              <w:r w:rsidR="001C0AA6" w:rsidRPr="00525F09">
                <w:rPr>
                  <w:rFonts w:eastAsia="標楷體"/>
                  <w:lang w:val="en-US"/>
                </w:rPr>
                <w:delText xml:space="preserve"> WDs </w:delText>
              </w:r>
              <w:r w:rsidR="00BF0388" w:rsidRPr="00525F09">
                <w:rPr>
                  <w:rFonts w:eastAsia="標楷體"/>
                  <w:lang w:val="en-US"/>
                </w:rPr>
                <w:delText>for</w:delText>
              </w:r>
              <w:r w:rsidR="001C0AA6" w:rsidRPr="00525F09">
                <w:rPr>
                  <w:rFonts w:eastAsia="標楷體"/>
                  <w:lang w:val="en-US"/>
                </w:rPr>
                <w:delText xml:space="preserve"> </w:delText>
              </w:r>
              <w:r w:rsidR="00BF0388" w:rsidRPr="00525F09">
                <w:rPr>
                  <w:rFonts w:eastAsia="標楷體"/>
                  <w:lang w:val="en-US"/>
                </w:rPr>
                <w:delText xml:space="preserve">further </w:delText>
              </w:r>
              <w:r w:rsidR="001C0AA6" w:rsidRPr="00525F09">
                <w:rPr>
                  <w:rFonts w:eastAsia="標楷體"/>
                  <w:lang w:val="en-US"/>
                </w:rPr>
                <w:delText>discuss</w:delText>
              </w:r>
              <w:r w:rsidR="00BF0388" w:rsidRPr="00525F09">
                <w:rPr>
                  <w:rFonts w:eastAsia="標楷體"/>
                  <w:lang w:val="en-US"/>
                </w:rPr>
                <w:delText>ion,</w:delText>
              </w:r>
              <w:r w:rsidR="0031452D" w:rsidRPr="00525F09">
                <w:rPr>
                  <w:rFonts w:eastAsia="標楷體"/>
                  <w:lang w:val="en-US"/>
                </w:rPr>
                <w:delText xml:space="preserve"> as th</w:delText>
              </w:r>
              <w:r w:rsidR="00BF0388" w:rsidRPr="00525F09">
                <w:rPr>
                  <w:rFonts w:eastAsia="標楷體"/>
                  <w:lang w:val="en-US"/>
                </w:rPr>
                <w:delText>e matter had</w:delText>
              </w:r>
              <w:r w:rsidR="0031452D" w:rsidRPr="00525F09">
                <w:rPr>
                  <w:rFonts w:eastAsia="標楷體"/>
                  <w:lang w:val="en-US"/>
                </w:rPr>
                <w:delText xml:space="preserve"> been d</w:delText>
              </w:r>
              <w:r w:rsidR="00BF0388" w:rsidRPr="00525F09">
                <w:rPr>
                  <w:rFonts w:eastAsia="標楷體"/>
                  <w:lang w:val="en-US"/>
                </w:rPr>
                <w:delText>eliberated</w:delText>
              </w:r>
              <w:r w:rsidR="0031452D" w:rsidRPr="00525F09">
                <w:rPr>
                  <w:rFonts w:eastAsia="標楷體"/>
                  <w:lang w:val="en-US"/>
                </w:rPr>
                <w:delText xml:space="preserve"> </w:delText>
              </w:r>
              <w:r w:rsidR="00BF0388" w:rsidRPr="00525F09">
                <w:rPr>
                  <w:rFonts w:eastAsia="標楷體"/>
                  <w:lang w:val="en-US"/>
                </w:rPr>
                <w:delText>at</w:delText>
              </w:r>
              <w:r w:rsidR="0031452D" w:rsidRPr="00525F09">
                <w:rPr>
                  <w:rFonts w:eastAsia="標楷體"/>
                  <w:lang w:val="en-US"/>
                </w:rPr>
                <w:delText xml:space="preserve"> the </w:delText>
              </w:r>
              <w:r w:rsidR="00BF0388" w:rsidRPr="00525F09">
                <w:rPr>
                  <w:rFonts w:eastAsia="標楷體"/>
                  <w:lang w:val="en-US"/>
                </w:rPr>
                <w:delText>previous</w:delText>
              </w:r>
              <w:r w:rsidR="0031452D" w:rsidRPr="00525F09">
                <w:rPr>
                  <w:rFonts w:eastAsia="標楷體"/>
                  <w:lang w:val="en-US"/>
                </w:rPr>
                <w:delText xml:space="preserve"> meeting </w:delText>
              </w:r>
              <w:r w:rsidR="00BF0388" w:rsidRPr="00525F09">
                <w:rPr>
                  <w:rFonts w:eastAsia="標楷體"/>
                  <w:lang w:val="en-US"/>
                </w:rPr>
                <w:delText>in</w:delText>
              </w:r>
              <w:r w:rsidR="0031452D" w:rsidRPr="00525F09">
                <w:rPr>
                  <w:rFonts w:eastAsia="標楷體"/>
                  <w:lang w:val="en-US"/>
                </w:rPr>
                <w:delText xml:space="preserve"> 2024</w:delText>
              </w:r>
              <w:r w:rsidR="001C0AA6" w:rsidRPr="00525F09">
                <w:rPr>
                  <w:rFonts w:eastAsia="標楷體"/>
                  <w:lang w:val="en-US"/>
                </w:rPr>
                <w:delText xml:space="preserve">. </w:delText>
              </w:r>
              <w:r w:rsidR="00BF0388" w:rsidRPr="00525F09">
                <w:rPr>
                  <w:rFonts w:eastAsia="標楷體"/>
                  <w:lang w:val="en-US"/>
                </w:rPr>
                <w:delText>It was noted that d</w:delText>
              </w:r>
              <w:r w:rsidR="0031452D" w:rsidRPr="00525F09">
                <w:rPr>
                  <w:rFonts w:eastAsia="標楷體"/>
                  <w:lang w:val="en-US"/>
                </w:rPr>
                <w:delText xml:space="preserve">iversified approaches have been adopted among </w:delText>
              </w:r>
              <w:r w:rsidR="00BF0388" w:rsidRPr="00525F09">
                <w:rPr>
                  <w:rFonts w:eastAsia="標楷體"/>
                  <w:lang w:val="en-US"/>
                </w:rPr>
                <w:delText xml:space="preserve">the </w:delText>
              </w:r>
              <w:r w:rsidR="0031452D" w:rsidRPr="00525F09">
                <w:rPr>
                  <w:rFonts w:eastAsia="標楷體"/>
                  <w:lang w:val="en-US"/>
                </w:rPr>
                <w:delText xml:space="preserve">WDs. </w:delText>
              </w:r>
              <w:r w:rsidR="00BF0388" w:rsidRPr="00525F09">
                <w:rPr>
                  <w:rFonts w:eastAsia="標楷體"/>
                  <w:lang w:val="en-US"/>
                </w:rPr>
                <w:delText>In this connection</w:delText>
              </w:r>
              <w:r w:rsidR="0031452D" w:rsidRPr="00525F09">
                <w:rPr>
                  <w:rFonts w:eastAsia="標楷體"/>
                  <w:lang w:val="en-US"/>
                </w:rPr>
                <w:delText xml:space="preserve">, the relevant clauses </w:delText>
              </w:r>
              <w:r w:rsidR="00BF0388" w:rsidRPr="00525F09">
                <w:rPr>
                  <w:rFonts w:eastAsia="標楷體"/>
                  <w:lang w:val="en-US"/>
                </w:rPr>
                <w:delText>would be</w:delText>
              </w:r>
              <w:r w:rsidR="0031452D" w:rsidRPr="00525F09">
                <w:rPr>
                  <w:rFonts w:eastAsia="標楷體"/>
                  <w:lang w:val="en-US"/>
                </w:rPr>
                <w:delText xml:space="preserve"> included in contract provisions</w:delText>
              </w:r>
              <w:r w:rsidR="00BF0388" w:rsidRPr="00525F09">
                <w:rPr>
                  <w:rFonts w:eastAsia="標楷體"/>
                  <w:lang w:val="en-US"/>
                </w:rPr>
                <w:delText xml:space="preserve"> in the EMSD contract library accordingly</w:delText>
              </w:r>
              <w:r w:rsidRPr="00525F09">
                <w:rPr>
                  <w:rFonts w:eastAsia="標楷體"/>
                  <w:lang w:val="en-US"/>
                </w:rPr>
                <w:delText>.</w:delText>
              </w:r>
            </w:del>
          </w:p>
          <w:p w14:paraId="7D485283" w14:textId="77777777" w:rsidR="000055FC" w:rsidRPr="00525F09" w:rsidRDefault="000055FC" w:rsidP="00213AC8">
            <w:pPr>
              <w:spacing w:line="300" w:lineRule="exact"/>
              <w:ind w:rightChars="106" w:right="254"/>
              <w:jc w:val="both"/>
              <w:rPr>
                <w:del w:id="798" w:author="Mr MOK Man Wing, Stanley (E/CAU1/1)" w:date="2026-01-16T09:39:00Z"/>
                <w:rFonts w:eastAsia="標楷體"/>
                <w:lang w:val="en-US"/>
              </w:rPr>
            </w:pPr>
          </w:p>
          <w:p w14:paraId="4A4030C5" w14:textId="0DA4FB00" w:rsidR="000055FC" w:rsidRPr="00525F09" w:rsidRDefault="000055FC" w:rsidP="00213AC8">
            <w:pPr>
              <w:spacing w:line="300" w:lineRule="exact"/>
              <w:ind w:rightChars="106" w:right="254"/>
              <w:jc w:val="both"/>
              <w:rPr>
                <w:del w:id="799" w:author="Mr MOK Man Wing, Stanley (E/CAU1/1)" w:date="2026-01-16T09:38:00Z"/>
                <w:rFonts w:eastAsia="標楷體"/>
                <w:lang w:val="en-US"/>
              </w:rPr>
            </w:pPr>
            <w:del w:id="800" w:author="Mr MOK Man Wing, Stanley (E/CAU1/1)" w:date="2026-01-16T10:04:00Z">
              <w:r w:rsidRPr="00525F09">
                <w:rPr>
                  <w:rFonts w:eastAsia="標楷體"/>
                  <w:lang w:val="en-US"/>
                </w:rPr>
                <w:delText xml:space="preserve">The response to </w:delText>
              </w:r>
              <w:r w:rsidR="00BF0388" w:rsidRPr="00525F09">
                <w:rPr>
                  <w:rFonts w:eastAsia="標楷體"/>
                  <w:lang w:val="en-US"/>
                </w:rPr>
                <w:delText xml:space="preserve">the </w:delText>
              </w:r>
              <w:r w:rsidRPr="00525F09">
                <w:rPr>
                  <w:rFonts w:eastAsia="標楷體"/>
                  <w:lang w:val="en-US"/>
                </w:rPr>
                <w:delText>legal comment on the Standard Form to Invitation of Quotation for procurement not exceeding $50,000 has been reverted to LAD(W) on 6 November 2025.</w:delText>
              </w:r>
            </w:del>
          </w:p>
          <w:p w14:paraId="219AB3B0" w14:textId="29468455" w:rsidR="16910A9E" w:rsidRPr="00525F09" w:rsidDel="6F26F6C7" w:rsidRDefault="16910A9E" w:rsidP="007321F8">
            <w:pPr>
              <w:spacing w:line="300" w:lineRule="exact"/>
              <w:ind w:left="240" w:rightChars="106" w:right="254"/>
              <w:jc w:val="both"/>
              <w:rPr>
                <w:del w:id="801" w:author="Mr MOK Man Wing, Stanley (E/CAU1/1)" w:date="2026-01-16T10:04:00Z"/>
                <w:rFonts w:eastAsia="標楷體"/>
                <w:lang w:val="en-US"/>
              </w:rPr>
            </w:pPr>
          </w:p>
          <w:p w14:paraId="0F766852" w14:textId="77777777" w:rsidR="00213AC8" w:rsidRPr="00525F09" w:rsidRDefault="00213AC8" w:rsidP="00213AC8">
            <w:pPr>
              <w:spacing w:line="300" w:lineRule="exact"/>
              <w:ind w:rightChars="106" w:right="254"/>
              <w:jc w:val="both"/>
              <w:rPr>
                <w:rFonts w:eastAsia="標楷體"/>
                <w:lang w:val="en-US"/>
              </w:rPr>
            </w:pPr>
          </w:p>
        </w:tc>
        <w:tc>
          <w:tcPr>
            <w:tcW w:w="1701" w:type="dxa"/>
          </w:tcPr>
          <w:p w14:paraId="4C8CD1B4" w14:textId="686AB715" w:rsidR="00213AC8" w:rsidRPr="00525F09" w:rsidRDefault="00213AC8" w:rsidP="008A4978">
            <w:pPr>
              <w:spacing w:line="300" w:lineRule="exact"/>
              <w:ind w:rightChars="106" w:right="254"/>
              <w:jc w:val="center"/>
              <w:rPr>
                <w:rFonts w:eastAsia="標楷體"/>
                <w:lang w:val="en-US"/>
              </w:rPr>
            </w:pPr>
            <w:del w:id="802" w:author="Mr MOK Man Wing, Stanley (E/CAU1/1)" w:date="2026-01-16T10:04:00Z">
              <w:r w:rsidRPr="00525F09">
                <w:rPr>
                  <w:rFonts w:eastAsia="標楷體"/>
                  <w:lang w:val="en-US"/>
                </w:rPr>
                <w:delText>CAd1</w:delText>
              </w:r>
              <w:r w:rsidR="00474E45" w:rsidRPr="00525F09">
                <w:rPr>
                  <w:rFonts w:eastAsia="標楷體"/>
                  <w:lang w:val="en-US"/>
                </w:rPr>
                <w:delText>, CAd2</w:delText>
              </w:r>
            </w:del>
          </w:p>
        </w:tc>
      </w:tr>
      <w:tr w:rsidR="00071073" w:rsidRPr="00525F09" w14:paraId="01A22588" w14:textId="77777777" w:rsidTr="007321F8">
        <w:trPr>
          <w:trHeight w:val="558"/>
        </w:trPr>
        <w:tc>
          <w:tcPr>
            <w:tcW w:w="709" w:type="dxa"/>
          </w:tcPr>
          <w:p w14:paraId="61634D1D" w14:textId="77777777" w:rsidR="00213AC8" w:rsidRPr="00525F09" w:rsidRDefault="00213AC8" w:rsidP="00213AC8">
            <w:pPr>
              <w:spacing w:line="300" w:lineRule="exact"/>
              <w:ind w:rightChars="60" w:right="144"/>
              <w:rPr>
                <w:rFonts w:eastAsia="標楷體"/>
                <w:b/>
              </w:rPr>
            </w:pPr>
          </w:p>
        </w:tc>
        <w:tc>
          <w:tcPr>
            <w:tcW w:w="1003" w:type="dxa"/>
            <w:gridSpan w:val="2"/>
          </w:tcPr>
          <w:p w14:paraId="39923797"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396B5E78" w14:textId="77777777" w:rsidR="00213AC8" w:rsidRPr="00525F09" w:rsidRDefault="00213AC8" w:rsidP="00213AC8">
            <w:pPr>
              <w:spacing w:line="300" w:lineRule="exact"/>
              <w:ind w:rightChars="106" w:right="254"/>
              <w:jc w:val="both"/>
              <w:rPr>
                <w:rFonts w:eastAsia="標楷體"/>
                <w:u w:val="single"/>
                <w:lang w:val="en-US"/>
              </w:rPr>
            </w:pPr>
            <w:r w:rsidRPr="00525F09">
              <w:rPr>
                <w:rFonts w:eastAsia="標楷體"/>
                <w:u w:val="single"/>
                <w:lang w:val="en-US"/>
              </w:rPr>
              <w:t>Review of Staff in IT and Electronics discipline</w:t>
            </w:r>
          </w:p>
        </w:tc>
        <w:tc>
          <w:tcPr>
            <w:tcW w:w="1701" w:type="dxa"/>
          </w:tcPr>
          <w:p w14:paraId="6713E76D" w14:textId="77777777" w:rsidR="00213AC8" w:rsidRPr="00525F09" w:rsidRDefault="00213AC8" w:rsidP="00213AC8">
            <w:pPr>
              <w:spacing w:line="300" w:lineRule="exact"/>
              <w:ind w:rightChars="106" w:right="254"/>
              <w:jc w:val="both"/>
              <w:rPr>
                <w:rFonts w:eastAsia="標楷體"/>
                <w:u w:val="single"/>
                <w:lang w:val="en-US"/>
              </w:rPr>
            </w:pPr>
          </w:p>
        </w:tc>
      </w:tr>
      <w:tr w:rsidR="00071073" w:rsidRPr="00525F09" w14:paraId="472B25BD" w14:textId="77777777" w:rsidTr="007321F8">
        <w:trPr>
          <w:trHeight w:val="558"/>
        </w:trPr>
        <w:tc>
          <w:tcPr>
            <w:tcW w:w="709" w:type="dxa"/>
          </w:tcPr>
          <w:p w14:paraId="44867938" w14:textId="77777777" w:rsidR="00213AC8" w:rsidRPr="00525F09" w:rsidRDefault="00213AC8" w:rsidP="00213AC8">
            <w:pPr>
              <w:spacing w:line="300" w:lineRule="exact"/>
              <w:ind w:rightChars="60" w:right="144"/>
              <w:rPr>
                <w:rFonts w:eastAsia="標楷體"/>
                <w:b/>
              </w:rPr>
            </w:pPr>
          </w:p>
        </w:tc>
        <w:tc>
          <w:tcPr>
            <w:tcW w:w="1003" w:type="dxa"/>
            <w:gridSpan w:val="2"/>
          </w:tcPr>
          <w:p w14:paraId="75E536A1"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756DA942" w14:textId="42765154" w:rsidR="00213AC8" w:rsidRPr="00525F09" w:rsidRDefault="00213AC8" w:rsidP="00213AC8">
            <w:pPr>
              <w:spacing w:line="300" w:lineRule="exact"/>
              <w:ind w:rightChars="106" w:right="254"/>
              <w:jc w:val="both"/>
              <w:rPr>
                <w:rFonts w:eastAsia="標楷體"/>
                <w:lang w:val="en-US"/>
              </w:rPr>
            </w:pPr>
            <w:r w:rsidRPr="00525F09">
              <w:rPr>
                <w:rFonts w:eastAsia="標楷體"/>
                <w:lang w:val="en-US"/>
              </w:rPr>
              <w:t>As of</w:t>
            </w:r>
            <w:r w:rsidRPr="00431B9F">
              <w:rPr>
                <w:rFonts w:eastAsia="標楷體"/>
                <w:color w:val="FF0000"/>
                <w:lang w:val="en-US"/>
              </w:rPr>
              <w:t xml:space="preserve"> </w:t>
            </w:r>
            <w:del w:id="803" w:author="Mr LEUNG Yan Sing 梁恩星" w:date="2026-01-13T13:22:00Z">
              <w:r w:rsidRPr="00431B9F">
                <w:rPr>
                  <w:rFonts w:eastAsia="標楷體"/>
                  <w:color w:val="FF0000"/>
                  <w:lang w:val="en-US"/>
                </w:rPr>
                <w:delText xml:space="preserve"> </w:delText>
              </w:r>
              <w:r w:rsidR="00390FE5" w:rsidRPr="00431B9F">
                <w:rPr>
                  <w:rFonts w:eastAsia="標楷體"/>
                  <w:color w:val="FF0000"/>
                  <w:lang w:val="en-US"/>
                </w:rPr>
                <w:delText>November</w:delText>
              </w:r>
            </w:del>
            <w:ins w:id="804" w:author="Mr LEUNG Yan Sing 梁恩星" w:date="2026-01-13T13:22:00Z">
              <w:r w:rsidR="00045371" w:rsidRPr="00431B9F">
                <w:rPr>
                  <w:rFonts w:eastAsia="標楷體"/>
                  <w:color w:val="FF0000"/>
                  <w:lang w:val="en-US"/>
                </w:rPr>
                <w:t>January</w:t>
              </w:r>
            </w:ins>
            <w:r w:rsidRPr="00431B9F">
              <w:rPr>
                <w:rFonts w:eastAsia="標楷體"/>
                <w:color w:val="FF0000"/>
                <w:lang w:val="en-US"/>
              </w:rPr>
              <w:t xml:space="preserve"> 202</w:t>
            </w:r>
            <w:ins w:id="805" w:author="Mr LEUNG Yan Sing 梁恩星" w:date="2026-01-13T13:22:00Z">
              <w:r w:rsidR="00045371" w:rsidRPr="00431B9F">
                <w:rPr>
                  <w:rFonts w:eastAsia="標楷體"/>
                  <w:color w:val="FF0000"/>
                  <w:lang w:val="en-US"/>
                </w:rPr>
                <w:t>6</w:t>
              </w:r>
            </w:ins>
            <w:del w:id="806" w:author="Mr LEUNG Yan Sing 梁恩星" w:date="2026-01-13T13:22:00Z">
              <w:r w:rsidRPr="00525F09" w:rsidDel="00045371">
                <w:rPr>
                  <w:rFonts w:eastAsia="標楷體"/>
                  <w:lang w:val="en-US"/>
                </w:rPr>
                <w:delText>5</w:delText>
              </w:r>
            </w:del>
            <w:r w:rsidRPr="00525F09">
              <w:rPr>
                <w:rFonts w:eastAsia="標楷體"/>
                <w:lang w:val="en-US"/>
              </w:rPr>
              <w:t>, there were a total of 64 IT staff including 15 serving ITOs (9 ITO(NS) and 6 ITO(AD)), 17 serving SITOs (7 SITO(NS) and 10 SITO(AD)), 20 serving AITMs and 12 serving ITMs. The waiting list for ITO</w:t>
            </w:r>
            <w:del w:id="807" w:author="Mr LEUNG Yan Sing 梁恩星" w:date="2026-01-13T13:24:00Z">
              <w:r w:rsidRPr="00525F09">
                <w:rPr>
                  <w:rFonts w:eastAsia="標楷體"/>
                  <w:lang w:val="en-US"/>
                </w:rPr>
                <w:delText>s</w:delText>
              </w:r>
            </w:del>
            <w:r w:rsidRPr="00525F09">
              <w:rPr>
                <w:rFonts w:eastAsia="標楷體"/>
                <w:lang w:val="en-US"/>
              </w:rPr>
              <w:t>, SITO</w:t>
            </w:r>
            <w:del w:id="808" w:author="Mr LEUNG Yan Sing 梁恩星" w:date="2026-01-13T13:24:00Z">
              <w:r w:rsidRPr="00525F09">
                <w:rPr>
                  <w:rFonts w:eastAsia="標楷體"/>
                  <w:lang w:val="en-US"/>
                </w:rPr>
                <w:delText>(AD), SITO(NS)</w:delText>
              </w:r>
            </w:del>
            <w:r w:rsidRPr="00525F09">
              <w:rPr>
                <w:rFonts w:eastAsia="標楷體"/>
                <w:lang w:val="en-US"/>
              </w:rPr>
              <w:t>, AITM and ITM had been exhausted.</w:t>
            </w:r>
          </w:p>
          <w:p w14:paraId="0B03430A" w14:textId="77777777" w:rsidR="00213AC8" w:rsidRPr="00525F09" w:rsidRDefault="00213AC8" w:rsidP="00213AC8">
            <w:pPr>
              <w:spacing w:line="300" w:lineRule="exact"/>
              <w:ind w:rightChars="106" w:right="254"/>
              <w:jc w:val="both"/>
              <w:rPr>
                <w:rFonts w:eastAsia="標楷體"/>
                <w:lang w:val="en-US"/>
              </w:rPr>
            </w:pPr>
          </w:p>
          <w:p w14:paraId="172F8611" w14:textId="069517C6" w:rsidR="00213AC8" w:rsidRPr="00525F09" w:rsidRDefault="007131FC" w:rsidP="00213AC8">
            <w:pPr>
              <w:spacing w:line="300" w:lineRule="exact"/>
              <w:ind w:rightChars="106" w:right="254"/>
              <w:jc w:val="both"/>
              <w:rPr>
                <w:rFonts w:eastAsia="標楷體"/>
                <w:lang w:val="en-US"/>
              </w:rPr>
            </w:pPr>
            <w:r w:rsidRPr="00525F09">
              <w:rPr>
                <w:rFonts w:eastAsia="標楷體"/>
                <w:lang w:val="en-US"/>
              </w:rPr>
              <w:t xml:space="preserve">9 no. of 2025-intake TT(IT) reported duty on 19 August 2025, and they are allocated to DTD and two SBUs (one in Branch 1 and one in Branch 2) for attachment training, after finishing the safety training, SAC workshop training and basic workshop training offered by the Training Unit. The DTD attachment training for the 3 </w:t>
            </w:r>
            <w:proofErr w:type="gramStart"/>
            <w:r w:rsidRPr="00525F09">
              <w:rPr>
                <w:rFonts w:eastAsia="標楷體"/>
                <w:lang w:val="en-US"/>
              </w:rPr>
              <w:t>TT</w:t>
            </w:r>
            <w:proofErr w:type="gramEnd"/>
            <w:r w:rsidRPr="00525F09">
              <w:rPr>
                <w:rFonts w:eastAsia="標楷體"/>
                <w:lang w:val="en-US"/>
              </w:rPr>
              <w:t xml:space="preserve">(IT) of the 2025 intake-TT(IT) is commenced after the completion of the basic workshop training on 17 November, and the duration of the DTD attachment is approximately 7 months.  </w:t>
            </w:r>
          </w:p>
          <w:p w14:paraId="1536ECD5" w14:textId="77777777" w:rsidR="00213AC8" w:rsidRPr="00525F09" w:rsidRDefault="00213AC8" w:rsidP="00213AC8">
            <w:pPr>
              <w:spacing w:line="300" w:lineRule="exact"/>
              <w:ind w:rightChars="106" w:right="254"/>
              <w:jc w:val="both"/>
              <w:rPr>
                <w:rFonts w:eastAsia="標楷體"/>
                <w:lang w:val="en-US"/>
              </w:rPr>
            </w:pPr>
          </w:p>
          <w:p w14:paraId="60FBE332" w14:textId="06766E1E" w:rsidR="00213AC8" w:rsidRPr="00525F09" w:rsidRDefault="00213AC8" w:rsidP="00213AC8">
            <w:pPr>
              <w:spacing w:line="300" w:lineRule="exact"/>
              <w:ind w:rightChars="106" w:right="254"/>
              <w:jc w:val="both"/>
              <w:rPr>
                <w:rFonts w:eastAsia="標楷體"/>
                <w:lang w:val="en-US"/>
              </w:rPr>
            </w:pPr>
            <w:r w:rsidRPr="00525F09">
              <w:rPr>
                <w:rFonts w:eastAsia="標楷體"/>
                <w:lang w:val="en-US"/>
              </w:rPr>
              <w:t xml:space="preserve">The </w:t>
            </w:r>
            <w:r w:rsidR="007131FC" w:rsidRPr="00525F09">
              <w:rPr>
                <w:rFonts w:eastAsia="標楷體"/>
                <w:lang w:val="en-US"/>
              </w:rPr>
              <w:t xml:space="preserve">5 no. of the 2024-intake TT(IT) trained in DTD sub-divisions, and 3 no. of the 2024-intake TT(IT) trained in SBUs have swapped on 13 October 2025. Their mock test will commence in </w:t>
            </w:r>
            <w:del w:id="809" w:author="Mr YUNG Ka Kit 翁嘉傑先生" w:date="2026-01-14T18:02:00Z">
              <w:r w:rsidR="007131FC" w:rsidRPr="004E4DC6">
                <w:rPr>
                  <w:rFonts w:eastAsia="標楷體"/>
                  <w:color w:val="FF0000"/>
                  <w:lang w:val="en-US"/>
                </w:rPr>
                <w:delText xml:space="preserve">Feb </w:delText>
              </w:r>
            </w:del>
            <w:ins w:id="810" w:author="Mr YUNG Ka Kit 翁嘉傑先生" w:date="2026-01-14T18:02:00Z">
              <w:r w:rsidR="00F71859" w:rsidRPr="004E4DC6">
                <w:rPr>
                  <w:rFonts w:eastAsia="標楷體"/>
                  <w:color w:val="FF0000"/>
                  <w:lang w:val="en-US"/>
                </w:rPr>
                <w:t xml:space="preserve">Jan </w:t>
              </w:r>
            </w:ins>
            <w:r w:rsidR="007131FC" w:rsidRPr="00431B9F">
              <w:rPr>
                <w:rFonts w:eastAsia="標楷體"/>
                <w:color w:val="FF0000"/>
                <w:lang w:val="en-US"/>
              </w:rPr>
              <w:t>2026</w:t>
            </w:r>
            <w:r w:rsidR="007131FC" w:rsidRPr="00525F09">
              <w:rPr>
                <w:rFonts w:eastAsia="標楷體"/>
                <w:lang w:val="en-US"/>
              </w:rPr>
              <w:t xml:space="preserve">, and the trade test will be held in </w:t>
            </w:r>
            <w:del w:id="811" w:author="Mr YUNG Ka Kit 翁嘉傑先生" w:date="2026-01-14T18:02:00Z">
              <w:r w:rsidR="007131FC" w:rsidRPr="004E4DC6">
                <w:rPr>
                  <w:rFonts w:eastAsia="標楷體"/>
                  <w:color w:val="FF0000"/>
                  <w:lang w:val="en-US"/>
                </w:rPr>
                <w:delText xml:space="preserve">Mar </w:delText>
              </w:r>
            </w:del>
            <w:ins w:id="812" w:author="Mr YUNG Ka Kit 翁嘉傑先生" w:date="2026-01-14T18:02:00Z">
              <w:r w:rsidR="00F71859" w:rsidRPr="004E4DC6">
                <w:rPr>
                  <w:rFonts w:eastAsia="標楷體"/>
                  <w:color w:val="FF0000"/>
                  <w:lang w:val="en-US"/>
                </w:rPr>
                <w:t xml:space="preserve">Feb </w:t>
              </w:r>
            </w:ins>
            <w:r w:rsidR="007131FC" w:rsidRPr="00431B9F">
              <w:rPr>
                <w:rFonts w:eastAsia="標楷體"/>
                <w:color w:val="FF0000"/>
                <w:lang w:val="en-US"/>
              </w:rPr>
              <w:t>2026</w:t>
            </w:r>
            <w:r w:rsidR="007131FC" w:rsidRPr="00525F09">
              <w:rPr>
                <w:rFonts w:eastAsia="標楷體"/>
                <w:lang w:val="en-US"/>
              </w:rPr>
              <w:t>.</w:t>
            </w:r>
          </w:p>
          <w:p w14:paraId="4C99DD31" w14:textId="61F6206E" w:rsidR="007131FC" w:rsidRPr="00525F09" w:rsidRDefault="007131FC" w:rsidP="00213AC8">
            <w:pPr>
              <w:spacing w:line="300" w:lineRule="exact"/>
              <w:ind w:rightChars="106" w:right="254"/>
              <w:jc w:val="both"/>
              <w:rPr>
                <w:rFonts w:eastAsia="標楷體"/>
                <w:lang w:val="en-US"/>
              </w:rPr>
            </w:pPr>
          </w:p>
          <w:p w14:paraId="2C157409" w14:textId="28DF908E" w:rsidR="007131FC" w:rsidRPr="00525F09" w:rsidRDefault="007131FC" w:rsidP="00213AC8">
            <w:pPr>
              <w:spacing w:line="300" w:lineRule="exact"/>
              <w:ind w:rightChars="106" w:right="254"/>
              <w:jc w:val="both"/>
              <w:rPr>
                <w:rFonts w:eastAsia="標楷體"/>
                <w:lang w:val="en-US"/>
              </w:rPr>
            </w:pPr>
            <w:r w:rsidRPr="00525F09">
              <w:rPr>
                <w:rFonts w:eastAsia="標楷體"/>
                <w:lang w:val="en-US"/>
              </w:rPr>
              <w:t xml:space="preserve">For both 2024 and 2025-intake TT(IT), ITSS1 </w:t>
            </w:r>
            <w:ins w:id="813" w:author="Mr YUNG Ka Kit 翁嘉傑先生" w:date="2026-01-14T17:00:00Z">
              <w:r w:rsidR="00F71859" w:rsidRPr="004E4DC6">
                <w:rPr>
                  <w:rFonts w:eastAsia="標楷體"/>
                  <w:color w:val="FF0000"/>
                  <w:lang w:val="en-US"/>
                </w:rPr>
                <w:t>and SBUs</w:t>
              </w:r>
              <w:r w:rsidR="00F71859" w:rsidRPr="00525F09">
                <w:rPr>
                  <w:rFonts w:eastAsia="標楷體"/>
                  <w:lang w:val="en-US"/>
                </w:rPr>
                <w:t xml:space="preserve"> </w:t>
              </w:r>
            </w:ins>
            <w:r w:rsidRPr="00525F09">
              <w:rPr>
                <w:rFonts w:eastAsia="標楷體"/>
                <w:lang w:val="en-US"/>
              </w:rPr>
              <w:t xml:space="preserve">made an information pack whenever they come to the ITSS1 </w:t>
            </w:r>
            <w:ins w:id="814" w:author="Mr YUNG Ka Kit 翁嘉傑先生" w:date="2026-01-14T17:00:00Z">
              <w:r w:rsidR="00F71859" w:rsidRPr="004E4DC6">
                <w:rPr>
                  <w:rFonts w:eastAsia="標楷體"/>
                  <w:color w:val="FF0000"/>
                  <w:lang w:val="en-US"/>
                </w:rPr>
                <w:t>and SBUs</w:t>
              </w:r>
              <w:r w:rsidR="00F71859" w:rsidRPr="00525F09">
                <w:rPr>
                  <w:rFonts w:eastAsia="標楷體"/>
                  <w:lang w:val="en-US"/>
                </w:rPr>
                <w:t xml:space="preserve"> </w:t>
              </w:r>
            </w:ins>
            <w:r w:rsidRPr="00525F09">
              <w:rPr>
                <w:rFonts w:eastAsia="標楷體"/>
                <w:lang w:val="en-US"/>
              </w:rPr>
              <w:t xml:space="preserve">for training, which will better equip them with the required IT </w:t>
            </w:r>
            <w:ins w:id="815" w:author="Mr YUNG Ka Kit 翁嘉傑先生" w:date="2026-01-14T17:00:00Z">
              <w:r w:rsidR="00F71859" w:rsidRPr="004E4DC6">
                <w:rPr>
                  <w:rFonts w:eastAsia="標楷體"/>
                  <w:color w:val="FF0000"/>
                  <w:lang w:val="en-US"/>
                </w:rPr>
                <w:t xml:space="preserve">and electronics </w:t>
              </w:r>
            </w:ins>
            <w:r w:rsidRPr="004E4DC6">
              <w:rPr>
                <w:rFonts w:eastAsia="標楷體"/>
                <w:color w:val="FF0000"/>
                <w:lang w:val="en-US"/>
              </w:rPr>
              <w:t>knowledge</w:t>
            </w:r>
            <w:r w:rsidRPr="00525F09">
              <w:rPr>
                <w:rFonts w:eastAsia="標楷體"/>
                <w:lang w:val="en-US"/>
              </w:rPr>
              <w:t xml:space="preserve"> for the </w:t>
            </w:r>
            <w:ins w:id="816" w:author="Mr YUNG Ka Kit 翁嘉傑先生" w:date="2026-01-14T18:03:00Z">
              <w:r w:rsidR="00F71859" w:rsidRPr="004E4DC6">
                <w:rPr>
                  <w:rFonts w:eastAsia="標楷體"/>
                  <w:color w:val="FF0000"/>
                  <w:lang w:val="en-US"/>
                </w:rPr>
                <w:t>mock test</w:t>
              </w:r>
              <w:r w:rsidR="00F71859" w:rsidRPr="00525F09">
                <w:rPr>
                  <w:rFonts w:eastAsia="標楷體"/>
                  <w:lang w:val="en-US"/>
                </w:rPr>
                <w:t xml:space="preserve"> as well as the </w:t>
              </w:r>
            </w:ins>
            <w:r w:rsidRPr="00525F09">
              <w:rPr>
                <w:rFonts w:eastAsia="標楷體"/>
                <w:lang w:val="en-US"/>
              </w:rPr>
              <w:t>trade test and provide more insight into the daily operation</w:t>
            </w:r>
            <w:ins w:id="817" w:author="Mr YUNG Ka Kit 翁嘉傑先生" w:date="2026-01-14T18:03:00Z">
              <w:r w:rsidR="00F71859" w:rsidRPr="00525F09">
                <w:rPr>
                  <w:rFonts w:eastAsia="標楷體"/>
                  <w:lang w:val="en-US"/>
                </w:rPr>
                <w:t xml:space="preserve">, </w:t>
              </w:r>
              <w:r w:rsidR="00F71859" w:rsidRPr="004E4DC6">
                <w:rPr>
                  <w:rFonts w:eastAsia="標楷體"/>
                  <w:color w:val="FF0000"/>
                  <w:lang w:val="en-US"/>
                </w:rPr>
                <w:t>such as network troubleshooti</w:t>
              </w:r>
            </w:ins>
            <w:ins w:id="818" w:author="Mr YUNG Ka Kit 翁嘉傑先生" w:date="2026-01-14T18:04:00Z">
              <w:r w:rsidR="00F71859" w:rsidRPr="004E4DC6">
                <w:rPr>
                  <w:rFonts w:eastAsia="標楷體"/>
                  <w:color w:val="FF0000"/>
                  <w:lang w:val="en-US"/>
                </w:rPr>
                <w:t xml:space="preserve">ng and helpdesk </w:t>
              </w:r>
            </w:ins>
            <w:ins w:id="819" w:author="Mr YUNG Ka Kit 翁嘉傑先生" w:date="2026-01-14T18:10:00Z">
              <w:r w:rsidR="00F71859" w:rsidRPr="004E4DC6">
                <w:rPr>
                  <w:rFonts w:eastAsia="標楷體"/>
                  <w:color w:val="FF0000"/>
                  <w:lang w:val="en-US"/>
                </w:rPr>
                <w:t>operation</w:t>
              </w:r>
            </w:ins>
            <w:ins w:id="820" w:author="Mr YUNG Ka Kit 翁嘉傑先生" w:date="2026-01-14T18:04:00Z">
              <w:r w:rsidR="00F71859" w:rsidRPr="00525F09">
                <w:rPr>
                  <w:rFonts w:eastAsia="標楷體"/>
                  <w:lang w:val="en-US"/>
                </w:rPr>
                <w:t xml:space="preserve">, </w:t>
              </w:r>
            </w:ins>
            <w:del w:id="821" w:author="Mr YUNG Ka Kit 翁嘉傑先生" w:date="2026-01-14T18:04:00Z">
              <w:r w:rsidRPr="00525F09">
                <w:rPr>
                  <w:rFonts w:eastAsia="標楷體"/>
                  <w:lang w:val="en-US"/>
                </w:rPr>
                <w:delText xml:space="preserve"> </w:delText>
              </w:r>
            </w:del>
            <w:r w:rsidRPr="00525F09">
              <w:rPr>
                <w:rFonts w:eastAsia="標楷體"/>
                <w:lang w:val="en-US"/>
              </w:rPr>
              <w:t xml:space="preserve">in ITSS1. The information pack will be further enriched by adopting the knowledge given by other DTD S/Ds and SBUs. </w:t>
            </w:r>
          </w:p>
          <w:p w14:paraId="46A2F35C" w14:textId="77777777" w:rsidR="007131FC" w:rsidRPr="00525F09" w:rsidRDefault="007131FC" w:rsidP="00213AC8">
            <w:pPr>
              <w:spacing w:line="300" w:lineRule="exact"/>
              <w:ind w:rightChars="106" w:right="254"/>
              <w:jc w:val="both"/>
              <w:rPr>
                <w:rFonts w:eastAsia="標楷體"/>
                <w:lang w:val="en-US"/>
              </w:rPr>
            </w:pPr>
          </w:p>
          <w:p w14:paraId="11B2CC00" w14:textId="1179EF46" w:rsidR="007131FC" w:rsidRPr="00525F09" w:rsidRDefault="00213AC8" w:rsidP="00213AC8">
            <w:pPr>
              <w:tabs>
                <w:tab w:val="left" w:pos="993"/>
              </w:tabs>
              <w:ind w:rightChars="106" w:right="254"/>
              <w:jc w:val="both"/>
              <w:rPr>
                <w:rFonts w:eastAsia="標楷體"/>
                <w:lang w:val="en-US"/>
              </w:rPr>
            </w:pPr>
            <w:r w:rsidRPr="00525F09">
              <w:rPr>
                <w:rFonts w:eastAsia="標楷體"/>
                <w:lang w:val="en-US"/>
              </w:rPr>
              <w:t xml:space="preserve">In view of the development of new technologies such as AI, BIM/BIM-AM, </w:t>
            </w:r>
            <w:proofErr w:type="spellStart"/>
            <w:r w:rsidRPr="00525F09">
              <w:rPr>
                <w:rFonts w:eastAsia="標楷體"/>
                <w:lang w:val="en-US"/>
              </w:rPr>
              <w:t>MiMEP</w:t>
            </w:r>
            <w:proofErr w:type="spellEnd"/>
            <w:r w:rsidRPr="00525F09">
              <w:rPr>
                <w:rFonts w:eastAsia="標楷體"/>
                <w:lang w:val="en-US"/>
              </w:rPr>
              <w:t>, GWIN, Drone and Robotics, an intensive new technologies training and assignment would be arranged for 2025 intake TT</w:t>
            </w:r>
            <w:ins w:id="822" w:author="Ms KOT Yee Mei 葛綺媚女士" w:date="2026-01-15T09:23:00Z">
              <w:r w:rsidR="00BA2743" w:rsidRPr="00525F09">
                <w:rPr>
                  <w:rFonts w:eastAsia="標楷體"/>
                  <w:lang w:val="en-US"/>
                </w:rPr>
                <w:t>I</w:t>
              </w:r>
            </w:ins>
            <w:r w:rsidRPr="00525F09">
              <w:rPr>
                <w:rFonts w:eastAsia="標楷體"/>
                <w:lang w:val="en-US"/>
              </w:rPr>
              <w:t xml:space="preserve"> (except Vehicle Trade) onwards. TU1 and DTD were working out the detailed arrangement.  </w:t>
            </w:r>
          </w:p>
          <w:p w14:paraId="734703B8" w14:textId="77777777" w:rsidR="00213AC8" w:rsidRPr="00525F09" w:rsidRDefault="00213AC8" w:rsidP="00213AC8">
            <w:pPr>
              <w:tabs>
                <w:tab w:val="left" w:pos="993"/>
              </w:tabs>
              <w:ind w:rightChars="106" w:right="254"/>
              <w:jc w:val="both"/>
              <w:rPr>
                <w:rFonts w:eastAsia="標楷體"/>
                <w:lang w:val="en-US"/>
              </w:rPr>
            </w:pPr>
          </w:p>
          <w:p w14:paraId="0666906D" w14:textId="77777777" w:rsidR="00213AC8" w:rsidRPr="00525F09" w:rsidRDefault="00213AC8" w:rsidP="00213AC8">
            <w:pPr>
              <w:tabs>
                <w:tab w:val="left" w:pos="993"/>
              </w:tabs>
              <w:ind w:rightChars="106" w:right="254"/>
              <w:jc w:val="both"/>
              <w:rPr>
                <w:rFonts w:eastAsia="標楷體"/>
                <w:lang w:val="en-US"/>
              </w:rPr>
            </w:pPr>
            <w:r w:rsidRPr="00525F09">
              <w:rPr>
                <w:rFonts w:eastAsia="標楷體"/>
                <w:lang w:val="en-US"/>
              </w:rPr>
              <w:t>Initially, BIM SD proposed to arrange 2-day on-the-job training for TT and EG. This training would focus on the project handover workflow of new venues, in which EG and TT would review and provide comment on contractor submission in Asset Information Management Platform (AIMP) in accordance to BIM-AM Standards &amp; Guidelines. Besides, this training could cover the application of BIM Portal, EG and TT would learn the methodology for upkeeping asset data and BIM model in RMAA projects.</w:t>
            </w:r>
          </w:p>
          <w:p w14:paraId="27BF4C56" w14:textId="77777777" w:rsidR="00213AC8" w:rsidRPr="00525F09" w:rsidRDefault="00213AC8" w:rsidP="00213AC8">
            <w:pPr>
              <w:spacing w:line="300" w:lineRule="exact"/>
              <w:ind w:rightChars="106" w:right="254"/>
              <w:jc w:val="both"/>
              <w:rPr>
                <w:rFonts w:eastAsia="標楷體"/>
                <w:lang w:val="en-US"/>
              </w:rPr>
            </w:pPr>
          </w:p>
        </w:tc>
        <w:tc>
          <w:tcPr>
            <w:tcW w:w="1701" w:type="dxa"/>
          </w:tcPr>
          <w:p w14:paraId="70E0558F"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SE/ITSS1</w:t>
            </w:r>
          </w:p>
          <w:p w14:paraId="693F3260"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387C8E94"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1D76875A"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67335B63"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3845E10C"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3FDA7AA6"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 xml:space="preserve">SE/ITSS1 </w:t>
            </w:r>
          </w:p>
          <w:p w14:paraId="3BA01270"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SE/T1</w:t>
            </w:r>
          </w:p>
          <w:p w14:paraId="06F02E41" w14:textId="77777777" w:rsidR="00213AC8" w:rsidRPr="00525F09" w:rsidRDefault="00213AC8" w:rsidP="008A4978">
            <w:pPr>
              <w:tabs>
                <w:tab w:val="left" w:pos="993"/>
              </w:tabs>
              <w:ind w:rightChars="106" w:right="254"/>
              <w:jc w:val="center"/>
              <w:rPr>
                <w:rFonts w:eastAsia="標楷體"/>
                <w:lang w:val="en-US"/>
              </w:rPr>
            </w:pPr>
          </w:p>
        </w:tc>
      </w:tr>
      <w:tr w:rsidR="00071073" w:rsidRPr="00525F09" w14:paraId="427B14B9" w14:textId="77777777" w:rsidTr="007321F8">
        <w:trPr>
          <w:trHeight w:val="556"/>
        </w:trPr>
        <w:tc>
          <w:tcPr>
            <w:tcW w:w="709" w:type="dxa"/>
          </w:tcPr>
          <w:p w14:paraId="5D53B15B" w14:textId="77777777" w:rsidR="00213AC8" w:rsidRPr="00525F09" w:rsidRDefault="00213AC8" w:rsidP="00213AC8">
            <w:pPr>
              <w:spacing w:line="300" w:lineRule="exact"/>
              <w:ind w:rightChars="60" w:right="144"/>
              <w:rPr>
                <w:rFonts w:eastAsia="標楷體"/>
                <w:b/>
              </w:rPr>
            </w:pPr>
          </w:p>
        </w:tc>
        <w:tc>
          <w:tcPr>
            <w:tcW w:w="1003" w:type="dxa"/>
            <w:gridSpan w:val="2"/>
          </w:tcPr>
          <w:p w14:paraId="6EC7C6E6"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01265367"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Talent Development Programme</w:t>
            </w:r>
          </w:p>
        </w:tc>
        <w:tc>
          <w:tcPr>
            <w:tcW w:w="1701" w:type="dxa"/>
          </w:tcPr>
          <w:p w14:paraId="365A54FC"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p>
        </w:tc>
      </w:tr>
      <w:tr w:rsidR="00071073" w:rsidRPr="00525F09" w14:paraId="27146825" w14:textId="77777777" w:rsidTr="007321F8">
        <w:trPr>
          <w:trHeight w:val="82"/>
        </w:trPr>
        <w:tc>
          <w:tcPr>
            <w:tcW w:w="709" w:type="dxa"/>
          </w:tcPr>
          <w:p w14:paraId="06D6E5F6" w14:textId="77777777" w:rsidR="00213AC8" w:rsidRPr="00525F09" w:rsidRDefault="00213AC8" w:rsidP="00213AC8">
            <w:pPr>
              <w:spacing w:line="300" w:lineRule="exact"/>
              <w:ind w:rightChars="60" w:right="144"/>
              <w:rPr>
                <w:rFonts w:eastAsia="標楷體"/>
                <w:b/>
              </w:rPr>
            </w:pPr>
          </w:p>
        </w:tc>
        <w:tc>
          <w:tcPr>
            <w:tcW w:w="1003" w:type="dxa"/>
            <w:gridSpan w:val="2"/>
          </w:tcPr>
          <w:p w14:paraId="7D40BF4B"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37F7918A" w14:textId="23DA3A52" w:rsidR="00213AC8" w:rsidRPr="00525F09" w:rsidRDefault="00213AC8" w:rsidP="00071073">
            <w:pPr>
              <w:ind w:rightChars="45" w:right="108"/>
              <w:jc w:val="both"/>
              <w:rPr>
                <w:lang w:val="en-US"/>
              </w:rPr>
            </w:pPr>
            <w:del w:id="823" w:author="Mr LING Chun Fung Kevin 凌峻峰" w:date="2026-01-12T13:58:00Z">
              <w:r w:rsidRPr="00525F09" w:rsidDel="001E60A0">
                <w:rPr>
                  <w:lang w:val="en-US"/>
                </w:rPr>
                <w:delText xml:space="preserve">The 3rd Talent Development Programme jointly organized by EMSD and the </w:delText>
              </w:r>
            </w:del>
            <w:ins w:id="824" w:author="Mr LING Chun Fung Kevin 凌峻峰" w:date="2026-01-12T15:32:00Z">
              <w:r w:rsidR="005828A9" w:rsidRPr="00525F09">
                <w:rPr>
                  <w:color w:val="FF0000"/>
                  <w:lang w:val="en-US"/>
                </w:rPr>
                <w:t xml:space="preserve">A briefing discussion between EMSD and </w:t>
              </w:r>
            </w:ins>
            <w:r w:rsidRPr="00525F09">
              <w:rPr>
                <w:color w:val="FF0000"/>
                <w:lang w:val="en-US"/>
              </w:rPr>
              <w:t xml:space="preserve">HKPC </w:t>
            </w:r>
            <w:ins w:id="825" w:author="Mr LING Chun Fung Kevin 凌峻峰" w:date="2026-01-12T15:32:00Z">
              <w:r w:rsidR="005828A9" w:rsidRPr="00525F09">
                <w:rPr>
                  <w:color w:val="FF0000"/>
                  <w:lang w:val="en-US"/>
                </w:rPr>
                <w:t xml:space="preserve">was conducted </w:t>
              </w:r>
            </w:ins>
            <w:ins w:id="826" w:author="Mr LING Chun Fung Kevin 凌峻峰" w:date="2026-01-12T14:24:00Z">
              <w:r w:rsidR="0088570B" w:rsidRPr="00525F09">
                <w:rPr>
                  <w:color w:val="FF0000"/>
                  <w:lang w:val="en-US"/>
                </w:rPr>
                <w:t>on 8 Jan</w:t>
              </w:r>
            </w:ins>
            <w:ins w:id="827" w:author="Mr LING Chun Fung Kevin 凌峻峰" w:date="2026-01-12T14:25:00Z">
              <w:r w:rsidR="0088570B" w:rsidRPr="00525F09">
                <w:rPr>
                  <w:color w:val="FF0000"/>
                  <w:lang w:val="en-US"/>
                </w:rPr>
                <w:t>uary</w:t>
              </w:r>
            </w:ins>
            <w:ins w:id="828" w:author="Mr LING Chun Fung Kevin 凌峻峰" w:date="2026-01-12T14:24:00Z">
              <w:r w:rsidR="0088570B" w:rsidRPr="00525F09">
                <w:rPr>
                  <w:color w:val="FF0000"/>
                  <w:lang w:val="en-US"/>
                </w:rPr>
                <w:t xml:space="preserve"> 2026</w:t>
              </w:r>
            </w:ins>
            <w:ins w:id="829" w:author="Mr LING Chun Fung Kevin 凌峻峰" w:date="2026-01-12T16:39:00Z">
              <w:r w:rsidR="00F31169" w:rsidRPr="00525F09">
                <w:rPr>
                  <w:color w:val="FF0000"/>
                  <w:lang w:val="en-US"/>
                </w:rPr>
                <w:t xml:space="preserve"> to tou</w:t>
              </w:r>
            </w:ins>
            <w:ins w:id="830" w:author="Mr LING Chun Fung Kevin 凌峻峰" w:date="2026-01-12T16:40:00Z">
              <w:r w:rsidR="00F31169" w:rsidRPr="00525F09">
                <w:rPr>
                  <w:color w:val="FF0000"/>
                  <w:lang w:val="en-US"/>
                </w:rPr>
                <w:t>ch base the coming talent exchange</w:t>
              </w:r>
            </w:ins>
            <w:ins w:id="831" w:author="Mr LING Chun Fung Kevin 凌峻峰" w:date="2026-01-12T14:24:00Z">
              <w:r w:rsidR="0088570B" w:rsidRPr="00525F09">
                <w:rPr>
                  <w:color w:val="FF0000"/>
                  <w:lang w:val="en-US"/>
                </w:rPr>
                <w:t xml:space="preserve">. </w:t>
              </w:r>
            </w:ins>
            <w:ins w:id="832" w:author="Mr LING Chun Fung Kevin 凌峻峰" w:date="2026-01-12T16:40:00Z">
              <w:r w:rsidR="00F31169" w:rsidRPr="00525F09">
                <w:rPr>
                  <w:color w:val="FF0000"/>
                  <w:lang w:val="en-US"/>
                </w:rPr>
                <w:t xml:space="preserve">HKPC would advise </w:t>
              </w:r>
            </w:ins>
            <w:ins w:id="833" w:author="Mr LING Chun Fung Kevin 凌峻峰" w:date="2026-01-12T16:41:00Z">
              <w:r w:rsidR="00F31169" w:rsidRPr="00525F09">
                <w:rPr>
                  <w:color w:val="FF0000"/>
                  <w:lang w:val="en-US"/>
                </w:rPr>
                <w:t xml:space="preserve">us </w:t>
              </w:r>
            </w:ins>
            <w:ins w:id="834" w:author="Mr LING Chun Fung Kevin 凌峻峰" w:date="2026-01-12T16:40:00Z">
              <w:r w:rsidR="00F31169" w:rsidRPr="00525F09">
                <w:rPr>
                  <w:color w:val="FF0000"/>
                  <w:lang w:val="en-US"/>
                </w:rPr>
                <w:t xml:space="preserve">the </w:t>
              </w:r>
            </w:ins>
            <w:ins w:id="835" w:author="Mr LING Chun Fung Kevin 凌峻峰" w:date="2026-01-12T16:53:00Z">
              <w:r w:rsidR="00F31169" w:rsidRPr="00525F09">
                <w:rPr>
                  <w:color w:val="FF0000"/>
                  <w:lang w:val="en-US"/>
                </w:rPr>
                <w:t xml:space="preserve">responsible team to follow-up this exchange </w:t>
              </w:r>
              <w:proofErr w:type="spellStart"/>
              <w:r w:rsidR="00F31169" w:rsidRPr="00525F09">
                <w:rPr>
                  <w:color w:val="FF0000"/>
                  <w:lang w:val="en-US"/>
                </w:rPr>
                <w:t>program</w:t>
              </w:r>
            </w:ins>
            <w:ins w:id="836" w:author="Mr LING Chun Fung Kevin 凌峻峰" w:date="2026-01-12T16:54:00Z">
              <w:r w:rsidR="00F31169" w:rsidRPr="00525F09">
                <w:rPr>
                  <w:color w:val="FF0000"/>
                  <w:lang w:val="en-US"/>
                </w:rPr>
                <w:t>me</w:t>
              </w:r>
              <w:proofErr w:type="spellEnd"/>
              <w:r w:rsidR="00F31169" w:rsidRPr="00525F09">
                <w:rPr>
                  <w:color w:val="FF0000"/>
                  <w:lang w:val="en-US"/>
                </w:rPr>
                <w:t xml:space="preserve"> </w:t>
              </w:r>
              <w:r w:rsidR="0077668D" w:rsidRPr="00525F09">
                <w:rPr>
                  <w:color w:val="FF0000"/>
                  <w:lang w:val="en-US"/>
                </w:rPr>
                <w:t xml:space="preserve">in due course. The proposed project(s), exchange duration and schedule would be discussed once the responsible team from HKPC </w:t>
              </w:r>
            </w:ins>
            <w:ins w:id="837" w:author="Mr LING Chun Fung Kevin 凌峻峰" w:date="2026-01-12T16:55:00Z">
              <w:r w:rsidR="0077668D" w:rsidRPr="00525F09">
                <w:rPr>
                  <w:color w:val="FF0000"/>
                  <w:lang w:val="en-US"/>
                </w:rPr>
                <w:t>was confirmed</w:t>
              </w:r>
            </w:ins>
            <w:del w:id="838" w:author="Mr LING Chun Fung Kevin 凌峻峰" w:date="2026-01-12T16:55:00Z">
              <w:r w:rsidRPr="00525F09" w:rsidDel="0077668D">
                <w:rPr>
                  <w:lang w:val="en-US"/>
                </w:rPr>
                <w:delText>was started on 9 June 2025. Miss Cherry YIP, E/EEC5/1, has shared her learning experience at HKPC in the HRMC conducted on 16 September 2025</w:delText>
              </w:r>
            </w:del>
            <w:r w:rsidRPr="00525F09">
              <w:rPr>
                <w:lang w:val="en-US"/>
              </w:rPr>
              <w:t>.</w:t>
            </w:r>
          </w:p>
          <w:p w14:paraId="2F972730" w14:textId="77777777" w:rsidR="00213AC8" w:rsidRPr="00525F09" w:rsidRDefault="00213AC8" w:rsidP="00071073">
            <w:pPr>
              <w:ind w:rightChars="45" w:right="108"/>
              <w:jc w:val="both"/>
              <w:rPr>
                <w:lang w:val="en-US"/>
              </w:rPr>
            </w:pPr>
          </w:p>
          <w:p w14:paraId="54C71DED" w14:textId="0E17605B" w:rsidR="00213AC8" w:rsidRPr="00525F09" w:rsidDel="001E60A0" w:rsidRDefault="001E60A0" w:rsidP="00071073">
            <w:pPr>
              <w:ind w:rightChars="45" w:right="108"/>
              <w:jc w:val="both"/>
              <w:rPr>
                <w:del w:id="839" w:author="Mr LING Chun Fung Kevin 凌峻峰" w:date="2026-01-12T13:57:00Z"/>
              </w:rPr>
            </w:pPr>
            <w:ins w:id="840" w:author="Mr LING Chun Fung Kevin 凌峻峰" w:date="2026-01-12T13:57:00Z">
              <w:r w:rsidRPr="00525F09">
                <w:rPr>
                  <w:color w:val="FF0000"/>
                  <w:lang w:val="en-US"/>
                </w:rPr>
                <w:t>TU1 initiated contact with Hong Kong Applied Science and Technology Research Institute Company Limited (ASTRI) in March 2025. Following a series of discussion and meetings, ASTRI confirmed on 10 October 2025 that they would not be able to offer an exchange place in the coming months.  Nevertheless, further contact with ASTRI is planned for next year.</w:t>
              </w:r>
            </w:ins>
            <w:del w:id="841" w:author="Mr LING Chun Fung Kevin 凌峻峰" w:date="2026-01-12T13:57:00Z">
              <w:r w:rsidR="00213AC8" w:rsidRPr="00525F09" w:rsidDel="001E60A0">
                <w:rPr>
                  <w:lang w:val="en-US"/>
                </w:rPr>
                <w:delText xml:space="preserve">TU1 has started to contact ASTRI since March 2025.  After a series of discussion and meetings, ASTRI advised in August 2025 that one of their project teams would be interested to explore the exchange opportunity about BIM AI analytic related topics.  We have proposed our project to ASTRI on 1 September 2025 and they replied that they were working out the potential project(s) with their AI Data </w:delText>
              </w:r>
              <w:r w:rsidR="00213AC8" w:rsidRPr="00525F09" w:rsidDel="001E60A0">
                <w:delText>Analytic team.</w:delText>
              </w:r>
            </w:del>
          </w:p>
          <w:p w14:paraId="746ECB28" w14:textId="77777777" w:rsidR="00213AC8" w:rsidRPr="00525F09" w:rsidRDefault="00213AC8" w:rsidP="00213AC8">
            <w:pPr>
              <w:jc w:val="both"/>
              <w:rPr>
                <w:ins w:id="842" w:author="SEQS" w:date="2026-01-13T17:55:00Z"/>
                <w:lang w:val="en-US"/>
              </w:rPr>
            </w:pPr>
          </w:p>
          <w:p w14:paraId="75D3DD7E" w14:textId="77777777" w:rsidR="00213AC8" w:rsidRPr="00525F09" w:rsidRDefault="00213AC8" w:rsidP="004B722F">
            <w:pPr>
              <w:ind w:rightChars="45" w:right="108"/>
              <w:jc w:val="both"/>
              <w:rPr>
                <w:lang w:val="en-US"/>
              </w:rPr>
            </w:pPr>
          </w:p>
        </w:tc>
        <w:tc>
          <w:tcPr>
            <w:tcW w:w="1701" w:type="dxa"/>
          </w:tcPr>
          <w:p w14:paraId="5BE52727"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bookmarkStart w:id="843" w:name="_Hlk133497769"/>
            <w:r w:rsidRPr="00525F09">
              <w:rPr>
                <w:rFonts w:ascii="Times New Roman" w:eastAsia="標楷體" w:hAnsi="Times New Roman"/>
                <w:kern w:val="2"/>
                <w:sz w:val="24"/>
                <w:lang w:val="en-US"/>
              </w:rPr>
              <w:t>SE/T1</w:t>
            </w:r>
          </w:p>
          <w:p w14:paraId="011BF118"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w:t>
            </w:r>
            <w:proofErr w:type="spellStart"/>
            <w:r w:rsidRPr="00525F09">
              <w:rPr>
                <w:rFonts w:ascii="Times New Roman" w:eastAsia="標楷體" w:hAnsi="Times New Roman"/>
                <w:kern w:val="2"/>
                <w:sz w:val="24"/>
                <w:lang w:val="en-US"/>
              </w:rPr>
              <w:t>Inno</w:t>
            </w:r>
            <w:proofErr w:type="spellEnd"/>
          </w:p>
          <w:p w14:paraId="27FCC4BE" w14:textId="77777777" w:rsidR="00213AC8" w:rsidRPr="00525F09" w:rsidRDefault="00213AC8" w:rsidP="008A4978">
            <w:pPr>
              <w:jc w:val="center"/>
              <w:rPr>
                <w:lang w:val="en-US"/>
              </w:rPr>
            </w:pPr>
            <w:r w:rsidRPr="00525F09">
              <w:rPr>
                <w:rFonts w:eastAsia="標楷體"/>
                <w:lang w:val="en-US"/>
              </w:rPr>
              <w:t>SE/AI</w:t>
            </w:r>
            <w:bookmarkEnd w:id="843"/>
          </w:p>
        </w:tc>
      </w:tr>
      <w:tr w:rsidR="00071073" w:rsidRPr="00525F09" w14:paraId="226A57AA" w14:textId="77777777" w:rsidTr="007321F8">
        <w:trPr>
          <w:trHeight w:val="558"/>
        </w:trPr>
        <w:tc>
          <w:tcPr>
            <w:tcW w:w="709" w:type="dxa"/>
          </w:tcPr>
          <w:p w14:paraId="54EC1E7B" w14:textId="77777777" w:rsidR="00213AC8" w:rsidRPr="00525F09" w:rsidRDefault="00213AC8" w:rsidP="00213AC8">
            <w:pPr>
              <w:spacing w:line="300" w:lineRule="exact"/>
              <w:ind w:rightChars="60" w:right="144"/>
              <w:rPr>
                <w:rFonts w:eastAsia="標楷體"/>
                <w:b/>
              </w:rPr>
            </w:pPr>
          </w:p>
        </w:tc>
        <w:tc>
          <w:tcPr>
            <w:tcW w:w="1003" w:type="dxa"/>
            <w:gridSpan w:val="2"/>
          </w:tcPr>
          <w:p w14:paraId="015A3E60"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7E179108"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Considerate Contractors Site Award Scheme</w:t>
            </w:r>
          </w:p>
        </w:tc>
        <w:tc>
          <w:tcPr>
            <w:tcW w:w="1701" w:type="dxa"/>
          </w:tcPr>
          <w:p w14:paraId="6923EDE5"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p>
        </w:tc>
      </w:tr>
      <w:tr w:rsidR="00071073" w:rsidRPr="00525F09" w14:paraId="4A217C7D" w14:textId="77777777" w:rsidTr="007321F8">
        <w:trPr>
          <w:trHeight w:val="558"/>
        </w:trPr>
        <w:tc>
          <w:tcPr>
            <w:tcW w:w="709" w:type="dxa"/>
          </w:tcPr>
          <w:p w14:paraId="64B1D6B1" w14:textId="77777777" w:rsidR="00213AC8" w:rsidRPr="00525F09" w:rsidRDefault="00213AC8" w:rsidP="00213AC8">
            <w:pPr>
              <w:spacing w:line="300" w:lineRule="exact"/>
              <w:ind w:rightChars="60" w:right="144"/>
              <w:rPr>
                <w:rFonts w:eastAsia="標楷體"/>
                <w:b/>
              </w:rPr>
            </w:pPr>
          </w:p>
        </w:tc>
        <w:tc>
          <w:tcPr>
            <w:tcW w:w="1003" w:type="dxa"/>
            <w:gridSpan w:val="2"/>
          </w:tcPr>
          <w:p w14:paraId="15863E83" w14:textId="77777777" w:rsidR="00213AC8" w:rsidRPr="00525F09" w:rsidRDefault="00213AC8" w:rsidP="00213AC8"/>
        </w:tc>
        <w:tc>
          <w:tcPr>
            <w:tcW w:w="6226" w:type="dxa"/>
          </w:tcPr>
          <w:p w14:paraId="21CB49E7" w14:textId="6CF9DCAB" w:rsidR="00213AC8" w:rsidRPr="00525F09" w:rsidRDefault="00213AC8" w:rsidP="00071073">
            <w:pPr>
              <w:ind w:rightChars="45" w:right="108"/>
              <w:jc w:val="both"/>
              <w:rPr>
                <w:rStyle w:val="13"/>
                <w:rFonts w:ascii="Times New Roman" w:eastAsia="標楷體" w:hAnsi="Times New Roman" w:cs="Times New Roman"/>
                <w:kern w:val="0"/>
              </w:rPr>
            </w:pPr>
            <w:r w:rsidRPr="00525F09">
              <w:rPr>
                <w:rStyle w:val="13"/>
                <w:rFonts w:ascii="Times New Roman" w:eastAsia="標楷體" w:hAnsi="Times New Roman" w:cs="Times New Roman"/>
                <w:color w:val="auto"/>
                <w:kern w:val="0"/>
              </w:rPr>
              <w:t>For the 32</w:t>
            </w:r>
            <w:r w:rsidRPr="00525F09">
              <w:rPr>
                <w:rStyle w:val="13"/>
                <w:rFonts w:ascii="Times New Roman" w:eastAsia="標楷體" w:hAnsi="Times New Roman" w:cs="Times New Roman"/>
                <w:color w:val="auto"/>
                <w:kern w:val="0"/>
                <w:vertAlign w:val="superscript"/>
              </w:rPr>
              <w:t>nd</w:t>
            </w:r>
            <w:r w:rsidRPr="00525F09">
              <w:rPr>
                <w:rStyle w:val="13"/>
                <w:rFonts w:ascii="Times New Roman" w:eastAsia="標楷體" w:hAnsi="Times New Roman" w:cs="Times New Roman"/>
                <w:color w:val="auto"/>
                <w:kern w:val="0"/>
              </w:rPr>
              <w:t xml:space="preserve"> CCSAS, EMSD would assist DEVB as the administrative department of the Scheme (for information, each WD would take turn to support DEVB to host).  Invitation for nominations were dispatched on 24 February 2025. </w:t>
            </w:r>
            <w:ins w:id="844" w:author="Mr CHAN Kwok Hei 陳國熙" w:date="2026-01-12T11:45:00Z">
              <w:r w:rsidR="00A40D25" w:rsidRPr="00525F09">
                <w:rPr>
                  <w:rStyle w:val="13"/>
                  <w:rFonts w:ascii="Times New Roman" w:eastAsia="標楷體" w:hAnsi="Times New Roman" w:cs="Times New Roman"/>
                  <w:color w:val="auto"/>
                  <w:kern w:val="0"/>
                </w:rPr>
                <w:t xml:space="preserve"> </w:t>
              </w:r>
            </w:ins>
            <w:r w:rsidRPr="00525F09">
              <w:rPr>
                <w:rStyle w:val="13"/>
                <w:rFonts w:ascii="Times New Roman" w:eastAsia="標楷體" w:hAnsi="Times New Roman" w:cs="Times New Roman"/>
                <w:color w:val="auto"/>
                <w:kern w:val="0"/>
              </w:rPr>
              <w:t xml:space="preserve">The application closing date was extended from 31 March 2025 to 17 April 2025. </w:t>
            </w:r>
            <w:ins w:id="845" w:author="Mr CHAN Kwok Hei 陳國熙" w:date="2026-01-12T11:45:00Z">
              <w:r w:rsidR="00A40D25" w:rsidRPr="00525F09">
                <w:rPr>
                  <w:rStyle w:val="13"/>
                  <w:rFonts w:ascii="Times New Roman" w:eastAsia="標楷體" w:hAnsi="Times New Roman" w:cs="Times New Roman"/>
                  <w:color w:val="auto"/>
                  <w:kern w:val="0"/>
                </w:rPr>
                <w:t xml:space="preserve"> </w:t>
              </w:r>
            </w:ins>
            <w:r w:rsidRPr="00525F09">
              <w:rPr>
                <w:rStyle w:val="13"/>
                <w:rFonts w:ascii="Times New Roman" w:eastAsia="標楷體" w:hAnsi="Times New Roman" w:cs="Times New Roman"/>
                <w:color w:val="auto"/>
                <w:kern w:val="0"/>
              </w:rPr>
              <w:t xml:space="preserve">There were 30 EMSD contracts nominated for the 32nd CCSAS which was a record high. </w:t>
            </w:r>
            <w:ins w:id="846" w:author="Mr CHAN Kwok Hei 陳國熙" w:date="2026-01-12T11:45:00Z">
              <w:r w:rsidR="00A40D25" w:rsidRPr="00525F09">
                <w:rPr>
                  <w:rStyle w:val="13"/>
                  <w:rFonts w:ascii="Times New Roman" w:eastAsia="標楷體" w:hAnsi="Times New Roman" w:cs="Times New Roman"/>
                  <w:color w:val="auto"/>
                  <w:kern w:val="0"/>
                </w:rPr>
                <w:t xml:space="preserve"> </w:t>
              </w:r>
            </w:ins>
            <w:r w:rsidRPr="00525F09">
              <w:rPr>
                <w:rStyle w:val="13"/>
                <w:rFonts w:ascii="Times New Roman" w:eastAsia="標楷體" w:hAnsi="Times New Roman" w:cs="Times New Roman"/>
                <w:color w:val="auto"/>
                <w:kern w:val="0"/>
              </w:rPr>
              <w:t xml:space="preserve">DEVB has accepted our nominations, the assessment material has been disseminated to the project teams. </w:t>
            </w:r>
            <w:ins w:id="847" w:author="Mr CHAN Kwok Hei 陳國熙" w:date="2026-01-12T11:56:00Z">
              <w:r w:rsidR="00FE38BD" w:rsidRPr="00525F09">
                <w:rPr>
                  <w:rStyle w:val="13"/>
                  <w:rFonts w:ascii="Times New Roman" w:eastAsia="標楷體" w:hAnsi="Times New Roman" w:cs="Times New Roman"/>
                  <w:color w:val="auto"/>
                  <w:kern w:val="0"/>
                </w:rPr>
                <w:t xml:space="preserve"> </w:t>
              </w:r>
            </w:ins>
            <w:del w:id="848" w:author="Mr CHAN Kwok Hei 陳國熙" w:date="2026-01-12T11:55:00Z">
              <w:r w:rsidRPr="00525F09" w:rsidDel="00FE38BD">
                <w:rPr>
                  <w:rStyle w:val="13"/>
                  <w:rFonts w:ascii="Times New Roman" w:eastAsia="標楷體" w:hAnsi="Times New Roman" w:cs="Times New Roman"/>
                  <w:color w:val="auto"/>
                  <w:kern w:val="0"/>
                </w:rPr>
                <w:delText xml:space="preserve">The </w:delText>
              </w:r>
            </w:del>
            <w:del w:id="849" w:author="Mr CHAN Kwok Hei 陳國熙" w:date="2026-01-12T11:52:00Z">
              <w:r w:rsidRPr="00525F09" w:rsidDel="00A40D25">
                <w:rPr>
                  <w:rStyle w:val="13"/>
                  <w:rFonts w:ascii="Times New Roman" w:eastAsia="標楷體" w:hAnsi="Times New Roman" w:cs="Times New Roman"/>
                  <w:color w:val="auto"/>
                  <w:kern w:val="0"/>
                </w:rPr>
                <w:delText>f</w:delText>
              </w:r>
            </w:del>
            <w:del w:id="850" w:author="Mr CHAN Kwok Hei 陳國熙" w:date="2026-01-12T11:49:00Z">
              <w:r w:rsidRPr="00525F09" w:rsidDel="00A40D25">
                <w:rPr>
                  <w:rStyle w:val="13"/>
                  <w:rFonts w:ascii="Times New Roman" w:eastAsia="標楷體" w:hAnsi="Times New Roman" w:cs="Times New Roman"/>
                  <w:color w:val="auto"/>
                  <w:kern w:val="0"/>
                </w:rPr>
                <w:delText>irst</w:delText>
              </w:r>
            </w:del>
            <w:del w:id="851" w:author="Mr CHAN Kwok Hei 陳國熙" w:date="2026-01-12T11:55:00Z">
              <w:r w:rsidRPr="00525F09" w:rsidDel="00FE38BD">
                <w:rPr>
                  <w:rStyle w:val="13"/>
                  <w:rFonts w:ascii="Times New Roman" w:eastAsia="標楷體" w:hAnsi="Times New Roman" w:cs="Times New Roman"/>
                  <w:color w:val="auto"/>
                  <w:kern w:val="0"/>
                </w:rPr>
                <w:delText xml:space="preserve"> round of site assessment for public </w:delText>
              </w:r>
            </w:del>
            <w:del w:id="852" w:author="Mr CHAN Kwok Hei 陳國熙" w:date="2026-01-12T11:49:00Z">
              <w:r w:rsidRPr="00525F09" w:rsidDel="00A40D25">
                <w:rPr>
                  <w:rStyle w:val="13"/>
                  <w:rFonts w:ascii="Times New Roman" w:eastAsia="標楷體" w:hAnsi="Times New Roman" w:cs="Times New Roman"/>
                  <w:color w:val="auto"/>
                  <w:kern w:val="0"/>
                </w:rPr>
                <w:delText>and non-public</w:delText>
              </w:r>
            </w:del>
            <w:del w:id="853" w:author="Mr CHAN Kwok Hei 陳國熙" w:date="2026-01-12T11:52:00Z">
              <w:r w:rsidRPr="00525F09" w:rsidDel="00A40D25">
                <w:rPr>
                  <w:rStyle w:val="13"/>
                  <w:rFonts w:ascii="Times New Roman" w:eastAsia="標楷體" w:hAnsi="Times New Roman" w:cs="Times New Roman"/>
                  <w:color w:val="auto"/>
                  <w:kern w:val="0"/>
                </w:rPr>
                <w:delText xml:space="preserve"> </w:delText>
              </w:r>
            </w:del>
            <w:del w:id="854" w:author="Mr CHAN Kwok Hei 陳國熙" w:date="2026-01-12T11:50:00Z">
              <w:r w:rsidRPr="00525F09" w:rsidDel="00A40D25">
                <w:rPr>
                  <w:rStyle w:val="13"/>
                  <w:rFonts w:ascii="Times New Roman" w:eastAsia="標楷體" w:hAnsi="Times New Roman" w:cs="Times New Roman"/>
                  <w:color w:val="auto"/>
                  <w:kern w:val="0"/>
                </w:rPr>
                <w:delText>categories</w:delText>
              </w:r>
            </w:del>
            <w:del w:id="855" w:author="Mr CHAN Kwok Hei 陳國熙" w:date="2026-01-12T11:55:00Z">
              <w:r w:rsidRPr="00525F09" w:rsidDel="00FE38BD">
                <w:rPr>
                  <w:rStyle w:val="13"/>
                  <w:rFonts w:ascii="Times New Roman" w:eastAsia="標楷體" w:hAnsi="Times New Roman" w:cs="Times New Roman"/>
                  <w:color w:val="auto"/>
                  <w:kern w:val="0"/>
                </w:rPr>
                <w:delText xml:space="preserve"> </w:delText>
              </w:r>
            </w:del>
            <w:del w:id="856" w:author="Mr CHAN Kwok Hei 陳國熙" w:date="2026-01-12T11:52:00Z">
              <w:r w:rsidRPr="00525F09" w:rsidDel="00A40D25">
                <w:rPr>
                  <w:rStyle w:val="13"/>
                  <w:rFonts w:ascii="Times New Roman" w:eastAsia="標楷體" w:hAnsi="Times New Roman" w:cs="Times New Roman"/>
                  <w:color w:val="auto"/>
                  <w:kern w:val="0"/>
                </w:rPr>
                <w:delText>was conducted</w:delText>
              </w:r>
            </w:del>
            <w:del w:id="857" w:author="Mr CHAN Kwok Hei 陳國熙" w:date="2026-01-12T11:55:00Z">
              <w:r w:rsidRPr="00525F09" w:rsidDel="00FE38BD">
                <w:rPr>
                  <w:rStyle w:val="13"/>
                  <w:rFonts w:ascii="Times New Roman" w:eastAsia="標楷體" w:hAnsi="Times New Roman" w:cs="Times New Roman"/>
                  <w:color w:val="auto"/>
                  <w:kern w:val="0"/>
                </w:rPr>
                <w:delText xml:space="preserve"> in May and </w:delText>
              </w:r>
            </w:del>
            <w:del w:id="858" w:author="Mr CHAN Kwok Hei 陳國熙" w:date="2026-01-12T11:52:00Z">
              <w:r w:rsidRPr="00525F09" w:rsidDel="00A40D25">
                <w:rPr>
                  <w:rStyle w:val="13"/>
                  <w:rFonts w:ascii="Times New Roman" w:eastAsia="標楷體" w:hAnsi="Times New Roman" w:cs="Times New Roman"/>
                  <w:color w:val="auto"/>
                  <w:kern w:val="0"/>
                </w:rPr>
                <w:delText>June</w:delText>
              </w:r>
            </w:del>
            <w:del w:id="859" w:author="Mr CHAN Kwok Hei 陳國熙" w:date="2026-01-12T11:55:00Z">
              <w:r w:rsidRPr="00525F09" w:rsidDel="00FE38BD">
                <w:rPr>
                  <w:rStyle w:val="13"/>
                  <w:rFonts w:ascii="Times New Roman" w:eastAsia="標楷體" w:hAnsi="Times New Roman" w:cs="Times New Roman"/>
                  <w:color w:val="auto"/>
                  <w:kern w:val="0"/>
                </w:rPr>
                <w:delText xml:space="preserve"> 2025.  </w:delText>
              </w:r>
            </w:del>
            <w:del w:id="860" w:author="Mr CHAN Kwok Hei 陳國熙" w:date="2026-01-12T11:53:00Z">
              <w:r w:rsidRPr="00525F09" w:rsidDel="00A40D25">
                <w:rPr>
                  <w:rStyle w:val="13"/>
                  <w:rFonts w:ascii="Times New Roman" w:eastAsia="標楷體" w:hAnsi="Times New Roman" w:cs="Times New Roman"/>
                  <w:color w:val="auto"/>
                  <w:kern w:val="0"/>
                </w:rPr>
                <w:delText xml:space="preserve">The second round of assessment for public works </w:delText>
              </w:r>
              <w:r w:rsidR="0014379C" w:rsidRPr="00525F09" w:rsidDel="00A40D25">
                <w:rPr>
                  <w:rStyle w:val="13"/>
                  <w:rFonts w:ascii="Times New Roman" w:eastAsia="標楷體" w:hAnsi="Times New Roman" w:cs="Times New Roman"/>
                  <w:color w:val="auto"/>
                  <w:kern w:val="0"/>
                </w:rPr>
                <w:delText>was completed in September 2025</w:delText>
              </w:r>
              <w:r w:rsidRPr="00525F09" w:rsidDel="00A40D25">
                <w:rPr>
                  <w:rStyle w:val="13"/>
                  <w:rFonts w:ascii="Times New Roman" w:eastAsia="標楷體" w:hAnsi="Times New Roman" w:cs="Times New Roman"/>
                  <w:color w:val="auto"/>
                  <w:kern w:val="0"/>
                </w:rPr>
                <w:delText>.</w:delText>
              </w:r>
              <w:r w:rsidR="0014379C" w:rsidRPr="00525F09" w:rsidDel="00A40D25">
                <w:rPr>
                  <w:rStyle w:val="13"/>
                  <w:rFonts w:ascii="Times New Roman" w:eastAsia="標楷體" w:hAnsi="Times New Roman" w:cs="Times New Roman"/>
                  <w:color w:val="auto"/>
                  <w:kern w:val="0"/>
                </w:rPr>
                <w:delText xml:space="preserve"> </w:delText>
              </w:r>
              <w:r w:rsidR="0014379C" w:rsidRPr="00525F09" w:rsidDel="00A40D25">
                <w:delText xml:space="preserve"> T</w:delText>
              </w:r>
              <w:r w:rsidR="0014379C" w:rsidRPr="00525F09" w:rsidDel="00A40D25">
                <w:rPr>
                  <w:rStyle w:val="13"/>
                  <w:rFonts w:ascii="Times New Roman" w:eastAsia="標楷體" w:hAnsi="Times New Roman" w:cs="Times New Roman"/>
                  <w:color w:val="auto"/>
                  <w:kern w:val="0"/>
                </w:rPr>
                <w:delText xml:space="preserve">he second round of assessment for non-public works and the third round of assessment for public works were </w:delText>
              </w:r>
            </w:del>
            <w:del w:id="861" w:author="Mr CHAN Kwok Hei 陳國熙" w:date="2026-01-12T11:46:00Z">
              <w:r w:rsidR="0014379C" w:rsidRPr="00525F09" w:rsidDel="00A40D25">
                <w:rPr>
                  <w:rStyle w:val="13"/>
                  <w:rFonts w:ascii="Times New Roman" w:eastAsia="標楷體" w:hAnsi="Times New Roman" w:cs="Times New Roman"/>
                  <w:color w:val="auto"/>
                  <w:kern w:val="0"/>
                </w:rPr>
                <w:delText xml:space="preserve">scheduled </w:delText>
              </w:r>
              <w:r w:rsidR="009D56C5" w:rsidRPr="00525F09" w:rsidDel="00A40D25">
                <w:rPr>
                  <w:rStyle w:val="13"/>
                  <w:rFonts w:ascii="Times New Roman" w:eastAsia="標楷體" w:hAnsi="Times New Roman" w:cs="Times New Roman"/>
                  <w:color w:val="auto"/>
                  <w:kern w:val="0"/>
                </w:rPr>
                <w:delText>for</w:delText>
              </w:r>
            </w:del>
            <w:del w:id="862" w:author="Mr CHAN Kwok Hei 陳國熙" w:date="2026-01-12T11:53:00Z">
              <w:r w:rsidR="0014379C" w:rsidRPr="00525F09" w:rsidDel="00A40D25">
                <w:rPr>
                  <w:rStyle w:val="13"/>
                  <w:rFonts w:ascii="Times New Roman" w:eastAsia="標楷體" w:hAnsi="Times New Roman" w:cs="Times New Roman"/>
                  <w:color w:val="auto"/>
                  <w:kern w:val="0"/>
                </w:rPr>
                <w:delText xml:space="preserve"> November and December 2025 respectively.</w:delText>
              </w:r>
            </w:del>
            <w:ins w:id="863" w:author="Mr CHAN Kwok Hei 陳國熙" w:date="2026-01-12T11:55:00Z">
              <w:r w:rsidR="00FE38BD" w:rsidRPr="00525F09">
                <w:rPr>
                  <w:rStyle w:val="13"/>
                  <w:rFonts w:ascii="Times New Roman" w:eastAsia="標楷體" w:hAnsi="Times New Roman" w:cs="Times New Roman"/>
                  <w:kern w:val="0"/>
                </w:rPr>
                <w:t>For public works, the first</w:t>
              </w:r>
            </w:ins>
            <w:ins w:id="864" w:author="Mr CHAN Kwok Hei 陳國熙" w:date="2026-01-12T11:56:00Z">
              <w:r w:rsidR="00FE38BD" w:rsidRPr="00525F09">
                <w:rPr>
                  <w:rStyle w:val="13"/>
                  <w:rFonts w:ascii="Times New Roman" w:eastAsia="標楷體" w:hAnsi="Times New Roman" w:cs="Times New Roman"/>
                  <w:kern w:val="0"/>
                </w:rPr>
                <w:t xml:space="preserve">, </w:t>
              </w:r>
            </w:ins>
            <w:ins w:id="865" w:author="Mr CHAN Kwok Hei 陳國熙" w:date="2026-01-12T11:55:00Z">
              <w:r w:rsidR="00FE38BD" w:rsidRPr="00525F09">
                <w:rPr>
                  <w:rStyle w:val="13"/>
                  <w:rFonts w:ascii="Times New Roman" w:eastAsia="標楷體" w:hAnsi="Times New Roman" w:cs="Times New Roman"/>
                  <w:kern w:val="0"/>
                </w:rPr>
                <w:t>second</w:t>
              </w:r>
            </w:ins>
            <w:ins w:id="866" w:author="Mr CHAN Kwok Hei 陳國熙" w:date="2026-01-12T11:56:00Z">
              <w:r w:rsidR="00FE38BD" w:rsidRPr="00525F09">
                <w:rPr>
                  <w:rStyle w:val="13"/>
                  <w:rFonts w:ascii="Times New Roman" w:eastAsia="標楷體" w:hAnsi="Times New Roman" w:cs="Times New Roman"/>
                  <w:kern w:val="0"/>
                </w:rPr>
                <w:t xml:space="preserve"> and third</w:t>
              </w:r>
            </w:ins>
            <w:ins w:id="867" w:author="Mr CHAN Kwok Hei 陳國熙" w:date="2026-01-12T11:55:00Z">
              <w:r w:rsidR="00FE38BD" w:rsidRPr="00525F09">
                <w:rPr>
                  <w:rStyle w:val="13"/>
                  <w:rFonts w:ascii="Times New Roman" w:eastAsia="標楷體" w:hAnsi="Times New Roman" w:cs="Times New Roman"/>
                  <w:kern w:val="0"/>
                </w:rPr>
                <w:t xml:space="preserve"> round</w:t>
              </w:r>
            </w:ins>
            <w:ins w:id="868" w:author="Mr CHAN Kwok Hei 陳國熙" w:date="2026-01-12T13:19:00Z">
              <w:r w:rsidR="00394B27" w:rsidRPr="00525F09">
                <w:rPr>
                  <w:rStyle w:val="13"/>
                  <w:rFonts w:ascii="Times New Roman" w:eastAsia="標楷體" w:hAnsi="Times New Roman" w:cs="Times New Roman"/>
                  <w:kern w:val="0"/>
                </w:rPr>
                <w:t>s</w:t>
              </w:r>
            </w:ins>
            <w:ins w:id="869" w:author="Mr CHAN Kwok Hei 陳國熙" w:date="2026-01-12T11:55:00Z">
              <w:r w:rsidR="00FE38BD" w:rsidRPr="00525F09">
                <w:rPr>
                  <w:rStyle w:val="13"/>
                  <w:rFonts w:ascii="Times New Roman" w:eastAsia="標楷體" w:hAnsi="Times New Roman" w:cs="Times New Roman"/>
                  <w:kern w:val="0"/>
                </w:rPr>
                <w:t xml:space="preserve"> of assessments were completed in June September</w:t>
              </w:r>
            </w:ins>
            <w:ins w:id="870" w:author="Mr CHAN Kwok Hei 陳國熙" w:date="2026-01-12T11:56:00Z">
              <w:r w:rsidR="00FE38BD" w:rsidRPr="00525F09">
                <w:rPr>
                  <w:rStyle w:val="13"/>
                  <w:rFonts w:ascii="Times New Roman" w:eastAsia="標楷體" w:hAnsi="Times New Roman" w:cs="Times New Roman"/>
                  <w:kern w:val="0"/>
                </w:rPr>
                <w:t xml:space="preserve"> and December</w:t>
              </w:r>
            </w:ins>
            <w:ins w:id="871" w:author="Mr CHAN Kwok Hei 陳國熙" w:date="2026-01-12T11:55:00Z">
              <w:r w:rsidR="00FE38BD" w:rsidRPr="00525F09">
                <w:rPr>
                  <w:rStyle w:val="13"/>
                  <w:rFonts w:ascii="Times New Roman" w:eastAsia="標楷體" w:hAnsi="Times New Roman" w:cs="Times New Roman"/>
                  <w:kern w:val="0"/>
                </w:rPr>
                <w:t xml:space="preserve"> 2025 respectively.  For non-public works, the first and second round of assessments were completed in June and November 2025 respectively.  The assessment reports were being consolidated.</w:t>
              </w:r>
            </w:ins>
            <w:ins w:id="872" w:author="Mr CHAN Kwok Hei 陳國熙" w:date="2026-01-12T11:57:00Z">
              <w:r w:rsidR="00FE38BD" w:rsidRPr="00525F09">
                <w:rPr>
                  <w:rStyle w:val="13"/>
                  <w:rFonts w:ascii="Times New Roman" w:eastAsia="標楷體" w:hAnsi="Times New Roman" w:cs="Times New Roman"/>
                  <w:kern w:val="0"/>
                </w:rPr>
                <w:t xml:space="preserve">  </w:t>
              </w:r>
            </w:ins>
            <w:ins w:id="873" w:author="SEQS" w:date="2026-01-13T17:51:00Z">
              <w:r w:rsidR="009D4B95" w:rsidRPr="00525F09">
                <w:rPr>
                  <w:rStyle w:val="13"/>
                  <w:rFonts w:ascii="Times New Roman" w:eastAsia="標楷體" w:hAnsi="Times New Roman" w:cs="Times New Roman"/>
                  <w:kern w:val="0"/>
                </w:rPr>
                <w:t>EMSD would assist DEVB to comp</w:t>
              </w:r>
            </w:ins>
            <w:ins w:id="874" w:author="SEQS" w:date="2026-01-13T17:52:00Z">
              <w:r w:rsidR="009D4B95" w:rsidRPr="00525F09">
                <w:rPr>
                  <w:rStyle w:val="13"/>
                  <w:rFonts w:ascii="Times New Roman" w:eastAsia="標楷體" w:hAnsi="Times New Roman" w:cs="Times New Roman"/>
                  <w:kern w:val="0"/>
                </w:rPr>
                <w:t xml:space="preserve">ile the assessment for all public works and non-public works participant for shortlisting. </w:t>
              </w:r>
            </w:ins>
            <w:ins w:id="875" w:author="Mr CHAN Kwok Hei 陳國熙" w:date="2026-01-12T11:57:00Z">
              <w:r w:rsidR="00FE38BD" w:rsidRPr="00525F09">
                <w:rPr>
                  <w:rStyle w:val="13"/>
                  <w:rFonts w:ascii="Times New Roman" w:eastAsia="標楷體" w:hAnsi="Times New Roman" w:cs="Times New Roman"/>
                  <w:kern w:val="0"/>
                </w:rPr>
                <w:t xml:space="preserve">The shortlisted sites would be invited to submit </w:t>
              </w:r>
            </w:ins>
            <w:ins w:id="876" w:author="Mr CHAN Kwok Hei 陳國熙" w:date="2026-01-12T11:58:00Z">
              <w:r w:rsidR="00FE38BD" w:rsidRPr="00525F09">
                <w:rPr>
                  <w:rStyle w:val="13"/>
                  <w:rFonts w:ascii="Times New Roman" w:eastAsia="標楷體" w:hAnsi="Times New Roman" w:cs="Times New Roman"/>
                  <w:kern w:val="0"/>
                </w:rPr>
                <w:t>PowerPoint presentation</w:t>
              </w:r>
            </w:ins>
            <w:ins w:id="877" w:author="Mr CHAN Kwok Hei 陳國熙" w:date="2026-01-12T11:59:00Z">
              <w:r w:rsidR="008472AD" w:rsidRPr="00525F09">
                <w:rPr>
                  <w:rStyle w:val="13"/>
                  <w:rFonts w:ascii="Times New Roman" w:eastAsia="標楷體" w:hAnsi="Times New Roman" w:cs="Times New Roman"/>
                  <w:kern w:val="0"/>
                </w:rPr>
                <w:t>s</w:t>
              </w:r>
            </w:ins>
            <w:ins w:id="878" w:author="Mr CHAN Kwok Hei 陳國熙" w:date="2026-01-12T11:58:00Z">
              <w:r w:rsidR="00FE38BD" w:rsidRPr="00525F09">
                <w:rPr>
                  <w:rStyle w:val="13"/>
                  <w:rFonts w:ascii="Times New Roman" w:eastAsia="標楷體" w:hAnsi="Times New Roman" w:cs="Times New Roman"/>
                  <w:kern w:val="0"/>
                </w:rPr>
                <w:t xml:space="preserve"> </w:t>
              </w:r>
              <w:del w:id="879" w:author="SEQS" w:date="2026-01-22T14:04:00Z">
                <w:r w:rsidR="00FE38BD" w:rsidRPr="00525F09">
                  <w:rPr>
                    <w:rStyle w:val="13"/>
                    <w:rFonts w:ascii="Times New Roman" w:eastAsia="標楷體" w:hAnsi="Times New Roman" w:cs="Times New Roman"/>
                    <w:kern w:val="0"/>
                  </w:rPr>
                  <w:delText>in February 2026.</w:delText>
                </w:r>
              </w:del>
            </w:ins>
            <w:ins w:id="880" w:author="SEQS" w:date="2026-01-22T14:04:00Z">
              <w:r w:rsidR="0026096C" w:rsidRPr="00525F09">
                <w:rPr>
                  <w:rStyle w:val="13"/>
                  <w:rFonts w:ascii="Times New Roman" w:eastAsia="標楷體" w:hAnsi="Times New Roman" w:cs="Times New Roman"/>
                  <w:kern w:val="0"/>
                </w:rPr>
                <w:t>accordingly.</w:t>
              </w:r>
            </w:ins>
          </w:p>
          <w:p w14:paraId="0EDED57F" w14:textId="77777777" w:rsidR="00213AC8" w:rsidRPr="00525F09" w:rsidRDefault="00213AC8" w:rsidP="00213AC8">
            <w:pPr>
              <w:jc w:val="both"/>
              <w:rPr>
                <w:lang w:val="en-US"/>
              </w:rPr>
            </w:pPr>
          </w:p>
        </w:tc>
        <w:tc>
          <w:tcPr>
            <w:tcW w:w="1701" w:type="dxa"/>
          </w:tcPr>
          <w:p w14:paraId="15B133EB" w14:textId="77777777" w:rsidR="00213AC8" w:rsidRPr="00525F09" w:rsidRDefault="00213AC8" w:rsidP="008A4978">
            <w:pPr>
              <w:jc w:val="center"/>
              <w:rPr>
                <w:kern w:val="0"/>
              </w:rPr>
            </w:pPr>
            <w:r w:rsidRPr="00525F09">
              <w:rPr>
                <w:rFonts w:eastAsia="標楷體"/>
                <w:lang w:val="en-US"/>
              </w:rPr>
              <w:t>SE/QS</w:t>
            </w:r>
          </w:p>
        </w:tc>
      </w:tr>
      <w:tr w:rsidR="00071073" w:rsidRPr="00525F09" w14:paraId="34974BE9" w14:textId="77777777" w:rsidTr="007321F8">
        <w:trPr>
          <w:trHeight w:val="558"/>
        </w:trPr>
        <w:tc>
          <w:tcPr>
            <w:tcW w:w="709" w:type="dxa"/>
          </w:tcPr>
          <w:p w14:paraId="01B19125" w14:textId="77777777" w:rsidR="00213AC8" w:rsidRPr="00525F09" w:rsidRDefault="00213AC8" w:rsidP="00213AC8">
            <w:pPr>
              <w:spacing w:line="300" w:lineRule="exact"/>
              <w:ind w:rightChars="60" w:right="144"/>
              <w:rPr>
                <w:rFonts w:eastAsia="標楷體"/>
                <w:b/>
              </w:rPr>
            </w:pPr>
          </w:p>
        </w:tc>
        <w:tc>
          <w:tcPr>
            <w:tcW w:w="1003" w:type="dxa"/>
            <w:gridSpan w:val="2"/>
          </w:tcPr>
          <w:p w14:paraId="1419E1BB"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3FF579A2" w14:textId="77777777" w:rsidR="00213AC8" w:rsidRPr="00525F09" w:rsidRDefault="00213AC8" w:rsidP="00213AC8">
            <w:pPr>
              <w:spacing w:line="300" w:lineRule="exact"/>
              <w:ind w:rightChars="106" w:right="254"/>
              <w:jc w:val="both"/>
              <w:rPr>
                <w:rFonts w:eastAsia="標楷體"/>
                <w:u w:val="single"/>
              </w:rPr>
            </w:pPr>
            <w:r w:rsidRPr="00525F09">
              <w:rPr>
                <w:rFonts w:eastAsia="標楷體"/>
                <w:u w:val="single"/>
              </w:rPr>
              <w:t>Knowledge Management Development</w:t>
            </w:r>
          </w:p>
        </w:tc>
        <w:tc>
          <w:tcPr>
            <w:tcW w:w="1701" w:type="dxa"/>
          </w:tcPr>
          <w:p w14:paraId="47481D42" w14:textId="77777777" w:rsidR="00213AC8" w:rsidRPr="00525F09" w:rsidRDefault="00213AC8" w:rsidP="00213AC8">
            <w:pPr>
              <w:spacing w:line="300" w:lineRule="exact"/>
              <w:ind w:rightChars="106" w:right="254"/>
              <w:jc w:val="both"/>
              <w:rPr>
                <w:rFonts w:eastAsia="標楷體"/>
                <w:lang w:eastAsia="zh-HK"/>
              </w:rPr>
            </w:pPr>
          </w:p>
        </w:tc>
      </w:tr>
      <w:tr w:rsidR="00071073" w:rsidRPr="00525F09" w14:paraId="2E9915CD" w14:textId="77777777" w:rsidTr="007321F8">
        <w:trPr>
          <w:trHeight w:val="558"/>
        </w:trPr>
        <w:tc>
          <w:tcPr>
            <w:tcW w:w="709" w:type="dxa"/>
          </w:tcPr>
          <w:p w14:paraId="2B4808CE" w14:textId="77777777" w:rsidR="00213AC8" w:rsidRPr="00525F09" w:rsidRDefault="00213AC8" w:rsidP="00213AC8">
            <w:pPr>
              <w:spacing w:line="300" w:lineRule="exact"/>
              <w:ind w:rightChars="60" w:right="144"/>
              <w:rPr>
                <w:rFonts w:eastAsia="標楷體"/>
                <w:b/>
              </w:rPr>
            </w:pPr>
          </w:p>
        </w:tc>
        <w:tc>
          <w:tcPr>
            <w:tcW w:w="1003" w:type="dxa"/>
            <w:gridSpan w:val="2"/>
          </w:tcPr>
          <w:p w14:paraId="0586948A"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16FD3379" w14:textId="6E886545" w:rsidR="00213AC8" w:rsidRPr="00525F09" w:rsidRDefault="003B6BB3" w:rsidP="00071073">
            <w:pPr>
              <w:tabs>
                <w:tab w:val="left" w:pos="5910"/>
              </w:tabs>
              <w:ind w:rightChars="104" w:right="250"/>
              <w:jc w:val="both"/>
              <w:rPr>
                <w:rStyle w:val="13"/>
                <w:rFonts w:ascii="Times New Roman" w:eastAsia="標楷體" w:hAnsi="Times New Roman" w:cs="Times New Roman"/>
                <w:color w:val="auto"/>
              </w:rPr>
            </w:pPr>
            <w:r w:rsidRPr="00525F09">
              <w:rPr>
                <w:rStyle w:val="13"/>
                <w:rFonts w:ascii="Times New Roman" w:eastAsia="標楷體" w:hAnsi="Times New Roman" w:cs="Times New Roman"/>
                <w:color w:val="auto"/>
              </w:rPr>
              <w:t>F</w:t>
            </w:r>
            <w:r w:rsidR="00213AC8" w:rsidRPr="00525F09">
              <w:rPr>
                <w:rStyle w:val="13"/>
                <w:rFonts w:ascii="Times New Roman" w:eastAsia="標楷體" w:hAnsi="Times New Roman" w:cs="Times New Roman"/>
                <w:color w:val="auto"/>
              </w:rPr>
              <w:t xml:space="preserve">easibility study of using AI technology in KMP </w:t>
            </w:r>
            <w:r w:rsidR="00AB4C73" w:rsidRPr="00525F09">
              <w:rPr>
                <w:rStyle w:val="13"/>
                <w:rFonts w:ascii="Times New Roman" w:eastAsia="標楷體" w:hAnsi="Times New Roman" w:cs="Times New Roman"/>
                <w:color w:val="auto"/>
              </w:rPr>
              <w:t xml:space="preserve">to enhance the search function </w:t>
            </w:r>
            <w:r w:rsidR="00213AC8" w:rsidRPr="00525F09">
              <w:rPr>
                <w:rStyle w:val="13"/>
                <w:rFonts w:ascii="Times New Roman" w:eastAsia="標楷體" w:hAnsi="Times New Roman" w:cs="Times New Roman"/>
                <w:color w:val="auto"/>
              </w:rPr>
              <w:t xml:space="preserve">was </w:t>
            </w:r>
            <w:r w:rsidRPr="00525F09">
              <w:rPr>
                <w:rStyle w:val="13"/>
                <w:rFonts w:ascii="Times New Roman" w:eastAsia="標楷體" w:hAnsi="Times New Roman" w:cs="Times New Roman"/>
                <w:color w:val="auto"/>
              </w:rPr>
              <w:t>completed</w:t>
            </w:r>
            <w:r w:rsidR="00213AC8" w:rsidRPr="00525F09">
              <w:rPr>
                <w:rStyle w:val="13"/>
                <w:rFonts w:ascii="Times New Roman" w:eastAsia="標楷體" w:hAnsi="Times New Roman" w:cs="Times New Roman"/>
                <w:color w:val="auto"/>
              </w:rPr>
              <w:t>,</w:t>
            </w:r>
            <w:r w:rsidRPr="00525F09">
              <w:rPr>
                <w:rStyle w:val="13"/>
                <w:rFonts w:ascii="Times New Roman" w:eastAsia="標楷體" w:hAnsi="Times New Roman" w:cs="Times New Roman"/>
                <w:color w:val="auto"/>
              </w:rPr>
              <w:t xml:space="preserve"> tender documents under preparation and the tender would be invited within FY25/26</w:t>
            </w:r>
            <w:r w:rsidR="00213AC8" w:rsidRPr="00525F09">
              <w:rPr>
                <w:rStyle w:val="13"/>
                <w:rFonts w:ascii="Times New Roman" w:eastAsia="標楷體" w:hAnsi="Times New Roman" w:cs="Times New Roman"/>
                <w:color w:val="auto"/>
              </w:rPr>
              <w:t>.</w:t>
            </w:r>
          </w:p>
          <w:p w14:paraId="0AAC6B6C" w14:textId="77777777" w:rsidR="00213AC8" w:rsidRPr="00525F09" w:rsidRDefault="00213AC8" w:rsidP="00071073">
            <w:pPr>
              <w:tabs>
                <w:tab w:val="left" w:pos="5910"/>
              </w:tabs>
              <w:ind w:rightChars="104" w:right="250"/>
              <w:jc w:val="both"/>
              <w:rPr>
                <w:rStyle w:val="13"/>
                <w:rFonts w:ascii="Times New Roman" w:eastAsia="標楷體" w:hAnsi="Times New Roman" w:cs="Times New Roman"/>
                <w:color w:val="auto"/>
              </w:rPr>
            </w:pPr>
          </w:p>
          <w:p w14:paraId="13A1C622" w14:textId="66354560" w:rsidR="00213AC8" w:rsidRPr="00525F09" w:rsidRDefault="00213AC8" w:rsidP="00071073">
            <w:pPr>
              <w:tabs>
                <w:tab w:val="left" w:pos="5910"/>
              </w:tabs>
              <w:ind w:rightChars="104" w:right="250"/>
              <w:jc w:val="both"/>
              <w:rPr>
                <w:rStyle w:val="13"/>
                <w:rFonts w:ascii="Times New Roman" w:eastAsia="標楷體" w:hAnsi="Times New Roman" w:cs="Times New Roman"/>
                <w:color w:val="auto"/>
              </w:rPr>
            </w:pPr>
            <w:r w:rsidRPr="00525F09">
              <w:rPr>
                <w:rStyle w:val="13"/>
                <w:rFonts w:ascii="Times New Roman" w:eastAsia="標楷體" w:hAnsi="Times New Roman" w:cs="Times New Roman"/>
                <w:color w:val="auto"/>
              </w:rPr>
              <w:t xml:space="preserve">To further promote a knowledge sharing culture within EMSD, a new knowledge management video competition was announced in May 2025, encouraging our staff to participate and share their expertise knowledge with colleagues. </w:t>
            </w:r>
            <w:r w:rsidR="003B6BB3" w:rsidRPr="00525F09">
              <w:rPr>
                <w:rStyle w:val="13"/>
                <w:rFonts w:ascii="Times New Roman" w:eastAsia="標楷體" w:hAnsi="Times New Roman" w:cs="Times New Roman"/>
                <w:color w:val="auto"/>
              </w:rPr>
              <w:t xml:space="preserve">42 submissions had been received. Adjudication </w:t>
            </w:r>
            <w:r w:rsidR="00212F26" w:rsidRPr="00525F09">
              <w:rPr>
                <w:rStyle w:val="13"/>
                <w:rFonts w:ascii="Times New Roman" w:eastAsia="標楷體" w:hAnsi="Times New Roman" w:cs="Times New Roman"/>
                <w:color w:val="auto"/>
              </w:rPr>
              <w:t>was</w:t>
            </w:r>
            <w:r w:rsidR="003B6BB3" w:rsidRPr="00525F09">
              <w:rPr>
                <w:rStyle w:val="13"/>
                <w:rFonts w:ascii="Times New Roman" w:eastAsia="標楷體" w:hAnsi="Times New Roman" w:cs="Times New Roman"/>
                <w:color w:val="auto"/>
              </w:rPr>
              <w:t xml:space="preserve"> underway.</w:t>
            </w:r>
          </w:p>
          <w:p w14:paraId="0B44B01F" w14:textId="77777777" w:rsidR="00213AC8" w:rsidRPr="00525F09" w:rsidRDefault="00213AC8" w:rsidP="00071073">
            <w:pPr>
              <w:tabs>
                <w:tab w:val="left" w:pos="5910"/>
              </w:tabs>
              <w:ind w:rightChars="104" w:right="250"/>
              <w:jc w:val="both"/>
              <w:rPr>
                <w:rStyle w:val="13"/>
                <w:rFonts w:ascii="Times New Roman" w:eastAsia="標楷體" w:hAnsi="Times New Roman" w:cs="Times New Roman"/>
                <w:color w:val="auto"/>
              </w:rPr>
            </w:pPr>
          </w:p>
          <w:p w14:paraId="6525510D" w14:textId="2F215B4C" w:rsidR="00213AC8" w:rsidRPr="00525F09" w:rsidRDefault="00213AC8" w:rsidP="00071073">
            <w:pPr>
              <w:tabs>
                <w:tab w:val="left" w:pos="5910"/>
              </w:tabs>
              <w:ind w:rightChars="104" w:right="250"/>
              <w:jc w:val="both"/>
              <w:rPr>
                <w:rStyle w:val="13"/>
                <w:rFonts w:ascii="Times New Roman" w:hAnsi="Times New Roman" w:cs="Times New Roman"/>
              </w:rPr>
            </w:pPr>
            <w:r w:rsidRPr="00525F09">
              <w:rPr>
                <w:rStyle w:val="13"/>
                <w:rFonts w:ascii="Times New Roman" w:hAnsi="Times New Roman" w:cs="Times New Roman"/>
                <w:color w:val="auto"/>
              </w:rPr>
              <w:t xml:space="preserve">A quotation was </w:t>
            </w:r>
            <w:r w:rsidR="003B6BB3" w:rsidRPr="00525F09">
              <w:rPr>
                <w:rStyle w:val="13"/>
                <w:rFonts w:ascii="Times New Roman" w:hAnsi="Times New Roman" w:cs="Times New Roman"/>
                <w:color w:val="auto"/>
              </w:rPr>
              <w:t>awarded to ARUP</w:t>
            </w:r>
            <w:r w:rsidRPr="00525F09">
              <w:rPr>
                <w:rStyle w:val="13"/>
                <w:rFonts w:ascii="Times New Roman" w:hAnsi="Times New Roman" w:cs="Times New Roman"/>
                <w:color w:val="auto"/>
              </w:rPr>
              <w:t xml:space="preserve"> for conduction of benchmarking of EMSD’s Knowledge Management (KM) practices against those of well-known organisations, and to evaluate current KM practices and identify opportunities for improvement.</w:t>
            </w:r>
            <w:r w:rsidR="003B6BB3" w:rsidRPr="00525F09">
              <w:rPr>
                <w:rStyle w:val="13"/>
                <w:rFonts w:ascii="Times New Roman" w:hAnsi="Times New Roman" w:cs="Times New Roman"/>
                <w:color w:val="auto"/>
              </w:rPr>
              <w:t xml:space="preserve"> </w:t>
            </w:r>
            <w:ins w:id="881" w:author="Ms CHAN Cheuk Shan 陳芍珊女士" w:date="2026-01-13T16:42:00Z">
              <w:r w:rsidR="00E03235" w:rsidRPr="00525F09">
                <w:rPr>
                  <w:rStyle w:val="13"/>
                  <w:rFonts w:ascii="Times New Roman" w:hAnsi="Times New Roman" w:cs="Times New Roman"/>
                </w:rPr>
                <w:t>Interview with different groups were underway.</w:t>
              </w:r>
            </w:ins>
          </w:p>
          <w:p w14:paraId="3E0D4CD6" w14:textId="77777777" w:rsidR="003B6BB3" w:rsidRPr="00525F09" w:rsidRDefault="003B6BB3" w:rsidP="00071073">
            <w:pPr>
              <w:tabs>
                <w:tab w:val="left" w:pos="5910"/>
              </w:tabs>
              <w:ind w:rightChars="104" w:right="250"/>
              <w:jc w:val="both"/>
              <w:rPr>
                <w:rStyle w:val="13"/>
                <w:rFonts w:ascii="Times New Roman" w:hAnsi="Times New Roman" w:cs="Times New Roman"/>
                <w:color w:val="auto"/>
                <w:lang w:val="en-US"/>
              </w:rPr>
            </w:pPr>
          </w:p>
          <w:p w14:paraId="56805521" w14:textId="1BE76916" w:rsidR="003B6BB3" w:rsidRPr="00525F09" w:rsidRDefault="003B6BB3" w:rsidP="00071073">
            <w:pPr>
              <w:tabs>
                <w:tab w:val="left" w:pos="5910"/>
              </w:tabs>
              <w:ind w:rightChars="104" w:right="250"/>
              <w:jc w:val="both"/>
              <w:rPr>
                <w:rStyle w:val="13"/>
                <w:rFonts w:ascii="Times New Roman" w:hAnsi="Times New Roman" w:cs="Times New Roman"/>
                <w:color w:val="auto"/>
                <w:lang w:val="en-US"/>
              </w:rPr>
            </w:pPr>
            <w:r w:rsidRPr="00525F09">
              <w:rPr>
                <w:rStyle w:val="13"/>
                <w:rFonts w:ascii="Times New Roman" w:hAnsi="Times New Roman" w:cs="Times New Roman"/>
                <w:color w:val="auto"/>
                <w:lang w:val="en-US"/>
              </w:rPr>
              <w:t xml:space="preserve">EMSD has been awarded the “Top Winner” award and the “Best in Technology Development” award at the HK MIKE Award 2025. </w:t>
            </w:r>
            <w:r w:rsidR="004F4203" w:rsidRPr="00525F09">
              <w:rPr>
                <w:rStyle w:val="13"/>
                <w:rFonts w:ascii="Times New Roman" w:hAnsi="Times New Roman" w:cs="Times New Roman"/>
                <w:color w:val="auto"/>
                <w:lang w:val="en-US"/>
              </w:rPr>
              <w:t xml:space="preserve">The awarding ceremony </w:t>
            </w:r>
            <w:r w:rsidR="00212F26" w:rsidRPr="00525F09">
              <w:rPr>
                <w:rStyle w:val="13"/>
                <w:rFonts w:ascii="Times New Roman" w:hAnsi="Times New Roman" w:cs="Times New Roman"/>
                <w:color w:val="auto"/>
                <w:lang w:val="en-US"/>
              </w:rPr>
              <w:t>was</w:t>
            </w:r>
            <w:r w:rsidR="004F4203" w:rsidRPr="00525F09">
              <w:rPr>
                <w:rStyle w:val="13"/>
                <w:rFonts w:ascii="Times New Roman" w:hAnsi="Times New Roman" w:cs="Times New Roman"/>
                <w:color w:val="auto"/>
                <w:lang w:val="en-US"/>
              </w:rPr>
              <w:t xml:space="preserve"> </w:t>
            </w:r>
            <w:del w:id="882" w:author="Ms CHAN Cheuk Shan 陳芍珊女士" w:date="2026-01-13T16:43:00Z">
              <w:r w:rsidR="004F4203" w:rsidRPr="00525F09">
                <w:rPr>
                  <w:rStyle w:val="13"/>
                  <w:rFonts w:ascii="Times New Roman" w:hAnsi="Times New Roman" w:cs="Times New Roman"/>
                  <w:color w:val="auto"/>
                  <w:lang w:val="en-US"/>
                </w:rPr>
                <w:delText xml:space="preserve">tentatively </w:delText>
              </w:r>
            </w:del>
            <w:del w:id="883" w:author="SEQS" w:date="2026-01-22T14:04:00Z">
              <w:r w:rsidR="004F4203" w:rsidRPr="00525F09">
                <w:rPr>
                  <w:rStyle w:val="13"/>
                  <w:rFonts w:ascii="Times New Roman" w:hAnsi="Times New Roman" w:cs="Times New Roman"/>
                  <w:color w:val="auto"/>
                  <w:lang w:val="en-US"/>
                </w:rPr>
                <w:delText>scheduled during</w:delText>
              </w:r>
            </w:del>
            <w:ins w:id="884" w:author="SEQS" w:date="2026-01-22T14:04:00Z">
              <w:r w:rsidR="0026096C" w:rsidRPr="00525F09">
                <w:rPr>
                  <w:rStyle w:val="13"/>
                  <w:rFonts w:ascii="Times New Roman" w:hAnsi="Times New Roman" w:cs="Times New Roman"/>
                  <w:color w:val="auto"/>
                  <w:lang w:val="en-US"/>
                </w:rPr>
                <w:t>held in</w:t>
              </w:r>
            </w:ins>
            <w:r w:rsidR="004F4203" w:rsidRPr="00525F09">
              <w:rPr>
                <w:rStyle w:val="13"/>
                <w:rFonts w:ascii="Times New Roman" w:hAnsi="Times New Roman" w:cs="Times New Roman"/>
                <w:color w:val="auto"/>
                <w:lang w:val="en-US"/>
              </w:rPr>
              <w:t xml:space="preserve"> the Asian Knowledge and Innovation Forum </w:t>
            </w:r>
            <w:del w:id="885" w:author="SEQS" w:date="2026-01-22T14:04:00Z">
              <w:r w:rsidR="004F4203" w:rsidRPr="00525F09">
                <w:rPr>
                  <w:rStyle w:val="13"/>
                  <w:rFonts w:ascii="Times New Roman" w:hAnsi="Times New Roman" w:cs="Times New Roman"/>
                  <w:color w:val="auto"/>
                  <w:lang w:val="en-US"/>
                </w:rPr>
                <w:delText>from 28 to</w:delText>
              </w:r>
            </w:del>
            <w:ins w:id="886" w:author="SEQS" w:date="2026-01-22T14:04:00Z">
              <w:r w:rsidR="0026096C" w:rsidRPr="00525F09">
                <w:rPr>
                  <w:rStyle w:val="13"/>
                  <w:rFonts w:ascii="Times New Roman" w:hAnsi="Times New Roman" w:cs="Times New Roman"/>
                  <w:color w:val="auto"/>
                  <w:lang w:val="en-US"/>
                </w:rPr>
                <w:t>on</w:t>
              </w:r>
            </w:ins>
            <w:r w:rsidR="004F4203" w:rsidRPr="00525F09">
              <w:rPr>
                <w:rStyle w:val="13"/>
                <w:rFonts w:ascii="Times New Roman" w:hAnsi="Times New Roman" w:cs="Times New Roman"/>
                <w:color w:val="auto"/>
                <w:lang w:val="en-US"/>
              </w:rPr>
              <w:t xml:space="preserve"> 29 January 2026. Details </w:t>
            </w:r>
            <w:r w:rsidR="00212F26" w:rsidRPr="00525F09">
              <w:rPr>
                <w:rStyle w:val="13"/>
                <w:rFonts w:ascii="Times New Roman" w:hAnsi="Times New Roman" w:cs="Times New Roman"/>
                <w:color w:val="auto"/>
                <w:lang w:val="en-US"/>
              </w:rPr>
              <w:t>would</w:t>
            </w:r>
            <w:r w:rsidR="004F4203" w:rsidRPr="00525F09">
              <w:rPr>
                <w:rStyle w:val="13"/>
                <w:rFonts w:ascii="Times New Roman" w:hAnsi="Times New Roman" w:cs="Times New Roman"/>
                <w:color w:val="auto"/>
                <w:lang w:val="en-US"/>
              </w:rPr>
              <w:t xml:space="preserve"> be announced by the HK MIKE Award organizer. Besides, </w:t>
            </w:r>
            <w:del w:id="887" w:author="Ms CHAN Cheuk Shan 陳芍珊女士" w:date="2026-01-13T16:43:00Z">
              <w:r w:rsidRPr="00525F09">
                <w:rPr>
                  <w:rStyle w:val="13"/>
                  <w:rFonts w:ascii="Times New Roman" w:hAnsi="Times New Roman" w:cs="Times New Roman"/>
                  <w:color w:val="auto"/>
                  <w:lang w:val="en-US"/>
                </w:rPr>
                <w:delText xml:space="preserve">EMSD </w:delText>
              </w:r>
              <w:r w:rsidR="00212F26" w:rsidRPr="00525F09">
                <w:rPr>
                  <w:rStyle w:val="13"/>
                  <w:rFonts w:ascii="Times New Roman" w:hAnsi="Times New Roman" w:cs="Times New Roman"/>
                  <w:color w:val="auto"/>
                  <w:lang w:val="en-US"/>
                </w:rPr>
                <w:delText>was</w:delText>
              </w:r>
              <w:r w:rsidRPr="00525F09">
                <w:rPr>
                  <w:rStyle w:val="13"/>
                  <w:rFonts w:ascii="Times New Roman" w:hAnsi="Times New Roman" w:cs="Times New Roman"/>
                  <w:color w:val="auto"/>
                  <w:lang w:val="en-US"/>
                </w:rPr>
                <w:delText xml:space="preserve"> nominated to participate in the Global MIKE Award 2025. Submission had been submitted in Sept</w:delText>
              </w:r>
              <w:r w:rsidR="007B69C4" w:rsidRPr="00525F09">
                <w:rPr>
                  <w:rStyle w:val="13"/>
                  <w:rFonts w:ascii="Times New Roman" w:hAnsi="Times New Roman" w:cs="Times New Roman"/>
                  <w:color w:val="auto"/>
                  <w:lang w:val="en-US"/>
                </w:rPr>
                <w:delText>ember</w:delText>
              </w:r>
              <w:r w:rsidRPr="00525F09">
                <w:rPr>
                  <w:rStyle w:val="13"/>
                  <w:rFonts w:ascii="Times New Roman" w:hAnsi="Times New Roman" w:cs="Times New Roman"/>
                  <w:color w:val="auto"/>
                  <w:lang w:val="en-US"/>
                </w:rPr>
                <w:delText xml:space="preserve"> 2025. </w:delText>
              </w:r>
              <w:r w:rsidR="004F4203" w:rsidRPr="00525F09" w:rsidDel="00E03235">
                <w:rPr>
                  <w:rStyle w:val="13"/>
                  <w:rFonts w:ascii="Times New Roman" w:hAnsi="Times New Roman" w:cs="Times New Roman"/>
                  <w:color w:val="auto"/>
                  <w:lang w:val="en-US"/>
                </w:rPr>
                <w:delText xml:space="preserve">Result </w:delText>
              </w:r>
              <w:r w:rsidR="00212F26" w:rsidRPr="00525F09" w:rsidDel="00E03235">
                <w:rPr>
                  <w:rStyle w:val="13"/>
                  <w:rFonts w:ascii="Times New Roman" w:hAnsi="Times New Roman" w:cs="Times New Roman"/>
                  <w:color w:val="auto"/>
                  <w:lang w:val="en-US"/>
                </w:rPr>
                <w:delText>was</w:delText>
              </w:r>
              <w:r w:rsidR="004F4203" w:rsidRPr="00525F09" w:rsidDel="00E03235">
                <w:rPr>
                  <w:rStyle w:val="13"/>
                  <w:rFonts w:ascii="Times New Roman" w:hAnsi="Times New Roman" w:cs="Times New Roman"/>
                  <w:color w:val="auto"/>
                  <w:lang w:val="en-US"/>
                </w:rPr>
                <w:delText xml:space="preserve"> anticipated to be announced in late 2025/ early 2026.</w:delText>
              </w:r>
            </w:del>
            <w:ins w:id="888" w:author="Ms CHAN Cheuk Shan 陳芍珊女士" w:date="2026-01-13T16:43:00Z">
              <w:r w:rsidR="00E03235" w:rsidRPr="00525F09">
                <w:rPr>
                  <w:rStyle w:val="13"/>
                  <w:rFonts w:ascii="Times New Roman" w:hAnsi="Times New Roman" w:cs="Times New Roman"/>
                  <w:lang w:val="en-US"/>
                </w:rPr>
                <w:t xml:space="preserve">EMSD has been awarded the “Most </w:t>
              </w:r>
            </w:ins>
            <w:ins w:id="889" w:author="Ms CHAN Cheuk Shan 陳芍珊女士" w:date="2026-01-13T16:44:00Z">
              <w:r w:rsidR="00E03235" w:rsidRPr="00525F09">
                <w:rPr>
                  <w:rStyle w:val="13"/>
                  <w:rFonts w:ascii="Times New Roman" w:hAnsi="Times New Roman" w:cs="Times New Roman"/>
                  <w:lang w:val="en-US"/>
                </w:rPr>
                <w:t xml:space="preserve">Outstanding Winner” of the Global MIKE Award 2025. The awarding ceremony was tentatively scheduled during the </w:t>
              </w:r>
            </w:ins>
            <w:ins w:id="890" w:author="Ms CHAN Cheuk Shan 陳芍珊女士" w:date="2026-01-13T16:45:00Z">
              <w:r w:rsidR="00E03235" w:rsidRPr="00525F09">
                <w:rPr>
                  <w:rStyle w:val="13"/>
                  <w:rFonts w:ascii="Times New Roman" w:hAnsi="Times New Roman" w:cs="Times New Roman"/>
                  <w:lang w:val="en-US"/>
                </w:rPr>
                <w:t>KIMPACT Forum 2026 in Bangkok</w:t>
              </w:r>
              <w:del w:id="891" w:author="SEQS" w:date="2026-01-13T17:53:00Z">
                <w:r w:rsidR="00E03235" w:rsidRPr="00525F09" w:rsidDel="009D4B95">
                  <w:rPr>
                    <w:rStyle w:val="13"/>
                    <w:rFonts w:ascii="Times New Roman" w:hAnsi="Times New Roman" w:cs="Times New Roman"/>
                    <w:lang w:val="en-US"/>
                  </w:rPr>
                  <w:delText>, from 18 to 20</w:delText>
                </w:r>
              </w:del>
            </w:ins>
            <w:ins w:id="892" w:author="SEQS" w:date="2026-01-13T17:53:00Z">
              <w:r w:rsidR="009D4B95" w:rsidRPr="00525F09">
                <w:rPr>
                  <w:rStyle w:val="13"/>
                  <w:rFonts w:ascii="Times New Roman" w:hAnsi="Times New Roman" w:cs="Times New Roman"/>
                  <w:lang w:val="en-US"/>
                </w:rPr>
                <w:t xml:space="preserve"> in</w:t>
              </w:r>
            </w:ins>
            <w:ins w:id="893" w:author="Ms CHAN Cheuk Shan 陳芍珊女士" w:date="2026-01-13T16:45:00Z">
              <w:r w:rsidR="00E03235" w:rsidRPr="00525F09">
                <w:rPr>
                  <w:rStyle w:val="13"/>
                  <w:rFonts w:ascii="Times New Roman" w:hAnsi="Times New Roman" w:cs="Times New Roman"/>
                  <w:lang w:val="en-US"/>
                </w:rPr>
                <w:t xml:space="preserve"> March 2026. Details would be announced by the Global MIKE Award organizer.</w:t>
              </w:r>
            </w:ins>
          </w:p>
          <w:p w14:paraId="63A35DFA" w14:textId="77777777" w:rsidR="00213AC8" w:rsidRPr="00525F09" w:rsidRDefault="00213AC8" w:rsidP="00213AC8">
            <w:pPr>
              <w:jc w:val="both"/>
              <w:rPr>
                <w:rStyle w:val="13"/>
                <w:rFonts w:ascii="Times New Roman" w:eastAsia="標楷體" w:hAnsi="Times New Roman" w:cs="Times New Roman"/>
                <w:color w:val="auto"/>
              </w:rPr>
            </w:pPr>
          </w:p>
        </w:tc>
        <w:tc>
          <w:tcPr>
            <w:tcW w:w="1701" w:type="dxa"/>
          </w:tcPr>
          <w:p w14:paraId="0D591C23" w14:textId="77777777" w:rsidR="00213AC8" w:rsidRPr="00525F09" w:rsidRDefault="00213AC8" w:rsidP="008A4978">
            <w:pPr>
              <w:jc w:val="center"/>
              <w:rPr>
                <w:rStyle w:val="13"/>
                <w:rFonts w:ascii="Times New Roman" w:eastAsia="標楷體" w:hAnsi="Times New Roman" w:cs="Times New Roman"/>
                <w:color w:val="auto"/>
                <w:kern w:val="0"/>
              </w:rPr>
            </w:pPr>
            <w:r w:rsidRPr="00525F09">
              <w:rPr>
                <w:rFonts w:eastAsia="標楷體"/>
                <w:lang w:val="en-US"/>
              </w:rPr>
              <w:t>SE/QS</w:t>
            </w:r>
          </w:p>
        </w:tc>
      </w:tr>
      <w:tr w:rsidR="00071073" w:rsidRPr="00525F09" w14:paraId="3CD99ED9" w14:textId="77777777" w:rsidTr="007321F8">
        <w:trPr>
          <w:trHeight w:val="558"/>
        </w:trPr>
        <w:tc>
          <w:tcPr>
            <w:tcW w:w="709" w:type="dxa"/>
          </w:tcPr>
          <w:p w14:paraId="41E61DF5" w14:textId="77777777" w:rsidR="00213AC8" w:rsidRPr="00525F09" w:rsidRDefault="00213AC8" w:rsidP="00213AC8">
            <w:pPr>
              <w:spacing w:line="300" w:lineRule="exact"/>
              <w:ind w:rightChars="60" w:right="144"/>
              <w:rPr>
                <w:rFonts w:eastAsia="標楷體"/>
                <w:b/>
              </w:rPr>
            </w:pPr>
          </w:p>
        </w:tc>
        <w:tc>
          <w:tcPr>
            <w:tcW w:w="1003" w:type="dxa"/>
            <w:gridSpan w:val="2"/>
          </w:tcPr>
          <w:p w14:paraId="34181A98"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BC103DA"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OSH Promotion Activities</w:t>
            </w:r>
          </w:p>
        </w:tc>
        <w:tc>
          <w:tcPr>
            <w:tcW w:w="1701" w:type="dxa"/>
          </w:tcPr>
          <w:p w14:paraId="56BD7260"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u w:val="single"/>
                <w:lang w:eastAsia="zh-HK"/>
              </w:rPr>
            </w:pPr>
          </w:p>
        </w:tc>
      </w:tr>
      <w:tr w:rsidR="00071073" w:rsidRPr="00525F09" w14:paraId="19450D81" w14:textId="77777777" w:rsidTr="007321F8">
        <w:trPr>
          <w:trHeight w:val="558"/>
        </w:trPr>
        <w:tc>
          <w:tcPr>
            <w:tcW w:w="709" w:type="dxa"/>
          </w:tcPr>
          <w:p w14:paraId="03AFB9BC" w14:textId="77777777" w:rsidR="00213AC8" w:rsidRPr="00525F09" w:rsidRDefault="00213AC8" w:rsidP="00213AC8">
            <w:pPr>
              <w:spacing w:line="300" w:lineRule="exact"/>
              <w:ind w:rightChars="60" w:right="144"/>
              <w:rPr>
                <w:rFonts w:eastAsia="標楷體"/>
                <w:b/>
              </w:rPr>
            </w:pPr>
          </w:p>
        </w:tc>
        <w:tc>
          <w:tcPr>
            <w:tcW w:w="1003" w:type="dxa"/>
            <w:gridSpan w:val="2"/>
          </w:tcPr>
          <w:p w14:paraId="07751F0B"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33348FE3" w14:textId="77777777" w:rsidR="00213AC8" w:rsidRPr="00525F09" w:rsidRDefault="00213AC8" w:rsidP="00213AC8">
            <w:pPr>
              <w:tabs>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Q&amp;S Day cum Safety Conference</w:t>
            </w:r>
          </w:p>
          <w:p w14:paraId="0280B55C" w14:textId="77777777" w:rsidR="00213AC8" w:rsidRPr="00525F09" w:rsidRDefault="00213AC8" w:rsidP="00213AC8">
            <w:pPr>
              <w:tabs>
                <w:tab w:val="left" w:pos="461"/>
              </w:tabs>
              <w:autoSpaceDE w:val="0"/>
              <w:autoSpaceDN w:val="0"/>
              <w:adjustRightInd w:val="0"/>
              <w:spacing w:line="300" w:lineRule="exact"/>
              <w:ind w:rightChars="106" w:right="254" w:firstLine="1"/>
              <w:jc w:val="both"/>
              <w:rPr>
                <w:rStyle w:val="13"/>
                <w:rFonts w:ascii="Times New Roman" w:hAnsi="Times New Roman" w:cs="Times New Roman"/>
                <w:color w:val="auto"/>
                <w:lang w:val="en-US"/>
              </w:rPr>
            </w:pPr>
          </w:p>
          <w:p w14:paraId="0258107A" w14:textId="38B75E07" w:rsidR="00213AC8" w:rsidRPr="00525F09" w:rsidRDefault="00213AC8" w:rsidP="00071073">
            <w:pPr>
              <w:tabs>
                <w:tab w:val="left" w:pos="461"/>
              </w:tabs>
              <w:autoSpaceDE w:val="0"/>
              <w:autoSpaceDN w:val="0"/>
              <w:adjustRightInd w:val="0"/>
              <w:spacing w:line="300" w:lineRule="exact"/>
              <w:ind w:rightChars="106" w:right="254"/>
              <w:jc w:val="both"/>
              <w:rPr>
                <w:rFonts w:eastAsia="標楷體"/>
                <w:u w:val="single"/>
                <w:lang w:val="en-US"/>
              </w:rPr>
            </w:pPr>
            <w:r w:rsidRPr="00525F09">
              <w:rPr>
                <w:rStyle w:val="13"/>
                <w:rFonts w:ascii="Times New Roman" w:hAnsi="Times New Roman" w:cs="Times New Roman"/>
                <w:color w:val="auto"/>
                <w:lang w:val="en-US"/>
              </w:rPr>
              <w:t xml:space="preserve">The Safety Conference (jointly </w:t>
            </w:r>
            <w:proofErr w:type="spellStart"/>
            <w:r w:rsidRPr="00525F09">
              <w:rPr>
                <w:rStyle w:val="13"/>
                <w:rFonts w:ascii="Times New Roman" w:hAnsi="Times New Roman" w:cs="Times New Roman"/>
                <w:color w:val="auto"/>
                <w:lang w:val="en-US"/>
              </w:rPr>
              <w:t>organised</w:t>
            </w:r>
            <w:proofErr w:type="spellEnd"/>
            <w:r w:rsidRPr="00525F09">
              <w:rPr>
                <w:rStyle w:val="13"/>
                <w:rFonts w:ascii="Times New Roman" w:hAnsi="Times New Roman" w:cs="Times New Roman"/>
                <w:color w:val="auto"/>
                <w:lang w:val="en-US"/>
              </w:rPr>
              <w:t xml:space="preserve"> by HKSTP and OSHC) would be held on 12 February 2026</w:t>
            </w:r>
            <w:r w:rsidR="004F4203" w:rsidRPr="00525F09">
              <w:rPr>
                <w:rStyle w:val="13"/>
                <w:rFonts w:ascii="Times New Roman" w:hAnsi="Times New Roman" w:cs="Times New Roman"/>
                <w:color w:val="auto"/>
                <w:lang w:val="en-US"/>
              </w:rPr>
              <w:t xml:space="preserve"> in Theatre 1, HKCEC</w:t>
            </w:r>
            <w:r w:rsidRPr="00525F09">
              <w:rPr>
                <w:rStyle w:val="13"/>
                <w:rFonts w:ascii="Times New Roman" w:hAnsi="Times New Roman" w:cs="Times New Roman"/>
                <w:color w:val="auto"/>
                <w:lang w:val="en-US"/>
              </w:rPr>
              <w:t xml:space="preserve">. </w:t>
            </w:r>
            <w:r w:rsidR="004F4203" w:rsidRPr="00525F09">
              <w:rPr>
                <w:rStyle w:val="13"/>
                <w:rFonts w:ascii="Times New Roman" w:hAnsi="Times New Roman" w:cs="Times New Roman"/>
                <w:color w:val="auto"/>
                <w:lang w:val="en-US"/>
              </w:rPr>
              <w:t xml:space="preserve">The service quotation for event management had been awarded in September 2025. </w:t>
            </w:r>
            <w:r w:rsidR="00212F26" w:rsidRPr="00525F09">
              <w:rPr>
                <w:rStyle w:val="13"/>
                <w:rFonts w:ascii="Times New Roman" w:hAnsi="Times New Roman" w:cs="Times New Roman"/>
                <w:color w:val="auto"/>
                <w:lang w:val="en-US"/>
              </w:rPr>
              <w:t xml:space="preserve">Another </w:t>
            </w:r>
            <w:r w:rsidR="004F4203" w:rsidRPr="00525F09">
              <w:rPr>
                <w:rStyle w:val="13"/>
                <w:rFonts w:ascii="Times New Roman" w:hAnsi="Times New Roman" w:cs="Times New Roman"/>
                <w:color w:val="auto"/>
                <w:lang w:val="en-US"/>
              </w:rPr>
              <w:t>OC meeting had been conducted in early October 2025</w:t>
            </w:r>
            <w:ins w:id="894" w:author="Ms CHAN Cheuk Shan 陳芍珊女士" w:date="2026-01-13T16:55:00Z">
              <w:r w:rsidR="00650FB7" w:rsidRPr="00525F09">
                <w:rPr>
                  <w:rStyle w:val="13"/>
                  <w:rFonts w:ascii="Times New Roman" w:hAnsi="Times New Roman" w:cs="Times New Roman"/>
                  <w:color w:val="auto"/>
                  <w:lang w:val="en-US"/>
                </w:rPr>
                <w:t xml:space="preserve"> </w:t>
              </w:r>
              <w:r w:rsidR="00650FB7" w:rsidRPr="00525F09">
                <w:rPr>
                  <w:rStyle w:val="13"/>
                  <w:rFonts w:ascii="Times New Roman" w:hAnsi="Times New Roman" w:cs="Times New Roman"/>
                  <w:lang w:val="en-US"/>
                </w:rPr>
                <w:t xml:space="preserve">and </w:t>
              </w:r>
              <w:del w:id="895" w:author="SEQS" w:date="2026-01-22T14:05:00Z">
                <w:r w:rsidR="00650FB7" w:rsidRPr="00525F09">
                  <w:rPr>
                    <w:rStyle w:val="13"/>
                    <w:rFonts w:ascii="Times New Roman" w:hAnsi="Times New Roman" w:cs="Times New Roman"/>
                    <w:lang w:val="en-US"/>
                  </w:rPr>
                  <w:delText>to be</w:delText>
                </w:r>
              </w:del>
            </w:ins>
            <w:ins w:id="896" w:author="SEQS" w:date="2026-01-22T14:05:00Z">
              <w:r w:rsidR="0026096C" w:rsidRPr="00525F09">
                <w:rPr>
                  <w:rStyle w:val="13"/>
                  <w:rFonts w:ascii="Times New Roman" w:hAnsi="Times New Roman" w:cs="Times New Roman"/>
                  <w:lang w:val="en-US"/>
                </w:rPr>
                <w:t>was</w:t>
              </w:r>
            </w:ins>
            <w:ins w:id="897" w:author="Ms CHAN Cheuk Shan 陳芍珊女士" w:date="2026-01-13T16:55:00Z">
              <w:r w:rsidR="00650FB7" w:rsidRPr="00525F09">
                <w:rPr>
                  <w:rStyle w:val="13"/>
                  <w:rFonts w:ascii="Times New Roman" w:hAnsi="Times New Roman" w:cs="Times New Roman"/>
                  <w:lang w:val="en-US"/>
                </w:rPr>
                <w:t xml:space="preserve"> conducted in late January 2026</w:t>
              </w:r>
            </w:ins>
            <w:r w:rsidR="004F4203" w:rsidRPr="00525F09">
              <w:rPr>
                <w:rStyle w:val="13"/>
                <w:rFonts w:ascii="Times New Roman" w:hAnsi="Times New Roman" w:cs="Times New Roman"/>
                <w:lang w:val="en-US"/>
              </w:rPr>
              <w:t>.</w:t>
            </w:r>
            <w:r w:rsidR="004F4203" w:rsidRPr="00525F09">
              <w:rPr>
                <w:rStyle w:val="13"/>
                <w:rFonts w:ascii="Times New Roman" w:hAnsi="Times New Roman" w:cs="Times New Roman"/>
                <w:color w:val="auto"/>
                <w:lang w:val="en-US"/>
              </w:rPr>
              <w:t xml:space="preserve"> VIP guests and supporting organizations ha</w:t>
            </w:r>
            <w:r w:rsidR="00212F26" w:rsidRPr="00525F09">
              <w:rPr>
                <w:rStyle w:val="13"/>
                <w:rFonts w:ascii="Times New Roman" w:hAnsi="Times New Roman" w:cs="Times New Roman"/>
                <w:color w:val="auto"/>
                <w:lang w:val="en-US"/>
              </w:rPr>
              <w:t>d</w:t>
            </w:r>
            <w:r w:rsidR="004F4203" w:rsidRPr="00525F09">
              <w:rPr>
                <w:rStyle w:val="13"/>
                <w:rFonts w:ascii="Times New Roman" w:hAnsi="Times New Roman" w:cs="Times New Roman"/>
                <w:color w:val="auto"/>
                <w:lang w:val="en-US"/>
              </w:rPr>
              <w:t xml:space="preserve"> been </w:t>
            </w:r>
            <w:del w:id="898" w:author="Ms CHAN Cheuk Shan 陳芍珊女士" w:date="2026-01-13T16:54:00Z">
              <w:r w:rsidR="004F4203" w:rsidRPr="00525F09">
                <w:rPr>
                  <w:rStyle w:val="13"/>
                  <w:rFonts w:ascii="Times New Roman" w:hAnsi="Times New Roman" w:cs="Times New Roman"/>
                  <w:color w:val="auto"/>
                  <w:lang w:val="en-US"/>
                </w:rPr>
                <w:delText>touched base</w:delText>
              </w:r>
            </w:del>
            <w:ins w:id="899" w:author="Ms CHAN Cheuk Shan 陳芍珊女士" w:date="2026-01-13T16:54:00Z">
              <w:r w:rsidR="00650FB7" w:rsidRPr="00525F09">
                <w:rPr>
                  <w:rStyle w:val="13"/>
                  <w:rFonts w:ascii="Times New Roman" w:hAnsi="Times New Roman" w:cs="Times New Roman"/>
                  <w:lang w:val="en-US"/>
                </w:rPr>
                <w:t>formally invited</w:t>
              </w:r>
            </w:ins>
            <w:r w:rsidR="004F4203" w:rsidRPr="00525F09">
              <w:rPr>
                <w:rStyle w:val="13"/>
                <w:rFonts w:ascii="Times New Roman" w:hAnsi="Times New Roman" w:cs="Times New Roman"/>
                <w:lang w:val="en-US"/>
              </w:rPr>
              <w:t xml:space="preserve">. </w:t>
            </w:r>
            <w:ins w:id="900" w:author="Ms CHAN Cheuk Shan 陳芍珊女士" w:date="2026-01-13T16:56:00Z">
              <w:r w:rsidR="001D25C7" w:rsidRPr="00525F09">
                <w:rPr>
                  <w:rStyle w:val="13"/>
                  <w:rFonts w:ascii="Times New Roman" w:hAnsi="Times New Roman" w:cs="Times New Roman"/>
                  <w:lang w:val="en-US"/>
                </w:rPr>
                <w:t xml:space="preserve">Invitation to honorable guests </w:t>
              </w:r>
              <w:del w:id="901" w:author="SEQS" w:date="2026-01-22T14:05:00Z">
                <w:r w:rsidR="001D25C7" w:rsidRPr="00525F09">
                  <w:rPr>
                    <w:rStyle w:val="13"/>
                    <w:rFonts w:ascii="Times New Roman" w:hAnsi="Times New Roman" w:cs="Times New Roman"/>
                    <w:lang w:val="en-US"/>
                  </w:rPr>
                  <w:delText>to be</w:delText>
                </w:r>
              </w:del>
            </w:ins>
            <w:ins w:id="902" w:author="SEQS" w:date="2026-01-22T14:05:00Z">
              <w:r w:rsidR="0026096C" w:rsidRPr="00525F09">
                <w:rPr>
                  <w:rStyle w:val="13"/>
                  <w:rFonts w:ascii="Times New Roman" w:hAnsi="Times New Roman" w:cs="Times New Roman"/>
                  <w:lang w:val="en-US"/>
                </w:rPr>
                <w:t>had been</w:t>
              </w:r>
            </w:ins>
            <w:ins w:id="903" w:author="Ms CHAN Cheuk Shan 陳芍珊女士" w:date="2026-01-13T16:56:00Z">
              <w:r w:rsidR="001D25C7" w:rsidRPr="00525F09">
                <w:rPr>
                  <w:rStyle w:val="13"/>
                  <w:rFonts w:ascii="Times New Roman" w:hAnsi="Times New Roman" w:cs="Times New Roman"/>
                  <w:lang w:val="en-US"/>
                </w:rPr>
                <w:t xml:space="preserve"> sent out in January 2026</w:t>
              </w:r>
              <w:r w:rsidR="004F4203" w:rsidRPr="00525F09">
                <w:rPr>
                  <w:rStyle w:val="13"/>
                  <w:rFonts w:ascii="Times New Roman" w:hAnsi="Times New Roman" w:cs="Times New Roman"/>
                  <w:lang w:val="en-US"/>
                </w:rPr>
                <w:t>.</w:t>
              </w:r>
              <w:r w:rsidR="004F4203" w:rsidRPr="00525F09">
                <w:rPr>
                  <w:rStyle w:val="13"/>
                  <w:rFonts w:ascii="Times New Roman" w:hAnsi="Times New Roman" w:cs="Times New Roman"/>
                  <w:color w:val="auto"/>
                  <w:lang w:val="en-US"/>
                </w:rPr>
                <w:t xml:space="preserve"> </w:t>
              </w:r>
            </w:ins>
            <w:del w:id="904" w:author="Ms CHAN Cheuk Shan 陳芍珊女士" w:date="2026-01-13T16:54:00Z">
              <w:r w:rsidR="004F4203" w:rsidRPr="00525F09">
                <w:rPr>
                  <w:rStyle w:val="13"/>
                  <w:rFonts w:ascii="Times New Roman" w:hAnsi="Times New Roman" w:cs="Times New Roman"/>
                  <w:color w:val="auto"/>
                  <w:lang w:val="en-US"/>
                </w:rPr>
                <w:delText>Invitation to be sent out in late November/ early December 2025.</w:delText>
              </w:r>
              <w:r w:rsidRPr="00525F09">
                <w:rPr>
                  <w:rStyle w:val="13"/>
                  <w:rFonts w:ascii="Times New Roman" w:hAnsi="Times New Roman" w:cs="Times New Roman"/>
                  <w:color w:val="auto"/>
                  <w:lang w:val="en-US"/>
                </w:rPr>
                <w:delText xml:space="preserve"> </w:delText>
              </w:r>
            </w:del>
            <w:ins w:id="905" w:author="Ms CHAN Cheuk Shan 陳芍珊女士" w:date="2026-01-13T16:54:00Z">
              <w:r w:rsidR="00650FB7" w:rsidRPr="00525F09">
                <w:rPr>
                  <w:rStyle w:val="13"/>
                  <w:rFonts w:ascii="Times New Roman" w:hAnsi="Times New Roman" w:cs="Times New Roman"/>
                  <w:color w:val="auto"/>
                  <w:lang w:val="en-US"/>
                </w:rPr>
                <w:t xml:space="preserve">6 </w:t>
              </w:r>
            </w:ins>
            <w:del w:id="906" w:author="Ms CHAN Cheuk Shan 陳芍珊女士" w:date="2026-01-13T16:54:00Z">
              <w:r w:rsidR="004F4203" w:rsidRPr="00525F09">
                <w:rPr>
                  <w:rStyle w:val="13"/>
                  <w:rFonts w:ascii="Times New Roman" w:hAnsi="Times New Roman" w:cs="Times New Roman"/>
                  <w:color w:val="auto"/>
                  <w:lang w:val="en-US"/>
                </w:rPr>
                <w:delText>Tech</w:delText>
              </w:r>
              <w:r w:rsidR="004F4203" w:rsidRPr="00525F09" w:rsidDel="00650FB7">
                <w:rPr>
                  <w:rStyle w:val="13"/>
                  <w:rFonts w:ascii="Times New Roman" w:hAnsi="Times New Roman" w:cs="Times New Roman"/>
                  <w:color w:val="auto"/>
                  <w:lang w:val="en-US"/>
                </w:rPr>
                <w:delText xml:space="preserve"> </w:delText>
              </w:r>
            </w:del>
            <w:ins w:id="907" w:author="Ms CHAN Cheuk Shan 陳芍珊女士" w:date="2026-01-13T16:54:00Z">
              <w:r w:rsidR="00650FB7" w:rsidRPr="00525F09">
                <w:rPr>
                  <w:rStyle w:val="13"/>
                  <w:rFonts w:ascii="Times New Roman" w:hAnsi="Times New Roman" w:cs="Times New Roman"/>
                  <w:color w:val="auto"/>
                  <w:lang w:val="en-US"/>
                </w:rPr>
                <w:t>tech</w:t>
              </w:r>
              <w:r w:rsidR="004F4203" w:rsidRPr="00525F09">
                <w:rPr>
                  <w:rStyle w:val="13"/>
                  <w:rFonts w:ascii="Times New Roman" w:hAnsi="Times New Roman" w:cs="Times New Roman"/>
                  <w:color w:val="auto"/>
                  <w:lang w:val="en-US"/>
                </w:rPr>
                <w:t xml:space="preserve"> </w:t>
              </w:r>
            </w:ins>
            <w:r w:rsidR="004F4203" w:rsidRPr="00525F09">
              <w:rPr>
                <w:rStyle w:val="13"/>
                <w:rFonts w:ascii="Times New Roman" w:hAnsi="Times New Roman" w:cs="Times New Roman"/>
                <w:color w:val="auto"/>
                <w:lang w:val="en-US"/>
              </w:rPr>
              <w:t xml:space="preserve">ventures for exhibition booths </w:t>
            </w:r>
            <w:del w:id="908" w:author="Ms CHAN Cheuk Shan 陳芍珊女士" w:date="2026-01-13T16:54:00Z">
              <w:r w:rsidR="004F4203" w:rsidRPr="00525F09">
                <w:rPr>
                  <w:rStyle w:val="13"/>
                  <w:rFonts w:ascii="Times New Roman" w:hAnsi="Times New Roman" w:cs="Times New Roman"/>
                  <w:color w:val="auto"/>
                  <w:lang w:val="en-US"/>
                </w:rPr>
                <w:delText>have been proposed by HKSTP and now under review</w:delText>
              </w:r>
            </w:del>
            <w:ins w:id="909" w:author="Ms CHAN Cheuk Shan 陳芍珊女士" w:date="2026-01-13T16:54:00Z">
              <w:r w:rsidR="00650FB7" w:rsidRPr="00525F09">
                <w:rPr>
                  <w:rStyle w:val="13"/>
                  <w:rFonts w:ascii="Times New Roman" w:hAnsi="Times New Roman" w:cs="Times New Roman"/>
                  <w:lang w:val="en-US"/>
                </w:rPr>
                <w:t>have been accepted our invitation</w:t>
              </w:r>
            </w:ins>
            <w:r w:rsidR="004F4203" w:rsidRPr="00525F09">
              <w:rPr>
                <w:rStyle w:val="13"/>
                <w:rFonts w:ascii="Times New Roman" w:hAnsi="Times New Roman" w:cs="Times New Roman"/>
                <w:lang w:val="en-US"/>
              </w:rPr>
              <w:t xml:space="preserve">. </w:t>
            </w:r>
            <w:ins w:id="910" w:author="Ms CHAN Cheuk Shan 陳芍珊女士" w:date="2026-01-13T16:56:00Z">
              <w:r w:rsidR="00B86CEB" w:rsidRPr="00525F09">
                <w:rPr>
                  <w:rStyle w:val="13"/>
                  <w:rFonts w:ascii="Times New Roman" w:hAnsi="Times New Roman" w:cs="Times New Roman"/>
                  <w:lang w:val="en-US"/>
                </w:rPr>
                <w:t>Collection of materials</w:t>
              </w:r>
            </w:ins>
            <w:ins w:id="911" w:author="Ms CHAN Cheuk Shan 陳芍珊女士" w:date="2026-01-13T16:55:00Z">
              <w:r w:rsidR="00650FB7" w:rsidRPr="00525F09">
                <w:rPr>
                  <w:rStyle w:val="13"/>
                  <w:rFonts w:ascii="Times New Roman" w:hAnsi="Times New Roman" w:cs="Times New Roman"/>
                  <w:lang w:val="en-US"/>
                </w:rPr>
                <w:t xml:space="preserve"> from different stakeholders and </w:t>
              </w:r>
            </w:ins>
            <w:ins w:id="912" w:author="Ms CHAN Cheuk Shan 陳芍珊女士" w:date="2026-01-13T16:56:00Z">
              <w:r w:rsidR="00650FB7" w:rsidRPr="00525F09">
                <w:rPr>
                  <w:rStyle w:val="13"/>
                  <w:rFonts w:ascii="Times New Roman" w:hAnsi="Times New Roman" w:cs="Times New Roman"/>
                  <w:lang w:val="en-US"/>
                </w:rPr>
                <w:t xml:space="preserve">finalizing event </w:t>
              </w:r>
              <w:proofErr w:type="spellStart"/>
              <w:r w:rsidR="00650FB7" w:rsidRPr="00525F09">
                <w:rPr>
                  <w:rStyle w:val="13"/>
                  <w:rFonts w:ascii="Times New Roman" w:hAnsi="Times New Roman" w:cs="Times New Roman"/>
                  <w:lang w:val="en-US"/>
                </w:rPr>
                <w:t>matierals</w:t>
              </w:r>
              <w:proofErr w:type="spellEnd"/>
              <w:r w:rsidR="00650FB7" w:rsidRPr="00525F09">
                <w:rPr>
                  <w:rStyle w:val="13"/>
                  <w:rFonts w:ascii="Times New Roman" w:hAnsi="Times New Roman" w:cs="Times New Roman"/>
                  <w:lang w:val="en-US"/>
                </w:rPr>
                <w:t xml:space="preserve"> were in progress.</w:t>
              </w:r>
              <w:r w:rsidR="004F4203" w:rsidRPr="00525F09">
                <w:rPr>
                  <w:rStyle w:val="13"/>
                  <w:rFonts w:ascii="Times New Roman" w:hAnsi="Times New Roman" w:cs="Times New Roman"/>
                  <w:lang w:val="en-US"/>
                </w:rPr>
                <w:t xml:space="preserve"> </w:t>
              </w:r>
            </w:ins>
            <w:del w:id="913" w:author="Ms CHAN Cheuk Shan 陳芍珊女士" w:date="2026-01-13T16:55:00Z">
              <w:r w:rsidR="004F4203" w:rsidRPr="00525F09">
                <w:rPr>
                  <w:rStyle w:val="13"/>
                  <w:rFonts w:ascii="Times New Roman" w:hAnsi="Times New Roman" w:cs="Times New Roman"/>
                  <w:color w:val="000000" w:themeColor="text1"/>
                  <w:lang w:val="en-US"/>
                </w:rPr>
                <w:delText>The award ceremony for QEPPP 2024/25 and safety competitions</w:delText>
              </w:r>
            </w:del>
            <w:ins w:id="914" w:author="Ms CHAN Cheuk Shan 陳芍珊女士" w:date="2026-01-13T16:55:00Z">
              <w:r w:rsidR="00650FB7" w:rsidRPr="00525F09">
                <w:rPr>
                  <w:rStyle w:val="13"/>
                  <w:rFonts w:ascii="Times New Roman" w:hAnsi="Times New Roman" w:cs="Times New Roman"/>
                  <w:color w:val="000000" w:themeColor="text1"/>
                  <w:lang w:val="en-US"/>
                </w:rPr>
                <w:t>The Quality and Safety Award Presentation Ceremony</w:t>
              </w:r>
            </w:ins>
            <w:r w:rsidR="004F4203" w:rsidRPr="00525F09">
              <w:rPr>
                <w:rStyle w:val="13"/>
                <w:rFonts w:ascii="Times New Roman" w:hAnsi="Times New Roman" w:cs="Times New Roman"/>
                <w:color w:val="000000" w:themeColor="text1"/>
                <w:lang w:val="en-US"/>
              </w:rPr>
              <w:t xml:space="preserve"> </w:t>
            </w:r>
            <w:r w:rsidR="004F4203" w:rsidRPr="00525F09">
              <w:rPr>
                <w:rStyle w:val="13"/>
                <w:rFonts w:ascii="Times New Roman" w:hAnsi="Times New Roman" w:cs="Times New Roman"/>
                <w:color w:val="auto"/>
                <w:lang w:val="en-US"/>
              </w:rPr>
              <w:t xml:space="preserve">would </w:t>
            </w:r>
            <w:r w:rsidR="00212F26" w:rsidRPr="00525F09">
              <w:rPr>
                <w:rStyle w:val="13"/>
                <w:rFonts w:ascii="Times New Roman" w:hAnsi="Times New Roman" w:cs="Times New Roman"/>
                <w:color w:val="auto"/>
                <w:lang w:val="en-US"/>
              </w:rPr>
              <w:t>be</w:t>
            </w:r>
            <w:r w:rsidR="004F4203" w:rsidRPr="00525F09">
              <w:rPr>
                <w:rStyle w:val="13"/>
                <w:rFonts w:ascii="Times New Roman" w:hAnsi="Times New Roman" w:cs="Times New Roman"/>
                <w:color w:val="auto"/>
                <w:lang w:val="en-US"/>
              </w:rPr>
              <w:t xml:space="preserve"> take</w:t>
            </w:r>
            <w:r w:rsidR="00212F26" w:rsidRPr="00525F09">
              <w:rPr>
                <w:rStyle w:val="13"/>
                <w:rFonts w:ascii="Times New Roman" w:hAnsi="Times New Roman" w:cs="Times New Roman"/>
                <w:color w:val="auto"/>
                <w:lang w:val="en-US"/>
              </w:rPr>
              <w:t>n</w:t>
            </w:r>
            <w:r w:rsidR="004F4203" w:rsidRPr="00525F09">
              <w:rPr>
                <w:rStyle w:val="13"/>
                <w:rFonts w:ascii="Times New Roman" w:hAnsi="Times New Roman" w:cs="Times New Roman"/>
                <w:color w:val="auto"/>
                <w:lang w:val="en-US"/>
              </w:rPr>
              <w:t xml:space="preserve"> place </w:t>
            </w:r>
            <w:r w:rsidR="00212F26" w:rsidRPr="00525F09">
              <w:rPr>
                <w:rStyle w:val="13"/>
                <w:rFonts w:ascii="Times New Roman" w:hAnsi="Times New Roman" w:cs="Times New Roman"/>
                <w:color w:val="auto"/>
                <w:lang w:val="en-US"/>
              </w:rPr>
              <w:t xml:space="preserve">as parallel session </w:t>
            </w:r>
            <w:r w:rsidR="004F4203" w:rsidRPr="00525F09">
              <w:rPr>
                <w:rStyle w:val="13"/>
                <w:rFonts w:ascii="Times New Roman" w:hAnsi="Times New Roman" w:cs="Times New Roman"/>
                <w:color w:val="auto"/>
                <w:lang w:val="en-US"/>
              </w:rPr>
              <w:t>in Theatre 2, HKCEC.</w:t>
            </w:r>
          </w:p>
          <w:p w14:paraId="6A192FE6" w14:textId="77777777" w:rsidR="004F4203" w:rsidRPr="00525F09" w:rsidRDefault="004F4203" w:rsidP="004F4203">
            <w:pPr>
              <w:tabs>
                <w:tab w:val="left" w:pos="461"/>
              </w:tabs>
              <w:autoSpaceDE w:val="0"/>
              <w:autoSpaceDN w:val="0"/>
              <w:adjustRightInd w:val="0"/>
              <w:spacing w:line="300" w:lineRule="exact"/>
              <w:ind w:rightChars="106" w:right="254" w:firstLine="1"/>
              <w:jc w:val="both"/>
              <w:rPr>
                <w:rFonts w:eastAsia="標楷體"/>
                <w:u w:val="single"/>
                <w:lang w:val="en-US"/>
              </w:rPr>
            </w:pPr>
          </w:p>
        </w:tc>
        <w:tc>
          <w:tcPr>
            <w:tcW w:w="1701" w:type="dxa"/>
          </w:tcPr>
          <w:p w14:paraId="634F7D7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p>
          <w:p w14:paraId="7B8E3D09"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1AC8828D"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u w:val="single"/>
                <w:lang w:eastAsia="zh-HK"/>
              </w:rPr>
            </w:pPr>
            <w:r w:rsidRPr="00525F09">
              <w:rPr>
                <w:rFonts w:eastAsia="標楷體"/>
                <w:lang w:val="en-US"/>
              </w:rPr>
              <w:t>SE/QS</w:t>
            </w:r>
          </w:p>
        </w:tc>
      </w:tr>
      <w:tr w:rsidR="00071073" w:rsidRPr="00525F09" w14:paraId="635BD637" w14:textId="77777777" w:rsidTr="007321F8">
        <w:trPr>
          <w:trHeight w:val="558"/>
        </w:trPr>
        <w:tc>
          <w:tcPr>
            <w:tcW w:w="709" w:type="dxa"/>
          </w:tcPr>
          <w:p w14:paraId="0923BCC6" w14:textId="77777777" w:rsidR="00213AC8" w:rsidRPr="00525F09" w:rsidRDefault="00213AC8" w:rsidP="00213AC8">
            <w:pPr>
              <w:spacing w:line="300" w:lineRule="exact"/>
              <w:ind w:rightChars="60" w:right="144"/>
              <w:rPr>
                <w:rFonts w:eastAsia="標楷體"/>
                <w:b/>
              </w:rPr>
            </w:pPr>
          </w:p>
        </w:tc>
        <w:tc>
          <w:tcPr>
            <w:tcW w:w="1003" w:type="dxa"/>
            <w:gridSpan w:val="2"/>
          </w:tcPr>
          <w:p w14:paraId="3B0DA02B"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4C659DB"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IMS Audit</w:t>
            </w:r>
          </w:p>
        </w:tc>
        <w:tc>
          <w:tcPr>
            <w:tcW w:w="1701" w:type="dxa"/>
          </w:tcPr>
          <w:p w14:paraId="1871DDEF"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eastAsia="zh-HK"/>
              </w:rPr>
            </w:pPr>
          </w:p>
        </w:tc>
      </w:tr>
      <w:tr w:rsidR="00071073" w:rsidRPr="00525F09" w14:paraId="323EF726" w14:textId="77777777" w:rsidTr="007321F8">
        <w:trPr>
          <w:trHeight w:val="558"/>
        </w:trPr>
        <w:tc>
          <w:tcPr>
            <w:tcW w:w="709" w:type="dxa"/>
          </w:tcPr>
          <w:p w14:paraId="5535E541" w14:textId="77777777" w:rsidR="00213AC8" w:rsidRPr="00525F09" w:rsidRDefault="00213AC8" w:rsidP="00213AC8">
            <w:pPr>
              <w:spacing w:line="300" w:lineRule="exact"/>
              <w:ind w:rightChars="60" w:right="144"/>
              <w:rPr>
                <w:rFonts w:eastAsia="標楷體"/>
                <w:b/>
              </w:rPr>
            </w:pPr>
          </w:p>
        </w:tc>
        <w:tc>
          <w:tcPr>
            <w:tcW w:w="1003" w:type="dxa"/>
            <w:gridSpan w:val="2"/>
          </w:tcPr>
          <w:p w14:paraId="0FA8D053"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5A4CAE3B" w14:textId="19C98ED9" w:rsidR="00213AC8" w:rsidRPr="00525F09" w:rsidRDefault="00213AC8" w:rsidP="00213AC8">
            <w:pPr>
              <w:tabs>
                <w:tab w:val="left" w:pos="8931"/>
              </w:tabs>
              <w:autoSpaceDE w:val="0"/>
              <w:autoSpaceDN w:val="0"/>
              <w:ind w:rightChars="106" w:right="254"/>
              <w:jc w:val="both"/>
              <w:rPr>
                <w:rFonts w:eastAsia="標楷體"/>
              </w:rPr>
            </w:pPr>
            <w:r w:rsidRPr="00525F09">
              <w:rPr>
                <w:rFonts w:eastAsia="標楷體"/>
              </w:rPr>
              <w:t xml:space="preserve">The IMS external audit for RS was completed in July 2025. There was no non-conformance.  For TF, the IMS external audit was </w:t>
            </w:r>
            <w:r w:rsidR="00A90135" w:rsidRPr="00525F09">
              <w:rPr>
                <w:rFonts w:eastAsia="標楷體"/>
              </w:rPr>
              <w:t xml:space="preserve">completed in </w:t>
            </w:r>
            <w:r w:rsidRPr="00525F09">
              <w:rPr>
                <w:rFonts w:eastAsia="標楷體"/>
              </w:rPr>
              <w:t xml:space="preserve">September 2025.  </w:t>
            </w:r>
            <w:r w:rsidR="00A90135" w:rsidRPr="00525F09">
              <w:rPr>
                <w:rFonts w:eastAsia="標楷體"/>
              </w:rPr>
              <w:t xml:space="preserve">No non-conformance was identified.  The ISO Certificates </w:t>
            </w:r>
            <w:r w:rsidR="00B57E0A" w:rsidRPr="00525F09">
              <w:rPr>
                <w:rFonts w:eastAsia="標楷體"/>
              </w:rPr>
              <w:t>had been issued</w:t>
            </w:r>
            <w:r w:rsidR="00A90135" w:rsidRPr="00525F09">
              <w:rPr>
                <w:rFonts w:eastAsia="標楷體"/>
              </w:rPr>
              <w:t xml:space="preserve"> by the external Auditor.</w:t>
            </w:r>
          </w:p>
          <w:p w14:paraId="436118F3" w14:textId="77777777" w:rsidR="00BE5C25" w:rsidRPr="00525F09" w:rsidRDefault="00BE5C25" w:rsidP="00213AC8">
            <w:pPr>
              <w:tabs>
                <w:tab w:val="left" w:pos="8931"/>
              </w:tabs>
              <w:autoSpaceDE w:val="0"/>
              <w:autoSpaceDN w:val="0"/>
              <w:ind w:rightChars="106" w:right="254"/>
              <w:jc w:val="both"/>
              <w:rPr>
                <w:rFonts w:eastAsia="標楷體"/>
              </w:rPr>
            </w:pPr>
          </w:p>
          <w:p w14:paraId="6CF76F56" w14:textId="76C7F825" w:rsidR="00BE5C25" w:rsidRPr="00525F09" w:rsidRDefault="00BE5C25" w:rsidP="00213AC8">
            <w:pPr>
              <w:tabs>
                <w:tab w:val="left" w:pos="8931"/>
              </w:tabs>
              <w:autoSpaceDE w:val="0"/>
              <w:autoSpaceDN w:val="0"/>
              <w:ind w:rightChars="106" w:right="254"/>
              <w:jc w:val="both"/>
              <w:rPr>
                <w:rFonts w:eastAsia="標楷體"/>
                <w:lang w:val="en-US"/>
              </w:rPr>
            </w:pPr>
            <w:r w:rsidRPr="00525F09">
              <w:rPr>
                <w:rFonts w:eastAsia="標楷體"/>
                <w:lang w:val="en-US"/>
              </w:rPr>
              <w:t>The gap analysis for the transition to ISO 37001:20</w:t>
            </w:r>
            <w:r w:rsidR="00784F63" w:rsidRPr="00525F09">
              <w:rPr>
                <w:rFonts w:eastAsia="標楷體"/>
                <w:lang w:val="en-US"/>
              </w:rPr>
              <w:t>2</w:t>
            </w:r>
            <w:r w:rsidRPr="00525F09">
              <w:rPr>
                <w:rFonts w:eastAsia="標楷體"/>
                <w:lang w:val="en-US"/>
              </w:rPr>
              <w:t xml:space="preserve">5 for RS and TF was </w:t>
            </w:r>
            <w:del w:id="915" w:author="Mr CHAN Kwok Hei 陳國熙" w:date="2026-01-12T13:25:00Z">
              <w:r w:rsidRPr="00525F09" w:rsidDel="000A3392">
                <w:rPr>
                  <w:rFonts w:eastAsia="標楷體"/>
                  <w:lang w:val="en-US"/>
                </w:rPr>
                <w:delText>scheduled for the end of November 2025</w:delText>
              </w:r>
            </w:del>
            <w:ins w:id="916" w:author="Mr CHAN Kwok Hei 陳國熙" w:date="2026-01-12T13:25:00Z">
              <w:r w:rsidR="000A3392" w:rsidRPr="00525F09">
                <w:rPr>
                  <w:rFonts w:eastAsia="標楷體"/>
                  <w:color w:val="FF0000"/>
                  <w:lang w:val="en-US"/>
                </w:rPr>
                <w:t>completed in December 2025</w:t>
              </w:r>
            </w:ins>
            <w:r w:rsidRPr="00525F09">
              <w:rPr>
                <w:rFonts w:eastAsia="標楷體"/>
                <w:color w:val="FF0000"/>
                <w:lang w:val="en-US"/>
              </w:rPr>
              <w:t>.</w:t>
            </w:r>
            <w:ins w:id="917" w:author="Mr CHAN Kwok Hei 陳國熙" w:date="2026-01-12T13:25:00Z">
              <w:r w:rsidR="000A3392" w:rsidRPr="00525F09">
                <w:rPr>
                  <w:rFonts w:eastAsia="標楷體"/>
                  <w:color w:val="FF0000"/>
                  <w:lang w:val="en-US"/>
                </w:rPr>
                <w:t xml:space="preserve"> </w:t>
              </w:r>
              <w:r w:rsidR="000A3392" w:rsidRPr="00525F09">
                <w:rPr>
                  <w:color w:val="FF0000"/>
                </w:rPr>
                <w:t xml:space="preserve"> </w:t>
              </w:r>
              <w:r w:rsidR="000A3392" w:rsidRPr="00525F09">
                <w:rPr>
                  <w:rFonts w:eastAsia="標楷體"/>
                  <w:color w:val="FF0000"/>
                  <w:lang w:val="en-US"/>
                </w:rPr>
                <w:t>No non-conformance was identified.</w:t>
              </w:r>
            </w:ins>
          </w:p>
          <w:p w14:paraId="4AC50279" w14:textId="77777777" w:rsidR="00213AC8" w:rsidRPr="00525F09" w:rsidDel="00857051" w:rsidRDefault="00213AC8" w:rsidP="00213AC8">
            <w:pPr>
              <w:tabs>
                <w:tab w:val="left" w:pos="8931"/>
              </w:tabs>
              <w:autoSpaceDE w:val="0"/>
              <w:autoSpaceDN w:val="0"/>
              <w:ind w:rightChars="106" w:right="254"/>
              <w:jc w:val="both"/>
              <w:rPr>
                <w:rFonts w:eastAsia="標楷體"/>
                <w:lang w:val="en-US"/>
              </w:rPr>
            </w:pPr>
          </w:p>
        </w:tc>
        <w:tc>
          <w:tcPr>
            <w:tcW w:w="1701" w:type="dxa"/>
          </w:tcPr>
          <w:p w14:paraId="02FCAB29" w14:textId="77777777" w:rsidR="00213AC8" w:rsidRPr="00525F09" w:rsidRDefault="00213AC8" w:rsidP="008A4978">
            <w:pPr>
              <w:tabs>
                <w:tab w:val="left" w:pos="8931"/>
              </w:tabs>
              <w:autoSpaceDE w:val="0"/>
              <w:autoSpaceDN w:val="0"/>
              <w:ind w:rightChars="106" w:right="254"/>
              <w:jc w:val="center"/>
              <w:rPr>
                <w:rFonts w:eastAsia="標楷體"/>
                <w:lang w:eastAsia="zh-HK"/>
              </w:rPr>
            </w:pPr>
            <w:r w:rsidRPr="00525F09">
              <w:rPr>
                <w:rFonts w:eastAsia="標楷體"/>
                <w:lang w:val="en-US"/>
              </w:rPr>
              <w:t>SE/QS</w:t>
            </w:r>
          </w:p>
        </w:tc>
      </w:tr>
      <w:tr w:rsidR="00071073" w:rsidRPr="00525F09" w14:paraId="7C34217B" w14:textId="77777777" w:rsidTr="007321F8">
        <w:trPr>
          <w:trHeight w:val="558"/>
        </w:trPr>
        <w:tc>
          <w:tcPr>
            <w:tcW w:w="709" w:type="dxa"/>
          </w:tcPr>
          <w:p w14:paraId="349C2993" w14:textId="77777777" w:rsidR="00213AC8" w:rsidRPr="00525F09" w:rsidRDefault="00213AC8" w:rsidP="00213AC8">
            <w:pPr>
              <w:spacing w:line="300" w:lineRule="exact"/>
              <w:ind w:rightChars="60" w:right="144"/>
              <w:rPr>
                <w:rFonts w:eastAsia="標楷體"/>
                <w:b/>
              </w:rPr>
            </w:pPr>
          </w:p>
        </w:tc>
        <w:tc>
          <w:tcPr>
            <w:tcW w:w="1003" w:type="dxa"/>
            <w:gridSpan w:val="2"/>
          </w:tcPr>
          <w:p w14:paraId="65F3C2CB"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5384D025"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IMS and Safety Training</w:t>
            </w:r>
          </w:p>
        </w:tc>
        <w:tc>
          <w:tcPr>
            <w:tcW w:w="1701" w:type="dxa"/>
          </w:tcPr>
          <w:p w14:paraId="2931F296"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u w:val="single"/>
              </w:rPr>
            </w:pPr>
          </w:p>
        </w:tc>
      </w:tr>
      <w:tr w:rsidR="00071073" w:rsidRPr="00525F09" w14:paraId="5D6C7021" w14:textId="77777777" w:rsidTr="007321F8">
        <w:trPr>
          <w:trHeight w:val="558"/>
        </w:trPr>
        <w:tc>
          <w:tcPr>
            <w:tcW w:w="709" w:type="dxa"/>
          </w:tcPr>
          <w:p w14:paraId="76F56657" w14:textId="77777777" w:rsidR="00213AC8" w:rsidRPr="00525F09" w:rsidRDefault="00213AC8" w:rsidP="00213AC8">
            <w:pPr>
              <w:spacing w:line="300" w:lineRule="exact"/>
              <w:ind w:rightChars="60" w:right="144"/>
              <w:rPr>
                <w:rFonts w:eastAsia="標楷體"/>
                <w:b/>
              </w:rPr>
            </w:pPr>
          </w:p>
        </w:tc>
        <w:tc>
          <w:tcPr>
            <w:tcW w:w="1003" w:type="dxa"/>
            <w:gridSpan w:val="2"/>
          </w:tcPr>
          <w:p w14:paraId="3F63FEC8"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7A321D23" w14:textId="20ED8E36" w:rsidR="00213AC8" w:rsidRPr="00525F09" w:rsidRDefault="00213AC8" w:rsidP="00213AC8">
            <w:pPr>
              <w:tabs>
                <w:tab w:val="left" w:pos="8931"/>
              </w:tabs>
              <w:autoSpaceDE w:val="0"/>
              <w:autoSpaceDN w:val="0"/>
              <w:ind w:rightChars="106" w:right="254"/>
              <w:jc w:val="both"/>
              <w:rPr>
                <w:rFonts w:eastAsia="標楷體"/>
                <w:lang w:eastAsia="zh-HK"/>
              </w:rPr>
            </w:pPr>
            <w:r w:rsidRPr="00525F09">
              <w:rPr>
                <w:rFonts w:eastAsia="標楷體"/>
                <w:lang w:eastAsia="zh-HK"/>
              </w:rPr>
              <w:t xml:space="preserve">A total of 10 awareness training sessions were </w:t>
            </w:r>
            <w:del w:id="918" w:author="Mr CHAN Kwok Hei 陳國熙" w:date="2026-01-12T13:26:00Z">
              <w:r w:rsidRPr="00525F09" w:rsidDel="00413610">
                <w:rPr>
                  <w:rFonts w:eastAsia="標楷體"/>
                  <w:lang w:eastAsia="zh-HK"/>
                </w:rPr>
                <w:delText>scheduled for</w:delText>
              </w:r>
            </w:del>
            <w:del w:id="919" w:author="SEQS" w:date="2026-01-13T17:56:00Z">
              <w:r w:rsidRPr="00525F09">
                <w:rPr>
                  <w:rFonts w:eastAsia="標楷體"/>
                  <w:lang w:eastAsia="zh-HK"/>
                </w:rPr>
                <w:delText xml:space="preserve"> </w:delText>
              </w:r>
            </w:del>
            <w:ins w:id="920" w:author="Mr CHAN Kwok Hei 陳國熙" w:date="2026-01-12T13:26:00Z">
              <w:r w:rsidR="00413610" w:rsidRPr="00525F09">
                <w:rPr>
                  <w:rFonts w:eastAsia="標楷體"/>
                  <w:color w:val="FF0000"/>
                  <w:lang w:eastAsia="zh-HK"/>
                </w:rPr>
                <w:t>conducted in</w:t>
              </w:r>
              <w:r w:rsidR="00413610" w:rsidRPr="00525F09">
                <w:rPr>
                  <w:rFonts w:eastAsia="標楷體"/>
                  <w:lang w:eastAsia="zh-HK"/>
                </w:rPr>
                <w:t xml:space="preserve"> </w:t>
              </w:r>
            </w:ins>
            <w:r w:rsidRPr="00525F09">
              <w:rPr>
                <w:rFonts w:eastAsia="標楷體"/>
                <w:lang w:eastAsia="zh-HK"/>
              </w:rPr>
              <w:t>October to November 2025 containing two sessions each on ISO 9001, ISO 14001, ISO 37001, ISO 45001 and F&amp;IU Ordinance and Regulation.</w:t>
            </w:r>
          </w:p>
          <w:p w14:paraId="6F94C9CA" w14:textId="77777777" w:rsidR="00213AC8" w:rsidRPr="00525F09" w:rsidRDefault="00213AC8" w:rsidP="00213AC8">
            <w:pPr>
              <w:tabs>
                <w:tab w:val="left" w:pos="8931"/>
              </w:tabs>
              <w:autoSpaceDE w:val="0"/>
              <w:autoSpaceDN w:val="0"/>
              <w:ind w:rightChars="106" w:right="254"/>
              <w:jc w:val="both"/>
              <w:rPr>
                <w:rFonts w:eastAsia="標楷體"/>
                <w:lang w:eastAsia="zh-HK"/>
              </w:rPr>
            </w:pPr>
          </w:p>
        </w:tc>
        <w:tc>
          <w:tcPr>
            <w:tcW w:w="1701" w:type="dxa"/>
          </w:tcPr>
          <w:p w14:paraId="3A0E30CF"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SE/QS</w:t>
            </w:r>
          </w:p>
          <w:p w14:paraId="4D735ABA" w14:textId="77777777" w:rsidR="00213AC8" w:rsidRPr="00525F09" w:rsidRDefault="00213AC8" w:rsidP="008A4978">
            <w:pPr>
              <w:tabs>
                <w:tab w:val="left" w:pos="8931"/>
              </w:tabs>
              <w:autoSpaceDE w:val="0"/>
              <w:autoSpaceDN w:val="0"/>
              <w:ind w:rightChars="106" w:right="254"/>
              <w:jc w:val="center"/>
              <w:rPr>
                <w:rFonts w:eastAsia="標楷體"/>
                <w:lang w:val="en-US"/>
              </w:rPr>
            </w:pPr>
          </w:p>
        </w:tc>
      </w:tr>
      <w:tr w:rsidR="00071073" w:rsidRPr="00525F09" w14:paraId="26571F3B" w14:textId="77777777" w:rsidTr="007321F8">
        <w:trPr>
          <w:trHeight w:val="558"/>
        </w:trPr>
        <w:tc>
          <w:tcPr>
            <w:tcW w:w="709" w:type="dxa"/>
          </w:tcPr>
          <w:p w14:paraId="241684AC" w14:textId="77777777" w:rsidR="00213AC8" w:rsidRPr="00525F09" w:rsidRDefault="00213AC8" w:rsidP="00213AC8">
            <w:pPr>
              <w:spacing w:line="300" w:lineRule="exact"/>
              <w:ind w:rightChars="60" w:right="144"/>
              <w:rPr>
                <w:rFonts w:eastAsia="標楷體"/>
                <w:b/>
              </w:rPr>
            </w:pPr>
          </w:p>
        </w:tc>
        <w:tc>
          <w:tcPr>
            <w:tcW w:w="1003" w:type="dxa"/>
            <w:gridSpan w:val="2"/>
          </w:tcPr>
          <w:p w14:paraId="0EEC766E"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2088196D"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Quality and Productivity Improvement Measures</w:t>
            </w:r>
          </w:p>
        </w:tc>
        <w:tc>
          <w:tcPr>
            <w:tcW w:w="1701" w:type="dxa"/>
          </w:tcPr>
          <w:p w14:paraId="20443EAB"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7524F851"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u w:val="single"/>
              </w:rPr>
            </w:pPr>
          </w:p>
        </w:tc>
      </w:tr>
      <w:tr w:rsidR="00071073" w:rsidRPr="00525F09" w14:paraId="35429EB5" w14:textId="77777777" w:rsidTr="007321F8">
        <w:trPr>
          <w:trHeight w:val="558"/>
        </w:trPr>
        <w:tc>
          <w:tcPr>
            <w:tcW w:w="709" w:type="dxa"/>
          </w:tcPr>
          <w:p w14:paraId="7755F22C" w14:textId="77777777" w:rsidR="00213AC8" w:rsidRPr="00525F09" w:rsidRDefault="00213AC8" w:rsidP="00213AC8">
            <w:pPr>
              <w:spacing w:line="300" w:lineRule="exact"/>
              <w:ind w:rightChars="60" w:right="144"/>
              <w:rPr>
                <w:rFonts w:eastAsia="標楷體"/>
                <w:b/>
              </w:rPr>
            </w:pPr>
          </w:p>
        </w:tc>
        <w:tc>
          <w:tcPr>
            <w:tcW w:w="1003" w:type="dxa"/>
            <w:gridSpan w:val="2"/>
          </w:tcPr>
          <w:p w14:paraId="373876B9"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0C2F710D" w14:textId="0CDF6A52" w:rsidR="00213AC8" w:rsidRPr="00525F09" w:rsidRDefault="00213AC8" w:rsidP="001A44D8">
            <w:pPr>
              <w:tabs>
                <w:tab w:val="left" w:pos="426"/>
                <w:tab w:val="left" w:pos="461"/>
              </w:tabs>
              <w:autoSpaceDE w:val="0"/>
              <w:autoSpaceDN w:val="0"/>
              <w:adjustRightInd w:val="0"/>
              <w:spacing w:line="300" w:lineRule="exact"/>
              <w:ind w:rightChars="106" w:right="254" w:firstLine="1"/>
              <w:jc w:val="both"/>
              <w:rPr>
                <w:rFonts w:eastAsia="標楷體"/>
              </w:rPr>
            </w:pPr>
            <w:r w:rsidRPr="00525F09">
              <w:rPr>
                <w:rFonts w:eastAsia="標楷體"/>
              </w:rPr>
              <w:t xml:space="preserve">For QEPPP 2024/25, the adjudication </w:t>
            </w:r>
            <w:r w:rsidR="00DF192D" w:rsidRPr="00525F09">
              <w:rPr>
                <w:rFonts w:eastAsia="標楷體"/>
              </w:rPr>
              <w:t>f</w:t>
            </w:r>
            <w:r w:rsidRPr="00525F09">
              <w:rPr>
                <w:rFonts w:eastAsia="標楷體"/>
              </w:rPr>
              <w:t>or the “Best Service Delivery Enhancement Award” and the “Best OHS and Green Enhancement Award”</w:t>
            </w:r>
            <w:r w:rsidR="00DF192D" w:rsidRPr="00525F09">
              <w:rPr>
                <w:rFonts w:eastAsia="標楷體"/>
              </w:rPr>
              <w:t xml:space="preserve"> had been completed on 30 September 2025. The </w:t>
            </w:r>
            <w:r w:rsidR="00135B99" w:rsidRPr="00525F09">
              <w:rPr>
                <w:rFonts w:eastAsia="標楷體"/>
              </w:rPr>
              <w:t>Award Ceremony would be taken place as a parallel session in the Safety Conference</w:t>
            </w:r>
            <w:r w:rsidR="00DF192D" w:rsidRPr="00525F09">
              <w:rPr>
                <w:rFonts w:eastAsia="標楷體"/>
              </w:rPr>
              <w:t xml:space="preserve"> on 12 February 2026.</w:t>
            </w:r>
          </w:p>
          <w:p w14:paraId="1310AB09"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p>
          <w:p w14:paraId="017E2B4D" w14:textId="78F89C1C"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r w:rsidRPr="00525F09">
              <w:rPr>
                <w:rFonts w:eastAsia="標楷體"/>
              </w:rPr>
              <w:t xml:space="preserve">The QEPPP 2025/26 was launched with the deadline for project registration on 31 December 2025. </w:t>
            </w:r>
            <w:ins w:id="921" w:author="Ms CHAN Cheuk Shan 陳芍珊女士" w:date="2026-01-13T16:52:00Z">
              <w:r w:rsidR="004B54C1" w:rsidRPr="00525F09">
                <w:rPr>
                  <w:rFonts w:eastAsia="標楷體"/>
                  <w:color w:val="FF0000"/>
                </w:rPr>
                <w:t>95 projects had been registere</w:t>
              </w:r>
            </w:ins>
            <w:ins w:id="922" w:author="Ms CHAN Cheuk Shan 陳芍珊女士" w:date="2026-01-13T16:53:00Z">
              <w:r w:rsidR="004B54C1" w:rsidRPr="00525F09">
                <w:rPr>
                  <w:rFonts w:eastAsia="標楷體"/>
                  <w:color w:val="FF0000"/>
                </w:rPr>
                <w:t>d as at the deadline.</w:t>
              </w:r>
            </w:ins>
            <w:r w:rsidRPr="00525F09">
              <w:rPr>
                <w:rFonts w:eastAsia="標楷體"/>
              </w:rPr>
              <w:t xml:space="preserve"> The project reports should be submitted by 31 March 2026. </w:t>
            </w:r>
            <w:r w:rsidR="00E86BBC" w:rsidRPr="00525F09">
              <w:rPr>
                <w:rFonts w:eastAsia="標楷體"/>
              </w:rPr>
              <w:t>In view of</w:t>
            </w:r>
            <w:r w:rsidR="00AB4C73" w:rsidRPr="00525F09">
              <w:rPr>
                <w:rFonts w:eastAsia="標楷體"/>
              </w:rPr>
              <w:t xml:space="preserve"> to further promote the adoption of 4S and use of technology in safety</w:t>
            </w:r>
            <w:r w:rsidR="00E86BBC" w:rsidRPr="00525F09">
              <w:rPr>
                <w:rFonts w:eastAsia="標楷體"/>
              </w:rPr>
              <w:t xml:space="preserve">, the competitions and marking schemes of QEPPP </w:t>
            </w:r>
            <w:r w:rsidR="00EB306F" w:rsidRPr="00525F09">
              <w:rPr>
                <w:rFonts w:eastAsia="標楷體"/>
              </w:rPr>
              <w:t>2026/27</w:t>
            </w:r>
            <w:r w:rsidR="00E86BBC" w:rsidRPr="00525F09">
              <w:rPr>
                <w:rFonts w:eastAsia="標楷體"/>
              </w:rPr>
              <w:t xml:space="preserve"> w</w:t>
            </w:r>
            <w:r w:rsidR="00135B99" w:rsidRPr="00525F09">
              <w:rPr>
                <w:rFonts w:eastAsia="標楷體"/>
              </w:rPr>
              <w:t>ould</w:t>
            </w:r>
            <w:r w:rsidR="00E86BBC" w:rsidRPr="00525F09">
              <w:rPr>
                <w:rFonts w:eastAsia="標楷體"/>
              </w:rPr>
              <w:t xml:space="preserve"> be reviewed. Ways to engage staff in specific focus areas, such as adopting 4S for in-house teams and using generative AI tools to support their work w</w:t>
            </w:r>
            <w:r w:rsidR="00135B99" w:rsidRPr="00525F09">
              <w:rPr>
                <w:rFonts w:eastAsia="標楷體"/>
              </w:rPr>
              <w:t>ould</w:t>
            </w:r>
            <w:r w:rsidR="00E86BBC" w:rsidRPr="00525F09">
              <w:rPr>
                <w:rFonts w:eastAsia="標楷體"/>
              </w:rPr>
              <w:t xml:space="preserve"> also be explored.</w:t>
            </w:r>
          </w:p>
          <w:p w14:paraId="604FD0D5"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p>
        </w:tc>
        <w:tc>
          <w:tcPr>
            <w:tcW w:w="1701" w:type="dxa"/>
          </w:tcPr>
          <w:p w14:paraId="710B6D7E"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SE/QS</w:t>
            </w:r>
          </w:p>
          <w:p w14:paraId="5E747894"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lang w:val="en-US"/>
              </w:rPr>
            </w:pPr>
          </w:p>
        </w:tc>
      </w:tr>
      <w:tr w:rsidR="00071073" w:rsidRPr="00525F09" w14:paraId="0ACE68A1" w14:textId="77777777" w:rsidTr="007321F8">
        <w:trPr>
          <w:trHeight w:val="558"/>
        </w:trPr>
        <w:tc>
          <w:tcPr>
            <w:tcW w:w="709" w:type="dxa"/>
          </w:tcPr>
          <w:p w14:paraId="57CF5088" w14:textId="77777777" w:rsidR="00213AC8" w:rsidRPr="00525F09" w:rsidRDefault="00213AC8" w:rsidP="00213AC8">
            <w:pPr>
              <w:spacing w:line="300" w:lineRule="exact"/>
              <w:ind w:rightChars="60" w:right="144"/>
              <w:rPr>
                <w:rFonts w:eastAsia="標楷體"/>
                <w:b/>
              </w:rPr>
            </w:pPr>
          </w:p>
        </w:tc>
        <w:tc>
          <w:tcPr>
            <w:tcW w:w="1003" w:type="dxa"/>
            <w:gridSpan w:val="2"/>
          </w:tcPr>
          <w:p w14:paraId="475155E3"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1658AF32"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rPr>
            </w:pPr>
            <w:r w:rsidRPr="00525F09">
              <w:rPr>
                <w:rFonts w:eastAsia="標楷體"/>
                <w:u w:val="single"/>
              </w:rPr>
              <w:t>4S Labelling Scheme</w:t>
            </w:r>
          </w:p>
        </w:tc>
        <w:tc>
          <w:tcPr>
            <w:tcW w:w="1701" w:type="dxa"/>
          </w:tcPr>
          <w:p w14:paraId="6345E0D0"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p>
        </w:tc>
      </w:tr>
      <w:tr w:rsidR="00071073" w:rsidRPr="00525F09" w14:paraId="5B5DE5F2" w14:textId="77777777" w:rsidTr="007321F8">
        <w:trPr>
          <w:trHeight w:val="558"/>
        </w:trPr>
        <w:tc>
          <w:tcPr>
            <w:tcW w:w="709" w:type="dxa"/>
          </w:tcPr>
          <w:p w14:paraId="2B908C88" w14:textId="77777777" w:rsidR="00213AC8" w:rsidRPr="00525F09" w:rsidRDefault="00213AC8" w:rsidP="00213AC8">
            <w:pPr>
              <w:spacing w:line="300" w:lineRule="exact"/>
              <w:ind w:rightChars="60" w:right="144"/>
              <w:rPr>
                <w:rFonts w:eastAsia="標楷體"/>
                <w:b/>
              </w:rPr>
            </w:pPr>
          </w:p>
        </w:tc>
        <w:tc>
          <w:tcPr>
            <w:tcW w:w="1003" w:type="dxa"/>
            <w:gridSpan w:val="2"/>
          </w:tcPr>
          <w:p w14:paraId="636BFF0B" w14:textId="77777777" w:rsidR="00213AC8" w:rsidRPr="00525F09" w:rsidRDefault="00213AC8" w:rsidP="00213AC8">
            <w:pPr>
              <w:pStyle w:val="31"/>
              <w:spacing w:line="300" w:lineRule="exact"/>
              <w:ind w:left="0" w:rightChars="60" w:right="144" w:firstLine="0"/>
              <w:jc w:val="left"/>
              <w:rPr>
                <w:rFonts w:ascii="Times New Roman" w:eastAsia="標楷體" w:hAnsi="Times New Roman"/>
                <w:szCs w:val="24"/>
              </w:rPr>
            </w:pPr>
          </w:p>
        </w:tc>
        <w:tc>
          <w:tcPr>
            <w:tcW w:w="6226" w:type="dxa"/>
          </w:tcPr>
          <w:p w14:paraId="41242755" w14:textId="23678CBE"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r w:rsidRPr="00525F09">
              <w:rPr>
                <w:rFonts w:eastAsia="標楷體"/>
              </w:rPr>
              <w:t xml:space="preserve">The 4S Labelling Scheme (4SLS) was launched on 20 May 2024.  As of </w:t>
            </w:r>
            <w:del w:id="923" w:author="Mr CHAN Kwok Hei 陳國熙" w:date="2026-01-12T13:27:00Z">
              <w:r w:rsidR="00396EE6" w:rsidRPr="00525F09" w:rsidDel="00A21082">
                <w:rPr>
                  <w:rFonts w:eastAsia="標楷體"/>
                  <w:color w:val="FF0000"/>
                </w:rPr>
                <w:delText>31 October</w:delText>
              </w:r>
            </w:del>
            <w:ins w:id="924" w:author="Mr CHAN Kwok Hei 陳國熙" w:date="2026-01-12T13:27:00Z">
              <w:r w:rsidR="00A21082" w:rsidRPr="00525F09">
                <w:rPr>
                  <w:rFonts w:eastAsia="標楷體"/>
                  <w:color w:val="FF0000"/>
                </w:rPr>
                <w:t xml:space="preserve">31 </w:t>
              </w:r>
              <w:del w:id="925" w:author="SEQS" w:date="2026-01-22T14:05:00Z">
                <w:r w:rsidR="00A21082" w:rsidRPr="00525F09">
                  <w:rPr>
                    <w:rFonts w:eastAsia="標楷體"/>
                    <w:color w:val="FF0000"/>
                  </w:rPr>
                  <w:delText>December</w:delText>
                </w:r>
              </w:del>
            </w:ins>
            <w:del w:id="926" w:author="SEQS" w:date="2026-01-22T14:05:00Z">
              <w:r w:rsidR="00396EE6" w:rsidRPr="00525F09">
                <w:rPr>
                  <w:rFonts w:eastAsia="標楷體"/>
                  <w:color w:val="FF0000"/>
                </w:rPr>
                <w:delText xml:space="preserve"> </w:delText>
              </w:r>
              <w:r w:rsidRPr="00525F09">
                <w:rPr>
                  <w:rFonts w:eastAsia="標楷體"/>
                  <w:color w:val="FF0000"/>
                </w:rPr>
                <w:delText>2025</w:delText>
              </w:r>
            </w:del>
            <w:ins w:id="927" w:author="SEQS" w:date="2026-01-22T14:05:00Z">
              <w:r w:rsidR="0026096C" w:rsidRPr="00525F09">
                <w:rPr>
                  <w:rFonts w:eastAsia="標楷體"/>
                  <w:color w:val="FF0000"/>
                </w:rPr>
                <w:t>January 20</w:t>
              </w:r>
            </w:ins>
            <w:ins w:id="928" w:author="SEQS" w:date="2026-01-22T14:06:00Z">
              <w:r w:rsidR="0026096C" w:rsidRPr="00525F09">
                <w:rPr>
                  <w:rFonts w:eastAsia="標楷體"/>
                  <w:color w:val="FF0000"/>
                </w:rPr>
                <w:t>26</w:t>
              </w:r>
            </w:ins>
            <w:r w:rsidRPr="00525F09">
              <w:rPr>
                <w:rFonts w:eastAsia="標楷體"/>
                <w:color w:val="FF0000"/>
              </w:rPr>
              <w:t xml:space="preserve">, </w:t>
            </w:r>
            <w:del w:id="929" w:author="Mr CHAN Kwok Hei 陳國熙" w:date="2026-01-12T13:27:00Z">
              <w:r w:rsidRPr="00525F09" w:rsidDel="00A21082">
                <w:rPr>
                  <w:rFonts w:eastAsia="標楷體"/>
                  <w:color w:val="FF0000"/>
                </w:rPr>
                <w:delText>51</w:delText>
              </w:r>
            </w:del>
            <w:ins w:id="930" w:author="Mr CHAN Kwok Hei 陳國熙" w:date="2026-01-12T13:27:00Z">
              <w:r w:rsidR="00A21082" w:rsidRPr="00525F09">
                <w:rPr>
                  <w:rFonts w:eastAsia="標楷體"/>
                  <w:color w:val="FF0000"/>
                </w:rPr>
                <w:t>52</w:t>
              </w:r>
            </w:ins>
            <w:r w:rsidRPr="00525F09">
              <w:rPr>
                <w:rFonts w:eastAsia="標楷體"/>
                <w:color w:val="FF0000"/>
              </w:rPr>
              <w:t xml:space="preserve"> sites </w:t>
            </w:r>
            <w:r w:rsidRPr="00525F09">
              <w:rPr>
                <w:rFonts w:eastAsia="標楷體"/>
              </w:rPr>
              <w:t xml:space="preserve">had been awarded with 4S labels. </w:t>
            </w:r>
          </w:p>
          <w:p w14:paraId="2305B5A8"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p>
        </w:tc>
        <w:tc>
          <w:tcPr>
            <w:tcW w:w="1701" w:type="dxa"/>
          </w:tcPr>
          <w:p w14:paraId="2D16B657" w14:textId="77777777" w:rsidR="00213AC8" w:rsidRPr="00525F09" w:rsidRDefault="00213AC8" w:rsidP="008A4978">
            <w:pPr>
              <w:tabs>
                <w:tab w:val="left" w:pos="426"/>
                <w:tab w:val="left" w:pos="461"/>
              </w:tabs>
              <w:autoSpaceDE w:val="0"/>
              <w:autoSpaceDN w:val="0"/>
              <w:adjustRightInd w:val="0"/>
              <w:spacing w:line="300" w:lineRule="exact"/>
              <w:ind w:rightChars="106" w:right="254" w:firstLine="1"/>
              <w:jc w:val="center"/>
              <w:rPr>
                <w:rFonts w:eastAsia="標楷體"/>
              </w:rPr>
            </w:pPr>
            <w:r w:rsidRPr="00525F09">
              <w:rPr>
                <w:rFonts w:eastAsia="標楷體"/>
                <w:lang w:val="en-US"/>
              </w:rPr>
              <w:t>SE/QS</w:t>
            </w:r>
          </w:p>
        </w:tc>
      </w:tr>
      <w:tr w:rsidR="00071073" w:rsidRPr="00525F09" w14:paraId="7D874F0C" w14:textId="77777777" w:rsidTr="007321F8">
        <w:trPr>
          <w:trHeight w:val="558"/>
        </w:trPr>
        <w:tc>
          <w:tcPr>
            <w:tcW w:w="709" w:type="dxa"/>
          </w:tcPr>
          <w:p w14:paraId="3C4B538D" w14:textId="77777777" w:rsidR="00213AC8" w:rsidRPr="00525F09" w:rsidRDefault="00213AC8" w:rsidP="00213AC8">
            <w:pPr>
              <w:spacing w:line="300" w:lineRule="exact"/>
              <w:ind w:rightChars="60" w:right="144"/>
              <w:rPr>
                <w:rFonts w:eastAsia="標楷體"/>
                <w:b/>
              </w:rPr>
            </w:pPr>
          </w:p>
        </w:tc>
        <w:tc>
          <w:tcPr>
            <w:tcW w:w="1003" w:type="dxa"/>
            <w:gridSpan w:val="2"/>
          </w:tcPr>
          <w:p w14:paraId="30D10B82"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5EB35869" w14:textId="77777777" w:rsidR="00213AC8" w:rsidRPr="00525F09" w:rsidRDefault="00213AC8" w:rsidP="00213AC8">
            <w:pPr>
              <w:widowControl/>
              <w:ind w:rightChars="106" w:right="254"/>
              <w:jc w:val="both"/>
              <w:rPr>
                <w:rFonts w:eastAsia="標楷體"/>
                <w:u w:val="single"/>
              </w:rPr>
            </w:pPr>
            <w:r w:rsidRPr="00525F09">
              <w:rPr>
                <w:rFonts w:eastAsia="標楷體"/>
                <w:u w:val="single"/>
              </w:rPr>
              <w:t>ICAC assignment study on EMSD’s Procurement for Stores / Services Not Exceeding HK$50,000</w:t>
            </w:r>
          </w:p>
          <w:p w14:paraId="21539A59" w14:textId="77777777" w:rsidR="00213AC8" w:rsidRPr="00525F09" w:rsidRDefault="00213AC8" w:rsidP="00213AC8">
            <w:pPr>
              <w:widowControl/>
              <w:ind w:rightChars="106" w:right="254"/>
              <w:jc w:val="both"/>
              <w:rPr>
                <w:rFonts w:eastAsia="標楷體"/>
              </w:rPr>
            </w:pPr>
          </w:p>
          <w:p w14:paraId="1F5518E2" w14:textId="6A748EA2" w:rsidR="00213AC8" w:rsidRPr="00525F09" w:rsidRDefault="00213AC8" w:rsidP="00213AC8">
            <w:pPr>
              <w:tabs>
                <w:tab w:val="left" w:pos="20"/>
              </w:tabs>
              <w:overflowPunct w:val="0"/>
              <w:ind w:rightChars="107" w:right="257"/>
              <w:jc w:val="both"/>
              <w:rPr>
                <w:rFonts w:eastAsia="標楷體"/>
              </w:rPr>
            </w:pPr>
            <w:r w:rsidRPr="00525F09">
              <w:rPr>
                <w:rFonts w:eastAsia="標楷體"/>
              </w:rPr>
              <w:t xml:space="preserve">Further to the inter-departmental top-level meeting between the DEVB, FSTB, EMSD and ICAC on 19 September 2024, the ICAC study team issued their preliminary observations and recommendations to EMSD on 27 September 2024 to address the corruption risks for our consideration. EMSD’s response with covering LTT was sent to ICAC on 22 October 2024. ICAC responded on 25 October 2024 noting our acceptance, and stated that their Study would be continued for compiling the final report. </w:t>
            </w:r>
            <w:r w:rsidRPr="00525F09">
              <w:t>A working level meeting was conducted on 20 June 2025 to update on the progress.</w:t>
            </w:r>
            <w:r w:rsidRPr="00525F09">
              <w:rPr>
                <w:rFonts w:eastAsia="細明體"/>
                <w:kern w:val="0"/>
                <w:lang w:val="en-US"/>
              </w:rPr>
              <w:t xml:space="preserve">  </w:t>
            </w:r>
            <w:r w:rsidRPr="00525F09">
              <w:rPr>
                <w:lang w:val="en-US"/>
              </w:rPr>
              <w:t xml:space="preserve">Subsequently, ICAC issued a second round of observations and recommendations focused on corruption prevention in relation to probity requirements, record management, etc. EMSD provided ICAC with a response to the new recommendations, along with an updated implementation status regarding the previous round of recommendations on 30 July 2025.  ICAC wished us to re-consider the outstanding recommendations or propose alternative measures to mitigate the corruption risk on 9 September 2025 in view of the recent ICAC case and the public’s expectation of good governance exercised by all B/Ds.  Sharing of the prototype of Procurement Workflow System </w:t>
            </w:r>
            <w:r w:rsidR="003D4AF8" w:rsidRPr="00525F09">
              <w:rPr>
                <w:lang w:val="en-US"/>
              </w:rPr>
              <w:t xml:space="preserve">(PWS) </w:t>
            </w:r>
            <w:r w:rsidRPr="00525F09">
              <w:rPr>
                <w:lang w:val="en-US"/>
              </w:rPr>
              <w:t>would be arranged with ICAC.</w:t>
            </w:r>
            <w:r w:rsidRPr="00525F09">
              <w:t xml:space="preserve">  </w:t>
            </w:r>
            <w:r w:rsidRPr="00525F09">
              <w:rPr>
                <w:rFonts w:eastAsia="標楷體"/>
              </w:rPr>
              <w:t>The Assignment Study Report would be submitted to the Corruption Prevention Advisory Committee (CPAC) once it is finalised.</w:t>
            </w:r>
          </w:p>
          <w:p w14:paraId="1EA853B2" w14:textId="77777777" w:rsidR="00213AC8" w:rsidRPr="00525F09" w:rsidRDefault="00213AC8" w:rsidP="00213AC8">
            <w:pPr>
              <w:tabs>
                <w:tab w:val="left" w:pos="20"/>
              </w:tabs>
              <w:ind w:rightChars="107" w:right="257" w:hanging="53"/>
              <w:jc w:val="both"/>
              <w:rPr>
                <w:rFonts w:eastAsia="標楷體"/>
              </w:rPr>
            </w:pPr>
          </w:p>
          <w:p w14:paraId="3A9F92FB" w14:textId="13E1FABF" w:rsidR="00213AC8" w:rsidRPr="00525F09" w:rsidRDefault="00213AC8" w:rsidP="00213AC8">
            <w:pPr>
              <w:tabs>
                <w:tab w:val="left" w:pos="20"/>
              </w:tabs>
              <w:ind w:rightChars="107" w:right="257" w:hanging="34"/>
              <w:jc w:val="both"/>
              <w:rPr>
                <w:rFonts w:eastAsia="標楷體"/>
              </w:rPr>
            </w:pPr>
            <w:r w:rsidRPr="00525F09">
              <w:rPr>
                <w:rFonts w:eastAsia="標楷體"/>
              </w:rPr>
              <w:t xml:space="preserve">EMSD provided updates on the Assignment Study and enhancement measures implemented by EMSD to the ICAC for the </w:t>
            </w:r>
            <w:proofErr w:type="spellStart"/>
            <w:r w:rsidRPr="00525F09">
              <w:rPr>
                <w:rFonts w:eastAsia="標楷體"/>
              </w:rPr>
              <w:t>ExCo</w:t>
            </w:r>
            <w:proofErr w:type="spellEnd"/>
            <w:r w:rsidRPr="00525F09">
              <w:rPr>
                <w:rFonts w:eastAsia="標楷體"/>
              </w:rPr>
              <w:t xml:space="preserve"> meeting on 21 January 2025, while LTT was prepared and sent to DEVB on 23 October 2024. EMSD provide</w:t>
            </w:r>
            <w:r w:rsidR="00F26B56" w:rsidRPr="00525F09">
              <w:rPr>
                <w:rFonts w:eastAsia="標楷體"/>
              </w:rPr>
              <w:t>d the updated plan of enhancement measures on 9 October 2025, after a coordination meeting with their management from Corruption Prevention (CR) Department was held on 6 October 2025</w:t>
            </w:r>
            <w:r w:rsidRPr="00525F09">
              <w:rPr>
                <w:rFonts w:eastAsia="標楷體"/>
              </w:rPr>
              <w:t>.</w:t>
            </w:r>
          </w:p>
          <w:p w14:paraId="16D66D52" w14:textId="77777777" w:rsidR="00213AC8" w:rsidRPr="00525F09" w:rsidRDefault="00213AC8" w:rsidP="00213AC8">
            <w:pPr>
              <w:ind w:rightChars="106" w:right="254"/>
              <w:jc w:val="both"/>
              <w:rPr>
                <w:rFonts w:eastAsia="標楷體"/>
              </w:rPr>
            </w:pPr>
          </w:p>
          <w:p w14:paraId="3B2C96DD" w14:textId="1A72394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r w:rsidRPr="00525F09">
              <w:rPr>
                <w:rFonts w:eastAsia="標楷體"/>
              </w:rPr>
              <w:t>Meanwhile, meetings of the Task Force and Coordination Team were held on 6 November 2024, 10 December 2024, 13 January 2025, 18 February 2025, 13 March 2025, 18 March 2025, 6 May 2025, 3 July 2025</w:t>
            </w:r>
            <w:r w:rsidR="003D4AF8" w:rsidRPr="00525F09">
              <w:rPr>
                <w:rFonts w:eastAsia="標楷體"/>
              </w:rPr>
              <w:t xml:space="preserve">, </w:t>
            </w:r>
            <w:r w:rsidRPr="00525F09">
              <w:rPr>
                <w:rFonts w:eastAsia="標楷體"/>
              </w:rPr>
              <w:t xml:space="preserve">11 September 2025 </w:t>
            </w:r>
            <w:r w:rsidR="003D4AF8" w:rsidRPr="00525F09">
              <w:rPr>
                <w:rFonts w:eastAsia="標楷體"/>
              </w:rPr>
              <w:t xml:space="preserve">and 10 November 2025 </w:t>
            </w:r>
            <w:r w:rsidRPr="00525F09">
              <w:rPr>
                <w:rFonts w:eastAsia="標楷體"/>
              </w:rPr>
              <w:t xml:space="preserve">to discuss the implementation of ICAC enhancement measures.  These measures included 2 % spot checking of procurement records (for store/services not exceeding HK$50,000), authenticity check on procurement document, digitalization plan on procurement workflow and monitoring, staff integrity training, and review on audit mechanism, etc.  Staff engagement with the representatives of 11 staff unions regarding the improvement items from ICAC Assignment Study and the progress of improvement measures on procurement workflow </w:t>
            </w:r>
            <w:r w:rsidR="003D4AF8" w:rsidRPr="00525F09">
              <w:rPr>
                <w:rFonts w:eastAsia="標楷體"/>
              </w:rPr>
              <w:t xml:space="preserve">were </w:t>
            </w:r>
            <w:r w:rsidRPr="00525F09">
              <w:rPr>
                <w:rFonts w:eastAsia="標楷體"/>
              </w:rPr>
              <w:t>conducted on 18 June 2025</w:t>
            </w:r>
            <w:r w:rsidR="003D4AF8" w:rsidRPr="00525F09">
              <w:rPr>
                <w:rFonts w:eastAsia="標楷體"/>
              </w:rPr>
              <w:t xml:space="preserve"> and 22 September 2025</w:t>
            </w:r>
            <w:r w:rsidRPr="00525F09">
              <w:rPr>
                <w:rFonts w:eastAsia="標楷體"/>
              </w:rPr>
              <w:t>.</w:t>
            </w:r>
            <w:r w:rsidRPr="00525F09">
              <w:rPr>
                <w:rFonts w:eastAsia="標楷體"/>
                <w:color w:val="FF0000"/>
              </w:rPr>
              <w:t xml:space="preserve"> </w:t>
            </w:r>
            <w:ins w:id="931" w:author="Mr LEE Sun Yu 李新宇先生" w:date="2026-02-03T18:28:00Z">
              <w:r w:rsidR="3EE45B34" w:rsidRPr="00525F09">
                <w:rPr>
                  <w:rFonts w:eastAsia="標楷體"/>
                  <w:color w:val="FF0000"/>
                </w:rPr>
                <w:t xml:space="preserve">In addition, a TSMC paper was endorsed by the committee </w:t>
              </w:r>
              <w:r w:rsidR="56FC7568" w:rsidRPr="00525F09">
                <w:rPr>
                  <w:rFonts w:eastAsia="標楷體"/>
                  <w:color w:val="FF0000"/>
                </w:rPr>
                <w:t xml:space="preserve">on 31 December 2025 </w:t>
              </w:r>
              <w:r w:rsidR="3EE45B34" w:rsidRPr="00525F09">
                <w:rPr>
                  <w:rFonts w:eastAsia="標楷體"/>
                  <w:color w:val="FF0000"/>
                </w:rPr>
                <w:t xml:space="preserve">to </w:t>
              </w:r>
            </w:ins>
            <w:ins w:id="932" w:author="Mr LEE Sun Yu 李新宇先生" w:date="2026-02-03T18:29:00Z">
              <w:r w:rsidR="75B920CF" w:rsidRPr="00525F09">
                <w:rPr>
                  <w:rFonts w:eastAsia="標楷體"/>
                  <w:color w:val="FF0000"/>
                </w:rPr>
                <w:t xml:space="preserve">enhance the audit arrangement relating to procurement for </w:t>
              </w:r>
              <w:r w:rsidR="46E81806" w:rsidRPr="00525F09">
                <w:rPr>
                  <w:rFonts w:eastAsia="標楷體"/>
                  <w:color w:val="FF0000"/>
                </w:rPr>
                <w:t>works-related and store and service items.</w:t>
              </w:r>
            </w:ins>
          </w:p>
          <w:p w14:paraId="38A47F57"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rPr>
            </w:pPr>
          </w:p>
          <w:p w14:paraId="19B60B64" w14:textId="78663C3B" w:rsidR="00213AC8" w:rsidRPr="00525F09" w:rsidRDefault="00213AC8" w:rsidP="007321F8">
            <w:pPr>
              <w:tabs>
                <w:tab w:val="left" w:pos="426"/>
                <w:tab w:val="left" w:pos="461"/>
              </w:tabs>
              <w:autoSpaceDE w:val="0"/>
              <w:autoSpaceDN w:val="0"/>
              <w:adjustRightInd w:val="0"/>
              <w:spacing w:line="300" w:lineRule="exact"/>
              <w:ind w:rightChars="106" w:right="254" w:firstLine="1"/>
              <w:jc w:val="both"/>
              <w:rPr>
                <w:rFonts w:eastAsia="標楷體"/>
                <w:color w:val="FF0000"/>
              </w:rPr>
            </w:pPr>
            <w:r w:rsidRPr="00525F09">
              <w:rPr>
                <w:rFonts w:eastAsia="標楷體"/>
              </w:rPr>
              <w:t xml:space="preserve">CAU, SSD and ITSS1 were </w:t>
            </w:r>
            <w:ins w:id="933" w:author="Mr LEE Sun Yu 李新宇先生" w:date="2026-02-03T18:30:00Z">
              <w:r w:rsidR="7D596180" w:rsidRPr="00525F09">
                <w:rPr>
                  <w:rFonts w:eastAsia="標楷體"/>
                  <w:color w:val="FF0000"/>
                </w:rPr>
                <w:t xml:space="preserve">jointly </w:t>
              </w:r>
            </w:ins>
            <w:r w:rsidRPr="00525F09">
              <w:rPr>
                <w:rFonts w:eastAsia="標楷體"/>
              </w:rPr>
              <w:t>developing a Procurement Workflow System</w:t>
            </w:r>
            <w:r w:rsidR="003D4AF8" w:rsidRPr="00525F09">
              <w:rPr>
                <w:rFonts w:eastAsia="標楷體"/>
              </w:rPr>
              <w:t xml:space="preserve"> (PWS)</w:t>
            </w:r>
            <w:r w:rsidRPr="00525F09">
              <w:rPr>
                <w:rFonts w:eastAsia="標楷體"/>
              </w:rPr>
              <w:t xml:space="preserve">.  </w:t>
            </w:r>
            <w:r w:rsidR="003D4AF8" w:rsidRPr="00525F09">
              <w:rPr>
                <w:rFonts w:eastAsia="標楷體"/>
              </w:rPr>
              <w:t xml:space="preserve">UAT </w:t>
            </w:r>
            <w:r w:rsidRPr="00525F09">
              <w:rPr>
                <w:rFonts w:eastAsia="標楷體"/>
              </w:rPr>
              <w:t xml:space="preserve">for the system </w:t>
            </w:r>
            <w:r w:rsidR="003D4AF8" w:rsidRPr="00525F09">
              <w:rPr>
                <w:rFonts w:eastAsia="標楷體"/>
              </w:rPr>
              <w:t xml:space="preserve">commenced in October 2025. A briefing cum hands-on training was conducted </w:t>
            </w:r>
            <w:ins w:id="934" w:author="Mr LEE Sun Yu 李新宇先生" w:date="2026-02-03T18:30:00Z">
              <w:r w:rsidR="7D596180" w:rsidRPr="00525F09">
                <w:rPr>
                  <w:rFonts w:eastAsia="標楷體"/>
                  <w:color w:val="FF0000"/>
                </w:rPr>
                <w:t xml:space="preserve">on </w:t>
              </w:r>
            </w:ins>
            <w:r w:rsidR="003D4AF8" w:rsidRPr="00525F09">
              <w:rPr>
                <w:rFonts w:eastAsia="標楷體"/>
              </w:rPr>
              <w:t xml:space="preserve">10 November 2025. </w:t>
            </w:r>
            <w:r w:rsidR="001E6814" w:rsidRPr="00525F09">
              <w:rPr>
                <w:rFonts w:eastAsia="標楷體"/>
              </w:rPr>
              <w:t xml:space="preserve"> This system would be launched </w:t>
            </w:r>
            <w:ins w:id="935" w:author="Mr LEE Sun Yu 李新宇先生" w:date="2026-02-03T18:30:00Z">
              <w:r w:rsidR="69C0B1B8" w:rsidRPr="00525F09">
                <w:rPr>
                  <w:rFonts w:eastAsia="標楷體"/>
                  <w:color w:val="FF0000"/>
                </w:rPr>
                <w:t>in</w:t>
              </w:r>
            </w:ins>
            <w:del w:id="936" w:author="Mr LEE Sun Yu 李新宇先生" w:date="2026-02-03T18:30:00Z">
              <w:r w:rsidR="001E6814" w:rsidRPr="00525F09" w:rsidDel="7D596180">
                <w:rPr>
                  <w:rFonts w:eastAsia="標楷體"/>
                </w:rPr>
                <w:delText>by</w:delText>
              </w:r>
            </w:del>
            <w:r w:rsidR="001E6814" w:rsidRPr="00525F09">
              <w:rPr>
                <w:rFonts w:eastAsia="標楷體"/>
              </w:rPr>
              <w:t xml:space="preserve"> 3 phrases</w:t>
            </w:r>
            <w:r w:rsidRPr="00525F09">
              <w:rPr>
                <w:rFonts w:eastAsia="標楷體"/>
              </w:rPr>
              <w:t xml:space="preserve">, with a target </w:t>
            </w:r>
            <w:r w:rsidR="001E6814" w:rsidRPr="00525F09">
              <w:rPr>
                <w:rFonts w:eastAsia="標楷體"/>
              </w:rPr>
              <w:t xml:space="preserve">official </w:t>
            </w:r>
            <w:r w:rsidRPr="00525F09">
              <w:rPr>
                <w:rFonts w:eastAsia="標楷體"/>
              </w:rPr>
              <w:t xml:space="preserve">launch </w:t>
            </w:r>
            <w:r w:rsidR="001E6814" w:rsidRPr="00525F09">
              <w:rPr>
                <w:rFonts w:eastAsia="標楷體"/>
              </w:rPr>
              <w:t xml:space="preserve">by </w:t>
            </w:r>
            <w:r w:rsidRPr="00525F09">
              <w:rPr>
                <w:rFonts w:eastAsia="標楷體"/>
              </w:rPr>
              <w:t>Q</w:t>
            </w:r>
            <w:r w:rsidR="001E6814" w:rsidRPr="00525F09">
              <w:rPr>
                <w:rFonts w:eastAsia="標楷體"/>
              </w:rPr>
              <w:t>3</w:t>
            </w:r>
            <w:r w:rsidRPr="00525F09">
              <w:rPr>
                <w:rFonts w:eastAsia="標楷體"/>
              </w:rPr>
              <w:t xml:space="preserve"> 202</w:t>
            </w:r>
            <w:ins w:id="937" w:author="Mr LEE Sun Yu 李新宇先生" w:date="2026-02-03T18:26:00Z">
              <w:r w:rsidR="00F26B56" w:rsidRPr="00525F09">
                <w:rPr>
                  <w:rFonts w:eastAsia="標楷體"/>
                </w:rPr>
                <w:t xml:space="preserve">6.  </w:t>
              </w:r>
              <w:r w:rsidR="00F26B56" w:rsidRPr="00525F09">
                <w:rPr>
                  <w:rFonts w:eastAsia="標楷體"/>
                  <w:color w:val="FF0000"/>
                </w:rPr>
                <w:t xml:space="preserve">A demo to </w:t>
              </w:r>
            </w:ins>
            <w:ins w:id="938" w:author="Mr LEE Sun Yu 李新宇先生" w:date="2026-02-03T18:30:00Z">
              <w:r w:rsidR="69C0B1B8" w:rsidRPr="00525F09">
                <w:rPr>
                  <w:rFonts w:eastAsia="標楷體"/>
                  <w:color w:val="FF0000"/>
                </w:rPr>
                <w:t xml:space="preserve">the representative from </w:t>
              </w:r>
              <w:r w:rsidR="00F26B56" w:rsidRPr="00525F09">
                <w:rPr>
                  <w:rFonts w:eastAsia="標楷體"/>
                  <w:color w:val="FF0000"/>
                </w:rPr>
                <w:t>ICAC w</w:t>
              </w:r>
            </w:ins>
            <w:ins w:id="939" w:author="Mr LEE Sun Yu 李新宇先生" w:date="2026-02-03T18:27:00Z">
              <w:r w:rsidR="5E7E63B8" w:rsidRPr="00525F09">
                <w:rPr>
                  <w:rFonts w:eastAsia="標楷體"/>
                  <w:color w:val="FF0000"/>
                </w:rPr>
                <w:t>as also</w:t>
              </w:r>
            </w:ins>
            <w:ins w:id="940" w:author="Mr LEE Sun Yu 李新宇先生" w:date="2026-02-03T18:26:00Z">
              <w:r w:rsidR="00F26B56" w:rsidRPr="00525F09">
                <w:rPr>
                  <w:rFonts w:eastAsia="標楷體"/>
                  <w:color w:val="FF0000"/>
                </w:rPr>
                <w:t xml:space="preserve"> arranged </w:t>
              </w:r>
            </w:ins>
            <w:ins w:id="941" w:author="Mr LEE Sun Yu 李新宇先生" w:date="2026-02-03T18:27:00Z">
              <w:r w:rsidR="5E7E63B8" w:rsidRPr="00525F09">
                <w:rPr>
                  <w:rFonts w:eastAsia="標楷體"/>
                  <w:color w:val="FF0000"/>
                </w:rPr>
                <w:t>o</w:t>
              </w:r>
            </w:ins>
            <w:ins w:id="942" w:author="Mr LEE Sun Yu 李新宇先生" w:date="2026-02-03T18:26:00Z">
              <w:r w:rsidR="00F26B56" w:rsidRPr="00525F09">
                <w:rPr>
                  <w:rFonts w:eastAsia="標楷體"/>
                  <w:color w:val="FF0000"/>
                </w:rPr>
                <w:t xml:space="preserve">n </w:t>
              </w:r>
            </w:ins>
            <w:ins w:id="943" w:author="Mr LEE Sun Yu 李新宇先生" w:date="2026-02-03T18:27:00Z">
              <w:r w:rsidR="5E7E63B8" w:rsidRPr="00525F09">
                <w:rPr>
                  <w:rFonts w:eastAsia="標楷體"/>
                  <w:color w:val="FF0000"/>
                </w:rPr>
                <w:t xml:space="preserve">8 </w:t>
              </w:r>
            </w:ins>
            <w:ins w:id="944" w:author="Mr LEE Sun Yu 李新宇先生" w:date="2026-02-03T18:26:00Z">
              <w:r w:rsidR="00F26B56" w:rsidRPr="00525F09">
                <w:rPr>
                  <w:rFonts w:eastAsia="標楷體"/>
                  <w:color w:val="FF0000"/>
                </w:rPr>
                <w:t>December 2025</w:t>
              </w:r>
            </w:ins>
            <w:ins w:id="945" w:author="Mr LEE Sun Yu 李新宇先生" w:date="2026-02-03T18:30:00Z">
              <w:r w:rsidR="69C0B1B8" w:rsidRPr="00525F09">
                <w:rPr>
                  <w:rFonts w:eastAsia="標楷體"/>
                  <w:color w:val="FF0000"/>
                </w:rPr>
                <w:t xml:space="preserve"> at EMSD Headqu</w:t>
              </w:r>
            </w:ins>
            <w:ins w:id="946" w:author="Mr LEE Sun Yu 李新宇先生" w:date="2026-02-03T18:31:00Z">
              <w:r w:rsidR="1F3CA4A9" w:rsidRPr="00525F09">
                <w:rPr>
                  <w:rFonts w:eastAsia="標楷體"/>
                  <w:color w:val="FF0000"/>
                </w:rPr>
                <w:t>arters</w:t>
              </w:r>
            </w:ins>
            <w:r w:rsidRPr="00525F09">
              <w:rPr>
                <w:rFonts w:eastAsia="標楷體"/>
                <w:color w:val="FF0000"/>
              </w:rPr>
              <w:t>.</w:t>
            </w:r>
          </w:p>
          <w:p w14:paraId="77DFCC8C" w14:textId="77777777" w:rsidR="00213AC8" w:rsidRPr="00525F09" w:rsidRDefault="00213AC8" w:rsidP="00213AC8">
            <w:pPr>
              <w:widowControl/>
              <w:ind w:rightChars="106" w:right="254"/>
              <w:jc w:val="both"/>
              <w:rPr>
                <w:rFonts w:eastAsia="標楷體"/>
                <w:u w:val="single"/>
              </w:rPr>
            </w:pPr>
          </w:p>
        </w:tc>
        <w:tc>
          <w:tcPr>
            <w:tcW w:w="1701" w:type="dxa"/>
          </w:tcPr>
          <w:p w14:paraId="5FB7132A"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0D67194A"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4741D5FE"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p w14:paraId="793BEBED" w14:textId="22322657" w:rsidR="00213AC8" w:rsidRPr="00525F09" w:rsidRDefault="00213AC8" w:rsidP="00071073">
            <w:pPr>
              <w:pStyle w:val="a5"/>
              <w:spacing w:before="0" w:after="0" w:line="300" w:lineRule="exact"/>
              <w:ind w:rightChars="0" w:right="0"/>
              <w:jc w:val="center"/>
              <w:rPr>
                <w:rFonts w:ascii="Times New Roman" w:eastAsia="標楷體" w:hAnsi="Times New Roman"/>
                <w:lang w:val="en-US"/>
              </w:rPr>
            </w:pPr>
            <w:proofErr w:type="spellStart"/>
            <w:r w:rsidRPr="00525F09">
              <w:rPr>
                <w:rFonts w:ascii="Times New Roman" w:eastAsia="標楷體" w:hAnsi="Times New Roman"/>
                <w:lang w:val="en-US"/>
              </w:rPr>
              <w:t>CAd</w:t>
            </w:r>
            <w:proofErr w:type="spellEnd"/>
            <w:r w:rsidRPr="00525F09">
              <w:rPr>
                <w:rFonts w:ascii="Times New Roman" w:eastAsia="標楷體" w:hAnsi="Times New Roman"/>
                <w:lang w:val="en-US"/>
              </w:rPr>
              <w:t>/1</w:t>
            </w:r>
            <w:r w:rsidR="00A9603A" w:rsidRPr="00525F09">
              <w:rPr>
                <w:rFonts w:ascii="Times New Roman" w:eastAsia="標楷體" w:hAnsi="Times New Roman"/>
                <w:lang w:val="en-US"/>
              </w:rPr>
              <w:t xml:space="preserve">, </w:t>
            </w:r>
            <w:proofErr w:type="spellStart"/>
            <w:r w:rsidRPr="00525F09">
              <w:rPr>
                <w:rFonts w:ascii="Times New Roman" w:eastAsia="標楷體" w:hAnsi="Times New Roman"/>
                <w:kern w:val="2"/>
                <w:sz w:val="24"/>
                <w:lang w:val="en-US"/>
              </w:rPr>
              <w:t>CAd</w:t>
            </w:r>
            <w:proofErr w:type="spellEnd"/>
            <w:r w:rsidRPr="00525F09">
              <w:rPr>
                <w:rFonts w:ascii="Times New Roman" w:eastAsia="標楷體" w:hAnsi="Times New Roman"/>
                <w:kern w:val="2"/>
                <w:sz w:val="24"/>
                <w:lang w:val="en-US"/>
              </w:rPr>
              <w:t>/2</w:t>
            </w:r>
          </w:p>
          <w:p w14:paraId="03B623C8" w14:textId="540F704A" w:rsidR="00A9603A" w:rsidRPr="00525F09" w:rsidRDefault="00A9603A" w:rsidP="008A4978">
            <w:pPr>
              <w:tabs>
                <w:tab w:val="left" w:pos="426"/>
                <w:tab w:val="left" w:pos="461"/>
              </w:tabs>
              <w:autoSpaceDE w:val="0"/>
              <w:autoSpaceDN w:val="0"/>
              <w:adjustRightInd w:val="0"/>
              <w:spacing w:line="300" w:lineRule="exact"/>
              <w:ind w:rightChars="106" w:right="254" w:firstLine="1"/>
              <w:jc w:val="center"/>
              <w:rPr>
                <w:rFonts w:eastAsia="標楷體"/>
                <w:lang w:eastAsia="zh-HK"/>
              </w:rPr>
            </w:pPr>
            <w:r w:rsidRPr="00525F09">
              <w:rPr>
                <w:rFonts w:eastAsia="標楷體"/>
                <w:lang w:val="en-US"/>
              </w:rPr>
              <w:t xml:space="preserve"> CSO(E&amp;M)</w:t>
            </w:r>
          </w:p>
        </w:tc>
      </w:tr>
      <w:tr w:rsidR="00071073" w:rsidRPr="00525F09" w14:paraId="31E36F14" w14:textId="77777777" w:rsidTr="007321F8">
        <w:trPr>
          <w:trHeight w:val="558"/>
        </w:trPr>
        <w:tc>
          <w:tcPr>
            <w:tcW w:w="709" w:type="dxa"/>
          </w:tcPr>
          <w:p w14:paraId="3AC9DBE9" w14:textId="77777777" w:rsidR="00213AC8" w:rsidRPr="00525F09" w:rsidRDefault="00213AC8" w:rsidP="00213AC8">
            <w:pPr>
              <w:spacing w:line="300" w:lineRule="exact"/>
              <w:ind w:rightChars="60" w:right="144"/>
              <w:rPr>
                <w:rFonts w:eastAsia="標楷體"/>
                <w:b/>
              </w:rPr>
            </w:pPr>
          </w:p>
        </w:tc>
        <w:tc>
          <w:tcPr>
            <w:tcW w:w="1003" w:type="dxa"/>
            <w:gridSpan w:val="2"/>
          </w:tcPr>
          <w:p w14:paraId="6D064B9D"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szCs w:val="24"/>
              </w:rPr>
            </w:pPr>
          </w:p>
        </w:tc>
        <w:tc>
          <w:tcPr>
            <w:tcW w:w="6226" w:type="dxa"/>
          </w:tcPr>
          <w:p w14:paraId="258FBB4D"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val="en-US" w:eastAsia="zh-HK"/>
              </w:rPr>
            </w:pPr>
            <w:r w:rsidRPr="00525F09">
              <w:rPr>
                <w:rFonts w:eastAsia="標楷體"/>
                <w:u w:val="single"/>
                <w:lang w:val="en-US"/>
              </w:rPr>
              <w:t>Implementation of Digital Works Supervision System (DWSS) and Smart Site Safety System (SSSS)</w:t>
            </w:r>
          </w:p>
          <w:p w14:paraId="161136CB"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val="en-US" w:eastAsia="zh-HK"/>
              </w:rPr>
            </w:pPr>
          </w:p>
        </w:tc>
        <w:tc>
          <w:tcPr>
            <w:tcW w:w="1701" w:type="dxa"/>
            <w:tcBorders>
              <w:left w:val="nil"/>
            </w:tcBorders>
          </w:tcPr>
          <w:p w14:paraId="2D6FB79B"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3A41AC80" w14:textId="77777777" w:rsidTr="007321F8">
        <w:trPr>
          <w:trHeight w:val="558"/>
        </w:trPr>
        <w:tc>
          <w:tcPr>
            <w:tcW w:w="709" w:type="dxa"/>
          </w:tcPr>
          <w:p w14:paraId="7D292DD3" w14:textId="77777777" w:rsidR="00213AC8" w:rsidRPr="00525F09" w:rsidRDefault="00213AC8" w:rsidP="00213AC8">
            <w:pPr>
              <w:spacing w:line="300" w:lineRule="exact"/>
              <w:ind w:rightChars="60" w:right="144"/>
              <w:rPr>
                <w:rFonts w:eastAsia="標楷體"/>
                <w:b/>
              </w:rPr>
            </w:pPr>
          </w:p>
        </w:tc>
        <w:tc>
          <w:tcPr>
            <w:tcW w:w="1003" w:type="dxa"/>
            <w:gridSpan w:val="2"/>
          </w:tcPr>
          <w:p w14:paraId="2FCFF682"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5830A0A2" w14:textId="01E320F0"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eastAsia="zh-HK"/>
              </w:rPr>
            </w:pPr>
            <w:del w:id="947" w:author="Mr CHAN Hei Yim, Leo 陳禧棪" w:date="2026-01-15T19:21:00Z">
              <w:r w:rsidRPr="00525F09">
                <w:rPr>
                  <w:rFonts w:eastAsia="標楷體"/>
                  <w:lang w:val="en-US"/>
                </w:rPr>
                <w:delText>The DEVB has released version 1.1 of its iCWP Data Standardization Report in June 2024, and ITSS1 upgraded the EMSD DWSS system to meet the prescribed standards by March 2025.  ITSS1 continued to enhance the DWSS workflow to support dynamic workflows, ensuring compatibility with all types of contracts in EMSD, with a target development completion by Q3 2025. Following internal testing, the updated system is scheduled for release to end users by Q4 2025.  Currently, there are 8 contracts in active use of DWSS.</w:delText>
              </w:r>
              <w:r w:rsidR="00A67989" w:rsidRPr="00525F09">
                <w:rPr>
                  <w:rFonts w:eastAsia="標楷體"/>
                  <w:lang w:val="en-US"/>
                </w:rPr>
                <w:delText xml:space="preserve"> </w:delText>
              </w:r>
              <w:r w:rsidR="00AB20C8" w:rsidRPr="00525F09">
                <w:rPr>
                  <w:rFonts w:eastAsia="標楷體"/>
                  <w:lang w:val="en-US"/>
                </w:rPr>
                <w:delText xml:space="preserve"> </w:delText>
              </w:r>
            </w:del>
            <w:r w:rsidR="00A67989" w:rsidRPr="00525F09">
              <w:rPr>
                <w:rFonts w:eastAsia="標楷體"/>
                <w:lang w:val="en-US"/>
              </w:rPr>
              <w:t>In November 2025, EMSD received a new draft technical circular regarding DWSS. Upon reviewing the circular, ITSS1 provided technical comments, focusing particularly on the security aspects of the proposed e-mail synchronization mechanism.</w:t>
            </w:r>
            <w:ins w:id="948" w:author="Mr YEUNG Hong Yu 楊航愉" w:date="2026-01-15T16:03:00Z">
              <w:r w:rsidR="00F60CC7" w:rsidRPr="00525F09">
                <w:rPr>
                  <w:rFonts w:eastAsia="標楷體"/>
                  <w:lang w:val="en-US"/>
                </w:rPr>
                <w:t xml:space="preserve"> DEVB has responded that departments </w:t>
              </w:r>
            </w:ins>
            <w:ins w:id="949" w:author="Mr YEUNG Hong Yu 楊航愉" w:date="2026-01-15T16:04:00Z">
              <w:r w:rsidR="00F60CC7" w:rsidRPr="00525F09">
                <w:rPr>
                  <w:rFonts w:eastAsia="標楷體"/>
                  <w:lang w:val="en-US"/>
                </w:rPr>
                <w:t xml:space="preserve">are welcome to implement </w:t>
              </w:r>
            </w:ins>
            <w:ins w:id="950" w:author="Mr YEUNG Hong Yu 楊航愉" w:date="2026-01-15T16:03:00Z">
              <w:r w:rsidR="00F60CC7" w:rsidRPr="00525F09">
                <w:rPr>
                  <w:rFonts w:eastAsia="標楷體"/>
                  <w:lang w:val="en-US"/>
                </w:rPr>
                <w:t xml:space="preserve">additional security </w:t>
              </w:r>
            </w:ins>
            <w:ins w:id="951" w:author="Mr YEUNG Hong Yu 楊航愉" w:date="2026-01-15T16:04:00Z">
              <w:r w:rsidR="00F60CC7" w:rsidRPr="00525F09">
                <w:rPr>
                  <w:rFonts w:eastAsia="標楷體"/>
                  <w:lang w:val="en-US"/>
                </w:rPr>
                <w:t>enhancements to protect the system.</w:t>
              </w:r>
            </w:ins>
            <w:ins w:id="952" w:author="Mr YEUNG Hong Yu 楊航愉" w:date="2026-01-15T16:08:00Z">
              <w:r w:rsidR="00F60CC7" w:rsidRPr="00525F09">
                <w:rPr>
                  <w:rFonts w:eastAsia="標楷體"/>
                  <w:lang w:val="en-US"/>
                </w:rPr>
                <w:t xml:space="preserve"> Subsequently, </w:t>
              </w:r>
            </w:ins>
            <w:ins w:id="953" w:author="Mr YEUNG Hong Yu 楊航愉" w:date="2026-01-15T16:09:00Z">
              <w:r w:rsidR="00F60CC7" w:rsidRPr="00525F09">
                <w:rPr>
                  <w:rFonts w:eastAsia="標楷體"/>
                  <w:lang w:val="en-US"/>
                </w:rPr>
                <w:t>DEVB TC(W) No. 8/2025 has been issued on 12 December 2025.</w:t>
              </w:r>
            </w:ins>
            <w:ins w:id="954" w:author="Mr CHAN Hei Yim, Leo 陳禧棪" w:date="2026-01-15T19:21:00Z">
              <w:r w:rsidR="00D452FF" w:rsidRPr="00525F09">
                <w:rPr>
                  <w:rFonts w:eastAsia="標楷體"/>
                  <w:lang w:val="en-US"/>
                </w:rPr>
                <w:t xml:space="preserve">  </w:t>
              </w:r>
            </w:ins>
            <w:ins w:id="955" w:author="Mr CHAN Hei Yim, Leo 陳禧棪" w:date="2026-01-15T19:22:00Z">
              <w:r w:rsidR="0014698E" w:rsidRPr="00525F09">
                <w:rPr>
                  <w:rFonts w:eastAsia="標楷體"/>
                  <w:lang w:val="en-US"/>
                </w:rPr>
                <w:t>On initial checking</w:t>
              </w:r>
            </w:ins>
            <w:ins w:id="956" w:author="Mr CHAN Hei Yim, Leo 陳禧棪" w:date="2026-01-15T19:24:00Z">
              <w:r w:rsidR="0014698E" w:rsidRPr="00525F09">
                <w:rPr>
                  <w:rFonts w:eastAsia="標楷體"/>
                  <w:lang w:val="en-US"/>
                </w:rPr>
                <w:t xml:space="preserve"> by ITSS1</w:t>
              </w:r>
            </w:ins>
            <w:ins w:id="957" w:author="Mr CHAN Hei Yim, Leo 陳禧棪" w:date="2026-01-15T19:22:00Z">
              <w:r w:rsidR="0014698E" w:rsidRPr="00525F09">
                <w:rPr>
                  <w:rFonts w:eastAsia="標楷體"/>
                  <w:lang w:val="en-US"/>
                </w:rPr>
                <w:t xml:space="preserve">, the new circular introduces substantial functional changes that </w:t>
              </w:r>
            </w:ins>
            <w:ins w:id="958" w:author="Mr CHAN Hei Yim, Leo 陳禧棪" w:date="2026-01-15T19:23:00Z">
              <w:r w:rsidR="0014698E" w:rsidRPr="00525F09">
                <w:rPr>
                  <w:rFonts w:eastAsia="標楷體"/>
                  <w:lang w:val="en-US"/>
                </w:rPr>
                <w:t>require significant enhancement to the EMSD DWSS</w:t>
              </w:r>
            </w:ins>
            <w:ins w:id="959" w:author="Mr CHAN Hei Yim, Leo 陳禧棪" w:date="2026-01-15T19:22:00Z">
              <w:r w:rsidR="00D452FF" w:rsidRPr="00525F09">
                <w:rPr>
                  <w:rFonts w:eastAsia="標楷體"/>
                  <w:lang w:val="en-US"/>
                </w:rPr>
                <w:t xml:space="preserve"> </w:t>
              </w:r>
            </w:ins>
            <w:ins w:id="960" w:author="Mr CHAN Hei Yim, Leo 陳禧棪" w:date="2026-01-15T19:23:00Z">
              <w:r w:rsidR="0014698E" w:rsidRPr="00525F09">
                <w:rPr>
                  <w:rFonts w:eastAsia="標楷體"/>
                  <w:lang w:val="en-US"/>
                </w:rPr>
                <w:t>system for compliance.</w:t>
              </w:r>
            </w:ins>
            <w:ins w:id="961" w:author="Mr CHAN Hei Yim, Leo 陳禧棪" w:date="2026-01-15T19:24:00Z">
              <w:r w:rsidR="0014698E" w:rsidRPr="00525F09">
                <w:rPr>
                  <w:rFonts w:eastAsia="標楷體"/>
                  <w:lang w:val="en-US"/>
                </w:rPr>
                <w:t xml:space="preserve">  ITSS1</w:t>
              </w:r>
            </w:ins>
            <w:ins w:id="962" w:author="Mr CHAN Hei Yim, Leo 陳禧棪" w:date="2026-01-15T19:32:00Z">
              <w:r w:rsidR="0014698E" w:rsidRPr="00525F09">
                <w:rPr>
                  <w:rFonts w:eastAsia="標楷體"/>
                  <w:lang w:val="en-US"/>
                </w:rPr>
                <w:t xml:space="preserve"> would study the new circular in greater detail to estimate the </w:t>
              </w:r>
            </w:ins>
            <w:ins w:id="963" w:author="Mr CHAN Hei Yim, Leo 陳禧棪" w:date="2026-01-15T19:33:00Z">
              <w:r w:rsidR="00FB58D8" w:rsidRPr="00525F09">
                <w:rPr>
                  <w:rFonts w:eastAsia="標楷體"/>
                  <w:lang w:val="en-US"/>
                </w:rPr>
                <w:t>development e</w:t>
              </w:r>
            </w:ins>
            <w:ins w:id="964" w:author="Mr CHAN Hei Yim, Leo 陳禧棪" w:date="2026-01-15T19:32:00Z">
              <w:r w:rsidR="0014698E" w:rsidRPr="00525F09">
                <w:rPr>
                  <w:rFonts w:eastAsia="標楷體"/>
                  <w:lang w:val="en-US"/>
                </w:rPr>
                <w:t>ffort required.</w:t>
              </w:r>
            </w:ins>
          </w:p>
          <w:p w14:paraId="5C8F44A9"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eastAsia="zh-HK"/>
              </w:rPr>
            </w:pPr>
          </w:p>
        </w:tc>
        <w:tc>
          <w:tcPr>
            <w:tcW w:w="1701" w:type="dxa"/>
            <w:tcBorders>
              <w:left w:val="nil"/>
            </w:tcBorders>
          </w:tcPr>
          <w:p w14:paraId="7F49F11D" w14:textId="3628CA2A"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SE/ITSS1</w:t>
            </w:r>
            <w:r w:rsidR="00407D3B" w:rsidRPr="00525F09">
              <w:rPr>
                <w:rFonts w:ascii="Times New Roman" w:eastAsia="標楷體" w:hAnsi="Times New Roman"/>
                <w:kern w:val="2"/>
                <w:sz w:val="24"/>
                <w:lang w:val="en-US"/>
              </w:rPr>
              <w:t>, CAd1</w:t>
            </w:r>
          </w:p>
          <w:p w14:paraId="52B3F10D"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p>
          <w:p w14:paraId="5C3361F4"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p>
        </w:tc>
      </w:tr>
      <w:tr w:rsidR="00071073" w:rsidRPr="00525F09" w14:paraId="3CF23632" w14:textId="77777777" w:rsidTr="007321F8">
        <w:trPr>
          <w:trHeight w:val="94"/>
        </w:trPr>
        <w:tc>
          <w:tcPr>
            <w:tcW w:w="709" w:type="dxa"/>
          </w:tcPr>
          <w:p w14:paraId="048382B2" w14:textId="77777777" w:rsidR="00213AC8" w:rsidRPr="00525F09" w:rsidRDefault="00213AC8" w:rsidP="00213AC8">
            <w:pPr>
              <w:spacing w:line="300" w:lineRule="exact"/>
              <w:ind w:rightChars="60" w:right="144"/>
              <w:rPr>
                <w:rFonts w:eastAsia="標楷體"/>
                <w:b/>
              </w:rPr>
            </w:pPr>
          </w:p>
        </w:tc>
        <w:tc>
          <w:tcPr>
            <w:tcW w:w="1003" w:type="dxa"/>
            <w:gridSpan w:val="2"/>
          </w:tcPr>
          <w:p w14:paraId="4439921F"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6FA79696" w14:textId="09D41D52" w:rsidR="00213AC8" w:rsidRPr="00525F09" w:rsidRDefault="0073737C" w:rsidP="00213AC8">
            <w:pPr>
              <w:tabs>
                <w:tab w:val="left" w:pos="426"/>
                <w:tab w:val="left" w:pos="461"/>
              </w:tabs>
              <w:autoSpaceDE w:val="0"/>
              <w:autoSpaceDN w:val="0"/>
              <w:adjustRightInd w:val="0"/>
              <w:spacing w:line="300" w:lineRule="exact"/>
              <w:ind w:rightChars="106" w:right="254" w:firstLine="1"/>
              <w:jc w:val="both"/>
              <w:rPr>
                <w:rFonts w:eastAsia="標楷體"/>
                <w:lang w:val="en-US"/>
              </w:rPr>
            </w:pPr>
            <w:ins w:id="965" w:author="Mr LEUNG Yan Sing 梁恩星" w:date="2026-01-13T13:28:00Z">
              <w:r w:rsidRPr="00525F09">
                <w:rPr>
                  <w:rFonts w:eastAsia="標楷體"/>
                  <w:lang w:val="en-US"/>
                </w:rPr>
                <w:t xml:space="preserve">The development of </w:t>
              </w:r>
            </w:ins>
            <w:r w:rsidR="00213AC8" w:rsidRPr="00525F09">
              <w:rPr>
                <w:rFonts w:eastAsia="標楷體"/>
                <w:lang w:val="en-US"/>
              </w:rPr>
              <w:t>EMSD-SSSS</w:t>
            </w:r>
            <w:del w:id="966" w:author="Mr LEUNG Yan Sing 梁恩星" w:date="2026-01-13T13:28:00Z">
              <w:r w:rsidR="00213AC8" w:rsidRPr="00525F09">
                <w:rPr>
                  <w:rFonts w:eastAsia="標楷體"/>
                  <w:lang w:val="en-US"/>
                </w:rPr>
                <w:delText xml:space="preserve"> development was</w:delText>
              </w:r>
            </w:del>
            <w:ins w:id="967" w:author="Mr LEUNG Yan Sing 梁恩星" w:date="2026-01-13T13:28:00Z">
              <w:r w:rsidR="00213AC8" w:rsidRPr="00525F09">
                <w:rPr>
                  <w:rFonts w:eastAsia="標楷體"/>
                  <w:lang w:val="en-US"/>
                </w:rPr>
                <w:t xml:space="preserve"> </w:t>
              </w:r>
              <w:r w:rsidRPr="00525F09">
                <w:rPr>
                  <w:rFonts w:eastAsia="標楷體"/>
                  <w:lang w:val="en-US"/>
                </w:rPr>
                <w:t>has been</w:t>
              </w:r>
            </w:ins>
            <w:r w:rsidR="00213AC8" w:rsidRPr="00525F09">
              <w:rPr>
                <w:rFonts w:eastAsia="標楷體"/>
                <w:lang w:val="en-US"/>
              </w:rPr>
              <w:t xml:space="preserve"> completed</w:t>
            </w:r>
            <w:ins w:id="968" w:author="Mr LEUNG Yan Sing 梁恩星" w:date="2026-01-13T13:28:00Z">
              <w:r w:rsidRPr="00525F09">
                <w:rPr>
                  <w:rFonts w:eastAsia="標楷體"/>
                  <w:lang w:val="en-US"/>
                </w:rPr>
                <w:t>, and</w:t>
              </w:r>
            </w:ins>
            <w:ins w:id="969" w:author="Mr LEUNG Yan Sing 梁恩星" w:date="2026-01-13T13:25:00Z">
              <w:r w:rsidRPr="00525F09">
                <w:rPr>
                  <w:rFonts w:eastAsia="標楷體"/>
                  <w:lang w:val="en-US"/>
                </w:rPr>
                <w:t xml:space="preserve"> implementation was on-going</w:t>
              </w:r>
            </w:ins>
            <w:ins w:id="970" w:author="Mr LEUNG Yan Sing 梁恩星" w:date="2026-01-13T13:26:00Z">
              <w:r w:rsidRPr="00525F09">
                <w:rPr>
                  <w:rFonts w:eastAsia="標楷體"/>
                  <w:lang w:val="en-US"/>
                </w:rPr>
                <w:t>.</w:t>
              </w:r>
            </w:ins>
            <w:del w:id="971" w:author="Mr LEUNG Yan Sing 梁恩星" w:date="2026-01-13T13:26:00Z">
              <w:r w:rsidR="00213AC8" w:rsidRPr="00525F09">
                <w:rPr>
                  <w:rFonts w:eastAsia="標楷體"/>
                  <w:lang w:val="en-US"/>
                </w:rPr>
                <w:delText>, with phased use since July 2024.</w:delText>
              </w:r>
            </w:del>
            <w:r w:rsidR="00213AC8" w:rsidRPr="00525F09">
              <w:rPr>
                <w:rFonts w:eastAsia="標楷體"/>
                <w:lang w:val="en-US"/>
              </w:rPr>
              <w:t xml:space="preserve"> For </w:t>
            </w:r>
            <w:ins w:id="972" w:author="Mr LEUNG Yan Sing 梁恩星" w:date="2026-01-13T13:26:00Z">
              <w:r w:rsidRPr="00525F09">
                <w:rPr>
                  <w:rFonts w:eastAsia="標楷體"/>
                  <w:lang w:val="en-US"/>
                </w:rPr>
                <w:t xml:space="preserve">both Works and Maintenance </w:t>
              </w:r>
            </w:ins>
            <w:r w:rsidR="00213AC8" w:rsidRPr="00525F09">
              <w:rPr>
                <w:rFonts w:eastAsia="標楷體"/>
                <w:lang w:val="en-US"/>
              </w:rPr>
              <w:t xml:space="preserve">contracts exceeding HK$30M, EMSD-SSSS specifications must be included in tender documents. </w:t>
            </w:r>
            <w:ins w:id="973" w:author="Mr LEUNG Yan Sing 梁恩星" w:date="2026-01-13T13:29:00Z">
              <w:r w:rsidRPr="00525F09">
                <w:rPr>
                  <w:rFonts w:eastAsia="標楷體"/>
                  <w:lang w:val="en-US"/>
                </w:rPr>
                <w:t xml:space="preserve"> Currently, t</w:t>
              </w:r>
            </w:ins>
            <w:ins w:id="974" w:author="Mr LEUNG Yan Sing 梁恩星" w:date="2026-01-13T13:26:00Z">
              <w:r w:rsidRPr="00525F09">
                <w:rPr>
                  <w:rFonts w:eastAsia="標楷體"/>
                  <w:lang w:val="en-US"/>
                </w:rPr>
                <w:t xml:space="preserve">here were over 50 contracts </w:t>
              </w:r>
            </w:ins>
            <w:ins w:id="975" w:author="Mr LEUNG Yan Sing 梁恩星" w:date="2026-01-13T13:27:00Z">
              <w:r w:rsidRPr="00525F09">
                <w:rPr>
                  <w:rFonts w:eastAsia="標楷體"/>
                  <w:lang w:val="en-US"/>
                </w:rPr>
                <w:t>adopting EMSD ‘s SSSS</w:t>
              </w:r>
            </w:ins>
            <w:del w:id="976" w:author="Mr LEUNG Yan Sing 梁恩星" w:date="2026-01-13T13:26:00Z">
              <w:r w:rsidR="00213AC8" w:rsidRPr="00525F09">
                <w:rPr>
                  <w:rFonts w:eastAsia="標楷體"/>
                  <w:lang w:val="en-US"/>
                </w:rPr>
                <w:delText>Site examinations for smart devices adopted by SBU-nominated contracts were completed, and installation was nearly finished.  Regular ZOOM briefing sessions on EMSD-SSSS are being conducted.</w:delText>
              </w:r>
            </w:del>
          </w:p>
          <w:p w14:paraId="0B48E4D8"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rPr>
            </w:pPr>
          </w:p>
          <w:p w14:paraId="067FD8C3" w14:textId="06944746"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color w:val="FF0000"/>
                <w:lang w:val="en-US" w:eastAsia="zh-HK"/>
              </w:rPr>
            </w:pPr>
            <w:r w:rsidRPr="00525F09">
              <w:rPr>
                <w:rFonts w:eastAsia="標楷體"/>
                <w:lang w:val="en-US"/>
              </w:rPr>
              <w:t xml:space="preserve">In March 2025, a meeting with DSD explored digital solutions for O&amp;M works safety, focusing on </w:t>
            </w:r>
            <w:proofErr w:type="spellStart"/>
            <w:r w:rsidRPr="00525F09">
              <w:rPr>
                <w:rFonts w:eastAsia="標楷體"/>
                <w:lang w:val="en-US"/>
              </w:rPr>
              <w:t>eSurvey</w:t>
            </w:r>
            <w:proofErr w:type="spellEnd"/>
            <w:r w:rsidRPr="00525F09">
              <w:rPr>
                <w:rFonts w:eastAsia="標楷體"/>
                <w:lang w:val="en-US"/>
              </w:rPr>
              <w:t xml:space="preserve"> as a digital permit-to-work system. </w:t>
            </w:r>
            <w:proofErr w:type="spellStart"/>
            <w:r w:rsidRPr="00525F09">
              <w:rPr>
                <w:rFonts w:eastAsia="標楷體"/>
                <w:lang w:val="en-US"/>
              </w:rPr>
              <w:t>eSurvey</w:t>
            </w:r>
            <w:proofErr w:type="spellEnd"/>
            <w:r w:rsidRPr="00525F09">
              <w:rPr>
                <w:rFonts w:eastAsia="標楷體"/>
                <w:lang w:val="en-US"/>
              </w:rPr>
              <w:t xml:space="preserve"> was trialed in three ongoing DSD contracts and receiving positive feedback. DSD ST2 division is now planning to expand </w:t>
            </w:r>
            <w:proofErr w:type="spellStart"/>
            <w:r w:rsidRPr="00525F09">
              <w:rPr>
                <w:rFonts w:eastAsia="標楷體"/>
                <w:lang w:val="en-US"/>
              </w:rPr>
              <w:t>eSurvey</w:t>
            </w:r>
            <w:proofErr w:type="spellEnd"/>
            <w:r w:rsidRPr="00525F09">
              <w:rPr>
                <w:rFonts w:eastAsia="標楷體"/>
                <w:lang w:val="en-US"/>
              </w:rPr>
              <w:t xml:space="preserve"> adoption to additional contracts, with ITSS1 providing support for system setup.  After the trial, DSD has identified 10 potential contracts that are able to adopt the </w:t>
            </w:r>
            <w:proofErr w:type="spellStart"/>
            <w:r w:rsidRPr="00525F09">
              <w:rPr>
                <w:rFonts w:eastAsia="標楷體"/>
                <w:lang w:val="en-US"/>
              </w:rPr>
              <w:t>eSurvey</w:t>
            </w:r>
            <w:proofErr w:type="spellEnd"/>
            <w:r w:rsidRPr="00525F09">
              <w:rPr>
                <w:rFonts w:eastAsia="標楷體"/>
                <w:lang w:val="en-US"/>
              </w:rPr>
              <w:t xml:space="preserve"> system for long term use.  </w:t>
            </w:r>
            <w:ins w:id="977" w:author="EMSD Alan Chan" w:date="2026-01-13T09:31:00Z">
              <w:r w:rsidR="00FA1CBF" w:rsidRPr="00525F09">
                <w:rPr>
                  <w:rFonts w:eastAsia="標楷體"/>
                  <w:color w:val="FF0000"/>
                  <w:lang w:val="en-US"/>
                </w:rPr>
                <w:t xml:space="preserve">Meanwhile, DSD has submitted a Change Request (CR) to ITSS1 for dashboard customization to better support its daily operational needs. The development will proceed in two phases. Phase 1 was completed in December 2025 and successfully presented to DSD. Payment for Milestone 1 is scheduled to be processed </w:t>
              </w:r>
            </w:ins>
            <w:ins w:id="978" w:author="EMSD Alan Chan" w:date="2026-01-13T09:33:00Z">
              <w:r w:rsidR="00FA1CBF" w:rsidRPr="00525F09">
                <w:rPr>
                  <w:rFonts w:eastAsia="標楷體"/>
                  <w:color w:val="FF0000"/>
                  <w:lang w:val="en-US"/>
                </w:rPr>
                <w:t xml:space="preserve">from DSD </w:t>
              </w:r>
            </w:ins>
            <w:ins w:id="979" w:author="EMSD Alan Chan" w:date="2026-01-13T09:31:00Z">
              <w:r w:rsidR="00FA1CBF" w:rsidRPr="00525F09">
                <w:rPr>
                  <w:rFonts w:eastAsia="標楷體"/>
                  <w:color w:val="FF0000"/>
                  <w:lang w:val="en-US"/>
                </w:rPr>
                <w:t>to EMSD by January 2026. ITSS1 will continue with the development of Phase 2 as planned</w:t>
              </w:r>
            </w:ins>
            <w:del w:id="980" w:author="EMSD Alan Chan" w:date="2026-01-13T09:31:00Z">
              <w:r w:rsidRPr="00525F09">
                <w:rPr>
                  <w:rFonts w:eastAsia="標楷體"/>
                  <w:color w:val="FF0000"/>
                  <w:lang w:val="en-US"/>
                </w:rPr>
                <w:delText xml:space="preserve">Meanwhile, DSD has raised a change request to ITSS1, requesting dashboard customization for DSD to better align with its daily operational needs. </w:delText>
              </w:r>
              <w:r w:rsidR="009E4AA7" w:rsidRPr="00525F09">
                <w:rPr>
                  <w:rFonts w:eastAsia="標楷體"/>
                  <w:color w:val="FF0000"/>
                  <w:lang w:val="en-US"/>
                </w:rPr>
                <w:delText xml:space="preserve">Currently, DSD has verbally agreed to the quotation prepared and provided by EMSD and actively discussing with ITSS1 the detailed payment </w:delText>
              </w:r>
              <w:r w:rsidR="001035F2" w:rsidRPr="00525F09">
                <w:rPr>
                  <w:rFonts w:eastAsia="標楷體"/>
                  <w:color w:val="FF0000"/>
                  <w:lang w:val="en-US"/>
                </w:rPr>
                <w:delText>schedule</w:delText>
              </w:r>
              <w:r w:rsidR="009E4AA7" w:rsidRPr="00525F09">
                <w:rPr>
                  <w:rFonts w:eastAsia="標楷體"/>
                  <w:color w:val="FF0000"/>
                  <w:lang w:val="en-US"/>
                </w:rPr>
                <w:delText xml:space="preserve"> for </w:delText>
              </w:r>
              <w:r w:rsidR="00217B93" w:rsidRPr="00525F09">
                <w:rPr>
                  <w:rFonts w:eastAsia="標楷體"/>
                  <w:color w:val="FF0000"/>
                  <w:lang w:val="en-US"/>
                </w:rPr>
                <w:delText>the DSD</w:delText>
              </w:r>
              <w:r w:rsidR="009E4AA7" w:rsidRPr="00525F09">
                <w:rPr>
                  <w:rFonts w:eastAsia="標楷體"/>
                  <w:color w:val="FF0000"/>
                  <w:lang w:val="en-US"/>
                </w:rPr>
                <w:delText xml:space="preserve"> customization, including dividing the payment into 2-3 milestones based on project progress. A formal written confirmation will be issued to EMSD once the details are mutually agreed. In addition, a project kick-off meeting regarding DSD’s customization requirements was successfully held on 11 November 2025</w:delText>
              </w:r>
            </w:del>
            <w:r w:rsidR="009E4AA7" w:rsidRPr="00525F09">
              <w:rPr>
                <w:rFonts w:eastAsia="標楷體"/>
                <w:color w:val="FF0000"/>
                <w:lang w:val="en-US"/>
              </w:rPr>
              <w:t>.</w:t>
            </w:r>
          </w:p>
          <w:p w14:paraId="71AB5D58"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eastAsia="zh-HK"/>
              </w:rPr>
            </w:pPr>
          </w:p>
        </w:tc>
        <w:tc>
          <w:tcPr>
            <w:tcW w:w="1701" w:type="dxa"/>
            <w:tcBorders>
              <w:left w:val="nil"/>
            </w:tcBorders>
          </w:tcPr>
          <w:p w14:paraId="5628F520"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 xml:space="preserve">SE/ITSS1 </w:t>
            </w:r>
          </w:p>
          <w:p w14:paraId="7C50A5B6"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p>
        </w:tc>
      </w:tr>
      <w:tr w:rsidR="00071073" w:rsidRPr="00525F09" w14:paraId="3A16424B" w14:textId="77777777" w:rsidTr="007321F8">
        <w:trPr>
          <w:trHeight w:val="94"/>
        </w:trPr>
        <w:tc>
          <w:tcPr>
            <w:tcW w:w="709" w:type="dxa"/>
          </w:tcPr>
          <w:p w14:paraId="3315F867" w14:textId="77777777" w:rsidR="00213AC8" w:rsidRPr="00525F09" w:rsidRDefault="00213AC8" w:rsidP="00213AC8">
            <w:pPr>
              <w:spacing w:line="300" w:lineRule="exact"/>
              <w:ind w:rightChars="60" w:right="144"/>
              <w:rPr>
                <w:rFonts w:eastAsia="標楷體"/>
                <w:b/>
              </w:rPr>
            </w:pPr>
          </w:p>
        </w:tc>
        <w:tc>
          <w:tcPr>
            <w:tcW w:w="1003" w:type="dxa"/>
            <w:gridSpan w:val="2"/>
          </w:tcPr>
          <w:p w14:paraId="6CE751E5" w14:textId="77777777" w:rsidR="00213AC8" w:rsidRPr="00525F09" w:rsidRDefault="00213AC8" w:rsidP="00213AC8">
            <w:pPr>
              <w:pStyle w:val="31"/>
              <w:spacing w:line="300" w:lineRule="exact"/>
              <w:ind w:leftChars="650" w:left="1560" w:rightChars="60" w:right="144" w:firstLine="0"/>
              <w:jc w:val="left"/>
              <w:rPr>
                <w:rFonts w:ascii="Times New Roman" w:eastAsia="標楷體" w:hAnsi="Times New Roman"/>
                <w:szCs w:val="24"/>
              </w:rPr>
            </w:pPr>
          </w:p>
        </w:tc>
        <w:tc>
          <w:tcPr>
            <w:tcW w:w="6226" w:type="dxa"/>
          </w:tcPr>
          <w:p w14:paraId="013DAD2A" w14:textId="1E5673F4" w:rsidR="00213AC8" w:rsidRPr="00EE7F24"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color w:val="FF0000"/>
                <w:lang w:val="en-US" w:eastAsia="zh-HK"/>
              </w:rPr>
            </w:pPr>
            <w:del w:id="981" w:author="Mr CHAN Hei Yim, Leo 陳禧棪" w:date="2026-01-15T15:54:00Z">
              <w:r w:rsidRPr="00EE7F24">
                <w:rPr>
                  <w:rFonts w:eastAsia="標楷體"/>
                  <w:color w:val="FF0000"/>
                  <w:lang w:val="en-US"/>
                </w:rPr>
                <w:delText xml:space="preserve">For the development of the SSSS Open API and Data Standards, </w:delText>
              </w:r>
            </w:del>
            <w:del w:id="982" w:author="Mr CHAN Hei Yim, Leo 陳禧棪" w:date="2026-01-15T15:36:00Z">
              <w:r w:rsidRPr="00EE7F24">
                <w:rPr>
                  <w:rFonts w:eastAsia="標楷體"/>
                  <w:color w:val="FF0000"/>
                  <w:lang w:val="en-US"/>
                </w:rPr>
                <w:delText xml:space="preserve">a preliminary version was prepared in December 2024.  After that, ITSS1 discussed with CIC and DEVB representatives on potential collaboration to advance this initiative.  ITSS1 also participated in CIC’s consultation meeting for 4S suppliers/vendors/developers on 8 May 2025 and 2 July 2025, and provided expertise on E&amp;M aspects.  In addition, ITSS1 held a presentation meeting with the CIC in August 2025 to introduce the EMSD SSSS Standard as a reference for CIC’s further development.  CIC expressed appreciation for the comprehensive results of the EMSD API Standard, noting its value in supporting their own API standardization efforts. </w:delText>
              </w:r>
              <w:r w:rsidR="00AB20C8" w:rsidRPr="00EE7F24">
                <w:rPr>
                  <w:rFonts w:eastAsia="標楷體"/>
                  <w:color w:val="FF0000"/>
                  <w:lang w:val="en-US"/>
                </w:rPr>
                <w:delText xml:space="preserve"> </w:delText>
              </w:r>
              <w:r w:rsidR="00EB6C4C" w:rsidRPr="00EE7F24">
                <w:rPr>
                  <w:rFonts w:eastAsia="標楷體"/>
                  <w:color w:val="FF0000"/>
                  <w:lang w:val="en-US"/>
                </w:rPr>
                <w:delText>I</w:delText>
              </w:r>
            </w:del>
            <w:del w:id="983" w:author="Mr CHAN Hei Yim, Leo 陳禧棪" w:date="2026-01-15T15:54:00Z">
              <w:r w:rsidR="00EB6C4C" w:rsidRPr="00EE7F24">
                <w:rPr>
                  <w:rFonts w:eastAsia="標楷體"/>
                  <w:color w:val="FF0000"/>
                  <w:lang w:val="en-US"/>
                </w:rPr>
                <w:delText>n October 2025, CIC</w:delText>
              </w:r>
              <w:r w:rsidR="008E21B5" w:rsidRPr="00EE7F24">
                <w:rPr>
                  <w:rFonts w:eastAsia="標楷體"/>
                  <w:color w:val="FF0000"/>
                  <w:lang w:val="en-US"/>
                </w:rPr>
                <w:delText xml:space="preserve"> </w:delText>
              </w:r>
              <w:r w:rsidR="00EB6C4C" w:rsidRPr="00EE7F24">
                <w:rPr>
                  <w:rFonts w:eastAsia="標楷體"/>
                  <w:color w:val="FF0000"/>
                  <w:lang w:val="en-US"/>
                </w:rPr>
                <w:delText>released a draft API framework baseline for 4S devices. ITSS1 has reviewed the draft and provided comments from the E&amp;M perspective, with reference to EMSD’s SSSS Open API and Data Standards</w:delText>
              </w:r>
            </w:del>
            <w:ins w:id="984" w:author="Mr CHAN Hei Yim, Leo 陳禧棪" w:date="2026-01-15T15:54:00Z">
              <w:r w:rsidR="00065473" w:rsidRPr="00EE7F24">
                <w:rPr>
                  <w:rFonts w:eastAsia="標楷體"/>
                  <w:color w:val="FF0000"/>
                  <w:lang w:val="en-US"/>
                </w:rPr>
                <w:t>Since November 2024, EMSD had been working with CIC in developing the SSSS Open API and Data Standards.  Between May and December 2025, CIC organized various mee</w:t>
              </w:r>
            </w:ins>
            <w:ins w:id="985" w:author="Mr CHAN Hei Yim, Leo 陳禧棪" w:date="2026-01-15T15:55:00Z">
              <w:r w:rsidR="00065473" w:rsidRPr="00EE7F24">
                <w:rPr>
                  <w:rFonts w:eastAsia="標楷體"/>
                  <w:color w:val="FF0000"/>
                  <w:lang w:val="en-US"/>
                </w:rPr>
                <w:t>tings and workshops for trade consultation, where EMSD also participated.  In December 2025, EMSD participated in a CIC organized meeting to discuss CIC’s draft API Framework Base</w:t>
              </w:r>
            </w:ins>
            <w:ins w:id="986" w:author="Mr CHAN Hei Yim, Leo 陳禧棪" w:date="2026-01-15T15:56:00Z">
              <w:r w:rsidR="00065473" w:rsidRPr="00EE7F24">
                <w:rPr>
                  <w:rFonts w:eastAsia="標楷體"/>
                  <w:color w:val="FF0000"/>
                  <w:lang w:val="en-US"/>
                </w:rPr>
                <w:t xml:space="preserve">line for 4S devices and </w:t>
              </w:r>
              <w:proofErr w:type="spellStart"/>
              <w:r w:rsidR="00065473" w:rsidRPr="00EE7F24">
                <w:rPr>
                  <w:rFonts w:eastAsia="標楷體"/>
                  <w:color w:val="FF0000"/>
                  <w:lang w:val="en-US"/>
                </w:rPr>
                <w:t>Centralised</w:t>
              </w:r>
              <w:proofErr w:type="spellEnd"/>
              <w:r w:rsidR="00065473" w:rsidRPr="00EE7F24">
                <w:rPr>
                  <w:rFonts w:eastAsia="標楷體"/>
                  <w:color w:val="FF0000"/>
                  <w:lang w:val="en-US"/>
                </w:rPr>
                <w:t xml:space="preserve"> Monitoring Platform (CMP).  EMSD provided comments and observations on the draft document</w:t>
              </w:r>
            </w:ins>
            <w:r w:rsidR="00EB6C4C" w:rsidRPr="00EE7F24">
              <w:rPr>
                <w:rFonts w:eastAsia="標楷體"/>
                <w:color w:val="FF0000"/>
                <w:lang w:val="en-US"/>
              </w:rPr>
              <w:t>.</w:t>
            </w:r>
          </w:p>
          <w:p w14:paraId="3628D82F"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eastAsia="zh-HK"/>
              </w:rPr>
            </w:pPr>
          </w:p>
        </w:tc>
        <w:tc>
          <w:tcPr>
            <w:tcW w:w="1701" w:type="dxa"/>
            <w:tcBorders>
              <w:left w:val="nil"/>
            </w:tcBorders>
          </w:tcPr>
          <w:p w14:paraId="57FA5831"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SE/ITSS1</w:t>
            </w:r>
          </w:p>
        </w:tc>
      </w:tr>
      <w:tr w:rsidR="00071073" w:rsidRPr="00525F09" w14:paraId="517DEFB7" w14:textId="77777777" w:rsidTr="007321F8">
        <w:trPr>
          <w:trHeight w:val="558"/>
        </w:trPr>
        <w:tc>
          <w:tcPr>
            <w:tcW w:w="709" w:type="dxa"/>
          </w:tcPr>
          <w:p w14:paraId="02F9FFB5" w14:textId="77777777" w:rsidR="00213AC8" w:rsidRPr="00525F09" w:rsidRDefault="00213AC8" w:rsidP="00213AC8">
            <w:pPr>
              <w:spacing w:line="300" w:lineRule="exact"/>
              <w:ind w:rightChars="60" w:right="144"/>
              <w:rPr>
                <w:rFonts w:eastAsia="標楷體"/>
                <w:b/>
              </w:rPr>
            </w:pPr>
          </w:p>
        </w:tc>
        <w:tc>
          <w:tcPr>
            <w:tcW w:w="1003" w:type="dxa"/>
            <w:gridSpan w:val="2"/>
          </w:tcPr>
          <w:p w14:paraId="4BD368AB"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szCs w:val="24"/>
              </w:rPr>
            </w:pPr>
          </w:p>
        </w:tc>
        <w:tc>
          <w:tcPr>
            <w:tcW w:w="6226" w:type="dxa"/>
          </w:tcPr>
          <w:p w14:paraId="08633E85" w14:textId="3069681F"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Frutiger Light,細明體"/>
              </w:rPr>
            </w:pPr>
            <w:r w:rsidRPr="00525F09">
              <w:rPr>
                <w:rFonts w:eastAsia="標楷體"/>
                <w:lang w:val="en-US"/>
              </w:rPr>
              <w:t xml:space="preserve">CE/DT reported that </w:t>
            </w:r>
            <w:r w:rsidRPr="00525F09">
              <w:rPr>
                <w:rFonts w:eastAsia="標楷體"/>
                <w:lang w:val="en-US" w:eastAsia="zh-HK"/>
              </w:rPr>
              <w:t xml:space="preserve">EMSD was further supporting DEVB on extending the </w:t>
            </w:r>
            <w:proofErr w:type="spellStart"/>
            <w:r w:rsidRPr="00525F09">
              <w:rPr>
                <w:rFonts w:eastAsia="標楷體"/>
                <w:lang w:val="en-US" w:eastAsia="zh-HK"/>
              </w:rPr>
              <w:t>SmartEye</w:t>
            </w:r>
            <w:proofErr w:type="spellEnd"/>
            <w:r w:rsidRPr="00525F09">
              <w:rPr>
                <w:rFonts w:eastAsia="標楷體"/>
                <w:lang w:val="en-US" w:eastAsia="zh-HK"/>
              </w:rPr>
              <w:t xml:space="preserve"> trial at other 6 public work sites and 1 O&amp;M sites.  A consultant was engaged for design and site supervision of these trial projects.  </w:t>
            </w:r>
            <w:r w:rsidRPr="00525F09">
              <w:rPr>
                <w:rFonts w:eastAsia="Frutiger Light,細明體"/>
              </w:rPr>
              <w:t xml:space="preserve">6 out of 7 LiDAR coverage designs were completed.  Out of 7 site installations, </w:t>
            </w:r>
            <w:del w:id="987" w:author="EINNO3" w:date="2026-01-26T10:52:00Z">
              <w:r w:rsidR="000F628D" w:rsidRPr="00EE7F24">
                <w:rPr>
                  <w:rFonts w:eastAsia="Frutiger Light,細明體"/>
                  <w:color w:val="FF0000"/>
                </w:rPr>
                <w:delText xml:space="preserve">5 </w:delText>
              </w:r>
            </w:del>
            <w:ins w:id="988" w:author="EINNO3" w:date="2026-01-26T10:52:00Z">
              <w:r w:rsidR="00B445A3" w:rsidRPr="00EE7F24">
                <w:rPr>
                  <w:rFonts w:eastAsia="Frutiger Light,細明體"/>
                  <w:color w:val="FF0000"/>
                </w:rPr>
                <w:t>6</w:t>
              </w:r>
              <w:r w:rsidR="00B445A3" w:rsidRPr="00525F09">
                <w:rPr>
                  <w:rFonts w:eastAsia="Frutiger Light,細明體"/>
                </w:rPr>
                <w:t xml:space="preserve"> </w:t>
              </w:r>
            </w:ins>
            <w:proofErr w:type="gramStart"/>
            <w:r w:rsidRPr="00525F09">
              <w:rPr>
                <w:rFonts w:eastAsia="Frutiger Light,細明體"/>
              </w:rPr>
              <w:t>were</w:t>
            </w:r>
            <w:proofErr w:type="gramEnd"/>
            <w:r w:rsidRPr="00525F09">
              <w:rPr>
                <w:rFonts w:eastAsia="Frutiger Light,細明體"/>
              </w:rPr>
              <w:t xml:space="preserve"> completed while </w:t>
            </w:r>
            <w:del w:id="989" w:author="EINNO3" w:date="2026-01-26T10:52:00Z">
              <w:r w:rsidRPr="00EE7F24">
                <w:rPr>
                  <w:rFonts w:eastAsia="Frutiger Light,細明體"/>
                  <w:color w:val="FF0000"/>
                </w:rPr>
                <w:delText xml:space="preserve">2 </w:delText>
              </w:r>
            </w:del>
            <w:ins w:id="990" w:author="EINNO3" w:date="2026-01-26T10:52:00Z">
              <w:r w:rsidR="00B445A3" w:rsidRPr="00EE7F24">
                <w:rPr>
                  <w:rFonts w:eastAsia="Frutiger Light,細明體"/>
                  <w:color w:val="FF0000"/>
                </w:rPr>
                <w:t>1</w:t>
              </w:r>
              <w:r w:rsidR="00B445A3" w:rsidRPr="00525F09">
                <w:rPr>
                  <w:rFonts w:eastAsia="Frutiger Light,細明體"/>
                </w:rPr>
                <w:t xml:space="preserve"> </w:t>
              </w:r>
            </w:ins>
            <w:del w:id="991" w:author="EINNO3" w:date="2026-01-26T10:52:00Z">
              <w:r w:rsidRPr="00525F09">
                <w:rPr>
                  <w:rFonts w:eastAsia="Frutiger Light,細明體"/>
                </w:rPr>
                <w:delText xml:space="preserve">were </w:delText>
              </w:r>
            </w:del>
            <w:ins w:id="992" w:author="EINNO3" w:date="2026-01-26T10:52:00Z">
              <w:r w:rsidR="00B445A3" w:rsidRPr="00525F09">
                <w:rPr>
                  <w:rFonts w:eastAsia="Frutiger Light,細明體"/>
                </w:rPr>
                <w:t xml:space="preserve">was </w:t>
              </w:r>
            </w:ins>
            <w:r w:rsidRPr="00525F09">
              <w:rPr>
                <w:rFonts w:eastAsia="Frutiger Light,細明體"/>
              </w:rPr>
              <w:t xml:space="preserve">currently in progress. </w:t>
            </w:r>
          </w:p>
          <w:p w14:paraId="626228FD" w14:textId="77777777" w:rsidR="00213AC8" w:rsidRPr="00525F09" w:rsidRDefault="00213AC8" w:rsidP="00071073">
            <w:pPr>
              <w:tabs>
                <w:tab w:val="left" w:pos="426"/>
                <w:tab w:val="left" w:pos="461"/>
              </w:tabs>
              <w:autoSpaceDE w:val="0"/>
              <w:autoSpaceDN w:val="0"/>
              <w:adjustRightInd w:val="0"/>
              <w:spacing w:line="300" w:lineRule="exact"/>
              <w:ind w:rightChars="105" w:right="252"/>
              <w:jc w:val="both"/>
              <w:rPr>
                <w:rFonts w:eastAsia="Frutiger Light,細明體"/>
              </w:rPr>
            </w:pPr>
          </w:p>
          <w:p w14:paraId="6ACB6659" w14:textId="77777777" w:rsidR="00213AC8" w:rsidRPr="00525F09" w:rsidRDefault="00213AC8" w:rsidP="00071073">
            <w:pPr>
              <w:ind w:rightChars="105" w:right="252"/>
              <w:jc w:val="both"/>
            </w:pPr>
            <w:r w:rsidRPr="00525F09">
              <w:t xml:space="preserve">A consultant has been engaged to assist DEVB on reviewing for Smart Construction. The progress of major tasks </w:t>
            </w:r>
            <w:proofErr w:type="gramStart"/>
            <w:r w:rsidRPr="00525F09">
              <w:t>were</w:t>
            </w:r>
            <w:proofErr w:type="gramEnd"/>
            <w:r w:rsidRPr="00525F09">
              <w:t xml:space="preserve"> summarized as below:</w:t>
            </w:r>
          </w:p>
          <w:p w14:paraId="18224884" w14:textId="77777777" w:rsidR="00213AC8" w:rsidRPr="00525F09" w:rsidRDefault="00213AC8" w:rsidP="00071073">
            <w:pPr>
              <w:pStyle w:val="af2"/>
              <w:numPr>
                <w:ilvl w:val="0"/>
                <w:numId w:val="75"/>
              </w:numPr>
              <w:ind w:leftChars="0" w:rightChars="105" w:right="252"/>
              <w:jc w:val="both"/>
              <w:rPr>
                <w:rFonts w:ascii="Times New Roman" w:hAnsi="Times New Roman"/>
                <w:sz w:val="24"/>
                <w:szCs w:val="24"/>
              </w:rPr>
            </w:pPr>
            <w:r w:rsidRPr="00525F09">
              <w:rPr>
                <w:rFonts w:ascii="Times New Roman" w:hAnsi="Times New Roman"/>
                <w:sz w:val="24"/>
                <w:szCs w:val="24"/>
              </w:rPr>
              <w:t>Evaluation of Smart Site Safety Devices (Completed)</w:t>
            </w:r>
          </w:p>
          <w:p w14:paraId="76449DE2" w14:textId="77777777" w:rsidR="00213AC8" w:rsidRPr="00525F09" w:rsidRDefault="00213AC8" w:rsidP="00071073">
            <w:pPr>
              <w:pStyle w:val="af2"/>
              <w:numPr>
                <w:ilvl w:val="0"/>
                <w:numId w:val="75"/>
              </w:numPr>
              <w:ind w:leftChars="0" w:rightChars="105" w:right="252"/>
              <w:jc w:val="both"/>
              <w:rPr>
                <w:rFonts w:ascii="Times New Roman" w:hAnsi="Times New Roman"/>
                <w:sz w:val="24"/>
                <w:szCs w:val="24"/>
              </w:rPr>
            </w:pPr>
            <w:r w:rsidRPr="00525F09">
              <w:rPr>
                <w:rFonts w:ascii="Times New Roman" w:hAnsi="Times New Roman"/>
                <w:sz w:val="24"/>
                <w:szCs w:val="24"/>
              </w:rPr>
              <w:t xml:space="preserve">Application of Patent for </w:t>
            </w:r>
            <w:proofErr w:type="spellStart"/>
            <w:r w:rsidRPr="00525F09">
              <w:rPr>
                <w:rFonts w:ascii="Times New Roman" w:hAnsi="Times New Roman"/>
                <w:sz w:val="24"/>
                <w:szCs w:val="24"/>
              </w:rPr>
              <w:t>SmartEye</w:t>
            </w:r>
            <w:proofErr w:type="spellEnd"/>
            <w:r w:rsidRPr="00525F09">
              <w:rPr>
                <w:rFonts w:ascii="Times New Roman" w:hAnsi="Times New Roman"/>
                <w:sz w:val="24"/>
                <w:szCs w:val="24"/>
              </w:rPr>
              <w:t xml:space="preserve"> (Completed)</w:t>
            </w:r>
          </w:p>
          <w:p w14:paraId="4169CE34" w14:textId="1F48B0C7" w:rsidR="00213AC8" w:rsidRPr="00525F09" w:rsidRDefault="00213AC8" w:rsidP="00071073">
            <w:pPr>
              <w:pStyle w:val="af2"/>
              <w:numPr>
                <w:ilvl w:val="0"/>
                <w:numId w:val="75"/>
              </w:numPr>
              <w:ind w:leftChars="0" w:rightChars="105" w:right="252"/>
              <w:jc w:val="both"/>
              <w:rPr>
                <w:rFonts w:ascii="Times New Roman" w:hAnsi="Times New Roman"/>
                <w:sz w:val="24"/>
                <w:szCs w:val="24"/>
              </w:rPr>
            </w:pPr>
            <w:r w:rsidRPr="00525F09">
              <w:rPr>
                <w:rFonts w:ascii="Times New Roman" w:hAnsi="Times New Roman"/>
                <w:sz w:val="24"/>
                <w:szCs w:val="24"/>
              </w:rPr>
              <w:t>Revamp of e-Library (In progress -</w:t>
            </w:r>
            <w:r w:rsidRPr="00EE7F24">
              <w:rPr>
                <w:rFonts w:ascii="Times New Roman" w:hAnsi="Times New Roman"/>
                <w:color w:val="FF0000"/>
                <w:sz w:val="24"/>
                <w:szCs w:val="24"/>
              </w:rPr>
              <w:t xml:space="preserve"> </w:t>
            </w:r>
            <w:ins w:id="993" w:author="EINNO3" w:date="2026-01-12T14:59:00Z">
              <w:r w:rsidR="00FC7507" w:rsidRPr="00EE7F24">
                <w:rPr>
                  <w:rFonts w:ascii="Times New Roman" w:hAnsi="Times New Roman"/>
                  <w:color w:val="FF0000"/>
                  <w:sz w:val="24"/>
                  <w:szCs w:val="24"/>
                </w:rPr>
                <w:t>pending confirmation on Security Risk Assessment and Audit (SRAA)</w:t>
              </w:r>
            </w:ins>
            <w:del w:id="994" w:author="EINNO3" w:date="2026-01-12T14:59:00Z">
              <w:r w:rsidRPr="00EE7F24">
                <w:rPr>
                  <w:rFonts w:ascii="Times New Roman" w:hAnsi="Times New Roman"/>
                  <w:color w:val="FF0000"/>
                  <w:sz w:val="24"/>
                  <w:szCs w:val="24"/>
                </w:rPr>
                <w:delText>Webserver deployment in progress</w:delText>
              </w:r>
            </w:del>
            <w:r w:rsidRPr="00EE7F24">
              <w:rPr>
                <w:rFonts w:ascii="Times New Roman" w:hAnsi="Times New Roman"/>
                <w:color w:val="FF0000"/>
                <w:sz w:val="24"/>
                <w:szCs w:val="24"/>
              </w:rPr>
              <w:t>)</w:t>
            </w:r>
          </w:p>
          <w:p w14:paraId="13187856" w14:textId="115DE919" w:rsidR="00213AC8" w:rsidRPr="00525F09" w:rsidRDefault="00213AC8" w:rsidP="00071073">
            <w:pPr>
              <w:pStyle w:val="af2"/>
              <w:numPr>
                <w:ilvl w:val="0"/>
                <w:numId w:val="75"/>
              </w:numPr>
              <w:ind w:leftChars="0" w:rightChars="105" w:right="252"/>
              <w:jc w:val="both"/>
              <w:rPr>
                <w:rFonts w:ascii="Times New Roman" w:hAnsi="Times New Roman"/>
                <w:sz w:val="24"/>
                <w:szCs w:val="24"/>
              </w:rPr>
            </w:pPr>
            <w:r w:rsidRPr="00525F09">
              <w:rPr>
                <w:rFonts w:ascii="Times New Roman" w:hAnsi="Times New Roman"/>
                <w:sz w:val="24"/>
                <w:szCs w:val="24"/>
              </w:rPr>
              <w:t>Preparation of Specifications for Contract Procurement (</w:t>
            </w:r>
            <w:r w:rsidR="005C4618" w:rsidRPr="00525F09">
              <w:rPr>
                <w:rFonts w:ascii="Times New Roman" w:hAnsi="Times New Roman"/>
                <w:sz w:val="24"/>
                <w:szCs w:val="24"/>
              </w:rPr>
              <w:t>Completed</w:t>
            </w:r>
            <w:r w:rsidRPr="00525F09">
              <w:rPr>
                <w:rFonts w:ascii="Times New Roman" w:hAnsi="Times New Roman"/>
                <w:sz w:val="24"/>
                <w:szCs w:val="24"/>
              </w:rPr>
              <w:t>)</w:t>
            </w:r>
          </w:p>
          <w:p w14:paraId="2CCD2DBF" w14:textId="77777777" w:rsidR="00213AC8" w:rsidRPr="00525F09" w:rsidRDefault="00213AC8" w:rsidP="00071073">
            <w:pPr>
              <w:pStyle w:val="af2"/>
              <w:numPr>
                <w:ilvl w:val="0"/>
                <w:numId w:val="75"/>
              </w:numPr>
              <w:ind w:leftChars="0" w:rightChars="105" w:right="252"/>
              <w:jc w:val="both"/>
              <w:rPr>
                <w:rFonts w:ascii="Times New Roman" w:hAnsi="Times New Roman"/>
                <w:sz w:val="24"/>
                <w:szCs w:val="24"/>
              </w:rPr>
            </w:pPr>
            <w:r w:rsidRPr="00525F09">
              <w:rPr>
                <w:rFonts w:ascii="Times New Roman" w:hAnsi="Times New Roman"/>
                <w:sz w:val="24"/>
                <w:szCs w:val="24"/>
              </w:rPr>
              <w:t>Study of AI/automated tools for Resident Site Staff (Completed)</w:t>
            </w:r>
          </w:p>
          <w:p w14:paraId="5660BC32" w14:textId="77777777" w:rsidR="00213AC8" w:rsidRPr="00525F09" w:rsidRDefault="00213AC8" w:rsidP="00071073">
            <w:pPr>
              <w:tabs>
                <w:tab w:val="left" w:pos="426"/>
                <w:tab w:val="left" w:pos="461"/>
              </w:tabs>
              <w:autoSpaceDE w:val="0"/>
              <w:autoSpaceDN w:val="0"/>
              <w:adjustRightInd w:val="0"/>
              <w:spacing w:line="300" w:lineRule="exact"/>
              <w:ind w:rightChars="105" w:right="252"/>
              <w:jc w:val="both"/>
              <w:rPr>
                <w:rFonts w:eastAsia="標楷體"/>
                <w:lang w:eastAsia="zh-HK"/>
              </w:rPr>
            </w:pPr>
          </w:p>
          <w:p w14:paraId="5820B2C3" w14:textId="1D65C928"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標楷體"/>
                <w:color w:val="FF0000"/>
                <w:lang w:eastAsia="zh-HK"/>
              </w:rPr>
            </w:pPr>
            <w:r w:rsidRPr="00525F09">
              <w:rPr>
                <w:rFonts w:eastAsia="標楷體"/>
                <w:lang w:eastAsia="zh-HK"/>
              </w:rPr>
              <w:t xml:space="preserve">As requested by DEVB, a consultant would be engaged for some new initiatives (e.g. </w:t>
            </w:r>
            <w:proofErr w:type="spellStart"/>
            <w:r w:rsidRPr="00525F09">
              <w:rPr>
                <w:rFonts w:eastAsia="標楷體"/>
                <w:lang w:eastAsia="zh-HK"/>
              </w:rPr>
              <w:t>SmartEye</w:t>
            </w:r>
            <w:proofErr w:type="spellEnd"/>
            <w:r w:rsidRPr="00525F09">
              <w:rPr>
                <w:rFonts w:eastAsia="標楷體"/>
                <w:lang w:eastAsia="zh-HK"/>
              </w:rPr>
              <w:t xml:space="preserve"> 2.0, </w:t>
            </w:r>
            <w:ins w:id="995" w:author="EINNO3" w:date="2026-01-12T15:00:00Z">
              <w:r w:rsidR="00FC7507" w:rsidRPr="00EE7F24">
                <w:rPr>
                  <w:rFonts w:eastAsia="標楷體"/>
                  <w:color w:val="FF0000"/>
                  <w:lang w:eastAsia="zh-HK"/>
                </w:rPr>
                <w:t>e-Library 2.0, AI Application for e-TS</w:t>
              </w:r>
              <w:r w:rsidR="00FC7507" w:rsidRPr="00525F09" w:rsidDel="00FC7507">
                <w:rPr>
                  <w:rFonts w:eastAsia="標楷體"/>
                  <w:lang w:eastAsia="zh-HK"/>
                </w:rPr>
                <w:t xml:space="preserve"> </w:t>
              </w:r>
            </w:ins>
            <w:del w:id="996" w:author="EINNO3" w:date="2026-01-12T15:00:00Z">
              <w:r w:rsidRPr="00525F09">
                <w:rPr>
                  <w:rFonts w:eastAsia="標楷體"/>
                  <w:lang w:eastAsia="zh-HK"/>
                </w:rPr>
                <w:delText>SmartDoc, SmartCount, Emergency Services</w:delText>
              </w:r>
            </w:del>
            <w:r w:rsidRPr="00525F09">
              <w:rPr>
                <w:rFonts w:eastAsia="標楷體"/>
                <w:lang w:eastAsia="zh-HK"/>
              </w:rPr>
              <w:t xml:space="preserve"> and Scoping Exercise) on smart construction.  </w:t>
            </w:r>
            <w:ins w:id="997" w:author="EINNO3" w:date="2026-01-12T15:00:00Z">
              <w:r w:rsidR="00FC7507" w:rsidRPr="00525F09">
                <w:t xml:space="preserve"> </w:t>
              </w:r>
              <w:r w:rsidR="00FC7507" w:rsidRPr="00EE7F24">
                <w:rPr>
                  <w:rFonts w:eastAsia="標楷體"/>
                  <w:color w:val="FF0000"/>
                  <w:lang w:eastAsia="zh-HK"/>
                </w:rPr>
                <w:t xml:space="preserve">Coordination meetings were held with DEVB to delineate the scope. The tender invitation has been issued on 5 Dec 2025 with tender closing date on 30 Jan 2026. </w:t>
              </w:r>
              <w:proofErr w:type="spellStart"/>
              <w:r w:rsidR="00FC7507" w:rsidRPr="00EE7F24">
                <w:rPr>
                  <w:rFonts w:eastAsia="標楷體"/>
                  <w:color w:val="FF0000"/>
                  <w:lang w:eastAsia="zh-HK"/>
                </w:rPr>
                <w:t>DevB</w:t>
              </w:r>
              <w:proofErr w:type="spellEnd"/>
              <w:r w:rsidR="00FC7507" w:rsidRPr="00EE7F24">
                <w:rPr>
                  <w:rFonts w:eastAsia="標楷體"/>
                  <w:color w:val="FF0000"/>
                  <w:lang w:eastAsia="zh-HK"/>
                </w:rPr>
                <w:t xml:space="preserve"> targeted the consultant to be awarded by </w:t>
              </w:r>
            </w:ins>
            <w:ins w:id="998" w:author="EINNO3" w:date="2026-01-16T11:13:00Z">
              <w:r w:rsidR="006F0A77" w:rsidRPr="00EE7F24">
                <w:rPr>
                  <w:rFonts w:eastAsia="標楷體"/>
                  <w:color w:val="FF0000"/>
                  <w:lang w:eastAsia="zh-HK"/>
                </w:rPr>
                <w:t>Mar</w:t>
              </w:r>
            </w:ins>
            <w:ins w:id="999" w:author="EINNO3" w:date="2026-01-12T15:00:00Z">
              <w:r w:rsidR="00FC7507" w:rsidRPr="00EE7F24">
                <w:rPr>
                  <w:rFonts w:eastAsia="標楷體"/>
                  <w:color w:val="FF0000"/>
                  <w:lang w:eastAsia="zh-HK"/>
                </w:rPr>
                <w:t xml:space="preserve"> 2026. Pre-submission meeting was held on 19 Dec 2026.</w:t>
              </w:r>
            </w:ins>
            <w:ins w:id="1000" w:author="EINNO3" w:date="2026-01-14T10:22:00Z">
              <w:r w:rsidR="00F64754" w:rsidRPr="00525F09">
                <w:rPr>
                  <w:rFonts w:eastAsia="標楷體"/>
                  <w:lang w:eastAsia="zh-HK"/>
                </w:rPr>
                <w:t xml:space="preserve"> </w:t>
              </w:r>
              <w:r w:rsidR="00F64754" w:rsidRPr="00525F09">
                <w:rPr>
                  <w:color w:val="FF0000"/>
                </w:rPr>
                <w:t xml:space="preserve"> </w:t>
              </w:r>
              <w:r w:rsidR="00F64754" w:rsidRPr="00525F09">
                <w:rPr>
                  <w:rFonts w:eastAsia="標楷體"/>
                  <w:color w:val="FF0000"/>
                  <w:lang w:eastAsia="zh-HK"/>
                </w:rPr>
                <w:t>The 2nd TAP meeting was scheduled on 13 Feb 2026.</w:t>
              </w:r>
            </w:ins>
            <w:del w:id="1001" w:author="EINNO3" w:date="2026-01-12T15:00:00Z">
              <w:r w:rsidRPr="00525F09">
                <w:rPr>
                  <w:rFonts w:eastAsia="標楷體"/>
                  <w:color w:val="FF0000"/>
                  <w:lang w:eastAsia="zh-HK"/>
                </w:rPr>
                <w:delText xml:space="preserve">The consultant engagement was in progress and was targeted to be awarded by </w:delText>
              </w:r>
              <w:r w:rsidR="005C4618" w:rsidRPr="00525F09">
                <w:rPr>
                  <w:rFonts w:eastAsia="標楷體"/>
                  <w:color w:val="FF0000"/>
                  <w:lang w:eastAsia="zh-HK"/>
                </w:rPr>
                <w:delText>Feb</w:delText>
              </w:r>
              <w:r w:rsidR="007B69C4" w:rsidRPr="00525F09">
                <w:rPr>
                  <w:rFonts w:eastAsia="標楷體"/>
                  <w:color w:val="FF0000"/>
                  <w:lang w:eastAsia="zh-HK"/>
                </w:rPr>
                <w:delText>ruary</w:delText>
              </w:r>
              <w:r w:rsidR="005C4618" w:rsidRPr="00525F09">
                <w:rPr>
                  <w:rFonts w:eastAsia="標楷體"/>
                  <w:color w:val="FF0000"/>
                  <w:lang w:eastAsia="zh-HK"/>
                </w:rPr>
                <w:delText xml:space="preserve"> </w:delText>
              </w:r>
              <w:r w:rsidRPr="00525F09">
                <w:rPr>
                  <w:rFonts w:eastAsia="標楷體"/>
                  <w:color w:val="FF0000"/>
                  <w:lang w:eastAsia="zh-HK"/>
                </w:rPr>
                <w:delText>2026.</w:delText>
              </w:r>
            </w:del>
          </w:p>
          <w:p w14:paraId="0A075FB0" w14:textId="77777777" w:rsidR="00213AC8" w:rsidRPr="00525F09" w:rsidRDefault="00213AC8" w:rsidP="00213AC8">
            <w:pPr>
              <w:tabs>
                <w:tab w:val="left" w:pos="426"/>
                <w:tab w:val="left" w:pos="461"/>
              </w:tabs>
              <w:autoSpaceDE w:val="0"/>
              <w:autoSpaceDN w:val="0"/>
              <w:adjustRightInd w:val="0"/>
              <w:spacing w:line="300" w:lineRule="exact"/>
              <w:ind w:left="20" w:rightChars="106" w:right="254" w:firstLine="1"/>
              <w:jc w:val="both"/>
              <w:rPr>
                <w:ins w:id="1002" w:author="EINNO3" w:date="2026-01-12T15:00:00Z"/>
                <w:rFonts w:eastAsia="標楷體"/>
                <w:lang w:val="en-US" w:eastAsia="zh-HK"/>
              </w:rPr>
            </w:pPr>
          </w:p>
          <w:p w14:paraId="77B3EAAD" w14:textId="33E67002" w:rsidR="00FC7507" w:rsidRPr="00EE7F24" w:rsidRDefault="00FC7507" w:rsidP="00213AC8">
            <w:pPr>
              <w:tabs>
                <w:tab w:val="left" w:pos="426"/>
                <w:tab w:val="left" w:pos="461"/>
              </w:tabs>
              <w:autoSpaceDE w:val="0"/>
              <w:autoSpaceDN w:val="0"/>
              <w:adjustRightInd w:val="0"/>
              <w:spacing w:line="300" w:lineRule="exact"/>
              <w:ind w:left="20" w:rightChars="106" w:right="254" w:firstLine="1"/>
              <w:jc w:val="both"/>
              <w:rPr>
                <w:ins w:id="1003" w:author="EINNO3" w:date="2026-01-12T15:00:00Z"/>
                <w:rFonts w:eastAsia="標楷體"/>
                <w:color w:val="FF0000"/>
                <w:lang w:val="en-US" w:eastAsia="zh-HK"/>
              </w:rPr>
            </w:pPr>
            <w:ins w:id="1004" w:author="EINNO3" w:date="2026-01-12T15:04:00Z">
              <w:r w:rsidRPr="00EE7F24">
                <w:rPr>
                  <w:rFonts w:eastAsia="標楷體"/>
                  <w:color w:val="FF0000"/>
                  <w:lang w:val="en-US" w:eastAsia="zh-HK"/>
                </w:rPr>
                <w:t xml:space="preserve">As requested by </w:t>
              </w:r>
              <w:proofErr w:type="spellStart"/>
              <w:r w:rsidRPr="00EE7F24">
                <w:rPr>
                  <w:rFonts w:eastAsia="標楷體"/>
                  <w:color w:val="FF0000"/>
                  <w:lang w:val="en-US" w:eastAsia="zh-HK"/>
                </w:rPr>
                <w:t>DevB</w:t>
              </w:r>
              <w:proofErr w:type="spellEnd"/>
              <w:r w:rsidRPr="00EE7F24">
                <w:rPr>
                  <w:rFonts w:eastAsia="標楷體"/>
                  <w:color w:val="FF0000"/>
                  <w:lang w:val="en-US" w:eastAsia="zh-HK"/>
                </w:rPr>
                <w:t>/</w:t>
              </w:r>
              <w:proofErr w:type="spellStart"/>
              <w:r w:rsidRPr="00EE7F24">
                <w:rPr>
                  <w:rFonts w:eastAsia="標楷體"/>
                  <w:color w:val="FF0000"/>
                  <w:lang w:val="en-US" w:eastAsia="zh-HK"/>
                </w:rPr>
                <w:t>ArchSD</w:t>
              </w:r>
              <w:proofErr w:type="spellEnd"/>
              <w:r w:rsidRPr="00EE7F24">
                <w:rPr>
                  <w:rFonts w:eastAsia="標楷體"/>
                  <w:color w:val="FF0000"/>
                  <w:lang w:val="en-US" w:eastAsia="zh-HK"/>
                </w:rPr>
                <w:t xml:space="preserve">, </w:t>
              </w:r>
              <w:proofErr w:type="spellStart"/>
              <w:r w:rsidRPr="00EE7F24">
                <w:rPr>
                  <w:rFonts w:eastAsia="標楷體"/>
                  <w:color w:val="FF0000"/>
                  <w:lang w:val="en-US" w:eastAsia="zh-HK"/>
                </w:rPr>
                <w:t>SmartEye</w:t>
              </w:r>
              <w:proofErr w:type="spellEnd"/>
              <w:r w:rsidRPr="00EE7F24">
                <w:rPr>
                  <w:rFonts w:eastAsia="標楷體"/>
                  <w:color w:val="FF0000"/>
                  <w:lang w:val="en-US" w:eastAsia="zh-HK"/>
                </w:rPr>
                <w:t xml:space="preserve"> would be further deployed to 4 light public housing sites. AI applications for welding activity detection and irregularity in structural parts detection (shape of holes on the mounting plate and the depth of bolt holes) were being developed. Coordination meeting</w:t>
              </w:r>
            </w:ins>
            <w:ins w:id="1005" w:author="EINNO3" w:date="2026-01-13T19:43:00Z">
              <w:r w:rsidR="008160F9" w:rsidRPr="00EE7F24">
                <w:rPr>
                  <w:rFonts w:eastAsia="標楷體"/>
                  <w:color w:val="FF0000"/>
                  <w:lang w:val="en-US" w:eastAsia="zh-HK"/>
                </w:rPr>
                <w:t>s</w:t>
              </w:r>
            </w:ins>
            <w:ins w:id="1006" w:author="EINNO3" w:date="2026-01-12T15:04:00Z">
              <w:r w:rsidRPr="00EE7F24">
                <w:rPr>
                  <w:rFonts w:eastAsia="標楷體"/>
                  <w:color w:val="FF0000"/>
                  <w:lang w:val="en-US" w:eastAsia="zh-HK"/>
                </w:rPr>
                <w:t xml:space="preserve"> w</w:t>
              </w:r>
            </w:ins>
            <w:ins w:id="1007" w:author="EINNO3" w:date="2026-01-13T19:43:00Z">
              <w:r w:rsidR="008160F9" w:rsidRPr="00EE7F24">
                <w:rPr>
                  <w:rFonts w:eastAsia="標楷體"/>
                  <w:color w:val="FF0000"/>
                  <w:lang w:val="en-US" w:eastAsia="zh-HK"/>
                </w:rPr>
                <w:t>ere</w:t>
              </w:r>
            </w:ins>
            <w:ins w:id="1008" w:author="EINNO3" w:date="2026-01-12T15:04:00Z">
              <w:r w:rsidRPr="00EE7F24">
                <w:rPr>
                  <w:rFonts w:eastAsia="標楷體"/>
                  <w:color w:val="FF0000"/>
                  <w:lang w:val="en-US" w:eastAsia="zh-HK"/>
                </w:rPr>
                <w:t xml:space="preserve"> held with </w:t>
              </w:r>
              <w:proofErr w:type="spellStart"/>
              <w:r w:rsidRPr="00EE7F24">
                <w:rPr>
                  <w:rFonts w:eastAsia="標楷體"/>
                  <w:color w:val="FF0000"/>
                  <w:lang w:val="en-US" w:eastAsia="zh-HK"/>
                </w:rPr>
                <w:t>ArchSD</w:t>
              </w:r>
              <w:proofErr w:type="spellEnd"/>
              <w:r w:rsidRPr="00EE7F24">
                <w:rPr>
                  <w:rFonts w:eastAsia="標楷體"/>
                  <w:color w:val="FF0000"/>
                  <w:lang w:val="en-US" w:eastAsia="zh-HK"/>
                </w:rPr>
                <w:t xml:space="preserve"> on </w:t>
              </w:r>
            </w:ins>
            <w:ins w:id="1009" w:author="EINNO3" w:date="2026-01-12T15:05:00Z">
              <w:r w:rsidRPr="00EE7F24">
                <w:rPr>
                  <w:rFonts w:eastAsia="標楷體"/>
                  <w:color w:val="FF0000"/>
                  <w:lang w:val="en-US" w:eastAsia="zh-HK"/>
                </w:rPr>
                <w:t>8 &amp; 9 Jan 2026</w:t>
              </w:r>
            </w:ins>
            <w:ins w:id="1010" w:author="EINNO3" w:date="2026-01-12T15:04:00Z">
              <w:r w:rsidRPr="00EE7F24">
                <w:rPr>
                  <w:rFonts w:eastAsia="標楷體"/>
                  <w:color w:val="FF0000"/>
                  <w:lang w:val="en-US" w:eastAsia="zh-HK"/>
                </w:rPr>
                <w:t>. The target completion date of Phase 1 and Phase 2 would be in Jan 2026 (4 weeks) and May 2026 (6 months).</w:t>
              </w:r>
            </w:ins>
          </w:p>
          <w:p w14:paraId="2E74E4A5" w14:textId="77777777" w:rsidR="00FC7507" w:rsidRPr="00525F09" w:rsidRDefault="00FC7507" w:rsidP="00213AC8">
            <w:pPr>
              <w:tabs>
                <w:tab w:val="left" w:pos="426"/>
                <w:tab w:val="left" w:pos="461"/>
              </w:tabs>
              <w:autoSpaceDE w:val="0"/>
              <w:autoSpaceDN w:val="0"/>
              <w:adjustRightInd w:val="0"/>
              <w:spacing w:line="300" w:lineRule="exact"/>
              <w:ind w:left="20" w:rightChars="106" w:right="254" w:firstLine="1"/>
              <w:jc w:val="both"/>
              <w:rPr>
                <w:ins w:id="1011" w:author="EINNO3" w:date="2026-01-12T15:07:00Z"/>
                <w:rFonts w:eastAsia="標楷體"/>
                <w:lang w:val="en-US" w:eastAsia="zh-HK"/>
              </w:rPr>
            </w:pPr>
          </w:p>
          <w:p w14:paraId="6C990284" w14:textId="4855F2A1" w:rsidR="00FC7507" w:rsidRPr="00525F09" w:rsidRDefault="00FC7507" w:rsidP="00FC7507">
            <w:pPr>
              <w:tabs>
                <w:tab w:val="left" w:pos="461"/>
              </w:tabs>
              <w:autoSpaceDE w:val="0"/>
              <w:autoSpaceDN w:val="0"/>
              <w:adjustRightInd w:val="0"/>
              <w:spacing w:line="300" w:lineRule="exact"/>
              <w:ind w:left="20" w:rightChars="106" w:right="254" w:firstLine="1"/>
              <w:jc w:val="both"/>
              <w:rPr>
                <w:del w:id="1012" w:author="Ms CHIK Kar Lai 戚嘉麗女士" w:date="2026-01-16T11:45:00Z"/>
                <w:lang w:val="en-US"/>
              </w:rPr>
            </w:pPr>
            <w:proofErr w:type="spellStart"/>
            <w:ins w:id="1013" w:author="Ms CHIK Kar Lai 戚嘉麗女士" w:date="2026-01-23T17:25:00Z">
              <w:r w:rsidRPr="00525F09">
                <w:rPr>
                  <w:color w:val="FF0000"/>
                  <w:lang w:val="en-US"/>
                </w:rPr>
                <w:t>DevB</w:t>
              </w:r>
              <w:proofErr w:type="spellEnd"/>
              <w:r w:rsidRPr="00525F09">
                <w:rPr>
                  <w:color w:val="FF0000"/>
                  <w:lang w:val="en-US"/>
                </w:rPr>
                <w:t xml:space="preserve"> requested EMSD to support additional services on “</w:t>
              </w:r>
              <w:r w:rsidR="000216C7" w:rsidRPr="00525F09">
                <w:rPr>
                  <w:color w:val="FF0000"/>
                  <w:lang w:val="en-US"/>
                </w:rPr>
                <w:t>NEC Tender Vetting System</w:t>
              </w:r>
              <w:r w:rsidRPr="00525F09">
                <w:rPr>
                  <w:color w:val="FF0000"/>
                  <w:lang w:val="en-US"/>
                </w:rPr>
                <w:t xml:space="preserve">”. The scope was being prepared by </w:t>
              </w:r>
              <w:proofErr w:type="spellStart"/>
              <w:r w:rsidRPr="00525F09">
                <w:rPr>
                  <w:color w:val="FF0000"/>
                  <w:lang w:val="en-US"/>
                </w:rPr>
                <w:t>DevB</w:t>
              </w:r>
              <w:proofErr w:type="spellEnd"/>
              <w:r w:rsidRPr="00525F09">
                <w:rPr>
                  <w:color w:val="FF0000"/>
                  <w:lang w:val="en-US"/>
                </w:rPr>
                <w:t xml:space="preserve">. The funding would be provided by </w:t>
              </w:r>
              <w:proofErr w:type="spellStart"/>
              <w:r w:rsidRPr="00525F09">
                <w:rPr>
                  <w:color w:val="FF0000"/>
                  <w:lang w:val="en-US"/>
                </w:rPr>
                <w:t>DevB</w:t>
              </w:r>
              <w:proofErr w:type="spellEnd"/>
              <w:r w:rsidRPr="00525F09">
                <w:rPr>
                  <w:color w:val="FF0000"/>
                  <w:lang w:val="en-US"/>
                </w:rPr>
                <w:t xml:space="preserve">. </w:t>
              </w:r>
              <w:r w:rsidR="00770CB9" w:rsidRPr="00525F09">
                <w:rPr>
                  <w:color w:val="FF0000"/>
                  <w:lang w:val="en-US"/>
                </w:rPr>
                <w:t xml:space="preserve">Allocation Warrant with HK$2M was received from </w:t>
              </w:r>
              <w:proofErr w:type="spellStart"/>
              <w:r w:rsidR="00770CB9" w:rsidRPr="00525F09">
                <w:rPr>
                  <w:color w:val="FF0000"/>
                  <w:lang w:val="en-US"/>
                </w:rPr>
                <w:t>DevB</w:t>
              </w:r>
              <w:proofErr w:type="spellEnd"/>
              <w:r w:rsidR="00770CB9" w:rsidRPr="00525F09">
                <w:rPr>
                  <w:color w:val="FF0000"/>
                  <w:lang w:val="en-US"/>
                </w:rPr>
                <w:t xml:space="preserve"> on 19 Nov 2025.</w:t>
              </w:r>
            </w:ins>
            <w:ins w:id="1014" w:author="EINNO3" w:date="2026-01-12T15:07:00Z">
              <w:del w:id="1015" w:author="Ms CHIK Kar Lai 戚嘉麗女士" w:date="2026-01-16T11:45:00Z">
                <w:r w:rsidRPr="00525F09">
                  <w:rPr>
                    <w:rFonts w:eastAsia="標楷體"/>
                    <w:lang w:val="en-US" w:eastAsia="zh-HK"/>
                  </w:rPr>
                  <w:delText>DevB requested EMSD to support additional services on “</w:delText>
                </w:r>
              </w:del>
            </w:ins>
            <w:ins w:id="1016" w:author="EINNO3" w:date="2026-01-12T16:24:00Z">
              <w:del w:id="1017" w:author="Ms CHIK Kar Lai 戚嘉麗女士" w:date="2026-01-16T11:45:00Z">
                <w:r w:rsidR="000216C7" w:rsidRPr="00525F09">
                  <w:rPr>
                    <w:rFonts w:eastAsia="標楷體"/>
                    <w:lang w:val="en-US" w:eastAsia="zh-HK"/>
                  </w:rPr>
                  <w:delText>NEC Tender Vetting System</w:delText>
                </w:r>
              </w:del>
            </w:ins>
            <w:ins w:id="1018" w:author="EINNO3" w:date="2026-01-12T15:07:00Z">
              <w:del w:id="1019" w:author="Ms CHIK Kar Lai 戚嘉麗女士" w:date="2026-01-16T11:45:00Z">
                <w:r w:rsidRPr="00525F09">
                  <w:rPr>
                    <w:rFonts w:eastAsia="標楷體"/>
                    <w:lang w:val="en-US" w:eastAsia="zh-HK"/>
                  </w:rPr>
                  <w:delText>”. The scope was being prepared by DevB. The funding would be provided by DevB.</w:delText>
                </w:r>
              </w:del>
            </w:ins>
            <w:ins w:id="1020" w:author="EINNO3" w:date="2026-01-12T15:08:00Z">
              <w:del w:id="1021" w:author="Ms CHIK Kar Lai 戚嘉麗女士" w:date="2026-01-16T11:45:00Z">
                <w:r w:rsidRPr="00525F09">
                  <w:rPr>
                    <w:rFonts w:eastAsia="標楷體"/>
                    <w:lang w:val="en-US" w:eastAsia="zh-HK"/>
                  </w:rPr>
                  <w:delText xml:space="preserve"> Allocation Warrant with HK$2M was received from DevB on 19 Nov 2025.</w:delText>
                </w:r>
              </w:del>
            </w:ins>
          </w:p>
          <w:p w14:paraId="029DC0DE" w14:textId="77777777" w:rsidR="00770CB9" w:rsidRPr="00525F09" w:rsidRDefault="00770CB9" w:rsidP="00FC7507">
            <w:pPr>
              <w:tabs>
                <w:tab w:val="left" w:pos="461"/>
              </w:tabs>
              <w:autoSpaceDE w:val="0"/>
              <w:autoSpaceDN w:val="0"/>
              <w:adjustRightInd w:val="0"/>
              <w:spacing w:line="300" w:lineRule="exact"/>
              <w:ind w:left="20" w:rightChars="106" w:right="254" w:firstLine="1"/>
              <w:jc w:val="both"/>
              <w:rPr>
                <w:ins w:id="1022" w:author="Ms CHIK Kar Lai 戚嘉麗女士" w:date="2026-01-23T17:25:00Z"/>
                <w:rFonts w:eastAsia="標楷體"/>
                <w:lang w:val="en-US" w:eastAsia="zh-HK"/>
              </w:rPr>
            </w:pPr>
          </w:p>
          <w:p w14:paraId="7976D28E" w14:textId="77777777" w:rsidR="00213AC8" w:rsidRPr="00525F09" w:rsidRDefault="00213AC8" w:rsidP="00213AC8">
            <w:pPr>
              <w:tabs>
                <w:tab w:val="left" w:pos="426"/>
                <w:tab w:val="left" w:pos="461"/>
              </w:tabs>
              <w:autoSpaceDE w:val="0"/>
              <w:autoSpaceDN w:val="0"/>
              <w:adjustRightInd w:val="0"/>
              <w:spacing w:line="300" w:lineRule="exact"/>
              <w:ind w:left="20" w:rightChars="106" w:right="254" w:firstLine="1"/>
              <w:jc w:val="both"/>
              <w:rPr>
                <w:rFonts w:eastAsia="標楷體"/>
                <w:lang w:val="en-US" w:eastAsia="zh-HK"/>
              </w:rPr>
            </w:pPr>
          </w:p>
        </w:tc>
        <w:tc>
          <w:tcPr>
            <w:tcW w:w="1701" w:type="dxa"/>
            <w:tcBorders>
              <w:left w:val="nil"/>
            </w:tcBorders>
          </w:tcPr>
          <w:p w14:paraId="5E788B1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CE/DT</w:t>
            </w:r>
          </w:p>
        </w:tc>
      </w:tr>
      <w:tr w:rsidR="00071073" w:rsidRPr="00525F09" w14:paraId="58951D0A" w14:textId="77777777" w:rsidTr="007321F8">
        <w:trPr>
          <w:trHeight w:val="558"/>
        </w:trPr>
        <w:tc>
          <w:tcPr>
            <w:tcW w:w="709" w:type="dxa"/>
          </w:tcPr>
          <w:p w14:paraId="676215F2" w14:textId="77777777" w:rsidR="00213AC8" w:rsidRPr="00525F09" w:rsidRDefault="00213AC8" w:rsidP="00213AC8">
            <w:pPr>
              <w:spacing w:line="300" w:lineRule="exact"/>
              <w:ind w:rightChars="60" w:right="144"/>
              <w:rPr>
                <w:b/>
              </w:rPr>
            </w:pPr>
          </w:p>
        </w:tc>
        <w:tc>
          <w:tcPr>
            <w:tcW w:w="1003" w:type="dxa"/>
            <w:gridSpan w:val="2"/>
          </w:tcPr>
          <w:p w14:paraId="38F0D648" w14:textId="77777777" w:rsidR="00213AC8" w:rsidRPr="00525F09" w:rsidRDefault="00213AC8" w:rsidP="00213AC8">
            <w:pPr>
              <w:pStyle w:val="31"/>
              <w:numPr>
                <w:ilvl w:val="0"/>
                <w:numId w:val="66"/>
              </w:numPr>
              <w:spacing w:line="300" w:lineRule="exact"/>
              <w:ind w:rightChars="60" w:right="144"/>
              <w:jc w:val="left"/>
              <w:rPr>
                <w:rFonts w:ascii="Times New Roman" w:hAnsi="Times New Roman"/>
              </w:rPr>
            </w:pPr>
          </w:p>
        </w:tc>
        <w:tc>
          <w:tcPr>
            <w:tcW w:w="6226" w:type="dxa"/>
          </w:tcPr>
          <w:p w14:paraId="0A595B2E"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細明體"/>
                <w:u w:val="single"/>
                <w:lang w:val="en-US" w:eastAsia="zh-HK"/>
              </w:rPr>
            </w:pPr>
            <w:proofErr w:type="spellStart"/>
            <w:r w:rsidRPr="00525F09">
              <w:rPr>
                <w:rFonts w:eastAsia="標楷體"/>
                <w:u w:val="single"/>
                <w:lang w:val="en-US"/>
              </w:rPr>
              <w:t>VoiceLink</w:t>
            </w:r>
            <w:proofErr w:type="spellEnd"/>
          </w:p>
        </w:tc>
        <w:tc>
          <w:tcPr>
            <w:tcW w:w="1701" w:type="dxa"/>
            <w:tcBorders>
              <w:left w:val="nil"/>
            </w:tcBorders>
          </w:tcPr>
          <w:p w14:paraId="210BB114" w14:textId="77777777" w:rsidR="00213AC8" w:rsidRPr="00525F09" w:rsidRDefault="00213AC8" w:rsidP="00213AC8">
            <w:pPr>
              <w:pStyle w:val="a5"/>
              <w:spacing w:before="0" w:after="0" w:line="300" w:lineRule="exact"/>
              <w:ind w:rightChars="0" w:right="0"/>
              <w:jc w:val="center"/>
              <w:rPr>
                <w:rFonts w:ascii="Times New Roman" w:hAnsi="Times New Roman"/>
                <w:kern w:val="2"/>
                <w:sz w:val="24"/>
                <w:lang w:val="en-US"/>
              </w:rPr>
            </w:pPr>
          </w:p>
        </w:tc>
      </w:tr>
      <w:tr w:rsidR="00071073" w:rsidRPr="00525F09" w14:paraId="2491DE32" w14:textId="77777777" w:rsidTr="007321F8">
        <w:trPr>
          <w:trHeight w:val="558"/>
        </w:trPr>
        <w:tc>
          <w:tcPr>
            <w:tcW w:w="709" w:type="dxa"/>
          </w:tcPr>
          <w:p w14:paraId="6B87DB20" w14:textId="77777777" w:rsidR="00213AC8" w:rsidRPr="00525F09" w:rsidRDefault="00213AC8" w:rsidP="00213AC8">
            <w:pPr>
              <w:spacing w:line="300" w:lineRule="exact"/>
              <w:ind w:rightChars="60" w:right="144"/>
              <w:rPr>
                <w:b/>
              </w:rPr>
            </w:pPr>
          </w:p>
        </w:tc>
        <w:tc>
          <w:tcPr>
            <w:tcW w:w="1003" w:type="dxa"/>
            <w:gridSpan w:val="2"/>
          </w:tcPr>
          <w:p w14:paraId="55EE5A4D" w14:textId="77777777" w:rsidR="00213AC8" w:rsidRPr="00525F09" w:rsidRDefault="00213AC8" w:rsidP="00213AC8">
            <w:pPr>
              <w:pStyle w:val="31"/>
              <w:spacing w:line="300" w:lineRule="exact"/>
              <w:ind w:left="0" w:rightChars="60" w:right="144" w:firstLine="0"/>
              <w:jc w:val="left"/>
              <w:rPr>
                <w:rFonts w:ascii="Times New Roman" w:hAnsi="Times New Roman"/>
              </w:rPr>
            </w:pPr>
          </w:p>
        </w:tc>
        <w:tc>
          <w:tcPr>
            <w:tcW w:w="6226" w:type="dxa"/>
          </w:tcPr>
          <w:p w14:paraId="340B2998" w14:textId="42D6DB83"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細明體"/>
                <w:color w:val="FF0000"/>
                <w:lang w:val="en-US" w:eastAsia="zh-HK"/>
              </w:rPr>
            </w:pPr>
            <w:r w:rsidRPr="00525F09">
              <w:rPr>
                <w:rFonts w:eastAsia="細明體"/>
                <w:lang w:val="en-US" w:eastAsia="zh-HK"/>
              </w:rPr>
              <w:t xml:space="preserve">The latest issue no. </w:t>
            </w:r>
            <w:del w:id="1023" w:author="EMSD\17226" w:date="2026-01-15T18:59:00Z">
              <w:r w:rsidR="008B6821" w:rsidRPr="00525F09">
                <w:rPr>
                  <w:rFonts w:eastAsia="細明體"/>
                  <w:lang w:val="en-US" w:eastAsia="zh-HK"/>
                </w:rPr>
                <w:delText>7</w:delText>
              </w:r>
              <w:r w:rsidR="008B6821" w:rsidRPr="00525F09">
                <w:rPr>
                  <w:rFonts w:eastAsia="細明體"/>
                  <w:lang w:val="en-US"/>
                </w:rPr>
                <w:delText>7</w:delText>
              </w:r>
              <w:r w:rsidRPr="00525F09" w:rsidDel="00157D01">
                <w:rPr>
                  <w:rFonts w:eastAsia="細明體"/>
                  <w:lang w:val="en-US" w:eastAsia="zh-HK"/>
                </w:rPr>
                <w:delText xml:space="preserve"> </w:delText>
              </w:r>
            </w:del>
            <w:ins w:id="1024" w:author="EMSD\17226" w:date="2026-01-15T18:59:00Z">
              <w:r w:rsidR="00157D01" w:rsidRPr="00525F09">
                <w:rPr>
                  <w:rFonts w:eastAsia="細明體"/>
                  <w:color w:val="FF0000"/>
                  <w:lang w:val="en-US" w:eastAsia="zh-HK"/>
                </w:rPr>
                <w:t>7</w:t>
              </w:r>
              <w:r w:rsidR="00157D01" w:rsidRPr="00525F09">
                <w:rPr>
                  <w:rFonts w:eastAsia="細明體"/>
                  <w:color w:val="FF0000"/>
                  <w:lang w:val="en-US"/>
                </w:rPr>
                <w:t>8</w:t>
              </w:r>
              <w:r w:rsidRPr="00525F09">
                <w:rPr>
                  <w:rFonts w:eastAsia="細明體"/>
                  <w:lang w:val="en-US" w:eastAsia="zh-HK"/>
                </w:rPr>
                <w:t xml:space="preserve"> </w:t>
              </w:r>
            </w:ins>
            <w:r w:rsidRPr="00525F09">
              <w:rPr>
                <w:rFonts w:eastAsia="細明體"/>
                <w:lang w:val="en-US" w:eastAsia="zh-HK"/>
              </w:rPr>
              <w:t xml:space="preserve">of </w:t>
            </w:r>
            <w:proofErr w:type="spellStart"/>
            <w:r w:rsidRPr="00525F09">
              <w:rPr>
                <w:rFonts w:eastAsia="細明體"/>
                <w:lang w:val="en-US" w:eastAsia="zh-HK"/>
              </w:rPr>
              <w:t>VoiceLink</w:t>
            </w:r>
            <w:proofErr w:type="spellEnd"/>
            <w:r w:rsidRPr="00525F09">
              <w:rPr>
                <w:rFonts w:eastAsia="細明體"/>
                <w:lang w:val="en-US" w:eastAsia="zh-HK"/>
              </w:rPr>
              <w:t xml:space="preserve"> was </w:t>
            </w:r>
            <w:r w:rsidRPr="00525F09">
              <w:rPr>
                <w:rFonts w:eastAsia="細明體"/>
                <w:lang w:val="en-US"/>
              </w:rPr>
              <w:t xml:space="preserve">under preparation and targeted for </w:t>
            </w:r>
            <w:r w:rsidRPr="00525F09">
              <w:rPr>
                <w:rFonts w:eastAsia="細明體"/>
                <w:lang w:val="en-US" w:eastAsia="zh-HK"/>
              </w:rPr>
              <w:t>publ</w:t>
            </w:r>
            <w:r w:rsidRPr="00525F09">
              <w:rPr>
                <w:rFonts w:eastAsia="細明體"/>
                <w:lang w:val="en-US"/>
              </w:rPr>
              <w:t>ication</w:t>
            </w:r>
            <w:r w:rsidRPr="00525F09">
              <w:rPr>
                <w:rFonts w:eastAsia="細明體"/>
                <w:lang w:val="en-US" w:eastAsia="zh-HK"/>
              </w:rPr>
              <w:t xml:space="preserve"> on </w:t>
            </w:r>
            <w:r w:rsidR="0000112B" w:rsidRPr="00525F09">
              <w:rPr>
                <w:rFonts w:eastAsia="細明體"/>
                <w:color w:val="FF0000"/>
                <w:lang w:val="en-US"/>
              </w:rPr>
              <w:t>31</w:t>
            </w:r>
            <w:r w:rsidR="0000112B" w:rsidRPr="00525F09">
              <w:rPr>
                <w:rFonts w:eastAsia="細明體"/>
                <w:color w:val="FF0000"/>
                <w:lang w:val="en-US" w:eastAsia="zh-HK"/>
              </w:rPr>
              <w:t xml:space="preserve"> </w:t>
            </w:r>
            <w:del w:id="1025" w:author="EMSD\17226" w:date="2026-01-15T18:59:00Z">
              <w:r w:rsidR="008B6821" w:rsidRPr="00525F09">
                <w:rPr>
                  <w:rFonts w:eastAsia="細明體"/>
                  <w:color w:val="FF0000"/>
                  <w:lang w:val="en-US"/>
                </w:rPr>
                <w:delText>December</w:delText>
              </w:r>
              <w:r w:rsidR="008B6821" w:rsidRPr="00525F09">
                <w:rPr>
                  <w:rFonts w:eastAsia="細明體"/>
                  <w:color w:val="FF0000"/>
                  <w:lang w:val="en-US" w:eastAsia="zh-HK"/>
                </w:rPr>
                <w:delText xml:space="preserve"> </w:delText>
              </w:r>
            </w:del>
            <w:ins w:id="1026" w:author="EMSD\17226" w:date="2026-01-15T18:59:00Z">
              <w:r w:rsidR="00157D01" w:rsidRPr="00525F09">
                <w:rPr>
                  <w:rFonts w:eastAsia="細明體"/>
                  <w:color w:val="FF0000"/>
                  <w:lang w:val="en-US"/>
                </w:rPr>
                <w:t>March</w:t>
              </w:r>
              <w:r w:rsidR="00157D01" w:rsidRPr="00525F09">
                <w:rPr>
                  <w:rFonts w:eastAsia="細明體"/>
                  <w:color w:val="FF0000"/>
                  <w:lang w:val="en-US" w:eastAsia="zh-HK"/>
                </w:rPr>
                <w:t xml:space="preserve"> </w:t>
              </w:r>
            </w:ins>
            <w:del w:id="1027" w:author="EMSD\17226" w:date="2026-01-15T18:59:00Z">
              <w:r w:rsidRPr="00525F09" w:rsidDel="00157D01">
                <w:rPr>
                  <w:rFonts w:eastAsia="細明體"/>
                  <w:color w:val="FF0000"/>
                  <w:lang w:val="en-US" w:eastAsia="zh-HK"/>
                </w:rPr>
                <w:delText>2025</w:delText>
              </w:r>
            </w:del>
            <w:ins w:id="1028" w:author="EMSD\17226" w:date="2026-01-15T18:59:00Z">
              <w:r w:rsidR="00157D01" w:rsidRPr="00525F09">
                <w:rPr>
                  <w:rFonts w:eastAsia="細明體"/>
                  <w:color w:val="FF0000"/>
                  <w:lang w:val="en-US" w:eastAsia="zh-HK"/>
                </w:rPr>
                <w:t>2026</w:t>
              </w:r>
            </w:ins>
            <w:r w:rsidRPr="00525F09">
              <w:rPr>
                <w:rFonts w:eastAsia="細明體"/>
                <w:color w:val="FF0000"/>
                <w:lang w:val="en-US" w:eastAsia="zh-HK"/>
              </w:rPr>
              <w:t xml:space="preserve">.  The highlighted topics included </w:t>
            </w:r>
            <w:ins w:id="1029" w:author="EMSD\17226" w:date="2026-01-15T19:43:00Z">
              <w:r w:rsidR="001951D2" w:rsidRPr="00525F09">
                <w:rPr>
                  <w:rFonts w:eastAsia="細明體"/>
                  <w:color w:val="FF0000"/>
                  <w:lang w:val="en-US" w:eastAsia="zh-HK"/>
                </w:rPr>
                <w:t>I&amp;T Awards (i.e.</w:t>
              </w:r>
              <w:r w:rsidR="001951D2" w:rsidRPr="00525F09">
                <w:rPr>
                  <w:color w:val="FF0000"/>
                  <w:sz w:val="21"/>
                  <w:szCs w:val="21"/>
                </w:rPr>
                <w:t>「第</w:t>
              </w:r>
              <w:r w:rsidR="001951D2" w:rsidRPr="00525F09">
                <w:rPr>
                  <w:color w:val="FF0000"/>
                  <w:sz w:val="21"/>
                  <w:szCs w:val="21"/>
                </w:rPr>
                <w:t>16</w:t>
              </w:r>
              <w:r w:rsidR="001951D2" w:rsidRPr="00525F09">
                <w:rPr>
                  <w:color w:val="FF0000"/>
                  <w:sz w:val="21"/>
                  <w:szCs w:val="21"/>
                </w:rPr>
                <w:t>屆中國好醫工大賽」</w:t>
              </w:r>
              <w:r w:rsidR="001951D2" w:rsidRPr="00525F09">
                <w:rPr>
                  <w:color w:val="FF0000"/>
                  <w:sz w:val="21"/>
                  <w:szCs w:val="21"/>
                </w:rPr>
                <w:t xml:space="preserve">, </w:t>
              </w:r>
              <w:r w:rsidR="001951D2" w:rsidRPr="00525F09">
                <w:rPr>
                  <w:rFonts w:eastAsia="細明體"/>
                  <w:color w:val="FF0000"/>
                  <w:lang w:val="en-US" w:eastAsia="zh-HK"/>
                </w:rPr>
                <w:t>Hong Kong ICT Awards 2025 and 5</w:t>
              </w:r>
              <w:r w:rsidR="001951D2" w:rsidRPr="00525F09">
                <w:rPr>
                  <w:rFonts w:eastAsia="細明體"/>
                  <w:color w:val="FF0000"/>
                  <w:vertAlign w:val="superscript"/>
                  <w:lang w:val="en-US" w:eastAsia="zh-HK"/>
                </w:rPr>
                <w:t>th</w:t>
              </w:r>
              <w:r w:rsidR="001951D2" w:rsidRPr="00525F09">
                <w:rPr>
                  <w:rFonts w:eastAsia="細明體"/>
                  <w:color w:val="FF0000"/>
                  <w:lang w:val="en-US" w:eastAsia="zh-HK"/>
                </w:rPr>
                <w:t xml:space="preserve"> Asia Exhibition of Innovations and Invention Hong Kong</w:t>
              </w:r>
            </w:ins>
            <w:ins w:id="1030" w:author="EMSD\17226" w:date="2026-01-15T19:44:00Z">
              <w:r w:rsidR="00933F36" w:rsidRPr="00525F09">
                <w:rPr>
                  <w:rFonts w:eastAsia="細明體"/>
                  <w:color w:val="FF0000"/>
                  <w:lang w:val="en-US" w:eastAsia="zh-HK"/>
                </w:rPr>
                <w:t>)</w:t>
              </w:r>
            </w:ins>
            <w:ins w:id="1031" w:author="EMSD\17226" w:date="2026-01-15T19:43:00Z">
              <w:r w:rsidR="001951D2" w:rsidRPr="00525F09">
                <w:rPr>
                  <w:rFonts w:eastAsia="細明體"/>
                  <w:color w:val="FF0000"/>
                  <w:lang w:val="en-US" w:eastAsia="zh-HK"/>
                </w:rPr>
                <w:t>,</w:t>
              </w:r>
            </w:ins>
            <w:ins w:id="1032" w:author="EMSD\17226" w:date="2026-01-15T19:44:00Z">
              <w:r w:rsidRPr="00525F09">
                <w:rPr>
                  <w:rFonts w:eastAsia="細明體"/>
                  <w:color w:val="FF0000"/>
                  <w:lang w:val="en-US" w:eastAsia="zh-HK"/>
                </w:rPr>
                <w:t xml:space="preserve"> </w:t>
              </w:r>
            </w:ins>
            <w:ins w:id="1033" w:author="EMSD\17226" w:date="2026-01-15T19:14:00Z">
              <w:r w:rsidR="00AE7F37" w:rsidRPr="00525F09">
                <w:rPr>
                  <w:rFonts w:eastAsia="細明體"/>
                  <w:color w:val="FF0000"/>
                  <w:lang w:val="en-US" w:eastAsia="zh-HK"/>
                </w:rPr>
                <w:t xml:space="preserve">Preparation of </w:t>
              </w:r>
            </w:ins>
            <w:ins w:id="1034" w:author="EMSD\17226" w:date="2026-01-15T19:15:00Z">
              <w:r w:rsidR="004C51FA" w:rsidRPr="00525F09">
                <w:rPr>
                  <w:rFonts w:eastAsia="細明體"/>
                  <w:color w:val="FF0000"/>
                  <w:lang w:val="en-US" w:eastAsia="zh-HK"/>
                </w:rPr>
                <w:t>the</w:t>
              </w:r>
              <w:r w:rsidRPr="00525F09">
                <w:rPr>
                  <w:rFonts w:eastAsia="細明體"/>
                  <w:color w:val="FF0000"/>
                  <w:lang w:val="en-US" w:eastAsia="zh-HK"/>
                </w:rPr>
                <w:t xml:space="preserve"> </w:t>
              </w:r>
            </w:ins>
            <w:del w:id="1035" w:author="EMSD\17226" w:date="2026-01-15T19:04:00Z">
              <w:r w:rsidR="0000112B" w:rsidRPr="00525F09">
                <w:rPr>
                  <w:rFonts w:eastAsia="細明體"/>
                  <w:color w:val="FF0000"/>
                  <w:lang w:val="en-US" w:eastAsia="zh-HK"/>
                </w:rPr>
                <w:delText>CIBSE Society of Digital Engineering Awards 2025</w:delText>
              </w:r>
              <w:r w:rsidR="0000112B" w:rsidRPr="00525F09">
                <w:rPr>
                  <w:rFonts w:eastAsia="細明體"/>
                  <w:color w:val="FF0000"/>
                  <w:lang w:val="en-US"/>
                </w:rPr>
                <w:delText xml:space="preserve">, </w:delText>
              </w:r>
              <w:r w:rsidR="008B6821" w:rsidRPr="00525F09">
                <w:rPr>
                  <w:rFonts w:eastAsia="細明體"/>
                  <w:color w:val="FF0000"/>
                  <w:lang w:val="en-US" w:eastAsia="zh-HK"/>
                </w:rPr>
                <w:delText xml:space="preserve">Automatic Fencing Inspection for CSD, Support to the 15th National Games, CIBSE Society of Digital Engineering Awards 2025, </w:delText>
              </w:r>
              <w:r w:rsidR="00592983" w:rsidRPr="00525F09">
                <w:rPr>
                  <w:rFonts w:eastAsia="細明體"/>
                  <w:color w:val="FF0000"/>
                  <w:lang w:eastAsia="zh-HK"/>
                </w:rPr>
                <w:delText>Upgrade</w:delText>
              </w:r>
              <w:r w:rsidR="00592983" w:rsidRPr="00525F09">
                <w:rPr>
                  <w:rFonts w:eastAsia="細明體"/>
                  <w:color w:val="FF0000"/>
                </w:rPr>
                <w:delText xml:space="preserve"> </w:delText>
              </w:r>
              <w:r w:rsidR="00592983" w:rsidRPr="00525F09">
                <w:rPr>
                  <w:rFonts w:eastAsia="細明體"/>
                  <w:color w:val="FF0000"/>
                  <w:lang w:val="en-US" w:eastAsia="zh-HK"/>
                </w:rPr>
                <w:delText>of Parking Meters for TD</w:delText>
              </w:r>
              <w:r w:rsidR="00592983" w:rsidRPr="00525F09">
                <w:rPr>
                  <w:rFonts w:eastAsia="細明體"/>
                  <w:color w:val="FF0000"/>
                  <w:lang w:val="en-US"/>
                </w:rPr>
                <w:delText xml:space="preserve">, </w:delText>
              </w:r>
              <w:r w:rsidR="003D58B1" w:rsidRPr="00525F09">
                <w:rPr>
                  <w:rFonts w:eastAsia="細明體"/>
                  <w:color w:val="FF0000"/>
                  <w:lang w:val="en-US"/>
                </w:rPr>
                <w:delText>D</w:delText>
              </w:r>
              <w:r w:rsidR="00592983" w:rsidRPr="00525F09">
                <w:rPr>
                  <w:rFonts w:eastAsia="細明體"/>
                  <w:color w:val="FF0000"/>
                  <w:lang w:eastAsia="zh-HK"/>
                </w:rPr>
                <w:delText>elegation visit of C&amp;ED,</w:delText>
              </w:r>
              <w:r w:rsidR="00592983" w:rsidRPr="00525F09">
                <w:rPr>
                  <w:rFonts w:eastAsia="細明體"/>
                  <w:color w:val="FF0000"/>
                </w:rPr>
                <w:delText xml:space="preserve"> </w:delText>
              </w:r>
              <w:r w:rsidR="00592983" w:rsidRPr="00525F09">
                <w:rPr>
                  <w:rFonts w:eastAsia="細明體"/>
                  <w:color w:val="FF0000"/>
                  <w:lang w:val="en-US" w:eastAsia="zh-HK"/>
                </w:rPr>
                <w:delText>preparation of 2025 Legislative Council General Electio</w:delText>
              </w:r>
              <w:r w:rsidR="00592983" w:rsidRPr="00525F09">
                <w:rPr>
                  <w:rFonts w:eastAsia="細明體"/>
                  <w:color w:val="FF0000"/>
                  <w:lang w:val="en-US"/>
                </w:rPr>
                <w:delText xml:space="preserve">n </w:delText>
              </w:r>
              <w:r w:rsidR="008B6821" w:rsidRPr="00525F09">
                <w:rPr>
                  <w:rFonts w:eastAsia="細明體"/>
                  <w:color w:val="FF0000"/>
                  <w:lang w:val="en-US" w:eastAsia="zh-HK"/>
                </w:rPr>
                <w:delText>and the 70</w:delText>
              </w:r>
              <w:r w:rsidR="008B6821" w:rsidRPr="00525F09">
                <w:rPr>
                  <w:rFonts w:eastAsia="細明體"/>
                  <w:color w:val="FF0000"/>
                  <w:vertAlign w:val="superscript"/>
                  <w:lang w:val="en-US" w:eastAsia="zh-HK"/>
                </w:rPr>
                <w:delText>th</w:delText>
              </w:r>
              <w:r w:rsidR="008B6821" w:rsidRPr="00525F09">
                <w:rPr>
                  <w:rFonts w:eastAsia="細明體"/>
                  <w:color w:val="FF0000"/>
                  <w:lang w:val="en-US" w:eastAsia="zh-HK"/>
                </w:rPr>
                <w:delText xml:space="preserve"> Anniversary Ceremony of EMSD Technician Training Scheme</w:delText>
              </w:r>
            </w:del>
            <w:ins w:id="1036" w:author="EMSD\17226" w:date="2026-01-15T19:04:00Z">
              <w:r w:rsidR="00B86BDE" w:rsidRPr="00525F09">
                <w:rPr>
                  <w:rFonts w:eastAsia="細明體"/>
                  <w:color w:val="FF0000"/>
                  <w:lang w:val="en-US" w:eastAsia="zh-HK"/>
                </w:rPr>
                <w:t>Southbound Travel for Guangdong Vehicles</w:t>
              </w:r>
            </w:ins>
            <w:ins w:id="1037" w:author="EMSD\17226" w:date="2026-01-15T19:27:00Z">
              <w:r w:rsidR="00037124" w:rsidRPr="00525F09">
                <w:rPr>
                  <w:rFonts w:eastAsia="細明體"/>
                  <w:color w:val="FF0000"/>
                  <w:lang w:val="en-US" w:eastAsia="zh-HK"/>
                </w:rPr>
                <w:t xml:space="preserve"> for </w:t>
              </w:r>
            </w:ins>
            <w:ins w:id="1038" w:author="EMSD\17226" w:date="2026-01-15T19:30:00Z">
              <w:r w:rsidR="00037124" w:rsidRPr="00525F09">
                <w:rPr>
                  <w:rFonts w:eastAsia="細明體"/>
                  <w:color w:val="FF0000"/>
                  <w:lang w:val="en-US" w:eastAsia="zh-HK"/>
                </w:rPr>
                <w:t xml:space="preserve">TD and </w:t>
              </w:r>
            </w:ins>
            <w:ins w:id="1039" w:author="EMSD\17226" w:date="2026-01-15T19:27:00Z">
              <w:r w:rsidR="00037124" w:rsidRPr="00525F09">
                <w:rPr>
                  <w:rFonts w:eastAsia="細明體"/>
                  <w:color w:val="FF0000"/>
                  <w:lang w:val="en-US" w:eastAsia="zh-HK"/>
                </w:rPr>
                <w:t>C&amp;ED</w:t>
              </w:r>
            </w:ins>
            <w:ins w:id="1040" w:author="EMSD\17226" w:date="2026-01-15T19:15:00Z">
              <w:r w:rsidR="004C51FA" w:rsidRPr="00525F09">
                <w:rPr>
                  <w:rFonts w:eastAsia="細明體"/>
                  <w:color w:val="FF0000"/>
                  <w:lang w:val="en-US" w:eastAsia="zh-HK"/>
                </w:rPr>
                <w:t xml:space="preserve">, </w:t>
              </w:r>
            </w:ins>
            <w:ins w:id="1041" w:author="EMSD\17226" w:date="2026-01-15T19:25:00Z">
              <w:r w:rsidR="00FE5224" w:rsidRPr="00525F09">
                <w:rPr>
                  <w:rFonts w:eastAsia="細明體"/>
                  <w:color w:val="FF0000"/>
                  <w:lang w:val="en-US" w:eastAsia="zh-HK"/>
                </w:rPr>
                <w:t>Application of RFID for Ass</w:t>
              </w:r>
            </w:ins>
            <w:ins w:id="1042" w:author="Ms TSANG Hiu Yan 曾曉茵" w:date="2026-01-15T19:44:00Z">
              <w:r w:rsidR="007D3894" w:rsidRPr="00525F09">
                <w:rPr>
                  <w:rFonts w:eastAsia="細明體"/>
                  <w:color w:val="FF0000"/>
                  <w:lang w:val="en-US"/>
                </w:rPr>
                <w:t>e</w:t>
              </w:r>
            </w:ins>
            <w:ins w:id="1043" w:author="EMSD\17226" w:date="2026-01-15T19:25:00Z">
              <w:r w:rsidR="00FE5224" w:rsidRPr="00525F09">
                <w:rPr>
                  <w:rFonts w:eastAsia="細明體"/>
                  <w:color w:val="FF0000"/>
                  <w:lang w:val="en-US" w:eastAsia="zh-HK"/>
                </w:rPr>
                <w:t>t Management for LCSD</w:t>
              </w:r>
            </w:ins>
            <w:ins w:id="1044" w:author="EMSD\17226" w:date="2026-01-15T19:15:00Z">
              <w:r w:rsidR="004C51FA" w:rsidRPr="00525F09">
                <w:rPr>
                  <w:rFonts w:eastAsia="細明體"/>
                  <w:color w:val="FF0000"/>
                  <w:lang w:val="en-US" w:eastAsia="zh-HK"/>
                </w:rPr>
                <w:t xml:space="preserve">, </w:t>
              </w:r>
            </w:ins>
            <w:ins w:id="1045" w:author="Ms TSANG Hiu Yan 曾曉茵" w:date="2026-02-06T09:26:00Z">
              <w:r w:rsidR="00090E58" w:rsidRPr="00090E58">
                <w:rPr>
                  <w:rFonts w:eastAsia="細明體"/>
                  <w:color w:val="FF0000"/>
                  <w:lang w:val="en-US" w:eastAsia="zh-HK"/>
                </w:rPr>
                <w:t xml:space="preserve"> Hong Kong MIKE Award 2025 and The Most Outstanding Winner of the Global MIKE Award 2025</w:t>
              </w:r>
              <w:r w:rsidR="00090E58">
                <w:rPr>
                  <w:rFonts w:eastAsia="細明體" w:hint="eastAsia"/>
                  <w:color w:val="FF0000"/>
                  <w:lang w:val="en-US"/>
                </w:rPr>
                <w:t xml:space="preserve">, </w:t>
              </w:r>
            </w:ins>
            <w:ins w:id="1046" w:author="Ms TSANG Hiu Yan 曾曉茵" w:date="2026-01-15T19:44:00Z">
              <w:del w:id="1047" w:author="EMSD\17226" w:date="2026-01-15T19:48:00Z">
                <w:r w:rsidR="007D3894" w:rsidRPr="00525F09" w:rsidDel="00BD1DD3">
                  <w:rPr>
                    <w:rFonts w:eastAsia="細明體"/>
                    <w:color w:val="FF0000"/>
                    <w:lang w:val="en-US" w:eastAsia="zh-HK"/>
                  </w:rPr>
                  <w:delText xml:space="preserve"> </w:delText>
                </w:r>
              </w:del>
            </w:ins>
            <w:ins w:id="1048" w:author="Microsoft Word" w:date="2026-01-15T19:41:00Z">
              <w:del w:id="1049" w:author="EMSD\17226" w:date="2026-01-15T19:48:00Z">
                <w:r w:rsidR="004C51FA" w:rsidRPr="00525F09" w:rsidDel="00BD1DD3">
                  <w:rPr>
                    <w:color w:val="FF0000"/>
                    <w:sz w:val="21"/>
                    <w:szCs w:val="21"/>
                  </w:rPr>
                  <w:delText>「第</w:delText>
                </w:r>
                <w:r w:rsidR="004C51FA" w:rsidRPr="00525F09" w:rsidDel="00BD1DD3">
                  <w:rPr>
                    <w:color w:val="FF0000"/>
                    <w:sz w:val="21"/>
                    <w:szCs w:val="21"/>
                  </w:rPr>
                  <w:delText>16</w:delText>
                </w:r>
                <w:r w:rsidR="004C51FA" w:rsidRPr="00525F09" w:rsidDel="00BD1DD3">
                  <w:rPr>
                    <w:color w:val="FF0000"/>
                    <w:sz w:val="21"/>
                    <w:szCs w:val="21"/>
                  </w:rPr>
                  <w:delText>屆中國好醫工大賽」</w:delText>
                </w:r>
                <w:r w:rsidR="004C51FA" w:rsidRPr="00525F09" w:rsidDel="00BD1DD3">
                  <w:rPr>
                    <w:rFonts w:eastAsia="細明體"/>
                    <w:color w:val="FF0000"/>
                    <w:lang w:val="en-US" w:eastAsia="zh-HK"/>
                  </w:rPr>
                  <w:delText xml:space="preserve">, </w:delText>
                </w:r>
              </w:del>
              <w:del w:id="1050" w:author="Ms TSANG Hiu Yan 曾曉茵" w:date="2026-01-15T19:44:00Z">
                <w:r w:rsidR="00290962" w:rsidRPr="00525F09" w:rsidDel="007D3894">
                  <w:rPr>
                    <w:rFonts w:eastAsia="細明體"/>
                    <w:color w:val="FF0000"/>
                    <w:lang w:val="en-US"/>
                  </w:rPr>
                  <w:delText>RFID</w:delText>
                </w:r>
                <w:r w:rsidR="004C51FA" w:rsidRPr="00525F09" w:rsidDel="007D3894">
                  <w:rPr>
                    <w:rFonts w:eastAsia="細明體"/>
                    <w:color w:val="FF0000"/>
                    <w:lang w:val="en-US" w:eastAsia="zh-HK"/>
                  </w:rPr>
                  <w:delText xml:space="preserve"> </w:delText>
                </w:r>
                <w:r w:rsidR="00290962" w:rsidRPr="00525F09" w:rsidDel="007D3894">
                  <w:rPr>
                    <w:rFonts w:eastAsia="細明體"/>
                    <w:color w:val="FF0000"/>
                    <w:lang w:val="en-US"/>
                  </w:rPr>
                  <w:delText>for Asset Management</w:delText>
                </w:r>
                <w:r w:rsidRPr="00525F09" w:rsidDel="007D3894">
                  <w:rPr>
                    <w:rFonts w:eastAsia="細明體"/>
                    <w:color w:val="FF0000"/>
                    <w:lang w:val="en-US" w:eastAsia="zh-HK"/>
                  </w:rPr>
                  <w:delText>,</w:delText>
                </w:r>
              </w:del>
            </w:ins>
            <w:ins w:id="1051" w:author="EMSD\17226" w:date="2026-01-15T19:19:00Z">
              <w:del w:id="1052" w:author="Ms TSANG Hiu Yan 曾曉茵" w:date="2026-01-15T19:44:00Z">
                <w:r w:rsidRPr="00525F09" w:rsidDel="007D3894">
                  <w:rPr>
                    <w:rFonts w:eastAsia="細明體"/>
                    <w:color w:val="FF0000"/>
                    <w:lang w:val="en-US" w:eastAsia="zh-HK"/>
                  </w:rPr>
                  <w:delText xml:space="preserve"> </w:delText>
                </w:r>
              </w:del>
            </w:ins>
            <w:ins w:id="1053" w:author="Ms TSANG Hiu Yan 曾曉茵" w:date="2026-01-15T19:36:00Z">
              <w:r w:rsidR="00290962" w:rsidRPr="00525F09">
                <w:rPr>
                  <w:rFonts w:eastAsia="細明體"/>
                  <w:color w:val="FF0000"/>
                  <w:lang w:val="en-US"/>
                </w:rPr>
                <w:t xml:space="preserve">Safety Conference </w:t>
              </w:r>
            </w:ins>
            <w:ins w:id="1054" w:author="EMSD\17226" w:date="2026-01-15T19:28:00Z">
              <w:r w:rsidR="00037124" w:rsidRPr="00525F09">
                <w:rPr>
                  <w:rFonts w:eastAsia="細明體"/>
                  <w:color w:val="FF0000"/>
                  <w:lang w:val="en-US" w:eastAsia="zh-HK"/>
                </w:rPr>
                <w:t>2025</w:t>
              </w:r>
            </w:ins>
            <w:ins w:id="1055" w:author="Microsoft Word" w:date="2026-01-15T19:47:00Z">
              <w:r w:rsidR="005206D5" w:rsidRPr="00525F09">
                <w:rPr>
                  <w:rFonts w:eastAsia="細明體"/>
                  <w:color w:val="FF0000"/>
                  <w:lang w:val="en-US"/>
                </w:rPr>
                <w:t>,</w:t>
              </w:r>
            </w:ins>
            <w:ins w:id="1056" w:author="EMSD\17226" w:date="2026-01-15T19:15:00Z">
              <w:r w:rsidR="004C51FA" w:rsidRPr="00525F09">
                <w:rPr>
                  <w:rFonts w:eastAsia="細明體"/>
                  <w:color w:val="FF0000"/>
                  <w:lang w:val="en-US" w:eastAsia="zh-HK"/>
                </w:rPr>
                <w:t xml:space="preserve"> </w:t>
              </w:r>
            </w:ins>
            <w:ins w:id="1057" w:author="EMSD\17226" w:date="2026-01-15T19:28:00Z">
              <w:del w:id="1058" w:author="Microsoft Word" w:date="2026-01-15T19:47:00Z">
                <w:r w:rsidR="00037124" w:rsidRPr="00525F09" w:rsidDel="005206D5">
                  <w:rPr>
                    <w:rFonts w:eastAsia="細明體"/>
                    <w:color w:val="FF0000"/>
                    <w:lang w:val="en-US" w:eastAsia="zh-HK"/>
                  </w:rPr>
                  <w:delText xml:space="preserve">and </w:delText>
                </w:r>
              </w:del>
              <w:r w:rsidR="00037124" w:rsidRPr="00525F09">
                <w:rPr>
                  <w:rFonts w:eastAsia="細明體"/>
                  <w:color w:val="FF0000"/>
                  <w:lang w:val="en-US" w:eastAsia="zh-HK"/>
                </w:rPr>
                <w:t>EMSTF 30</w:t>
              </w:r>
              <w:r w:rsidR="00037124" w:rsidRPr="00525F09">
                <w:rPr>
                  <w:rFonts w:eastAsia="細明體"/>
                  <w:color w:val="FF0000"/>
                  <w:vertAlign w:val="superscript"/>
                  <w:lang w:val="en-US" w:eastAsia="zh-HK"/>
                </w:rPr>
                <w:t>th</w:t>
              </w:r>
            </w:ins>
            <w:ins w:id="1059" w:author="EMSD\17226" w:date="2026-01-15T19:30:00Z">
              <w:r w:rsidR="00037124" w:rsidRPr="00525F09">
                <w:rPr>
                  <w:rFonts w:eastAsia="細明體"/>
                  <w:color w:val="FF0000"/>
                  <w:lang w:val="en-US" w:eastAsia="zh-HK"/>
                </w:rPr>
                <w:t xml:space="preserve"> </w:t>
              </w:r>
            </w:ins>
            <w:ins w:id="1060" w:author="EMSD\17226" w:date="2026-01-15T19:28:00Z">
              <w:r w:rsidR="00037124" w:rsidRPr="00525F09">
                <w:rPr>
                  <w:rFonts w:eastAsia="細明體"/>
                  <w:color w:val="FF0000"/>
                  <w:lang w:val="en-US" w:eastAsia="zh-HK"/>
                </w:rPr>
                <w:t>Anniversary</w:t>
              </w:r>
            </w:ins>
            <w:ins w:id="1061" w:author="EMSD\17226" w:date="2026-01-15T19:50:00Z">
              <w:r w:rsidR="00F60DD4" w:rsidRPr="00525F09">
                <w:rPr>
                  <w:rFonts w:eastAsia="細明體"/>
                  <w:color w:val="FF0000"/>
                  <w:lang w:val="en-US" w:eastAsia="zh-HK"/>
                </w:rPr>
                <w:t xml:space="preserve"> </w:t>
              </w:r>
            </w:ins>
            <w:del w:id="1062" w:author="EMSD\17226" w:date="2026-01-15T19:49:00Z">
              <w:r w:rsidRPr="00525F09" w:rsidDel="00F60DD4">
                <w:rPr>
                  <w:rFonts w:eastAsia="細明體"/>
                  <w:color w:val="FF0000"/>
                  <w:lang w:val="en-US" w:eastAsia="zh-HK"/>
                </w:rPr>
                <w:delText>,</w:delText>
              </w:r>
            </w:del>
            <w:ins w:id="1063" w:author="EMSD\17226" w:date="2026-01-15T19:49:00Z">
              <w:r w:rsidR="00F60DD4" w:rsidRPr="00525F09">
                <w:rPr>
                  <w:rFonts w:eastAsia="細明體"/>
                  <w:color w:val="FF0000"/>
                  <w:lang w:val="en-US" w:eastAsia="zh-HK"/>
                </w:rPr>
                <w:t>and</w:t>
              </w:r>
            </w:ins>
            <w:ins w:id="1064" w:author="Microsoft Word" w:date="2026-01-15T19:41:00Z">
              <w:del w:id="1065" w:author="Ms TSANG Hiu Yan 曾曉茵" w:date="2026-01-15T19:44:00Z">
                <w:r w:rsidR="00290962" w:rsidRPr="00525F09" w:rsidDel="007D3894">
                  <w:rPr>
                    <w:rFonts w:eastAsia="細明體"/>
                    <w:color w:val="FF0000"/>
                    <w:lang w:val="en-US"/>
                  </w:rPr>
                  <w:delText>2026,</w:delText>
                </w:r>
              </w:del>
              <w:r w:rsidR="00290962" w:rsidRPr="00525F09">
                <w:rPr>
                  <w:rFonts w:eastAsia="細明體"/>
                  <w:color w:val="FF0000"/>
                  <w:lang w:val="en-US"/>
                </w:rPr>
                <w:t xml:space="preserve"> Staff Movement of AD/2 (Client Manager)</w:t>
              </w:r>
            </w:ins>
            <w:ins w:id="1066" w:author="Ms TSANG Hiu Yan 曾曉茵" w:date="2026-01-15T19:36:00Z">
              <w:r w:rsidRPr="00525F09">
                <w:rPr>
                  <w:rFonts w:eastAsia="細明體"/>
                  <w:color w:val="FF0000"/>
                  <w:lang w:val="en-US"/>
                </w:rPr>
                <w:t xml:space="preserve"> </w:t>
              </w:r>
            </w:ins>
            <w:r w:rsidRPr="00525F09">
              <w:rPr>
                <w:rFonts w:eastAsia="細明體"/>
                <w:color w:val="FF0000"/>
                <w:lang w:val="en-US" w:eastAsia="zh-HK"/>
              </w:rPr>
              <w:t>etc.</w:t>
            </w:r>
          </w:p>
          <w:p w14:paraId="2B477C18" w14:textId="77777777"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細明體"/>
                <w:lang w:val="en-US" w:eastAsia="zh-HK"/>
              </w:rPr>
            </w:pPr>
          </w:p>
        </w:tc>
        <w:tc>
          <w:tcPr>
            <w:tcW w:w="1701" w:type="dxa"/>
            <w:tcBorders>
              <w:left w:val="nil"/>
            </w:tcBorders>
          </w:tcPr>
          <w:p w14:paraId="70707052" w14:textId="77777777" w:rsidR="00213AC8" w:rsidRPr="00525F09" w:rsidRDefault="00213AC8" w:rsidP="00213AC8">
            <w:pPr>
              <w:pStyle w:val="a5"/>
              <w:spacing w:before="0" w:after="0" w:line="300" w:lineRule="exact"/>
              <w:ind w:rightChars="0" w:right="0"/>
              <w:jc w:val="center"/>
              <w:rPr>
                <w:rFonts w:ascii="Times New Roman" w:hAnsi="Times New Roman"/>
                <w:sz w:val="24"/>
                <w:lang w:val="en-US"/>
              </w:rPr>
            </w:pPr>
            <w:r w:rsidRPr="00525F09">
              <w:rPr>
                <w:rFonts w:ascii="Times New Roman" w:hAnsi="Times New Roman"/>
                <w:kern w:val="2"/>
                <w:sz w:val="24"/>
                <w:lang w:val="en-US"/>
              </w:rPr>
              <w:t>SE/CC</w:t>
            </w:r>
          </w:p>
        </w:tc>
      </w:tr>
      <w:tr w:rsidR="00071073" w:rsidRPr="00525F09" w14:paraId="688AD6BB" w14:textId="77777777" w:rsidTr="007321F8">
        <w:trPr>
          <w:trHeight w:val="558"/>
        </w:trPr>
        <w:tc>
          <w:tcPr>
            <w:tcW w:w="709" w:type="dxa"/>
          </w:tcPr>
          <w:p w14:paraId="0B05E6EE" w14:textId="77777777" w:rsidR="00213AC8" w:rsidRPr="00525F09" w:rsidRDefault="00213AC8" w:rsidP="008A4978">
            <w:pPr>
              <w:keepNext/>
              <w:keepLines/>
              <w:spacing w:line="300" w:lineRule="exact"/>
              <w:ind w:rightChars="60" w:right="144"/>
              <w:rPr>
                <w:rFonts w:eastAsia="標楷體"/>
                <w:b/>
              </w:rPr>
            </w:pPr>
          </w:p>
        </w:tc>
        <w:tc>
          <w:tcPr>
            <w:tcW w:w="1003" w:type="dxa"/>
            <w:gridSpan w:val="2"/>
          </w:tcPr>
          <w:p w14:paraId="7C78E5DD" w14:textId="77777777" w:rsidR="00213AC8" w:rsidRPr="00525F09" w:rsidDel="00E83D10" w:rsidRDefault="00213AC8" w:rsidP="008A4978">
            <w:pPr>
              <w:pStyle w:val="31"/>
              <w:keepNext/>
              <w:keepLines/>
              <w:numPr>
                <w:ilvl w:val="0"/>
                <w:numId w:val="66"/>
              </w:numPr>
              <w:spacing w:line="300" w:lineRule="exact"/>
              <w:ind w:rightChars="60" w:right="144"/>
              <w:jc w:val="left"/>
              <w:rPr>
                <w:rFonts w:ascii="Times New Roman" w:eastAsia="標楷體" w:hAnsi="Times New Roman"/>
              </w:rPr>
            </w:pPr>
          </w:p>
        </w:tc>
        <w:tc>
          <w:tcPr>
            <w:tcW w:w="6226" w:type="dxa"/>
          </w:tcPr>
          <w:p w14:paraId="45175256" w14:textId="77777777" w:rsidR="00213AC8" w:rsidRPr="00525F09" w:rsidRDefault="00213AC8" w:rsidP="008A4978">
            <w:pPr>
              <w:keepNext/>
              <w:keepLines/>
              <w:tabs>
                <w:tab w:val="left" w:pos="426"/>
                <w:tab w:val="left" w:pos="461"/>
              </w:tabs>
              <w:autoSpaceDE w:val="0"/>
              <w:autoSpaceDN w:val="0"/>
              <w:adjustRightInd w:val="0"/>
              <w:spacing w:line="300" w:lineRule="exact"/>
              <w:ind w:rightChars="106" w:right="254" w:firstLine="1"/>
              <w:jc w:val="both"/>
              <w:rPr>
                <w:rFonts w:eastAsia="標楷體"/>
                <w:u w:val="single"/>
                <w:lang w:val="en-US"/>
              </w:rPr>
            </w:pPr>
            <w:r w:rsidRPr="00525F09">
              <w:rPr>
                <w:rFonts w:eastAsia="標楷體"/>
                <w:u w:val="single"/>
                <w:lang w:val="en-US"/>
              </w:rPr>
              <w:t>Customer Opinion Survey</w:t>
            </w:r>
          </w:p>
        </w:tc>
        <w:tc>
          <w:tcPr>
            <w:tcW w:w="1701" w:type="dxa"/>
            <w:tcBorders>
              <w:left w:val="nil"/>
            </w:tcBorders>
          </w:tcPr>
          <w:p w14:paraId="2ABE7B3F" w14:textId="77777777" w:rsidR="00213AC8" w:rsidRPr="00525F09" w:rsidRDefault="00213AC8" w:rsidP="008A4978">
            <w:pPr>
              <w:pStyle w:val="a5"/>
              <w:keepNext/>
              <w:keepLines/>
              <w:spacing w:before="0" w:after="0" w:line="300" w:lineRule="exact"/>
              <w:ind w:rightChars="0" w:right="0"/>
              <w:jc w:val="center"/>
              <w:rPr>
                <w:rFonts w:ascii="Times New Roman" w:eastAsia="標楷體" w:hAnsi="Times New Roman"/>
                <w:kern w:val="2"/>
                <w:sz w:val="24"/>
                <w:lang w:val="en-US"/>
              </w:rPr>
            </w:pPr>
          </w:p>
        </w:tc>
      </w:tr>
      <w:tr w:rsidR="00071073" w:rsidRPr="00525F09" w14:paraId="3B140347" w14:textId="77777777" w:rsidTr="007321F8">
        <w:trPr>
          <w:trHeight w:val="558"/>
        </w:trPr>
        <w:tc>
          <w:tcPr>
            <w:tcW w:w="709" w:type="dxa"/>
          </w:tcPr>
          <w:p w14:paraId="315CC2A3" w14:textId="77777777" w:rsidR="00213AC8" w:rsidRPr="00525F09" w:rsidRDefault="00213AC8" w:rsidP="00213AC8">
            <w:pPr>
              <w:spacing w:line="300" w:lineRule="exact"/>
              <w:ind w:rightChars="60" w:right="144"/>
              <w:rPr>
                <w:rFonts w:eastAsia="標楷體"/>
                <w:b/>
              </w:rPr>
            </w:pPr>
          </w:p>
        </w:tc>
        <w:tc>
          <w:tcPr>
            <w:tcW w:w="1003" w:type="dxa"/>
            <w:gridSpan w:val="2"/>
          </w:tcPr>
          <w:p w14:paraId="4EA3C6F9" w14:textId="77777777" w:rsidR="00213AC8" w:rsidRPr="00525F09" w:rsidRDefault="00213AC8" w:rsidP="00213AC8">
            <w:pPr>
              <w:pStyle w:val="31"/>
              <w:spacing w:line="300" w:lineRule="exact"/>
              <w:ind w:left="480" w:rightChars="60" w:right="144" w:firstLine="0"/>
              <w:jc w:val="left"/>
              <w:rPr>
                <w:rFonts w:ascii="Times New Roman" w:eastAsia="標楷體" w:hAnsi="Times New Roman"/>
              </w:rPr>
            </w:pPr>
          </w:p>
        </w:tc>
        <w:tc>
          <w:tcPr>
            <w:tcW w:w="6226" w:type="dxa"/>
          </w:tcPr>
          <w:p w14:paraId="2AA5C7CD" w14:textId="16579A42" w:rsidR="00B171D7" w:rsidRPr="00525F09" w:rsidDel="005206D5" w:rsidRDefault="00213AC8" w:rsidP="00B171D7">
            <w:pPr>
              <w:widowControl/>
              <w:spacing w:before="100" w:beforeAutospacing="1" w:after="100" w:afterAutospacing="1"/>
              <w:ind w:left="240" w:right="240"/>
              <w:rPr>
                <w:ins w:id="1067" w:author="EMSD\17226" w:date="2026-01-15T19:32:00Z"/>
                <w:del w:id="1068" w:author="Ms TSANG Hiu Yan 曾曉茵" w:date="2026-01-15T19:46:00Z"/>
                <w:rFonts w:eastAsia="細明體"/>
                <w:lang w:val="en-US"/>
              </w:rPr>
            </w:pPr>
            <w:ins w:id="1069" w:author="EMSD\17226" w:date="2026-01-15T19:32:00Z">
              <w:r w:rsidRPr="00525F09">
                <w:rPr>
                  <w:rFonts w:eastAsia="Times New Roman"/>
                  <w:color w:val="FF0000"/>
                  <w:kern w:val="0"/>
                  <w:lang w:val="en-US"/>
                </w:rPr>
                <w:t xml:space="preserve">The </w:t>
              </w:r>
              <w:r w:rsidR="00B171D7" w:rsidRPr="00525F09">
                <w:rPr>
                  <w:rFonts w:eastAsia="Times New Roman"/>
                  <w:color w:val="FF0000"/>
                  <w:kern w:val="0"/>
                  <w:lang w:val="en-US"/>
                </w:rPr>
                <w:t xml:space="preserve">progress update for the COS </w:t>
              </w:r>
              <w:r w:rsidRPr="00525F09">
                <w:rPr>
                  <w:rFonts w:eastAsia="Times New Roman"/>
                  <w:color w:val="FF0000"/>
                  <w:kern w:val="0"/>
                  <w:lang w:val="en-US"/>
                </w:rPr>
                <w:t xml:space="preserve">Corporate Action Plan </w:t>
              </w:r>
            </w:ins>
            <w:ins w:id="1070" w:author="EMSD\17226" w:date="2026-01-15T19:33:00Z">
              <w:r w:rsidR="00B171D7" w:rsidRPr="00525F09">
                <w:rPr>
                  <w:rFonts w:eastAsia="Times New Roman"/>
                  <w:color w:val="FF0000"/>
                  <w:kern w:val="0"/>
                  <w:lang w:val="en-US"/>
                </w:rPr>
                <w:t xml:space="preserve">was </w:t>
              </w:r>
            </w:ins>
            <w:ins w:id="1071" w:author="EMSD\17226" w:date="2026-01-15T19:32:00Z">
              <w:r w:rsidR="00B171D7" w:rsidRPr="00525F09">
                <w:rPr>
                  <w:rFonts w:eastAsia="Times New Roman"/>
                  <w:color w:val="FF0000"/>
                  <w:kern w:val="0"/>
                  <w:lang w:val="en-US"/>
                </w:rPr>
                <w:t>reported in</w:t>
              </w:r>
            </w:ins>
            <w:ins w:id="1072" w:author="EMSD\17226" w:date="2026-01-15T19:33:00Z">
              <w:r w:rsidR="00B171D7" w:rsidRPr="00525F09">
                <w:rPr>
                  <w:rFonts w:eastAsia="Times New Roman"/>
                  <w:color w:val="FF0000"/>
                  <w:kern w:val="0"/>
                  <w:lang w:val="en-US"/>
                </w:rPr>
                <w:t xml:space="preserve"> </w:t>
              </w:r>
            </w:ins>
            <w:ins w:id="1073" w:author="EMSD\17226" w:date="2026-01-15T19:32:00Z">
              <w:r w:rsidR="00B171D7" w:rsidRPr="00525F09">
                <w:rPr>
                  <w:rFonts w:eastAsia="Times New Roman"/>
                  <w:color w:val="FF0000"/>
                  <w:kern w:val="0"/>
                  <w:lang w:val="en-US"/>
                </w:rPr>
                <w:t xml:space="preserve">the TSMC meeting on </w:t>
              </w:r>
            </w:ins>
            <w:ins w:id="1074" w:author="EMSD\17226" w:date="2026-01-15T19:33:00Z">
              <w:r w:rsidR="00B171D7" w:rsidRPr="00525F09">
                <w:rPr>
                  <w:rFonts w:eastAsia="Times New Roman"/>
                  <w:color w:val="FF0000"/>
                  <w:kern w:val="0"/>
                  <w:lang w:val="en-US"/>
                </w:rPr>
                <w:t>13 January 2026</w:t>
              </w:r>
            </w:ins>
            <w:ins w:id="1075" w:author="EMSD\17226" w:date="2026-01-15T19:32:00Z">
              <w:r w:rsidR="00B171D7" w:rsidRPr="00525F09">
                <w:rPr>
                  <w:rFonts w:eastAsia="Times New Roman"/>
                  <w:color w:val="FF0000"/>
                  <w:kern w:val="0"/>
                  <w:lang w:val="en-US"/>
                </w:rPr>
                <w:t xml:space="preserve">. </w:t>
              </w:r>
            </w:ins>
            <w:ins w:id="1076" w:author="Ms TSANG Hiu Yan 曾曉茵" w:date="2026-01-15T19:46:00Z">
              <w:r w:rsidR="005206D5" w:rsidRPr="00525F09">
                <w:rPr>
                  <w:rFonts w:eastAsia="細明體"/>
                  <w:color w:val="FF0000"/>
                  <w:lang w:val="en-US"/>
                </w:rPr>
                <w:t xml:space="preserve"> The proposed roadmap for COS 2026 was also presented in the meeting.</w:t>
              </w:r>
            </w:ins>
            <w:ins w:id="1077" w:author="EMSD\17226" w:date="2026-01-15T19:32:00Z">
              <w:del w:id="1078" w:author="Ms TSANG Hiu Yan 曾曉茵" w:date="2026-01-15T19:46:00Z">
                <w:r w:rsidR="00B171D7" w:rsidRPr="00525F09" w:rsidDel="005206D5">
                  <w:rPr>
                    <w:rFonts w:eastAsia="細明體"/>
                    <w:lang w:val="en-US"/>
                  </w:rPr>
                  <w:delText>The next COS would be kick-started in Q3 202</w:delText>
                </w:r>
              </w:del>
            </w:ins>
            <w:ins w:id="1079" w:author="EMSD\17226" w:date="2026-01-15T19:33:00Z">
              <w:del w:id="1080" w:author="Ms TSANG Hiu Yan 曾曉茵" w:date="2026-01-15T19:46:00Z">
                <w:r w:rsidR="00B171D7" w:rsidRPr="00525F09" w:rsidDel="005206D5">
                  <w:rPr>
                    <w:rFonts w:eastAsia="細明體"/>
                    <w:lang w:val="en-US"/>
                  </w:rPr>
                  <w:delText>6</w:delText>
                </w:r>
              </w:del>
            </w:ins>
            <w:ins w:id="1081" w:author="EMSD\17226" w:date="2026-01-15T19:32:00Z">
              <w:del w:id="1082" w:author="Ms TSANG Hiu Yan 曾曉茵" w:date="2026-01-15T19:46:00Z">
                <w:r w:rsidR="00B171D7" w:rsidRPr="00525F09" w:rsidDel="005206D5">
                  <w:rPr>
                    <w:rFonts w:eastAsia="細明體"/>
                    <w:lang w:val="en-US"/>
                  </w:rPr>
                  <w:delText>.</w:delText>
                </w:r>
              </w:del>
            </w:ins>
          </w:p>
          <w:p w14:paraId="7C151D8A" w14:textId="35FA5A26" w:rsidR="00213AC8" w:rsidRPr="00525F09" w:rsidRDefault="00213AC8" w:rsidP="00213AC8">
            <w:pPr>
              <w:tabs>
                <w:tab w:val="left" w:pos="426"/>
                <w:tab w:val="left" w:pos="461"/>
              </w:tabs>
              <w:autoSpaceDE w:val="0"/>
              <w:autoSpaceDN w:val="0"/>
              <w:adjustRightInd w:val="0"/>
              <w:spacing w:line="300" w:lineRule="exact"/>
              <w:ind w:rightChars="106" w:right="254"/>
              <w:jc w:val="both"/>
              <w:rPr>
                <w:del w:id="1083" w:author="Ms TSANG Hiu Yan 曾曉茵" w:date="2026-01-15T19:46:00Z"/>
                <w:rFonts w:eastAsia="細明體"/>
                <w:lang w:val="en-US"/>
              </w:rPr>
            </w:pPr>
            <w:del w:id="1084" w:author="Ms TSANG Hiu Yan 曾曉茵" w:date="2026-01-15T19:46:00Z">
              <w:r w:rsidRPr="00525F09" w:rsidDel="005206D5">
                <w:rPr>
                  <w:rFonts w:eastAsia="細明體"/>
                  <w:lang w:val="en-US"/>
                </w:rPr>
                <w:delText>The</w:delText>
              </w:r>
            </w:del>
            <w:ins w:id="1085" w:author="Microsoft Word" w:date="2026-01-15T19:41:00Z">
              <w:del w:id="1086" w:author="Ms TSANG Hiu Yan 曾曉茵" w:date="2026-01-15T19:46:00Z">
                <w:r w:rsidRPr="00525F09" w:rsidDel="005206D5">
                  <w:rPr>
                    <w:rFonts w:eastAsia="細明體"/>
                    <w:color w:val="FF0000"/>
                    <w:lang w:val="en-US"/>
                  </w:rPr>
                  <w:delText xml:space="preserve">The </w:delText>
                </w:r>
                <w:r w:rsidR="00290962" w:rsidRPr="00525F09" w:rsidDel="005206D5">
                  <w:rPr>
                    <w:rFonts w:eastAsia="細明體"/>
                    <w:color w:val="FF0000"/>
                    <w:lang w:val="en-US"/>
                  </w:rPr>
                  <w:delText>updates of</w:delText>
                </w:r>
              </w:del>
            </w:ins>
            <w:del w:id="1087" w:author="Ms TSANG Hiu Yan 曾曉茵" w:date="2026-01-15T19:46:00Z">
              <w:r w:rsidRPr="00525F09" w:rsidDel="005206D5">
                <w:rPr>
                  <w:rFonts w:eastAsia="細明體"/>
                  <w:color w:val="FF0000"/>
                  <w:lang w:val="en-US"/>
                </w:rPr>
                <w:delText xml:space="preserve">Corporate Action Plan </w:delText>
              </w:r>
              <w:r w:rsidRPr="00525F09">
                <w:rPr>
                  <w:rFonts w:eastAsia="細明體"/>
                  <w:color w:val="FF0000"/>
                  <w:lang w:val="en-US"/>
                </w:rPr>
                <w:delText xml:space="preserve">for COS was presented to TSMC </w:delText>
              </w:r>
            </w:del>
            <w:del w:id="1088" w:author="Ms TSANG Hiu Yan 曾曉茵" w:date="2026-01-15T19:32:00Z">
              <w:r w:rsidRPr="00525F09">
                <w:rPr>
                  <w:rFonts w:eastAsia="細明體"/>
                  <w:color w:val="FF0000"/>
                  <w:lang w:val="en-US"/>
                </w:rPr>
                <w:delText xml:space="preserve">and the EMSTF Management Board </w:delText>
              </w:r>
            </w:del>
            <w:del w:id="1089" w:author="Ms TSANG Hiu Yan 曾曉茵" w:date="2026-01-15T19:46:00Z">
              <w:r w:rsidRPr="00525F09">
                <w:rPr>
                  <w:rFonts w:eastAsia="細明體"/>
                  <w:color w:val="FF0000"/>
                  <w:lang w:val="en-US"/>
                </w:rPr>
                <w:delText xml:space="preserve">on </w:delText>
              </w:r>
            </w:del>
            <w:del w:id="1090" w:author="Ms TSANG Hiu Yan 曾曉茵" w:date="2026-01-15T19:32:00Z">
              <w:r w:rsidRPr="00525F09">
                <w:rPr>
                  <w:rFonts w:eastAsia="細明體"/>
                  <w:color w:val="FF0000"/>
                  <w:lang w:val="en-US"/>
                </w:rPr>
                <w:delText xml:space="preserve">8 </w:delText>
              </w:r>
            </w:del>
            <w:del w:id="1091" w:author="Ms TSANG Hiu Yan 曾曉茵" w:date="2026-01-15T19:46:00Z">
              <w:r w:rsidRPr="00525F09" w:rsidDel="005206D5">
                <w:rPr>
                  <w:rFonts w:eastAsia="細明體"/>
                  <w:lang w:val="en-US"/>
                </w:rPr>
                <w:delText>July</w:delText>
              </w:r>
            </w:del>
            <w:ins w:id="1092" w:author="Microsoft Word" w:date="2026-01-15T19:41:00Z">
              <w:del w:id="1093" w:author="Ms TSANG Hiu Yan 曾曉茵" w:date="2026-01-15T19:46:00Z">
                <w:r w:rsidR="00290962" w:rsidRPr="00525F09" w:rsidDel="005206D5">
                  <w:rPr>
                    <w:rFonts w:eastAsia="細明體"/>
                    <w:color w:val="FF0000"/>
                    <w:lang w:val="en-US"/>
                  </w:rPr>
                  <w:delText xml:space="preserve">13 </w:delText>
                </w:r>
                <w:r w:rsidRPr="00525F09" w:rsidDel="005206D5">
                  <w:rPr>
                    <w:rFonts w:eastAsia="細明體"/>
                    <w:color w:val="FF0000"/>
                    <w:lang w:val="en-US"/>
                  </w:rPr>
                  <w:delText xml:space="preserve">July </w:delText>
                </w:r>
                <w:r w:rsidR="00290962" w:rsidRPr="00525F09" w:rsidDel="005206D5">
                  <w:rPr>
                    <w:rFonts w:eastAsia="細明體"/>
                    <w:color w:val="FF0000"/>
                    <w:lang w:val="en-US"/>
                  </w:rPr>
                  <w:delText>January</w:delText>
                </w:r>
              </w:del>
            </w:ins>
            <w:del w:id="1094" w:author="Ms TSANG Hiu Yan 曾曉茵" w:date="2026-01-15T19:32:00Z">
              <w:r w:rsidRPr="00525F09" w:rsidDel="00290962">
                <w:rPr>
                  <w:rFonts w:eastAsia="細明體"/>
                  <w:color w:val="FF0000"/>
                  <w:lang w:val="en-US"/>
                </w:rPr>
                <w:delText>and</w:delText>
              </w:r>
              <w:r w:rsidRPr="00525F09">
                <w:rPr>
                  <w:rFonts w:eastAsia="細明體"/>
                  <w:color w:val="FF0000"/>
                  <w:lang w:val="en-US"/>
                </w:rPr>
                <w:delText xml:space="preserve"> 25 August 2025 </w:delText>
              </w:r>
            </w:del>
            <w:del w:id="1095" w:author="Ms TSANG Hiu Yan 曾曉茵" w:date="2026-01-15T19:46:00Z">
              <w:r w:rsidRPr="00525F09">
                <w:rPr>
                  <w:rFonts w:eastAsia="細明體"/>
                  <w:lang w:val="en-US"/>
                </w:rPr>
                <w:delText xml:space="preserve">respectively.  </w:delText>
              </w:r>
            </w:del>
            <w:ins w:id="1096" w:author="Microsoft Word" w:date="2026-01-15T19:41:00Z">
              <w:del w:id="1097" w:author="Ms TSANG Hiu Yan 曾曉茵" w:date="2026-01-15T19:46:00Z">
                <w:r w:rsidR="00290962" w:rsidRPr="00525F09" w:rsidDel="005206D5">
                  <w:rPr>
                    <w:rFonts w:eastAsia="細明體"/>
                    <w:color w:val="FF0000"/>
                    <w:lang w:val="en-US"/>
                  </w:rPr>
                  <w:delText>2026</w:delText>
                </w:r>
                <w:r w:rsidRPr="00525F09" w:rsidDel="005206D5">
                  <w:rPr>
                    <w:rFonts w:eastAsia="細明體"/>
                    <w:color w:val="FF0000"/>
                    <w:lang w:val="en-US"/>
                  </w:rPr>
                  <w:delText xml:space="preserve">respectively.  </w:delText>
                </w:r>
              </w:del>
              <w:del w:id="1098" w:author="Ms TSANG Hiu Yan 曾曉茵" w:date="2026-01-15T19:45:00Z">
                <w:r w:rsidR="00290962" w:rsidRPr="00525F09" w:rsidDel="005206D5">
                  <w:rPr>
                    <w:rFonts w:eastAsia="細明體"/>
                    <w:color w:val="FF0000"/>
                    <w:lang w:val="en-US"/>
                  </w:rPr>
                  <w:delText>The proposed roadmap for COS 2026 was also presented in the meeting.</w:delText>
                </w:r>
              </w:del>
            </w:ins>
            <w:del w:id="1099" w:author="Ms TSANG Hiu Yan 曾曉茵" w:date="2026-01-15T19:33:00Z">
              <w:r w:rsidR="0000112B" w:rsidRPr="00525F09">
                <w:rPr>
                  <w:rFonts w:eastAsia="細明體"/>
                  <w:lang w:val="en-US"/>
                </w:rPr>
                <w:delText>It was also presented to EMSTF Management Board Meeting on 25 Aug</w:delText>
              </w:r>
              <w:r w:rsidR="007B69C4" w:rsidRPr="00525F09">
                <w:rPr>
                  <w:rFonts w:eastAsia="細明體"/>
                  <w:lang w:val="en-US"/>
                </w:rPr>
                <w:delText>ust</w:delText>
              </w:r>
              <w:r w:rsidR="0000112B" w:rsidRPr="00525F09">
                <w:rPr>
                  <w:rFonts w:eastAsia="細明體"/>
                  <w:lang w:val="en-US"/>
                </w:rPr>
                <w:delText xml:space="preserve"> 2025. </w:delText>
              </w:r>
              <w:r w:rsidRPr="00525F09">
                <w:rPr>
                  <w:rFonts w:eastAsia="細明體"/>
                  <w:lang w:val="en-US"/>
                </w:rPr>
                <w:delText xml:space="preserve">Divisional Action Plans by SBUs </w:delText>
              </w:r>
              <w:r w:rsidR="0000112B" w:rsidRPr="00525F09">
                <w:rPr>
                  <w:rFonts w:eastAsia="細明體"/>
                  <w:lang w:val="en-US"/>
                </w:rPr>
                <w:delText>were</w:delText>
              </w:r>
              <w:r w:rsidRPr="00525F09">
                <w:rPr>
                  <w:rFonts w:eastAsia="細明體"/>
                  <w:lang w:val="en-US"/>
                </w:rPr>
                <w:delText xml:space="preserve"> integrated with their Divisional Business Plans </w:delText>
              </w:r>
              <w:r w:rsidR="0000112B" w:rsidRPr="00525F09">
                <w:rPr>
                  <w:rFonts w:eastAsia="細明體"/>
                  <w:lang w:val="en-US"/>
                </w:rPr>
                <w:delText>and were</w:delText>
              </w:r>
              <w:r w:rsidRPr="00525F09">
                <w:rPr>
                  <w:rFonts w:eastAsia="細明體"/>
                  <w:lang w:val="en-US"/>
                </w:rPr>
                <w:delText xml:space="preserve"> presented on 30 September 2025.  </w:delText>
              </w:r>
            </w:del>
            <w:del w:id="1100" w:author="Ms TSANG Hiu Yan 曾曉茵" w:date="2026-01-15T19:46:00Z">
              <w:r w:rsidR="0000112B" w:rsidRPr="00525F09">
                <w:rPr>
                  <w:rFonts w:eastAsia="細明體"/>
                  <w:lang w:val="en-US"/>
                </w:rPr>
                <w:delText>(Item to be deleted)</w:delText>
              </w:r>
            </w:del>
          </w:p>
          <w:p w14:paraId="4E762B23" w14:textId="77777777" w:rsidR="005206D5" w:rsidRPr="00525F09" w:rsidRDefault="005206D5" w:rsidP="007321F8">
            <w:pPr>
              <w:widowControl/>
              <w:spacing w:before="100" w:beforeAutospacing="1" w:after="100" w:afterAutospacing="1"/>
              <w:rPr>
                <w:rFonts w:eastAsia="細明體"/>
                <w:lang w:val="en-US"/>
              </w:rPr>
            </w:pPr>
          </w:p>
          <w:p w14:paraId="511B243A" w14:textId="77777777"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細明體"/>
                <w:lang w:val="en-US"/>
              </w:rPr>
            </w:pPr>
          </w:p>
        </w:tc>
        <w:tc>
          <w:tcPr>
            <w:tcW w:w="1701" w:type="dxa"/>
            <w:tcBorders>
              <w:left w:val="nil"/>
            </w:tcBorders>
          </w:tcPr>
          <w:p w14:paraId="1949B0E5"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SE/CC</w:t>
            </w:r>
          </w:p>
        </w:tc>
      </w:tr>
      <w:tr w:rsidR="00071073" w:rsidRPr="00525F09" w14:paraId="13A20212" w14:textId="77777777" w:rsidTr="007321F8">
        <w:trPr>
          <w:trHeight w:val="558"/>
        </w:trPr>
        <w:tc>
          <w:tcPr>
            <w:tcW w:w="709" w:type="dxa"/>
          </w:tcPr>
          <w:p w14:paraId="09CE9C94" w14:textId="77777777" w:rsidR="00213AC8" w:rsidRPr="00525F09" w:rsidRDefault="00213AC8" w:rsidP="00213AC8">
            <w:pPr>
              <w:spacing w:line="300" w:lineRule="exact"/>
              <w:ind w:rightChars="60" w:right="144"/>
              <w:rPr>
                <w:b/>
              </w:rPr>
            </w:pPr>
          </w:p>
        </w:tc>
        <w:tc>
          <w:tcPr>
            <w:tcW w:w="1003" w:type="dxa"/>
            <w:gridSpan w:val="2"/>
          </w:tcPr>
          <w:p w14:paraId="56598ED0" w14:textId="77777777" w:rsidR="00213AC8" w:rsidRPr="00525F09" w:rsidRDefault="00213AC8" w:rsidP="00213AC8">
            <w:pPr>
              <w:pStyle w:val="31"/>
              <w:numPr>
                <w:ilvl w:val="0"/>
                <w:numId w:val="66"/>
              </w:numPr>
              <w:spacing w:line="300" w:lineRule="exact"/>
              <w:ind w:rightChars="60" w:right="144"/>
              <w:jc w:val="left"/>
              <w:rPr>
                <w:rFonts w:ascii="Times New Roman" w:hAnsi="Times New Roman"/>
              </w:rPr>
            </w:pPr>
          </w:p>
        </w:tc>
        <w:tc>
          <w:tcPr>
            <w:tcW w:w="6226" w:type="dxa"/>
          </w:tcPr>
          <w:p w14:paraId="44C8B27B" w14:textId="1224D3D3"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細明體"/>
                <w:u w:val="single"/>
                <w:lang w:val="en-US"/>
              </w:rPr>
            </w:pPr>
            <w:r w:rsidRPr="00525F09">
              <w:rPr>
                <w:rFonts w:eastAsia="細明體"/>
                <w:u w:val="single"/>
                <w:lang w:val="en-US"/>
              </w:rPr>
              <w:t xml:space="preserve">EMSD </w:t>
            </w:r>
            <w:del w:id="1101" w:author="EMSD\17226" w:date="2026-01-15T19:39:00Z">
              <w:r w:rsidR="00407D3B" w:rsidRPr="00525F09">
                <w:rPr>
                  <w:rFonts w:eastAsia="細明體"/>
                  <w:u w:val="single"/>
                  <w:lang w:val="en-US"/>
                </w:rPr>
                <w:delText xml:space="preserve">and EMSTF </w:delText>
              </w:r>
            </w:del>
            <w:r w:rsidRPr="00525F09">
              <w:rPr>
                <w:rFonts w:eastAsia="細明體"/>
                <w:u w:val="single"/>
                <w:lang w:val="en-US"/>
              </w:rPr>
              <w:t>Annual Report 2024/25</w:t>
            </w:r>
          </w:p>
        </w:tc>
        <w:tc>
          <w:tcPr>
            <w:tcW w:w="1701" w:type="dxa"/>
            <w:tcBorders>
              <w:left w:val="nil"/>
            </w:tcBorders>
          </w:tcPr>
          <w:p w14:paraId="6273E841" w14:textId="77777777" w:rsidR="00213AC8" w:rsidRPr="00525F09" w:rsidRDefault="00213AC8" w:rsidP="00213AC8">
            <w:pPr>
              <w:pStyle w:val="a5"/>
              <w:spacing w:before="0" w:after="0" w:line="300" w:lineRule="exact"/>
              <w:ind w:rightChars="0" w:right="0"/>
              <w:jc w:val="center"/>
              <w:rPr>
                <w:rFonts w:ascii="Times New Roman" w:hAnsi="Times New Roman"/>
                <w:kern w:val="2"/>
                <w:sz w:val="24"/>
                <w:lang w:val="en-US"/>
              </w:rPr>
            </w:pPr>
          </w:p>
        </w:tc>
      </w:tr>
      <w:tr w:rsidR="00071073" w:rsidRPr="00525F09" w14:paraId="0E5CE2FA" w14:textId="77777777" w:rsidTr="007321F8">
        <w:trPr>
          <w:trHeight w:val="558"/>
        </w:trPr>
        <w:tc>
          <w:tcPr>
            <w:tcW w:w="709" w:type="dxa"/>
          </w:tcPr>
          <w:p w14:paraId="49363B10" w14:textId="77777777" w:rsidR="00213AC8" w:rsidRPr="00525F09" w:rsidRDefault="00213AC8" w:rsidP="00213AC8">
            <w:pPr>
              <w:spacing w:line="300" w:lineRule="exact"/>
              <w:ind w:rightChars="60" w:right="144"/>
              <w:rPr>
                <w:b/>
              </w:rPr>
            </w:pPr>
          </w:p>
        </w:tc>
        <w:tc>
          <w:tcPr>
            <w:tcW w:w="1003" w:type="dxa"/>
            <w:gridSpan w:val="2"/>
          </w:tcPr>
          <w:p w14:paraId="4084BC70" w14:textId="77777777" w:rsidR="00213AC8" w:rsidRPr="00525F09" w:rsidRDefault="00213AC8" w:rsidP="00213AC8">
            <w:pPr>
              <w:pStyle w:val="31"/>
              <w:spacing w:line="300" w:lineRule="exact"/>
              <w:ind w:left="480" w:rightChars="60" w:right="144" w:firstLine="0"/>
              <w:jc w:val="left"/>
              <w:rPr>
                <w:rFonts w:ascii="Times New Roman" w:hAnsi="Times New Roman"/>
              </w:rPr>
            </w:pPr>
          </w:p>
        </w:tc>
        <w:tc>
          <w:tcPr>
            <w:tcW w:w="6226" w:type="dxa"/>
          </w:tcPr>
          <w:p w14:paraId="66C32FBF" w14:textId="3823ED74" w:rsidR="007736B3" w:rsidRPr="00525F09" w:rsidRDefault="00083062" w:rsidP="00213AC8">
            <w:pPr>
              <w:tabs>
                <w:tab w:val="left" w:pos="426"/>
                <w:tab w:val="left" w:pos="461"/>
              </w:tabs>
              <w:autoSpaceDE w:val="0"/>
              <w:autoSpaceDN w:val="0"/>
              <w:adjustRightInd w:val="0"/>
              <w:spacing w:line="300" w:lineRule="exact"/>
              <w:ind w:rightChars="106" w:right="254" w:firstLine="1"/>
              <w:jc w:val="both"/>
              <w:rPr>
                <w:del w:id="1102" w:author="Ms TSANG Hiu Yan 曾曉茵" w:date="2026-01-15T19:33:00Z"/>
                <w:rFonts w:eastAsia="細明體"/>
                <w:color w:val="FF0000"/>
                <w:u w:val="single"/>
                <w:lang w:val="en-US"/>
              </w:rPr>
            </w:pPr>
            <w:ins w:id="1103" w:author="EMSD\17226" w:date="2026-01-15T19:40:00Z">
              <w:r w:rsidRPr="00525F09">
                <w:rPr>
                  <w:rFonts w:eastAsia="細明體"/>
                  <w:color w:val="FF0000"/>
                </w:rPr>
                <w:t>T</w:t>
              </w:r>
              <w:r w:rsidRPr="00525F09">
                <w:rPr>
                  <w:rFonts w:eastAsia="細明體"/>
                  <w:color w:val="FF0000"/>
                  <w:lang w:val="en-US"/>
                </w:rPr>
                <w:t xml:space="preserve">he EMSD Annual Report 2024/25 </w:t>
              </w:r>
              <w:del w:id="1104" w:author="Ms TSANG Hiu Yan 曾曉茵" w:date="2026-01-15T19:46:00Z">
                <w:r w:rsidRPr="00525F09" w:rsidDel="005206D5">
                  <w:rPr>
                    <w:rFonts w:eastAsia="細明體"/>
                    <w:color w:val="FF0000"/>
                    <w:lang w:val="en-US"/>
                  </w:rPr>
                  <w:delText xml:space="preserve">(including the RS Achievements Overview, EMSTF Report and Social and Environmental Report) </w:delText>
                </w:r>
              </w:del>
              <w:r w:rsidRPr="00525F09">
                <w:rPr>
                  <w:rFonts w:eastAsia="細明體"/>
                  <w:color w:val="FF0000"/>
                  <w:lang w:val="en-US"/>
                </w:rPr>
                <w:t xml:space="preserve">was </w:t>
              </w:r>
              <w:del w:id="1105" w:author="Ms TSANG Hiu Yan 曾曉茵" w:date="2026-01-15T19:46:00Z">
                <w:r w:rsidRPr="00525F09" w:rsidDel="005206D5">
                  <w:rPr>
                    <w:rFonts w:eastAsia="細明體"/>
                    <w:color w:val="FF0000"/>
                    <w:lang w:val="en-US"/>
                  </w:rPr>
                  <w:delText>issued</w:delText>
                </w:r>
              </w:del>
            </w:ins>
            <w:ins w:id="1106" w:author="Ms TSANG Hiu Yan 曾曉茵" w:date="2026-01-15T19:46:00Z">
              <w:r w:rsidR="005206D5" w:rsidRPr="00525F09">
                <w:rPr>
                  <w:rFonts w:eastAsia="細明體"/>
                  <w:color w:val="FF0000"/>
                  <w:lang w:val="en-US"/>
                </w:rPr>
                <w:t>published</w:t>
              </w:r>
            </w:ins>
            <w:ins w:id="1107" w:author="EMSD\17226" w:date="2026-01-15T19:40:00Z">
              <w:r w:rsidRPr="00525F09">
                <w:rPr>
                  <w:rFonts w:eastAsia="細明體"/>
                  <w:color w:val="FF0000"/>
                  <w:lang w:val="en-US"/>
                </w:rPr>
                <w:t xml:space="preserve"> on 31 December 2025.</w:t>
              </w:r>
            </w:ins>
            <w:del w:id="1108" w:author="EMSD\17226" w:date="2026-01-15T19:39:00Z">
              <w:r w:rsidR="007736B3" w:rsidRPr="00525F09" w:rsidDel="00083062">
                <w:rPr>
                  <w:rFonts w:eastAsia="細明體"/>
                  <w:color w:val="FF0000"/>
                  <w:u w:val="single"/>
                  <w:lang w:val="en-US"/>
                </w:rPr>
                <w:delText>EMSTF Annual Report</w:delText>
              </w:r>
            </w:del>
          </w:p>
          <w:p w14:paraId="4FC46DBB" w14:textId="16CCBC00" w:rsidR="007736B3" w:rsidRPr="00525F09" w:rsidRDefault="00717B3A" w:rsidP="007736B3">
            <w:pPr>
              <w:tabs>
                <w:tab w:val="left" w:pos="426"/>
                <w:tab w:val="left" w:pos="461"/>
              </w:tabs>
              <w:autoSpaceDE w:val="0"/>
              <w:autoSpaceDN w:val="0"/>
              <w:adjustRightInd w:val="0"/>
              <w:spacing w:line="300" w:lineRule="exact"/>
              <w:ind w:rightChars="106" w:right="254" w:firstLine="1"/>
              <w:jc w:val="both"/>
              <w:rPr>
                <w:del w:id="1109" w:author="Ms TSANG Hiu Yan 曾曉茵" w:date="2026-01-15T19:33:00Z"/>
                <w:rFonts w:eastAsia="細明體"/>
                <w:color w:val="FF0000"/>
                <w:lang w:val="en-US"/>
              </w:rPr>
            </w:pPr>
            <w:del w:id="1110" w:author="Ms TSANG Hiu Yan 曾曉茵" w:date="2026-01-15T19:33:00Z">
              <w:r w:rsidRPr="00525F09">
                <w:rPr>
                  <w:rFonts w:eastAsia="細明體"/>
                  <w:color w:val="FF0000"/>
                  <w:lang w:val="en-US"/>
                </w:rPr>
                <w:delText>The EMSTF Annual Report was cleared by DEVB and their last minute comment received on 16 October 2025 was also addressed</w:delText>
              </w:r>
              <w:r w:rsidR="007736B3" w:rsidRPr="00525F09">
                <w:rPr>
                  <w:rFonts w:eastAsia="細明體"/>
                  <w:color w:val="FF0000"/>
                  <w:lang w:val="en-US"/>
                </w:rPr>
                <w:delText xml:space="preserve">. </w:delText>
              </w:r>
              <w:r w:rsidR="007736B3" w:rsidRPr="00525F09">
                <w:rPr>
                  <w:rFonts w:eastAsia="細明體"/>
                  <w:color w:val="FF0000"/>
                </w:rPr>
                <w:delText xml:space="preserve">The hard copies of Annual Report was submitted to </w:delText>
              </w:r>
              <w:r w:rsidR="007736B3" w:rsidRPr="00525F09">
                <w:rPr>
                  <w:rFonts w:eastAsia="細明體"/>
                  <w:color w:val="FF0000"/>
                  <w:lang w:val="en-US"/>
                </w:rPr>
                <w:delText xml:space="preserve">DEVB and LegCo on 17 October 2025, </w:delText>
              </w:r>
              <w:r w:rsidR="007736B3" w:rsidRPr="00525F09">
                <w:rPr>
                  <w:rFonts w:eastAsia="細明體"/>
                  <w:color w:val="FF0000"/>
                </w:rPr>
                <w:delText xml:space="preserve">and was tabled to LegCo meeting on 22 October 2025. </w:delText>
              </w:r>
              <w:r w:rsidR="007736B3" w:rsidRPr="00525F09">
                <w:rPr>
                  <w:rFonts w:eastAsia="細明體"/>
                  <w:color w:val="FF0000"/>
                  <w:lang w:val="en-US"/>
                </w:rPr>
                <w:delText>Press release was also published on 22 October 2025.</w:delText>
              </w:r>
            </w:del>
          </w:p>
          <w:p w14:paraId="66147545" w14:textId="47550A6A" w:rsidR="00407D3B" w:rsidRPr="00525F09" w:rsidRDefault="00407D3B" w:rsidP="00213AC8">
            <w:pPr>
              <w:tabs>
                <w:tab w:val="left" w:pos="426"/>
                <w:tab w:val="left" w:pos="461"/>
              </w:tabs>
              <w:autoSpaceDE w:val="0"/>
              <w:autoSpaceDN w:val="0"/>
              <w:adjustRightInd w:val="0"/>
              <w:spacing w:line="300" w:lineRule="exact"/>
              <w:ind w:rightChars="106" w:right="254" w:firstLine="1"/>
              <w:jc w:val="both"/>
              <w:rPr>
                <w:del w:id="1111" w:author="Ms TSANG Hiu Yan 曾曉茵" w:date="2026-01-15T19:33:00Z"/>
                <w:rFonts w:eastAsia="細明體"/>
                <w:color w:val="FF0000"/>
                <w:lang w:val="en-US"/>
              </w:rPr>
            </w:pPr>
          </w:p>
          <w:p w14:paraId="03B98EBA" w14:textId="6B342607" w:rsidR="007736B3" w:rsidRPr="00525F09" w:rsidRDefault="007736B3" w:rsidP="00213AC8">
            <w:pPr>
              <w:tabs>
                <w:tab w:val="left" w:pos="426"/>
                <w:tab w:val="left" w:pos="461"/>
              </w:tabs>
              <w:autoSpaceDE w:val="0"/>
              <w:autoSpaceDN w:val="0"/>
              <w:adjustRightInd w:val="0"/>
              <w:spacing w:line="300" w:lineRule="exact"/>
              <w:ind w:rightChars="106" w:right="254" w:firstLine="1"/>
              <w:jc w:val="both"/>
              <w:rPr>
                <w:del w:id="1112" w:author="Ms TSANG Hiu Yan 曾曉茵" w:date="2026-01-15T19:33:00Z"/>
                <w:rFonts w:eastAsia="細明體"/>
                <w:color w:val="FF0000"/>
                <w:u w:val="single"/>
                <w:lang w:val="en-US"/>
              </w:rPr>
            </w:pPr>
            <w:del w:id="1113" w:author="Ms TSANG Hiu Yan 曾曉茵" w:date="2026-01-15T19:33:00Z">
              <w:r w:rsidRPr="00525F09">
                <w:rPr>
                  <w:rFonts w:eastAsia="細明體"/>
                  <w:color w:val="FF0000"/>
                  <w:u w:val="single"/>
                  <w:lang w:val="en-US"/>
                </w:rPr>
                <w:delText>EMSD Annual Report</w:delText>
              </w:r>
            </w:del>
          </w:p>
          <w:p w14:paraId="4820AB7E" w14:textId="6564A1CB" w:rsidR="007736B3" w:rsidRPr="00525F09" w:rsidRDefault="007736B3" w:rsidP="007736B3">
            <w:pPr>
              <w:tabs>
                <w:tab w:val="left" w:pos="426"/>
                <w:tab w:val="left" w:pos="461"/>
              </w:tabs>
              <w:autoSpaceDE w:val="0"/>
              <w:autoSpaceDN w:val="0"/>
              <w:adjustRightInd w:val="0"/>
              <w:spacing w:line="300" w:lineRule="exact"/>
              <w:ind w:rightChars="106" w:right="254" w:firstLine="1"/>
              <w:jc w:val="both"/>
              <w:rPr>
                <w:del w:id="1114" w:author="Ms TSANG Hiu Yan 曾曉茵" w:date="2026-01-15T19:46:00Z"/>
                <w:rFonts w:eastAsia="細明體"/>
                <w:color w:val="FF0000"/>
                <w:lang w:val="en-US"/>
              </w:rPr>
            </w:pPr>
            <w:del w:id="1115" w:author="Ms TSANG Hiu Yan 曾曉茵" w:date="2026-01-15T19:33:00Z">
              <w:r w:rsidRPr="00525F09">
                <w:rPr>
                  <w:rFonts w:eastAsia="細明體"/>
                  <w:color w:val="FF0000"/>
                  <w:lang w:val="en-US"/>
                </w:rPr>
                <w:delText xml:space="preserve">The layout of the whole report was under preparation and the production of webpage was in progress. </w:delText>
              </w:r>
            </w:del>
            <w:del w:id="1116" w:author="Ms TSANG Hiu Yan 曾曉茵" w:date="2026-01-15T19:46:00Z">
              <w:r w:rsidRPr="00525F09" w:rsidDel="005206D5">
                <w:rPr>
                  <w:rFonts w:eastAsia="細明體"/>
                  <w:color w:val="FF0000"/>
                  <w:lang w:val="en-US"/>
                </w:rPr>
                <w:delText>It</w:delText>
              </w:r>
            </w:del>
            <w:ins w:id="1117" w:author="Microsoft Word" w:date="2026-01-15T19:41:00Z">
              <w:del w:id="1118" w:author="Ms TSANG Hiu Yan 曾曉茵" w:date="2026-01-15T19:46:00Z">
                <w:r w:rsidRPr="00525F09" w:rsidDel="005206D5">
                  <w:rPr>
                    <w:rFonts w:eastAsia="細明體"/>
                    <w:color w:val="FF0000"/>
                    <w:lang w:val="en-US"/>
                  </w:rPr>
                  <w:delText xml:space="preserve"> </w:delText>
                </w:r>
                <w:r w:rsidR="00290962" w:rsidRPr="00525F09" w:rsidDel="005206D5">
                  <w:rPr>
                    <w:rFonts w:eastAsia="細明體"/>
                    <w:color w:val="FF0000"/>
                    <w:lang w:val="en-US"/>
                  </w:rPr>
                  <w:delText>was</w:delText>
                </w:r>
              </w:del>
            </w:ins>
            <w:del w:id="1119" w:author="Ms TSANG Hiu Yan 曾曉茵" w:date="2026-01-15T19:33:00Z">
              <w:r w:rsidRPr="00525F09" w:rsidDel="00290962">
                <w:rPr>
                  <w:rFonts w:eastAsia="細明體"/>
                  <w:color w:val="FF0000"/>
                  <w:lang w:val="en-US"/>
                </w:rPr>
                <w:delText>would</w:delText>
              </w:r>
              <w:r w:rsidRPr="00525F09">
                <w:rPr>
                  <w:rFonts w:eastAsia="細明體"/>
                  <w:color w:val="FF0000"/>
                  <w:lang w:val="en-US"/>
                </w:rPr>
                <w:delText xml:space="preserve"> be </w:delText>
              </w:r>
            </w:del>
            <w:del w:id="1120" w:author="Ms TSANG Hiu Yan 曾曉茵" w:date="2026-01-15T19:46:00Z">
              <w:r w:rsidRPr="00525F09">
                <w:rPr>
                  <w:rFonts w:eastAsia="細明體"/>
                  <w:color w:val="FF0000"/>
                  <w:lang w:val="en-US"/>
                </w:rPr>
                <w:delText xml:space="preserve">published </w:delText>
              </w:r>
            </w:del>
            <w:ins w:id="1121" w:author="Microsoft Word" w:date="2026-01-15T19:41:00Z">
              <w:del w:id="1122" w:author="Ms TSANG Hiu Yan 曾曉茵" w:date="2026-01-15T19:46:00Z">
                <w:r w:rsidR="00290962" w:rsidRPr="00525F09" w:rsidDel="005206D5">
                  <w:rPr>
                    <w:rFonts w:eastAsia="細明體"/>
                    <w:color w:val="FF0000"/>
                    <w:lang w:val="en-US"/>
                  </w:rPr>
                  <w:delText xml:space="preserve">on </w:delText>
                </w:r>
              </w:del>
            </w:ins>
            <w:del w:id="1123" w:author="Ms TSANG Hiu Yan 曾曉茵" w:date="2026-01-15T19:33:00Z">
              <w:r w:rsidRPr="00525F09">
                <w:rPr>
                  <w:rFonts w:eastAsia="細明體"/>
                  <w:color w:val="FF0000"/>
                  <w:lang w:val="en-US"/>
                </w:rPr>
                <w:delText xml:space="preserve">in the end </w:delText>
              </w:r>
              <w:r w:rsidRPr="00525F09" w:rsidDel="00290962">
                <w:rPr>
                  <w:rFonts w:eastAsia="細明體"/>
                  <w:color w:val="FF0000"/>
                  <w:lang w:val="en-US"/>
                </w:rPr>
                <w:delText>of</w:delText>
              </w:r>
            </w:del>
            <w:ins w:id="1124" w:author="Microsoft Word" w:date="2026-01-15T19:41:00Z">
              <w:del w:id="1125" w:author="Ms TSANG Hiu Yan 曾曉茵" w:date="2026-01-15T19:46:00Z">
                <w:r w:rsidR="00290962" w:rsidRPr="00525F09" w:rsidDel="005206D5">
                  <w:rPr>
                    <w:rFonts w:eastAsia="細明體"/>
                    <w:color w:val="FF0000"/>
                    <w:lang w:val="en-US"/>
                  </w:rPr>
                  <w:delText>31</w:delText>
                </w:r>
              </w:del>
            </w:ins>
            <w:del w:id="1126" w:author="Ms TSANG Hiu Yan 曾曉茵" w:date="2026-01-15T19:46:00Z">
              <w:r w:rsidRPr="00525F09">
                <w:rPr>
                  <w:rFonts w:eastAsia="細明體"/>
                  <w:color w:val="FF0000"/>
                  <w:lang w:val="en-US"/>
                </w:rPr>
                <w:delText xml:space="preserve"> December 2025.</w:delText>
              </w:r>
            </w:del>
          </w:p>
          <w:p w14:paraId="6ED64B8B" w14:textId="27E7B4AA" w:rsidR="00AC40A8" w:rsidRPr="00525F09" w:rsidDel="005206D5" w:rsidRDefault="005206D5" w:rsidP="00083062">
            <w:pPr>
              <w:tabs>
                <w:tab w:val="left" w:pos="426"/>
                <w:tab w:val="left" w:pos="461"/>
              </w:tabs>
              <w:autoSpaceDE w:val="0"/>
              <w:autoSpaceDN w:val="0"/>
              <w:adjustRightInd w:val="0"/>
              <w:spacing w:line="300" w:lineRule="exact"/>
              <w:ind w:left="240" w:rightChars="106" w:right="254" w:firstLine="1"/>
              <w:jc w:val="both"/>
              <w:rPr>
                <w:ins w:id="1127" w:author="EMSD\17226" w:date="2026-01-15T19:38:00Z"/>
                <w:del w:id="1128" w:author="Ms TSANG Hiu Yan 曾曉茵" w:date="2026-01-15T19:46:00Z"/>
                <w:rFonts w:eastAsia="細明體"/>
                <w:color w:val="FF0000"/>
                <w:lang w:val="en-US"/>
              </w:rPr>
            </w:pPr>
            <w:ins w:id="1129" w:author="Ms TSANG Hiu Yan 曾曉茵" w:date="2026-01-15T19:46:00Z">
              <w:r w:rsidRPr="00525F09">
                <w:rPr>
                  <w:rFonts w:eastAsia="細明體"/>
                  <w:color w:val="FF0000"/>
                  <w:lang w:val="en-US"/>
                </w:rPr>
                <w:t xml:space="preserve"> (Item to be deleted)</w:t>
              </w:r>
            </w:ins>
          </w:p>
          <w:p w14:paraId="7538E7A3" w14:textId="77777777" w:rsidR="00213AC8" w:rsidRPr="00525F09" w:rsidRDefault="00213AC8" w:rsidP="00071073">
            <w:pPr>
              <w:tabs>
                <w:tab w:val="left" w:pos="426"/>
                <w:tab w:val="left" w:pos="461"/>
              </w:tabs>
              <w:autoSpaceDE w:val="0"/>
              <w:autoSpaceDN w:val="0"/>
              <w:adjustRightInd w:val="0"/>
              <w:spacing w:line="300" w:lineRule="exact"/>
              <w:ind w:rightChars="106" w:right="254"/>
              <w:jc w:val="both"/>
              <w:rPr>
                <w:ins w:id="1130" w:author="Ms TSANG Hiu Yan 曾曉茵" w:date="2026-01-15T19:47:00Z"/>
                <w:rFonts w:eastAsia="細明體"/>
                <w:u w:val="single"/>
                <w:lang w:val="en-US"/>
              </w:rPr>
            </w:pPr>
          </w:p>
          <w:p w14:paraId="42E6E1EF" w14:textId="586D2453" w:rsidR="00213AC8" w:rsidRPr="00525F09" w:rsidRDefault="00213AC8" w:rsidP="00071073">
            <w:pPr>
              <w:tabs>
                <w:tab w:val="left" w:pos="426"/>
                <w:tab w:val="left" w:pos="461"/>
              </w:tabs>
              <w:autoSpaceDE w:val="0"/>
              <w:autoSpaceDN w:val="0"/>
              <w:adjustRightInd w:val="0"/>
              <w:spacing w:line="300" w:lineRule="exact"/>
              <w:ind w:rightChars="106" w:right="254"/>
              <w:jc w:val="both"/>
              <w:rPr>
                <w:rFonts w:eastAsia="細明體"/>
                <w:u w:val="single"/>
                <w:lang w:val="en-US"/>
              </w:rPr>
            </w:pPr>
          </w:p>
        </w:tc>
        <w:tc>
          <w:tcPr>
            <w:tcW w:w="1701" w:type="dxa"/>
            <w:tcBorders>
              <w:left w:val="nil"/>
            </w:tcBorders>
          </w:tcPr>
          <w:p w14:paraId="2E766066" w14:textId="77777777" w:rsidR="00213AC8" w:rsidRPr="00525F09" w:rsidRDefault="00213AC8" w:rsidP="00213AC8">
            <w:pPr>
              <w:pStyle w:val="a5"/>
              <w:spacing w:before="0" w:after="0" w:line="300" w:lineRule="exact"/>
              <w:ind w:rightChars="0" w:right="0"/>
              <w:jc w:val="center"/>
              <w:rPr>
                <w:rFonts w:ascii="Times New Roman" w:hAnsi="Times New Roman"/>
                <w:sz w:val="24"/>
                <w:lang w:val="en-US"/>
              </w:rPr>
            </w:pPr>
            <w:r w:rsidRPr="00525F09">
              <w:rPr>
                <w:rFonts w:ascii="Times New Roman" w:hAnsi="Times New Roman"/>
                <w:kern w:val="2"/>
                <w:sz w:val="24"/>
                <w:lang w:val="en-US"/>
              </w:rPr>
              <w:t>SE/CC</w:t>
            </w:r>
          </w:p>
        </w:tc>
      </w:tr>
      <w:tr w:rsidR="00071073" w:rsidRPr="00525F09" w14:paraId="1A1278DE" w14:textId="77777777" w:rsidTr="007321F8">
        <w:trPr>
          <w:trHeight w:val="558"/>
        </w:trPr>
        <w:tc>
          <w:tcPr>
            <w:tcW w:w="709" w:type="dxa"/>
          </w:tcPr>
          <w:p w14:paraId="1C7C53F5" w14:textId="77777777" w:rsidR="00213AC8" w:rsidRPr="00525F09" w:rsidRDefault="00213AC8" w:rsidP="00213AC8">
            <w:pPr>
              <w:spacing w:line="300" w:lineRule="exact"/>
              <w:ind w:rightChars="60" w:right="144"/>
              <w:rPr>
                <w:rFonts w:eastAsia="標楷體"/>
                <w:b/>
              </w:rPr>
            </w:pPr>
          </w:p>
        </w:tc>
        <w:tc>
          <w:tcPr>
            <w:tcW w:w="1003" w:type="dxa"/>
            <w:gridSpan w:val="2"/>
          </w:tcPr>
          <w:p w14:paraId="68ADAE40"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rPr>
            </w:pPr>
          </w:p>
        </w:tc>
        <w:tc>
          <w:tcPr>
            <w:tcW w:w="6226" w:type="dxa"/>
          </w:tcPr>
          <w:p w14:paraId="6A02BBB1"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val="en-US"/>
              </w:rPr>
            </w:pPr>
            <w:r w:rsidRPr="00525F09">
              <w:rPr>
                <w:rFonts w:eastAsia="標楷體"/>
                <w:u w:val="single"/>
                <w:lang w:val="en-US"/>
              </w:rPr>
              <w:t>I&amp;T Project of Customer Service Centre</w:t>
            </w:r>
          </w:p>
        </w:tc>
        <w:tc>
          <w:tcPr>
            <w:tcW w:w="1701" w:type="dxa"/>
            <w:tcBorders>
              <w:left w:val="nil"/>
            </w:tcBorders>
          </w:tcPr>
          <w:p w14:paraId="05E76B77"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25C61C54" w14:textId="77777777" w:rsidTr="007321F8">
        <w:trPr>
          <w:trHeight w:val="558"/>
        </w:trPr>
        <w:tc>
          <w:tcPr>
            <w:tcW w:w="709" w:type="dxa"/>
          </w:tcPr>
          <w:p w14:paraId="51B39ECF" w14:textId="77777777" w:rsidR="00213AC8" w:rsidRPr="00525F09" w:rsidRDefault="00213AC8" w:rsidP="00213AC8">
            <w:pPr>
              <w:spacing w:line="300" w:lineRule="exact"/>
              <w:ind w:rightChars="60" w:right="144"/>
              <w:rPr>
                <w:rFonts w:eastAsia="標楷體"/>
                <w:b/>
              </w:rPr>
            </w:pPr>
          </w:p>
        </w:tc>
        <w:tc>
          <w:tcPr>
            <w:tcW w:w="1003" w:type="dxa"/>
            <w:gridSpan w:val="2"/>
          </w:tcPr>
          <w:p w14:paraId="72E053F2" w14:textId="77777777" w:rsidR="00213AC8" w:rsidRPr="00525F09" w:rsidRDefault="00213AC8" w:rsidP="00213AC8">
            <w:pPr>
              <w:pStyle w:val="31"/>
              <w:spacing w:line="300" w:lineRule="exact"/>
              <w:ind w:left="0" w:rightChars="60" w:right="144" w:firstLine="0"/>
              <w:jc w:val="left"/>
              <w:rPr>
                <w:rFonts w:ascii="Times New Roman" w:eastAsia="標楷體" w:hAnsi="Times New Roman"/>
              </w:rPr>
            </w:pPr>
          </w:p>
        </w:tc>
        <w:tc>
          <w:tcPr>
            <w:tcW w:w="6226" w:type="dxa"/>
          </w:tcPr>
          <w:p w14:paraId="23016892" w14:textId="65A68133"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細明體"/>
                <w:lang w:val="en-US"/>
              </w:rPr>
            </w:pPr>
            <w:r w:rsidRPr="00525F09">
              <w:rPr>
                <w:rFonts w:eastAsia="細明體"/>
                <w:lang w:val="en-US"/>
              </w:rPr>
              <w:t xml:space="preserve">The </w:t>
            </w:r>
            <w:proofErr w:type="spellStart"/>
            <w:r w:rsidRPr="00525F09">
              <w:rPr>
                <w:rFonts w:eastAsia="細明體"/>
                <w:lang w:val="en-US"/>
              </w:rPr>
              <w:t>CCeP</w:t>
            </w:r>
            <w:proofErr w:type="spellEnd"/>
            <w:r w:rsidRPr="00525F09">
              <w:rPr>
                <w:rFonts w:eastAsia="細明體"/>
                <w:lang w:val="en-US"/>
              </w:rPr>
              <w:t xml:space="preserve"> Client Portal was successfully launched on 16 October 2024. </w:t>
            </w:r>
            <w:ins w:id="1131" w:author="Miss CHENG Man Yee 鄭文意女士" w:date="2026-01-15T09:25:00Z">
              <w:r w:rsidRPr="00525F09">
                <w:rPr>
                  <w:rFonts w:eastAsia="細明體"/>
                  <w:color w:val="FF0000"/>
                  <w:lang w:val="en-US"/>
                </w:rPr>
                <w:t xml:space="preserve">As of </w:t>
              </w:r>
              <w:del w:id="1132" w:author="Ms TSANG Hiu Yan 曾曉茵" w:date="2026-02-06T09:28:00Z">
                <w:r w:rsidRPr="00525F09" w:rsidDel="007E378E">
                  <w:rPr>
                    <w:rFonts w:eastAsia="細明體"/>
                    <w:color w:val="FF0000"/>
                    <w:lang w:val="en-US"/>
                  </w:rPr>
                  <w:delText>31</w:delText>
                </w:r>
              </w:del>
            </w:ins>
            <w:ins w:id="1133" w:author="Ms TSANG Hiu Yan 曾曉茵" w:date="2026-02-06T09:28:00Z">
              <w:r w:rsidR="007E378E">
                <w:rPr>
                  <w:rFonts w:eastAsia="細明體" w:hint="eastAsia"/>
                  <w:color w:val="FF0000"/>
                  <w:lang w:val="en-US"/>
                </w:rPr>
                <w:t>26</w:t>
              </w:r>
            </w:ins>
            <w:ins w:id="1134" w:author="Miss CHENG Man Yee 鄭文意女士" w:date="2026-01-15T09:25:00Z">
              <w:r w:rsidRPr="00525F09">
                <w:rPr>
                  <w:rFonts w:eastAsia="細明體"/>
                  <w:color w:val="FF0000"/>
                  <w:lang w:val="en-US"/>
                </w:rPr>
                <w:t xml:space="preserve"> </w:t>
              </w:r>
              <w:del w:id="1135" w:author="Ms TSANG Hiu Yan 曾曉茵" w:date="2026-02-06T09:28:00Z">
                <w:r w:rsidR="006A459D" w:rsidRPr="00525F09" w:rsidDel="007E378E">
                  <w:rPr>
                    <w:rFonts w:eastAsia="細明體"/>
                    <w:color w:val="FF0000"/>
                    <w:lang w:val="en-US"/>
                  </w:rPr>
                  <w:delText>December</w:delText>
                </w:r>
              </w:del>
            </w:ins>
            <w:ins w:id="1136" w:author="Ms TSANG Hiu Yan 曾曉茵" w:date="2026-02-06T09:28:00Z">
              <w:r w:rsidR="007E378E">
                <w:rPr>
                  <w:rFonts w:eastAsia="細明體" w:hint="eastAsia"/>
                  <w:color w:val="FF0000"/>
                  <w:lang w:val="en-US"/>
                </w:rPr>
                <w:t>January</w:t>
              </w:r>
            </w:ins>
            <w:ins w:id="1137" w:author="Miss CHENG Man Yee 鄭文意女士" w:date="2026-01-15T09:25:00Z">
              <w:r w:rsidR="006A459D" w:rsidRPr="00525F09">
                <w:rPr>
                  <w:rFonts w:eastAsia="細明體"/>
                  <w:color w:val="FF0000"/>
                  <w:lang w:val="en-US"/>
                </w:rPr>
                <w:t xml:space="preserve"> 202</w:t>
              </w:r>
              <w:del w:id="1138" w:author="Ms TSANG Hiu Yan 曾曉茵" w:date="2026-02-06T09:29:00Z">
                <w:r w:rsidR="006A459D" w:rsidRPr="00525F09" w:rsidDel="007E378E">
                  <w:rPr>
                    <w:rFonts w:eastAsia="細明體"/>
                    <w:color w:val="FF0000"/>
                    <w:lang w:val="en-US"/>
                  </w:rPr>
                  <w:delText>5</w:delText>
                </w:r>
              </w:del>
            </w:ins>
            <w:ins w:id="1139" w:author="Ms TSANG Hiu Yan 曾曉茵" w:date="2026-02-06T09:29:00Z">
              <w:r w:rsidR="007E378E">
                <w:rPr>
                  <w:rFonts w:eastAsia="細明體" w:hint="eastAsia"/>
                  <w:color w:val="FF0000"/>
                  <w:lang w:val="en-US"/>
                </w:rPr>
                <w:t>6</w:t>
              </w:r>
            </w:ins>
            <w:ins w:id="1140" w:author="Miss CHENG Man Yee 鄭文意女士" w:date="2026-01-15T09:25:00Z">
              <w:r w:rsidR="006A459D" w:rsidRPr="00525F09">
                <w:rPr>
                  <w:rFonts w:eastAsia="細明體"/>
                  <w:color w:val="FF0000"/>
                  <w:lang w:val="en-US"/>
                </w:rPr>
                <w:t>, CSC had approached 1,0</w:t>
              </w:r>
              <w:del w:id="1141" w:author="Ms TSANG Hiu Yan 曾曉茵" w:date="2026-02-06T09:29:00Z">
                <w:r w:rsidR="006A459D" w:rsidRPr="00525F09" w:rsidDel="007E378E">
                  <w:rPr>
                    <w:rFonts w:eastAsia="細明體"/>
                    <w:color w:val="FF0000"/>
                    <w:lang w:val="en-US"/>
                  </w:rPr>
                  <w:delText>55</w:delText>
                </w:r>
              </w:del>
            </w:ins>
            <w:ins w:id="1142" w:author="Ms TSANG Hiu Yan 曾曉茵" w:date="2026-02-06T09:29:00Z">
              <w:r w:rsidR="007E378E">
                <w:rPr>
                  <w:rFonts w:eastAsia="細明體" w:hint="eastAsia"/>
                  <w:color w:val="FF0000"/>
                  <w:lang w:val="en-US"/>
                </w:rPr>
                <w:t>98</w:t>
              </w:r>
            </w:ins>
            <w:ins w:id="1143" w:author="Miss CHENG Man Yee 鄭文意女士" w:date="2026-01-15T09:25:00Z">
              <w:r w:rsidR="006A459D" w:rsidRPr="00525F09">
                <w:rPr>
                  <w:rFonts w:eastAsia="細明體"/>
                  <w:color w:val="FF0000"/>
                  <w:lang w:val="en-US"/>
                </w:rPr>
                <w:t xml:space="preserve"> clients, conducting 1</w:t>
              </w:r>
              <w:del w:id="1144" w:author="Ms TSANG Hiu Yan 曾曉茵" w:date="2026-02-06T09:29:00Z">
                <w:r w:rsidR="006A459D" w:rsidRPr="00525F09" w:rsidDel="007E378E">
                  <w:rPr>
                    <w:rFonts w:eastAsia="細明體"/>
                    <w:color w:val="FF0000"/>
                    <w:lang w:val="en-US"/>
                  </w:rPr>
                  <w:delText>5</w:delText>
                </w:r>
              </w:del>
            </w:ins>
            <w:ins w:id="1145" w:author="Ms TSANG Hiu Yan 曾曉茵" w:date="2026-02-06T09:29:00Z">
              <w:r w:rsidR="007E378E">
                <w:rPr>
                  <w:rFonts w:eastAsia="細明體" w:hint="eastAsia"/>
                  <w:color w:val="FF0000"/>
                  <w:lang w:val="en-US"/>
                </w:rPr>
                <w:t>6</w:t>
              </w:r>
            </w:ins>
            <w:ins w:id="1146" w:author="Miss CHENG Man Yee 鄭文意女士" w:date="2026-01-15T09:25:00Z">
              <w:r w:rsidR="006A459D" w:rsidRPr="00525F09">
                <w:rPr>
                  <w:rFonts w:eastAsia="細明體"/>
                  <w:color w:val="FF0000"/>
                  <w:lang w:val="en-US"/>
                </w:rPr>
                <w:t xml:space="preserve"> briefing sessions to introduce them to the new digital platform. This outreach led to the creation of over 4</w:t>
              </w:r>
              <w:del w:id="1147" w:author="Ms TSANG Hiu Yan 曾曉茵" w:date="2026-02-06T09:29:00Z">
                <w:r w:rsidR="006A459D" w:rsidRPr="00525F09" w:rsidDel="007E378E">
                  <w:rPr>
                    <w:rFonts w:eastAsia="細明體"/>
                    <w:color w:val="FF0000"/>
                    <w:lang w:val="en-US"/>
                  </w:rPr>
                  <w:delText>81</w:delText>
                </w:r>
              </w:del>
            </w:ins>
            <w:ins w:id="1148" w:author="Ms TSANG Hiu Yan 曾曉茵" w:date="2026-02-06T09:29:00Z">
              <w:r w:rsidR="007E378E">
                <w:rPr>
                  <w:rFonts w:eastAsia="細明體" w:hint="eastAsia"/>
                  <w:color w:val="FF0000"/>
                  <w:lang w:val="en-US"/>
                </w:rPr>
                <w:t>98</w:t>
              </w:r>
            </w:ins>
            <w:ins w:id="1149" w:author="Miss CHENG Man Yee 鄭文意女士" w:date="2026-01-15T09:25:00Z">
              <w:r w:rsidR="006A459D" w:rsidRPr="00525F09">
                <w:rPr>
                  <w:rFonts w:eastAsia="細明體"/>
                  <w:color w:val="FF0000"/>
                  <w:lang w:val="en-US"/>
                </w:rPr>
                <w:t xml:space="preserve"> user accounts across 15 departments, </w:t>
              </w:r>
              <w:r w:rsidR="006A459D" w:rsidRPr="00525F09">
                <w:rPr>
                  <w:rFonts w:eastAsia="細明體"/>
                  <w:lang w:val="en-US"/>
                </w:rPr>
                <w:t xml:space="preserve">i.e. C&amp;ED, CSD, DH, DSD, EDB, FSD, HAD, HKPF, </w:t>
              </w:r>
              <w:proofErr w:type="spellStart"/>
              <w:r w:rsidR="006A459D" w:rsidRPr="00525F09">
                <w:rPr>
                  <w:rFonts w:eastAsia="細明體"/>
                  <w:color w:val="FF0000"/>
                  <w:lang w:val="en-US"/>
                </w:rPr>
                <w:t>HyD</w:t>
              </w:r>
              <w:proofErr w:type="spellEnd"/>
              <w:r w:rsidR="006A459D" w:rsidRPr="00525F09">
                <w:rPr>
                  <w:rFonts w:eastAsia="細明體"/>
                  <w:lang w:val="en-US"/>
                </w:rPr>
                <w:t xml:space="preserve">, ICAC, </w:t>
              </w:r>
              <w:proofErr w:type="spellStart"/>
              <w:r w:rsidR="006A459D" w:rsidRPr="00525F09">
                <w:rPr>
                  <w:rFonts w:eastAsia="細明體"/>
                  <w:lang w:val="en-US"/>
                </w:rPr>
                <w:t>ImmD</w:t>
              </w:r>
              <w:proofErr w:type="spellEnd"/>
              <w:r w:rsidR="006A459D" w:rsidRPr="00525F09">
                <w:rPr>
                  <w:rFonts w:eastAsia="細明體"/>
                  <w:lang w:val="en-US"/>
                </w:rPr>
                <w:t xml:space="preserve">, LCSD, MD, </w:t>
              </w:r>
              <w:r w:rsidR="006A459D" w:rsidRPr="00525F09">
                <w:rPr>
                  <w:rFonts w:eastAsia="細明體"/>
                  <w:color w:val="FF0000"/>
                  <w:lang w:val="en-US"/>
                </w:rPr>
                <w:t>PO</w:t>
              </w:r>
              <w:r w:rsidR="006A459D" w:rsidRPr="00525F09">
                <w:rPr>
                  <w:rFonts w:eastAsia="細明體"/>
                  <w:lang w:val="en-US"/>
                </w:rPr>
                <w:t xml:space="preserve"> and TD.  There were </w:t>
              </w:r>
              <w:r w:rsidR="006A459D" w:rsidRPr="00525F09">
                <w:rPr>
                  <w:rFonts w:eastAsia="細明體"/>
                  <w:color w:val="FF0000"/>
                  <w:lang w:val="en-US"/>
                </w:rPr>
                <w:t>1</w:t>
              </w:r>
              <w:del w:id="1150" w:author="Ms TSANG Hiu Yan 曾曉茵" w:date="2026-02-06T09:29:00Z">
                <w:r w:rsidR="006A459D" w:rsidRPr="00525F09" w:rsidDel="007E378E">
                  <w:rPr>
                    <w:rFonts w:eastAsia="細明體"/>
                    <w:color w:val="FF0000"/>
                    <w:lang w:val="en-US"/>
                  </w:rPr>
                  <w:delText>4</w:delText>
                </w:r>
              </w:del>
            </w:ins>
            <w:ins w:id="1151" w:author="Ms TSANG Hiu Yan 曾曉茵" w:date="2026-02-06T09:29:00Z">
              <w:r w:rsidR="007E378E">
                <w:rPr>
                  <w:rFonts w:eastAsia="細明體" w:hint="eastAsia"/>
                  <w:color w:val="FF0000"/>
                  <w:lang w:val="en-US"/>
                </w:rPr>
                <w:t>5</w:t>
              </w:r>
            </w:ins>
            <w:ins w:id="1152" w:author="Miss CHENG Man Yee 鄭文意女士" w:date="2026-01-15T09:25:00Z">
              <w:r w:rsidR="006A459D" w:rsidRPr="00525F09">
                <w:rPr>
                  <w:rFonts w:eastAsia="細明體"/>
                  <w:color w:val="FF0000"/>
                  <w:lang w:val="en-US"/>
                </w:rPr>
                <w:t>,</w:t>
              </w:r>
              <w:del w:id="1153" w:author="Ms TSANG Hiu Yan 曾曉茵" w:date="2026-02-06T09:29:00Z">
                <w:r w:rsidR="006A459D" w:rsidRPr="00525F09" w:rsidDel="007E378E">
                  <w:rPr>
                    <w:rFonts w:eastAsia="細明體"/>
                    <w:color w:val="FF0000"/>
                    <w:lang w:val="en-US"/>
                  </w:rPr>
                  <w:delText>463</w:delText>
                </w:r>
              </w:del>
            </w:ins>
            <w:ins w:id="1154" w:author="Ms TSANG Hiu Yan 曾曉茵" w:date="2026-02-06T09:29:00Z">
              <w:r w:rsidR="007E378E">
                <w:rPr>
                  <w:rFonts w:eastAsia="細明體" w:hint="eastAsia"/>
                  <w:color w:val="FF0000"/>
                  <w:lang w:val="en-US"/>
                </w:rPr>
                <w:t>538</w:t>
              </w:r>
            </w:ins>
            <w:ins w:id="1155" w:author="Miss CHENG Man Yee 鄭文意女士" w:date="2026-01-15T09:25:00Z">
              <w:r w:rsidR="006A459D" w:rsidRPr="00525F09">
                <w:rPr>
                  <w:rFonts w:eastAsia="細明體"/>
                  <w:color w:val="FF0000"/>
                  <w:lang w:val="en-US"/>
                </w:rPr>
                <w:t xml:space="preserve"> </w:t>
              </w:r>
              <w:r w:rsidR="006A459D" w:rsidRPr="00525F09">
                <w:rPr>
                  <w:rFonts w:eastAsia="細明體"/>
                  <w:lang w:val="en-US"/>
                </w:rPr>
                <w:t xml:space="preserve">fault cases reported through online channels in FY25/26, which is </w:t>
              </w:r>
              <w:r w:rsidR="006A459D" w:rsidRPr="00525F09">
                <w:rPr>
                  <w:rFonts w:eastAsia="細明體"/>
                  <w:color w:val="FF0000"/>
                  <w:lang w:val="en-US"/>
                </w:rPr>
                <w:t>8.</w:t>
              </w:r>
              <w:del w:id="1156" w:author="Ms TSANG Hiu Yan 曾曉茵" w:date="2026-02-06T09:29:00Z">
                <w:r w:rsidR="006A459D" w:rsidRPr="00525F09" w:rsidDel="007E378E">
                  <w:rPr>
                    <w:rFonts w:eastAsia="細明體"/>
                    <w:color w:val="FF0000"/>
                    <w:lang w:val="en-US"/>
                  </w:rPr>
                  <w:delText>24</w:delText>
                </w:r>
              </w:del>
            </w:ins>
            <w:ins w:id="1157" w:author="Ms TSANG Hiu Yan 曾曉茵" w:date="2026-02-06T09:29:00Z">
              <w:r w:rsidR="007E378E">
                <w:rPr>
                  <w:rFonts w:eastAsia="細明體" w:hint="eastAsia"/>
                  <w:color w:val="FF0000"/>
                  <w:lang w:val="en-US"/>
                </w:rPr>
                <w:t>14</w:t>
              </w:r>
            </w:ins>
            <w:ins w:id="1158" w:author="Miss CHENG Man Yee 鄭文意女士" w:date="2026-01-15T09:25:00Z">
              <w:r w:rsidR="006A459D" w:rsidRPr="00525F09">
                <w:rPr>
                  <w:rFonts w:eastAsia="細明體"/>
                  <w:color w:val="FF0000"/>
                  <w:lang w:val="en-US"/>
                </w:rPr>
                <w:t xml:space="preserve">% </w:t>
              </w:r>
              <w:r w:rsidR="006A459D" w:rsidRPr="00525F09">
                <w:rPr>
                  <w:rFonts w:eastAsia="細明體"/>
                  <w:lang w:val="en-US"/>
                </w:rPr>
                <w:t>of total cases.</w:t>
              </w:r>
            </w:ins>
            <w:del w:id="1159" w:author="Miss CHENG Man Yee 鄭文意女士" w:date="2026-01-15T09:25:00Z">
              <w:r w:rsidRPr="00525F09" w:rsidDel="006A459D">
                <w:rPr>
                  <w:rFonts w:eastAsia="細明體"/>
                  <w:lang w:val="en-US"/>
                </w:rPr>
                <w:delText xml:space="preserve">As of 31 </w:delText>
              </w:r>
              <w:r w:rsidR="00235516" w:rsidRPr="00525F09">
                <w:rPr>
                  <w:rFonts w:eastAsia="細明體"/>
                  <w:lang w:val="en-US"/>
                </w:rPr>
                <w:delText xml:space="preserve">October </w:delText>
              </w:r>
              <w:r w:rsidRPr="00525F09">
                <w:rPr>
                  <w:rFonts w:eastAsia="細明體"/>
                  <w:lang w:val="en-US"/>
                </w:rPr>
                <w:delText xml:space="preserve">2025, there are over </w:delText>
              </w:r>
              <w:r w:rsidR="00235516" w:rsidRPr="00525F09">
                <w:rPr>
                  <w:rFonts w:eastAsia="細明體"/>
                  <w:lang w:val="en-US"/>
                </w:rPr>
                <w:delText xml:space="preserve">426 </w:delText>
              </w:r>
              <w:r w:rsidRPr="00525F09">
                <w:rPr>
                  <w:rFonts w:eastAsia="細明體"/>
                  <w:lang w:val="en-US"/>
                </w:rPr>
                <w:delText xml:space="preserve">user accounts across </w:delText>
              </w:r>
              <w:r w:rsidR="00235516" w:rsidRPr="00525F09">
                <w:rPr>
                  <w:rFonts w:eastAsia="細明體"/>
                  <w:lang w:val="en-US"/>
                </w:rPr>
                <w:delText xml:space="preserve">13 </w:delText>
              </w:r>
              <w:r w:rsidRPr="00525F09">
                <w:rPr>
                  <w:rFonts w:eastAsia="細明體"/>
                  <w:lang w:val="en-US"/>
                </w:rPr>
                <w:delText xml:space="preserve">departments, i.e. C&amp;ED, CSD, DH, </w:delText>
              </w:r>
              <w:r w:rsidR="00235516" w:rsidRPr="00525F09">
                <w:rPr>
                  <w:rFonts w:eastAsia="細明體"/>
                  <w:lang w:val="en-US"/>
                </w:rPr>
                <w:delText>DSD,</w:delText>
              </w:r>
              <w:r w:rsidRPr="00525F09">
                <w:rPr>
                  <w:rFonts w:eastAsia="細明體"/>
                  <w:lang w:val="en-US"/>
                </w:rPr>
                <w:delText xml:space="preserve"> </w:delText>
              </w:r>
              <w:r w:rsidR="00235516" w:rsidRPr="00525F09">
                <w:rPr>
                  <w:rFonts w:eastAsia="細明體"/>
                  <w:lang w:val="en-US"/>
                </w:rPr>
                <w:delText xml:space="preserve">EDB, </w:delText>
              </w:r>
              <w:r w:rsidRPr="00525F09">
                <w:rPr>
                  <w:rFonts w:eastAsia="細明體"/>
                  <w:lang w:val="en-US"/>
                </w:rPr>
                <w:delText xml:space="preserve">FSD, HAD, HKPF, ICAC, ImmD, LCSD, MD and TD.  </w:delText>
              </w:r>
              <w:r w:rsidR="00235516" w:rsidRPr="00525F09">
                <w:rPr>
                  <w:rFonts w:eastAsia="細明體"/>
                  <w:lang w:val="en-US"/>
                </w:rPr>
                <w:delText>4</w:delText>
              </w:r>
              <w:r w:rsidRPr="00525F09">
                <w:rPr>
                  <w:rFonts w:eastAsia="細明體"/>
                  <w:lang w:val="en-US"/>
                </w:rPr>
                <w:delText xml:space="preserve"> more client bureaux/departments would be invited in FY25/26 including HKPO, GPA, SWD</w:delText>
              </w:r>
              <w:r w:rsidR="00235516" w:rsidRPr="00525F09">
                <w:rPr>
                  <w:rFonts w:eastAsia="細明體"/>
                  <w:lang w:val="en-US"/>
                </w:rPr>
                <w:delText xml:space="preserve"> and</w:delText>
              </w:r>
              <w:r w:rsidRPr="00525F09">
                <w:rPr>
                  <w:rFonts w:eastAsia="細明體"/>
                  <w:lang w:val="en-US"/>
                </w:rPr>
                <w:delText xml:space="preserve"> AFCD.  Up to </w:delText>
              </w:r>
              <w:r w:rsidR="00235516" w:rsidRPr="00525F09">
                <w:rPr>
                  <w:rFonts w:eastAsia="細明體"/>
                  <w:lang w:val="en-US"/>
                </w:rPr>
                <w:delText xml:space="preserve">October </w:delText>
              </w:r>
              <w:r w:rsidRPr="00525F09">
                <w:rPr>
                  <w:rFonts w:eastAsia="細明體"/>
                  <w:lang w:val="en-US"/>
                </w:rPr>
                <w:delText xml:space="preserve">2025, there were </w:delText>
              </w:r>
              <w:r w:rsidR="00235516" w:rsidRPr="00525F09">
                <w:rPr>
                  <w:rFonts w:eastAsia="細明體"/>
                  <w:lang w:val="en-US"/>
                </w:rPr>
                <w:delText>11,523</w:delText>
              </w:r>
              <w:r w:rsidRPr="00525F09">
                <w:rPr>
                  <w:rFonts w:eastAsia="細明體"/>
                  <w:lang w:val="en-US"/>
                </w:rPr>
                <w:delText xml:space="preserve"> fault cases reported through online channels in FY25/26, which is 8.</w:delText>
              </w:r>
              <w:r w:rsidR="00235516" w:rsidRPr="00525F09">
                <w:rPr>
                  <w:rFonts w:eastAsia="細明體"/>
                  <w:lang w:val="en-US"/>
                </w:rPr>
                <w:delText>06</w:delText>
              </w:r>
              <w:r w:rsidRPr="00525F09">
                <w:rPr>
                  <w:rFonts w:eastAsia="細明體"/>
                  <w:lang w:val="en-US"/>
                </w:rPr>
                <w:delText>% of total cases.</w:delText>
              </w:r>
            </w:del>
            <w:r w:rsidRPr="00525F09">
              <w:rPr>
                <w:rFonts w:eastAsia="細明體"/>
                <w:lang w:val="en-US"/>
              </w:rPr>
              <w:t xml:space="preserve"> </w:t>
            </w:r>
            <w:del w:id="1160" w:author="Miss CHENG Man Yee 鄭文意女士" w:date="2026-01-15T09:25:00Z">
              <w:r w:rsidRPr="00525F09">
                <w:rPr>
                  <w:rFonts w:eastAsia="細明體"/>
                  <w:lang w:val="en-US"/>
                </w:rPr>
                <w:delText xml:space="preserve"> </w:delText>
              </w:r>
            </w:del>
            <w:r w:rsidRPr="00525F09">
              <w:rPr>
                <w:rFonts w:eastAsia="細明體"/>
                <w:lang w:val="en-US"/>
              </w:rPr>
              <w:t xml:space="preserve">Further to enhance the </w:t>
            </w:r>
            <w:proofErr w:type="spellStart"/>
            <w:r w:rsidRPr="00525F09">
              <w:rPr>
                <w:rFonts w:eastAsia="細明體"/>
                <w:lang w:val="en-US"/>
              </w:rPr>
              <w:t>CCeP</w:t>
            </w:r>
            <w:proofErr w:type="spellEnd"/>
            <w:r w:rsidRPr="00525F09">
              <w:rPr>
                <w:rFonts w:eastAsia="細明體"/>
                <w:lang w:val="en-US"/>
              </w:rPr>
              <w:t xml:space="preserve"> Client Portal, the web base version of Client Portal is under development and target to launch in FY26/27.</w:t>
            </w:r>
          </w:p>
          <w:p w14:paraId="0815740C"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細明體"/>
                <w:lang w:val="en-US"/>
              </w:rPr>
            </w:pPr>
          </w:p>
          <w:p w14:paraId="3A119D04" w14:textId="2B98F936"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細明體"/>
                <w:lang w:val="en-US"/>
              </w:rPr>
            </w:pPr>
            <w:r w:rsidRPr="00525F09">
              <w:rPr>
                <w:rFonts w:eastAsia="細明體"/>
                <w:lang w:val="en-US"/>
              </w:rPr>
              <w:t xml:space="preserve">The </w:t>
            </w:r>
            <w:r w:rsidR="00235516" w:rsidRPr="00525F09">
              <w:rPr>
                <w:rFonts w:eastAsia="細明體"/>
                <w:lang w:val="en-US"/>
              </w:rPr>
              <w:t xml:space="preserve">AI </w:t>
            </w:r>
            <w:proofErr w:type="spellStart"/>
            <w:r w:rsidR="00235516" w:rsidRPr="00525F09">
              <w:rPr>
                <w:rFonts w:eastAsia="細明體"/>
                <w:lang w:val="en-US"/>
              </w:rPr>
              <w:t>Voicebot</w:t>
            </w:r>
            <w:proofErr w:type="spellEnd"/>
            <w:r w:rsidR="00235516" w:rsidRPr="00525F09">
              <w:rPr>
                <w:rFonts w:eastAsia="細明體"/>
                <w:lang w:val="en-US"/>
              </w:rPr>
              <w:t xml:space="preserve"> in CSC was launched on 21 October 2025.</w:t>
            </w:r>
            <w:r w:rsidRPr="00525F09">
              <w:rPr>
                <w:rFonts w:eastAsia="細明體"/>
                <w:lang w:val="en-US"/>
              </w:rPr>
              <w:t xml:space="preserve">  </w:t>
            </w:r>
            <w:ins w:id="1161" w:author="Miss CHENG Man Yee 鄭文意女士" w:date="2026-01-15T09:25:00Z">
              <w:r w:rsidR="00235516" w:rsidRPr="00525F09">
                <w:rPr>
                  <w:rFonts w:eastAsia="細明體"/>
                  <w:lang w:val="en-US"/>
                </w:rPr>
                <w:t xml:space="preserve">The </w:t>
              </w:r>
              <w:proofErr w:type="spellStart"/>
              <w:r w:rsidR="00235516" w:rsidRPr="00525F09">
                <w:rPr>
                  <w:rFonts w:eastAsia="細明體"/>
                  <w:lang w:val="en-US"/>
                </w:rPr>
                <w:t>Voicebot</w:t>
              </w:r>
              <w:proofErr w:type="spellEnd"/>
              <w:r w:rsidR="00235516" w:rsidRPr="00525F09">
                <w:rPr>
                  <w:rFonts w:eastAsia="細明體"/>
                  <w:lang w:val="en-US"/>
                </w:rPr>
                <w:t xml:space="preserve"> operates</w:t>
              </w:r>
              <w:r w:rsidRPr="00525F09">
                <w:rPr>
                  <w:rFonts w:eastAsia="細明體"/>
                  <w:lang w:val="en-US"/>
                </w:rPr>
                <w:t xml:space="preserve"> during the lunch hour (i.e. 1:00pm – 2:00pm) for soft launch to minimize the risk of negative feedback for the change of user experience. </w:t>
              </w:r>
              <w:r w:rsidR="006A459D" w:rsidRPr="00525F09">
                <w:rPr>
                  <w:rFonts w:eastAsia="細明體"/>
                  <w:lang w:val="en-US"/>
                </w:rPr>
                <w:t xml:space="preserve">Up to </w:t>
              </w:r>
              <w:del w:id="1162" w:author="Ms TSANG Hiu Yan 曾曉茵" w:date="2026-02-06T09:31:00Z">
                <w:r w:rsidR="006A459D" w:rsidRPr="00525F09" w:rsidDel="007E378E">
                  <w:rPr>
                    <w:rFonts w:eastAsia="細明體"/>
                    <w:color w:val="FF0000"/>
                    <w:lang w:val="en-US"/>
                  </w:rPr>
                  <w:delText>31</w:delText>
                </w:r>
              </w:del>
            </w:ins>
            <w:ins w:id="1163" w:author="Ms TSANG Hiu Yan 曾曉茵" w:date="2026-02-06T09:31:00Z">
              <w:r w:rsidR="007E378E">
                <w:rPr>
                  <w:rFonts w:eastAsia="細明體" w:hint="eastAsia"/>
                  <w:color w:val="FF0000"/>
                  <w:lang w:val="en-US"/>
                </w:rPr>
                <w:t>26</w:t>
              </w:r>
            </w:ins>
            <w:ins w:id="1164" w:author="Miss CHENG Man Yee 鄭文意女士" w:date="2026-01-15T09:25:00Z">
              <w:r w:rsidR="006A459D" w:rsidRPr="00525F09">
                <w:rPr>
                  <w:rFonts w:eastAsia="細明體"/>
                  <w:color w:val="FF0000"/>
                  <w:lang w:val="en-US"/>
                </w:rPr>
                <w:t xml:space="preserve"> </w:t>
              </w:r>
              <w:del w:id="1165" w:author="Ms TSANG Hiu Yan 曾曉茵" w:date="2026-02-06T09:31:00Z">
                <w:r w:rsidR="006A459D" w:rsidRPr="00525F09" w:rsidDel="007E378E">
                  <w:rPr>
                    <w:rFonts w:eastAsia="細明體"/>
                    <w:color w:val="FF0000"/>
                    <w:lang w:val="en-US"/>
                  </w:rPr>
                  <w:delText>December</w:delText>
                </w:r>
              </w:del>
            </w:ins>
            <w:ins w:id="1166" w:author="Ms TSANG Hiu Yan 曾曉茵" w:date="2026-02-06T09:31:00Z">
              <w:r w:rsidR="007E378E">
                <w:rPr>
                  <w:rFonts w:eastAsia="細明體" w:hint="eastAsia"/>
                  <w:color w:val="FF0000"/>
                  <w:lang w:val="en-US"/>
                </w:rPr>
                <w:t>January</w:t>
              </w:r>
            </w:ins>
            <w:ins w:id="1167" w:author="Miss CHENG Man Yee 鄭文意女士" w:date="2026-01-15T09:25:00Z">
              <w:r w:rsidR="006A459D" w:rsidRPr="00525F09">
                <w:rPr>
                  <w:rFonts w:eastAsia="細明體"/>
                  <w:color w:val="FF0000"/>
                  <w:lang w:val="en-US"/>
                </w:rPr>
                <w:t xml:space="preserve"> 20</w:t>
              </w:r>
              <w:del w:id="1168" w:author="Ms TSANG Hiu Yan 曾曉茵" w:date="2026-02-06T09:31:00Z">
                <w:r w:rsidR="006A459D" w:rsidRPr="00525F09" w:rsidDel="007E378E">
                  <w:rPr>
                    <w:rFonts w:eastAsia="細明體"/>
                    <w:color w:val="FF0000"/>
                    <w:lang w:val="en-US"/>
                  </w:rPr>
                  <w:delText>25</w:delText>
                </w:r>
              </w:del>
            </w:ins>
            <w:ins w:id="1169" w:author="Ms TSANG Hiu Yan 曾曉茵" w:date="2026-02-06T09:31:00Z">
              <w:r w:rsidR="007E378E">
                <w:rPr>
                  <w:rFonts w:eastAsia="細明體" w:hint="eastAsia"/>
                  <w:color w:val="FF0000"/>
                  <w:lang w:val="en-US"/>
                </w:rPr>
                <w:t>26</w:t>
              </w:r>
            </w:ins>
            <w:ins w:id="1170" w:author="Miss CHENG Man Yee 鄭文意女士" w:date="2026-01-15T09:25:00Z">
              <w:r w:rsidR="006A459D" w:rsidRPr="00525F09">
                <w:rPr>
                  <w:rFonts w:eastAsia="細明體"/>
                  <w:lang w:val="en-US"/>
                </w:rPr>
                <w:t xml:space="preserve">, there were </w:t>
              </w:r>
              <w:r w:rsidR="006A459D" w:rsidRPr="00525F09">
                <w:rPr>
                  <w:rFonts w:eastAsia="細明體"/>
                  <w:color w:val="FF0000"/>
                  <w:lang w:val="en-US"/>
                </w:rPr>
                <w:t>1,</w:t>
              </w:r>
              <w:del w:id="1171" w:author="Ms TSANG Hiu Yan 曾曉茵" w:date="2026-02-06T09:31:00Z">
                <w:r w:rsidR="006A459D" w:rsidRPr="00525F09" w:rsidDel="007E378E">
                  <w:rPr>
                    <w:rFonts w:eastAsia="細明體"/>
                    <w:color w:val="FF0000"/>
                    <w:lang w:val="en-US"/>
                  </w:rPr>
                  <w:delText>311</w:delText>
                </w:r>
              </w:del>
            </w:ins>
            <w:ins w:id="1172" w:author="Ms TSANG Hiu Yan 曾曉茵" w:date="2026-02-06T09:31:00Z">
              <w:r w:rsidR="007E378E">
                <w:rPr>
                  <w:rFonts w:eastAsia="細明體" w:hint="eastAsia"/>
                  <w:color w:val="FF0000"/>
                  <w:lang w:val="en-US"/>
                </w:rPr>
                <w:t>750</w:t>
              </w:r>
            </w:ins>
            <w:ins w:id="1173" w:author="Miss CHENG Man Yee 鄭文意女士" w:date="2026-01-15T09:25:00Z">
              <w:r w:rsidR="006A459D" w:rsidRPr="00525F09">
                <w:rPr>
                  <w:rFonts w:eastAsia="細明體"/>
                  <w:lang w:val="en-US"/>
                </w:rPr>
                <w:t xml:space="preserve"> cases answered by the AI </w:t>
              </w:r>
              <w:proofErr w:type="spellStart"/>
              <w:r w:rsidR="006A459D" w:rsidRPr="00525F09">
                <w:rPr>
                  <w:rFonts w:eastAsia="細明體"/>
                  <w:lang w:val="en-US"/>
                </w:rPr>
                <w:t>Voicebot</w:t>
              </w:r>
              <w:proofErr w:type="spellEnd"/>
              <w:r w:rsidR="006A459D" w:rsidRPr="00525F09">
                <w:rPr>
                  <w:rFonts w:eastAsia="細明體"/>
                  <w:lang w:val="en-US"/>
                </w:rPr>
                <w:t xml:space="preserve"> which was </w:t>
              </w:r>
              <w:r w:rsidR="006A459D" w:rsidRPr="00525F09">
                <w:rPr>
                  <w:rFonts w:eastAsia="細明體"/>
                  <w:color w:val="FF0000"/>
                  <w:lang w:val="en-US"/>
                </w:rPr>
                <w:t>3.7</w:t>
              </w:r>
              <w:del w:id="1174" w:author="Ms TSANG Hiu Yan 曾曉茵" w:date="2026-02-06T09:31:00Z">
                <w:r w:rsidR="006A459D" w:rsidRPr="00525F09" w:rsidDel="007E378E">
                  <w:rPr>
                    <w:rFonts w:eastAsia="細明體"/>
                    <w:color w:val="FF0000"/>
                    <w:lang w:val="en-US"/>
                  </w:rPr>
                  <w:delText>5</w:delText>
                </w:r>
              </w:del>
              <w:r w:rsidR="006A459D" w:rsidRPr="00525F09">
                <w:rPr>
                  <w:rFonts w:eastAsia="細明體"/>
                  <w:color w:val="FF0000"/>
                  <w:lang w:val="en-US"/>
                </w:rPr>
                <w:t>%</w:t>
              </w:r>
              <w:r w:rsidR="006A459D" w:rsidRPr="00525F09">
                <w:rPr>
                  <w:rFonts w:eastAsia="細明體"/>
                  <w:lang w:val="en-US"/>
                </w:rPr>
                <w:t xml:space="preserve"> of total cases of that period. The accuracy rate was </w:t>
              </w:r>
              <w:del w:id="1175" w:author="Ms TSANG Hiu Yan 曾曉茵" w:date="2026-01-15T19:40:00Z">
                <w:r w:rsidR="006A459D" w:rsidRPr="00525F09">
                  <w:rPr>
                    <w:rFonts w:eastAsia="細明體"/>
                    <w:lang w:val="en-US"/>
                  </w:rPr>
                  <w:delText>about</w:delText>
                </w:r>
              </w:del>
            </w:ins>
            <w:ins w:id="1176" w:author="Ms TSANG Hiu Yan 曾曉茵" w:date="2026-01-15T19:40:00Z">
              <w:r w:rsidR="00290962" w:rsidRPr="00525F09">
                <w:rPr>
                  <w:rFonts w:eastAsia="細明體"/>
                  <w:color w:val="FF0000"/>
                  <w:lang w:val="en-US"/>
                </w:rPr>
                <w:t>over</w:t>
              </w:r>
            </w:ins>
            <w:ins w:id="1177" w:author="Miss CHENG Man Yee 鄭文意女士" w:date="2026-01-15T09:25:00Z">
              <w:r w:rsidR="006A459D" w:rsidRPr="00525F09">
                <w:rPr>
                  <w:rFonts w:eastAsia="細明體"/>
                  <w:color w:val="FF0000"/>
                  <w:lang w:val="en-US"/>
                </w:rPr>
                <w:t xml:space="preserve"> 95</w:t>
              </w:r>
              <w:del w:id="1178" w:author="Ms TSANG Hiu Yan 曾曉茵" w:date="2026-01-15T19:40:00Z">
                <w:r w:rsidR="006A459D" w:rsidRPr="00525F09">
                  <w:rPr>
                    <w:rFonts w:eastAsia="細明體"/>
                    <w:color w:val="FF0000"/>
                    <w:lang w:val="en-US"/>
                  </w:rPr>
                  <w:delText>.5</w:delText>
                </w:r>
              </w:del>
              <w:r w:rsidR="006A459D" w:rsidRPr="00525F09">
                <w:rPr>
                  <w:rFonts w:eastAsia="細明體"/>
                  <w:color w:val="FF0000"/>
                  <w:lang w:val="en-US"/>
                </w:rPr>
                <w:t>%</w:t>
              </w:r>
              <w:r w:rsidR="006A459D" w:rsidRPr="00525F09">
                <w:rPr>
                  <w:rFonts w:eastAsia="細明體"/>
                  <w:lang w:val="en-US"/>
                </w:rPr>
                <w:t>.</w:t>
              </w:r>
            </w:ins>
            <w:del w:id="1179" w:author="Miss CHENG Man Yee 鄭文意女士" w:date="2026-01-15T09:25:00Z">
              <w:r w:rsidR="00235516" w:rsidRPr="00525F09" w:rsidDel="006A459D">
                <w:rPr>
                  <w:rFonts w:eastAsia="細明體"/>
                  <w:lang w:val="en-US"/>
                </w:rPr>
                <w:delText>The Voicebot operates</w:delText>
              </w:r>
              <w:r w:rsidRPr="00525F09" w:rsidDel="006A459D">
                <w:rPr>
                  <w:rFonts w:eastAsia="細明體"/>
                  <w:lang w:val="en-US"/>
                </w:rPr>
                <w:delText xml:space="preserve"> during the lunch hour (i.e. 1:00pm – 2:00pm) for soft launch to minimize the risk of negative feedback for the change of user experience. </w:delText>
              </w:r>
              <w:r w:rsidR="00E46138" w:rsidRPr="00525F09">
                <w:rPr>
                  <w:rFonts w:eastAsia="細明體"/>
                  <w:lang w:val="en-US"/>
                </w:rPr>
                <w:delText xml:space="preserve">Up to </w:delText>
              </w:r>
              <w:r w:rsidR="00AA6B0E" w:rsidRPr="00525F09">
                <w:rPr>
                  <w:rFonts w:eastAsia="細明體"/>
                  <w:lang w:val="en-US"/>
                </w:rPr>
                <w:delText xml:space="preserve">31 </w:delText>
              </w:r>
              <w:r w:rsidR="00E46138" w:rsidRPr="00525F09">
                <w:rPr>
                  <w:rFonts w:eastAsia="細明體"/>
                  <w:lang w:val="en-US"/>
                </w:rPr>
                <w:delText xml:space="preserve">October 2025, there were 250 cases answered by the AI Voicebot which is </w:delText>
              </w:r>
              <w:r w:rsidR="00262FE7" w:rsidRPr="00525F09">
                <w:rPr>
                  <w:rFonts w:eastAsia="細明體"/>
                  <w:lang w:val="en-US"/>
                </w:rPr>
                <w:delText>3.58</w:delText>
              </w:r>
              <w:r w:rsidR="00E46138" w:rsidRPr="00525F09">
                <w:rPr>
                  <w:rFonts w:eastAsia="細明體"/>
                  <w:lang w:val="en-US"/>
                </w:rPr>
                <w:delText xml:space="preserve">% of total cases of that </w:delText>
              </w:r>
              <w:r w:rsidR="00AA6B0E" w:rsidRPr="00525F09">
                <w:rPr>
                  <w:rFonts w:eastAsia="細明體"/>
                  <w:lang w:val="en-US"/>
                </w:rPr>
                <w:delText>period</w:delText>
              </w:r>
              <w:r w:rsidR="00E46138" w:rsidRPr="00525F09">
                <w:rPr>
                  <w:rFonts w:eastAsia="細明體"/>
                  <w:lang w:val="en-US"/>
                </w:rPr>
                <w:delText xml:space="preserve">. The accuracy rate is </w:delText>
              </w:r>
              <w:r w:rsidR="00AA6B0E" w:rsidRPr="00525F09">
                <w:rPr>
                  <w:rFonts w:eastAsia="細明體"/>
                  <w:lang w:val="en-US"/>
                </w:rPr>
                <w:delText>about 94%</w:delText>
              </w:r>
              <w:r w:rsidR="00E46138" w:rsidRPr="00525F09">
                <w:rPr>
                  <w:rFonts w:eastAsia="細明體"/>
                  <w:lang w:val="en-US"/>
                </w:rPr>
                <w:delText>.</w:delText>
              </w:r>
            </w:del>
          </w:p>
          <w:p w14:paraId="50C1862F"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rPr>
            </w:pPr>
          </w:p>
        </w:tc>
        <w:tc>
          <w:tcPr>
            <w:tcW w:w="1701" w:type="dxa"/>
            <w:tcBorders>
              <w:left w:val="nil"/>
            </w:tcBorders>
          </w:tcPr>
          <w:p w14:paraId="2B4589D9"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rPr>
            </w:pPr>
            <w:r w:rsidRPr="00525F09">
              <w:rPr>
                <w:rFonts w:ascii="Times New Roman" w:eastAsia="標楷體" w:hAnsi="Times New Roman"/>
                <w:kern w:val="2"/>
                <w:sz w:val="24"/>
                <w:lang w:val="en-US"/>
              </w:rPr>
              <w:t>SE/CC</w:t>
            </w:r>
          </w:p>
        </w:tc>
      </w:tr>
      <w:tr w:rsidR="00071073" w:rsidRPr="00525F09" w14:paraId="0BBFAE69" w14:textId="77777777" w:rsidTr="007321F8">
        <w:trPr>
          <w:trHeight w:val="558"/>
        </w:trPr>
        <w:tc>
          <w:tcPr>
            <w:tcW w:w="709" w:type="dxa"/>
          </w:tcPr>
          <w:p w14:paraId="3C399BD5" w14:textId="77777777" w:rsidR="00213AC8" w:rsidRPr="00525F09" w:rsidRDefault="00213AC8" w:rsidP="00213AC8">
            <w:pPr>
              <w:spacing w:line="300" w:lineRule="exact"/>
              <w:ind w:rightChars="60" w:right="144"/>
              <w:rPr>
                <w:rFonts w:eastAsia="標楷體"/>
                <w:b/>
              </w:rPr>
            </w:pPr>
          </w:p>
        </w:tc>
        <w:tc>
          <w:tcPr>
            <w:tcW w:w="1003" w:type="dxa"/>
            <w:gridSpan w:val="2"/>
          </w:tcPr>
          <w:p w14:paraId="091C01A4" w14:textId="77777777" w:rsidR="00213AC8" w:rsidRPr="00525F09" w:rsidRDefault="00213AC8" w:rsidP="00213AC8">
            <w:pPr>
              <w:pStyle w:val="31"/>
              <w:numPr>
                <w:ilvl w:val="0"/>
                <w:numId w:val="66"/>
              </w:numPr>
              <w:spacing w:line="300" w:lineRule="exact"/>
              <w:ind w:rightChars="60" w:right="144"/>
              <w:jc w:val="left"/>
              <w:rPr>
                <w:rFonts w:ascii="Times New Roman" w:eastAsia="標楷體" w:hAnsi="Times New Roman"/>
              </w:rPr>
            </w:pPr>
          </w:p>
        </w:tc>
        <w:tc>
          <w:tcPr>
            <w:tcW w:w="6226" w:type="dxa"/>
          </w:tcPr>
          <w:p w14:paraId="12779A17"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val="en-US"/>
              </w:rPr>
            </w:pPr>
            <w:r w:rsidRPr="00525F09">
              <w:rPr>
                <w:rFonts w:eastAsia="標楷體"/>
                <w:u w:val="single"/>
                <w:lang w:val="en-US"/>
              </w:rPr>
              <w:t>EMSD Internet Website Revamp</w:t>
            </w:r>
          </w:p>
        </w:tc>
        <w:tc>
          <w:tcPr>
            <w:tcW w:w="1701" w:type="dxa"/>
            <w:tcBorders>
              <w:left w:val="nil"/>
            </w:tcBorders>
          </w:tcPr>
          <w:p w14:paraId="115F2FF6"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2DA3F18F" w14:textId="77777777" w:rsidTr="007321F8">
        <w:trPr>
          <w:trHeight w:val="558"/>
        </w:trPr>
        <w:tc>
          <w:tcPr>
            <w:tcW w:w="709" w:type="dxa"/>
          </w:tcPr>
          <w:p w14:paraId="5392B4E8" w14:textId="77777777" w:rsidR="00213AC8" w:rsidRPr="00525F09" w:rsidRDefault="00213AC8" w:rsidP="00213AC8">
            <w:pPr>
              <w:spacing w:line="300" w:lineRule="exact"/>
              <w:ind w:rightChars="60" w:right="144"/>
              <w:rPr>
                <w:rFonts w:eastAsia="標楷體"/>
                <w:b/>
              </w:rPr>
            </w:pPr>
          </w:p>
        </w:tc>
        <w:tc>
          <w:tcPr>
            <w:tcW w:w="1003" w:type="dxa"/>
            <w:gridSpan w:val="2"/>
          </w:tcPr>
          <w:p w14:paraId="3E32FC0D" w14:textId="77777777" w:rsidR="00213AC8" w:rsidRPr="00525F09" w:rsidRDefault="00213AC8" w:rsidP="00213AC8">
            <w:pPr>
              <w:pStyle w:val="31"/>
              <w:spacing w:line="300" w:lineRule="exact"/>
              <w:ind w:left="0" w:rightChars="60" w:right="144" w:firstLine="0"/>
              <w:jc w:val="left"/>
              <w:rPr>
                <w:rFonts w:ascii="Times New Roman" w:eastAsia="標楷體" w:hAnsi="Times New Roman"/>
              </w:rPr>
            </w:pPr>
          </w:p>
        </w:tc>
        <w:tc>
          <w:tcPr>
            <w:tcW w:w="6226" w:type="dxa"/>
          </w:tcPr>
          <w:p w14:paraId="0F3C1DC9" w14:textId="60262BEB" w:rsidR="00213AC8" w:rsidRPr="00525F09" w:rsidRDefault="00AB21D7" w:rsidP="00FD7753">
            <w:pPr>
              <w:tabs>
                <w:tab w:val="left" w:pos="426"/>
                <w:tab w:val="left" w:pos="461"/>
              </w:tabs>
              <w:autoSpaceDE w:val="0"/>
              <w:autoSpaceDN w:val="0"/>
              <w:adjustRightInd w:val="0"/>
              <w:spacing w:line="300" w:lineRule="exact"/>
              <w:ind w:rightChars="106" w:right="254" w:firstLine="1"/>
              <w:jc w:val="both"/>
              <w:rPr>
                <w:rFonts w:eastAsia="標楷體"/>
                <w:lang w:val="en-US"/>
              </w:rPr>
            </w:pPr>
            <w:r w:rsidRPr="00525F09">
              <w:t>A</w:t>
            </w:r>
            <w:r w:rsidR="004916A9" w:rsidRPr="00525F09">
              <w:t xml:space="preserve"> </w:t>
            </w:r>
            <w:ins w:id="1180" w:author="Mr TANG Chi Wang Andy 鄧志弘先生" w:date="2026-01-14T11:32:00Z">
              <w:r w:rsidR="000012EA" w:rsidRPr="00EE7F24">
                <w:rPr>
                  <w:color w:val="FF0000"/>
                </w:rPr>
                <w:t xml:space="preserve">preview of </w:t>
              </w:r>
            </w:ins>
            <w:r w:rsidR="00D34073" w:rsidRPr="00525F09">
              <w:t xml:space="preserve">new website </w:t>
            </w:r>
            <w:r w:rsidR="004916A9" w:rsidRPr="00525F09">
              <w:t>design</w:t>
            </w:r>
            <w:r w:rsidRPr="00525F09">
              <w:t>, including latest revisions in layout, themes</w:t>
            </w:r>
            <w:ins w:id="1181" w:author="Mr TANG Chi Wang Andy 鄧志弘先生" w:date="2026-01-14T11:32:00Z">
              <w:r w:rsidR="000012EA" w:rsidRPr="00525F09">
                <w:rPr>
                  <w:color w:val="000000" w:themeColor="text1"/>
                </w:rPr>
                <w:t>, site structure</w:t>
              </w:r>
            </w:ins>
            <w:r w:rsidRPr="00525F09">
              <w:rPr>
                <w:color w:val="000000" w:themeColor="text1"/>
              </w:rPr>
              <w:t xml:space="preserve"> and major menu items</w:t>
            </w:r>
            <w:del w:id="1182" w:author="Mr TANG Chi Wang Andy 鄧志弘先生" w:date="2026-01-14T11:32:00Z">
              <w:r w:rsidR="00856B16" w:rsidRPr="00525F09" w:rsidDel="000012EA">
                <w:rPr>
                  <w:color w:val="000000" w:themeColor="text1"/>
                </w:rPr>
                <w:delText>/</w:delText>
              </w:r>
              <w:r w:rsidRPr="00525F09" w:rsidDel="000012EA">
                <w:rPr>
                  <w:color w:val="000000" w:themeColor="text1"/>
                </w:rPr>
                <w:delText>grouping</w:delText>
              </w:r>
            </w:del>
            <w:ins w:id="1183" w:author="Mr TANG Chi Wang Andy 鄧志弘先生" w:date="2026-01-14T11:32:00Z">
              <w:r w:rsidR="000012EA" w:rsidRPr="00525F09">
                <w:rPr>
                  <w:color w:val="000000" w:themeColor="text1"/>
                </w:rPr>
                <w:t xml:space="preserve"> </w:t>
              </w:r>
              <w:r w:rsidR="000012EA" w:rsidRPr="00EE7F24">
                <w:rPr>
                  <w:rFonts w:eastAsia="標楷體"/>
                  <w:color w:val="FF0000"/>
                  <w:lang w:val="en-US"/>
                </w:rPr>
                <w:t>with proposed CE for each topic / menu item</w:t>
              </w:r>
            </w:ins>
            <w:r w:rsidRPr="00525F09">
              <w:rPr>
                <w:color w:val="000000" w:themeColor="text1"/>
              </w:rPr>
              <w:t xml:space="preserve">, </w:t>
            </w:r>
            <w:r w:rsidR="00396AC8" w:rsidRPr="00525F09">
              <w:rPr>
                <w:color w:val="000000" w:themeColor="text1"/>
              </w:rPr>
              <w:t xml:space="preserve">was </w:t>
            </w:r>
            <w:r w:rsidR="00EC79DF" w:rsidRPr="00525F09">
              <w:rPr>
                <w:color w:val="000000" w:themeColor="text1"/>
              </w:rPr>
              <w:t>demonstrated</w:t>
            </w:r>
            <w:r w:rsidR="00396AC8" w:rsidRPr="00525F09">
              <w:rPr>
                <w:color w:val="000000" w:themeColor="text1"/>
              </w:rPr>
              <w:t xml:space="preserve"> to DD/TS </w:t>
            </w:r>
            <w:r w:rsidRPr="00525F09">
              <w:rPr>
                <w:color w:val="000000" w:themeColor="text1"/>
              </w:rPr>
              <w:t>o</w:t>
            </w:r>
            <w:r w:rsidR="00396AC8" w:rsidRPr="00525F09">
              <w:rPr>
                <w:color w:val="000000" w:themeColor="text1"/>
              </w:rPr>
              <w:t>n 21 October</w:t>
            </w:r>
            <w:r w:rsidR="007B69C4" w:rsidRPr="00525F09">
              <w:rPr>
                <w:color w:val="000000" w:themeColor="text1"/>
              </w:rPr>
              <w:t xml:space="preserve"> 2025</w:t>
            </w:r>
            <w:r w:rsidR="00396AC8" w:rsidRPr="00525F09">
              <w:rPr>
                <w:color w:val="000000" w:themeColor="text1"/>
              </w:rPr>
              <w:t>.</w:t>
            </w:r>
            <w:r w:rsidR="00396AC8" w:rsidRPr="00525F09">
              <w:t xml:space="preserve"> </w:t>
            </w:r>
            <w:r w:rsidR="00396AC8" w:rsidRPr="00525F09">
              <w:rPr>
                <w:color w:val="FF0000"/>
              </w:rPr>
              <w:t xml:space="preserve">After </w:t>
            </w:r>
            <w:r w:rsidRPr="00525F09">
              <w:rPr>
                <w:color w:val="FF0000"/>
              </w:rPr>
              <w:t xml:space="preserve">that, his </w:t>
            </w:r>
            <w:r w:rsidR="00396AC8" w:rsidRPr="00525F09">
              <w:rPr>
                <w:color w:val="FF0000"/>
              </w:rPr>
              <w:t>comments</w:t>
            </w:r>
            <w:r w:rsidRPr="00525F09">
              <w:rPr>
                <w:color w:val="FF0000"/>
              </w:rPr>
              <w:t xml:space="preserve"> were further incorporated and</w:t>
            </w:r>
            <w:del w:id="1184" w:author="Mr TANG Chi Wang Andy 鄧志弘先生" w:date="2026-01-13T19:15:00Z">
              <w:r w:rsidRPr="00525F09" w:rsidDel="00FD7753">
                <w:rPr>
                  <w:color w:val="FF0000"/>
                </w:rPr>
                <w:delText xml:space="preserve"> </w:delText>
              </w:r>
            </w:del>
            <w:ins w:id="1185" w:author="Mr TANG Chi Wang Andy 鄧志弘先生" w:date="2026-01-13T19:15:00Z">
              <w:r w:rsidR="00FD7753" w:rsidRPr="00525F09">
                <w:rPr>
                  <w:rFonts w:eastAsia="標楷體"/>
                  <w:color w:val="FF0000"/>
                  <w:lang w:val="en-US"/>
                </w:rPr>
                <w:t xml:space="preserve"> the enhanced design with a </w:t>
              </w:r>
              <w:del w:id="1186" w:author="Mr POON Pok Man, Michael 潘博文先生" w:date="2026-01-19T17:35:00Z">
                <w:r w:rsidR="00FD7753" w:rsidRPr="00525F09">
                  <w:rPr>
                    <w:rFonts w:eastAsia="標楷體"/>
                    <w:color w:val="FF0000"/>
                    <w:lang w:val="en-US"/>
                  </w:rPr>
                  <w:delText xml:space="preserve">simple </w:delText>
                </w:r>
              </w:del>
              <w:r w:rsidR="00FD7753" w:rsidRPr="00525F09">
                <w:rPr>
                  <w:rFonts w:eastAsia="標楷體"/>
                  <w:color w:val="FF0000"/>
                  <w:lang w:val="en-US"/>
                </w:rPr>
                <w:t xml:space="preserve">mockup website </w:t>
              </w:r>
              <w:del w:id="1187" w:author="Ms TSANG Hiu Yan 曾曉茵" w:date="2026-02-06T09:31:00Z">
                <w:r w:rsidR="00FD7753" w:rsidRPr="00525F09" w:rsidDel="007E378E">
                  <w:rPr>
                    <w:rFonts w:eastAsia="標楷體"/>
                    <w:color w:val="FF0000"/>
                    <w:lang w:val="en-US"/>
                  </w:rPr>
                  <w:delText>would be</w:delText>
                </w:r>
              </w:del>
            </w:ins>
            <w:ins w:id="1188" w:author="Ms TSANG Hiu Yan 曾曉茵" w:date="2026-02-06T09:31:00Z">
              <w:r w:rsidR="007E378E">
                <w:rPr>
                  <w:rFonts w:eastAsia="標楷體" w:hint="eastAsia"/>
                  <w:color w:val="FF0000"/>
                  <w:lang w:val="en-US"/>
                </w:rPr>
                <w:t>was</w:t>
              </w:r>
            </w:ins>
            <w:ins w:id="1189" w:author="Mr TANG Chi Wang Andy 鄧志弘先生" w:date="2026-01-13T19:15:00Z">
              <w:r w:rsidR="00FD7753" w:rsidRPr="00525F09">
                <w:rPr>
                  <w:rFonts w:eastAsia="標楷體"/>
                  <w:color w:val="FF0000"/>
                  <w:lang w:val="en-US"/>
                </w:rPr>
                <w:t xml:space="preserve"> presented to DEMS on 22 January 2026</w:t>
              </w:r>
            </w:ins>
            <w:ins w:id="1190" w:author="Mr POON Pok Man, Michael 潘博文先生" w:date="2026-01-19T17:43:00Z">
              <w:r w:rsidR="00EC294E" w:rsidRPr="00525F09">
                <w:rPr>
                  <w:rFonts w:eastAsia="標楷體"/>
                  <w:color w:val="FF0000"/>
                  <w:lang w:val="en-US"/>
                </w:rPr>
                <w:t xml:space="preserve"> for </w:t>
              </w:r>
              <w:del w:id="1191" w:author="Ms TSANG Hiu Yan 曾曉茵" w:date="2026-02-06T09:32:00Z">
                <w:r w:rsidR="00EC294E" w:rsidRPr="00525F09" w:rsidDel="007E378E">
                  <w:rPr>
                    <w:rFonts w:eastAsia="標楷體"/>
                    <w:color w:val="FF0000"/>
                    <w:lang w:val="en-US"/>
                  </w:rPr>
                  <w:delText>endorsement</w:delText>
                </w:r>
              </w:del>
            </w:ins>
            <w:ins w:id="1192" w:author="Ms TSANG Hiu Yan 曾曉茵" w:date="2026-02-06T09:32:00Z">
              <w:r w:rsidR="007E378E">
                <w:rPr>
                  <w:rFonts w:eastAsia="標楷體" w:hint="eastAsia"/>
                  <w:color w:val="FF0000"/>
                  <w:lang w:val="en-US"/>
                </w:rPr>
                <w:t>clearance</w:t>
              </w:r>
            </w:ins>
            <w:ins w:id="1193" w:author="Mr TANG Chi Wang Andy 鄧志弘先生" w:date="2026-01-13T19:15:00Z">
              <w:r w:rsidR="00FD7753" w:rsidRPr="00525F09">
                <w:rPr>
                  <w:rFonts w:eastAsia="標楷體"/>
                  <w:color w:val="FF0000"/>
                  <w:lang w:val="en-US"/>
                </w:rPr>
                <w:t>.</w:t>
              </w:r>
            </w:ins>
            <w:del w:id="1194" w:author="Mr TANG Chi Wang Andy 鄧志弘先生" w:date="2026-01-13T19:15:00Z">
              <w:r w:rsidRPr="00525F09" w:rsidDel="00FD7753">
                <w:delText xml:space="preserve">a quick </w:delText>
              </w:r>
              <w:r w:rsidR="00396AC8" w:rsidRPr="00525F09" w:rsidDel="00FD7753">
                <w:delText>pr</w:delText>
              </w:r>
              <w:r w:rsidRPr="00525F09" w:rsidDel="00FD7753">
                <w:delText>e</w:delText>
              </w:r>
              <w:r w:rsidR="00396AC8" w:rsidRPr="00525F09" w:rsidDel="00FD7753">
                <w:delText xml:space="preserve">view of </w:delText>
              </w:r>
              <w:r w:rsidR="009E7743" w:rsidRPr="00525F09" w:rsidDel="00FD7753">
                <w:delText>new</w:delText>
              </w:r>
              <w:r w:rsidR="004916A9" w:rsidRPr="00525F09" w:rsidDel="00FD7753">
                <w:delText xml:space="preserve"> website </w:delText>
              </w:r>
              <w:r w:rsidRPr="00525F09" w:rsidDel="00FD7753">
                <w:delText>had been</w:delText>
              </w:r>
              <w:r w:rsidR="004916A9" w:rsidRPr="00525F09" w:rsidDel="00FD7753">
                <w:delText xml:space="preserve"> prepared </w:delText>
              </w:r>
              <w:r w:rsidRPr="00525F09" w:rsidDel="00FD7753">
                <w:delText>a</w:delText>
              </w:r>
              <w:r w:rsidR="004916A9" w:rsidRPr="00525F09" w:rsidDel="00FD7753">
                <w:delText xml:space="preserve">nd </w:delText>
              </w:r>
              <w:r w:rsidRPr="00525F09" w:rsidDel="00FD7753">
                <w:delText>was ready to present</w:delText>
              </w:r>
              <w:r w:rsidR="004916A9" w:rsidRPr="00525F09" w:rsidDel="00FD7753">
                <w:delText xml:space="preserve"> to </w:delText>
              </w:r>
              <w:r w:rsidR="00396AC8" w:rsidRPr="00525F09" w:rsidDel="00FD7753">
                <w:delText xml:space="preserve">DEMS </w:delText>
              </w:r>
              <w:r w:rsidRPr="00525F09" w:rsidDel="00FD7753">
                <w:delText>on</w:delText>
              </w:r>
              <w:r w:rsidR="00396AC8" w:rsidRPr="00525F09" w:rsidDel="00FD7753">
                <w:delText xml:space="preserve"> </w:delText>
              </w:r>
              <w:r w:rsidR="00DD59BA" w:rsidRPr="00525F09" w:rsidDel="00FD7753">
                <w:delText>15</w:delText>
              </w:r>
              <w:r w:rsidR="004916A9" w:rsidRPr="00525F09" w:rsidDel="00FD7753">
                <w:delText xml:space="preserve"> </w:delText>
              </w:r>
              <w:r w:rsidR="00DD59BA" w:rsidRPr="00525F09" w:rsidDel="00FD7753">
                <w:delText>Dece</w:delText>
              </w:r>
              <w:r w:rsidR="004916A9" w:rsidRPr="00525F09" w:rsidDel="00FD7753">
                <w:delText>mber</w:delText>
              </w:r>
              <w:r w:rsidR="003D58B1" w:rsidRPr="00525F09" w:rsidDel="00FD7753">
                <w:delText xml:space="preserve"> 2025</w:delText>
              </w:r>
              <w:r w:rsidR="00396AC8" w:rsidRPr="00525F09" w:rsidDel="00FD7753">
                <w:delText>.</w:delText>
              </w:r>
            </w:del>
            <w:r w:rsidR="00396AC8" w:rsidRPr="00525F09">
              <w:t xml:space="preserve"> </w:t>
            </w:r>
            <w:ins w:id="1195" w:author="Ms TSANG Hiu Yan 曾曉茵" w:date="2026-02-06T09:32:00Z">
              <w:r w:rsidR="007E378E" w:rsidRPr="001B1923">
                <w:rPr>
                  <w:color w:val="FF0000"/>
                </w:rPr>
                <w:t xml:space="preserve">A </w:t>
              </w:r>
            </w:ins>
            <w:ins w:id="1196" w:author="Ms TSANG Hiu Yan 曾曉茵" w:date="2026-02-06T09:33:00Z">
              <w:r w:rsidR="007E378E" w:rsidRPr="001B1923">
                <w:rPr>
                  <w:color w:val="FF0000"/>
                </w:rPr>
                <w:t>t</w:t>
              </w:r>
            </w:ins>
            <w:ins w:id="1197" w:author="Ms TSANG Hiu Yan 曾曉茵" w:date="2026-02-06T09:32:00Z">
              <w:r w:rsidR="007E378E" w:rsidRPr="001B1923">
                <w:rPr>
                  <w:color w:val="FF0000"/>
                </w:rPr>
                <w:t>askforce meeting with AD3 and responsible officers on the content of website</w:t>
              </w:r>
            </w:ins>
            <w:ins w:id="1198" w:author="Ms TSANG Hiu Yan 曾曉茵" w:date="2026-02-06T09:33:00Z">
              <w:r w:rsidR="007E378E" w:rsidRPr="001B1923">
                <w:rPr>
                  <w:color w:val="FF0000"/>
                </w:rPr>
                <w:t xml:space="preserve"> would be arranged on 5 March 2026.</w:t>
              </w:r>
              <w:r w:rsidR="007E378E">
                <w:rPr>
                  <w:rFonts w:hint="eastAsia"/>
                </w:rPr>
                <w:t xml:space="preserve"> </w:t>
              </w:r>
            </w:ins>
          </w:p>
          <w:p w14:paraId="104F5E1F" w14:textId="77777777" w:rsidR="00213AC8" w:rsidRPr="007E378E"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lang w:val="en-US"/>
              </w:rPr>
            </w:pPr>
          </w:p>
        </w:tc>
        <w:tc>
          <w:tcPr>
            <w:tcW w:w="1701" w:type="dxa"/>
            <w:tcBorders>
              <w:left w:val="nil"/>
            </w:tcBorders>
          </w:tcPr>
          <w:p w14:paraId="70D223DE" w14:textId="4546C42E"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SE/ITSS2</w:t>
            </w:r>
            <w:r w:rsidR="00F87D2D" w:rsidRPr="00525F09">
              <w:rPr>
                <w:rFonts w:ascii="Times New Roman" w:eastAsia="標楷體" w:hAnsi="Times New Roman"/>
                <w:kern w:val="2"/>
                <w:sz w:val="24"/>
                <w:lang w:val="en-US"/>
              </w:rPr>
              <w:t xml:space="preserve"> &amp; </w:t>
            </w:r>
            <w:r w:rsidRPr="00525F09">
              <w:rPr>
                <w:rFonts w:ascii="Times New Roman" w:eastAsia="標楷體" w:hAnsi="Times New Roman"/>
                <w:kern w:val="2"/>
                <w:sz w:val="24"/>
                <w:lang w:val="en-US"/>
              </w:rPr>
              <w:t>SE/CC</w:t>
            </w:r>
          </w:p>
          <w:p w14:paraId="48B6F363" w14:textId="77777777" w:rsidR="00213AC8" w:rsidRPr="00525F09" w:rsidRDefault="00213AC8" w:rsidP="00213AC8">
            <w:pPr>
              <w:pStyle w:val="a5"/>
              <w:spacing w:before="0" w:after="0" w:line="300" w:lineRule="exact"/>
              <w:ind w:rightChars="0" w:right="0"/>
              <w:rPr>
                <w:rFonts w:ascii="Times New Roman" w:eastAsia="標楷體" w:hAnsi="Times New Roman"/>
                <w:kern w:val="2"/>
                <w:sz w:val="24"/>
                <w:lang w:val="en-US"/>
              </w:rPr>
            </w:pPr>
          </w:p>
        </w:tc>
      </w:tr>
      <w:tr w:rsidR="00071073" w:rsidRPr="00525F09" w14:paraId="12B705F1" w14:textId="77777777" w:rsidTr="007321F8">
        <w:trPr>
          <w:trHeight w:val="558"/>
        </w:trPr>
        <w:tc>
          <w:tcPr>
            <w:tcW w:w="709" w:type="dxa"/>
          </w:tcPr>
          <w:p w14:paraId="0576D791" w14:textId="77777777" w:rsidR="00213AC8" w:rsidRPr="00525F09" w:rsidRDefault="00213AC8" w:rsidP="00213AC8">
            <w:pPr>
              <w:spacing w:line="300" w:lineRule="exact"/>
              <w:ind w:rightChars="60" w:right="144"/>
              <w:rPr>
                <w:rFonts w:eastAsia="標楷體"/>
                <w:b/>
              </w:rPr>
            </w:pPr>
          </w:p>
        </w:tc>
        <w:tc>
          <w:tcPr>
            <w:tcW w:w="1003" w:type="dxa"/>
            <w:gridSpan w:val="2"/>
          </w:tcPr>
          <w:p w14:paraId="3B387645" w14:textId="46E0E1FE" w:rsidR="00213AC8" w:rsidRPr="00525F09" w:rsidRDefault="00213AC8" w:rsidP="00071073">
            <w:pPr>
              <w:pStyle w:val="31"/>
              <w:numPr>
                <w:ilvl w:val="0"/>
                <w:numId w:val="66"/>
              </w:numPr>
              <w:spacing w:line="300" w:lineRule="exact"/>
              <w:ind w:rightChars="60" w:right="144"/>
              <w:jc w:val="left"/>
              <w:rPr>
                <w:rFonts w:ascii="Times New Roman" w:eastAsia="標楷體" w:hAnsi="Times New Roman"/>
              </w:rPr>
            </w:pPr>
          </w:p>
        </w:tc>
        <w:tc>
          <w:tcPr>
            <w:tcW w:w="6226" w:type="dxa"/>
          </w:tcPr>
          <w:p w14:paraId="001E0F6F" w14:textId="77777777" w:rsidR="00213AC8" w:rsidRPr="00525F09" w:rsidRDefault="00213AC8" w:rsidP="00213AC8">
            <w:pPr>
              <w:tabs>
                <w:tab w:val="left" w:pos="426"/>
                <w:tab w:val="left" w:pos="461"/>
              </w:tabs>
              <w:autoSpaceDE w:val="0"/>
              <w:autoSpaceDN w:val="0"/>
              <w:adjustRightInd w:val="0"/>
              <w:spacing w:line="300" w:lineRule="exact"/>
              <w:ind w:rightChars="106" w:right="254" w:firstLine="1"/>
              <w:jc w:val="both"/>
              <w:rPr>
                <w:rFonts w:eastAsia="標楷體"/>
                <w:u w:val="single"/>
                <w:lang w:val="en-US"/>
              </w:rPr>
            </w:pPr>
            <w:r w:rsidRPr="00525F09">
              <w:rPr>
                <w:rFonts w:eastAsia="標楷體"/>
                <w:u w:val="single"/>
                <w:lang w:val="en-US"/>
              </w:rPr>
              <w:t>EMSD Corporate Mobile Applications</w:t>
            </w:r>
          </w:p>
          <w:p w14:paraId="1C42CB0D" w14:textId="77777777" w:rsidR="00213AC8" w:rsidRPr="00525F09" w:rsidRDefault="00213AC8" w:rsidP="00213AC8">
            <w:pPr>
              <w:tabs>
                <w:tab w:val="left" w:pos="426"/>
                <w:tab w:val="left" w:pos="461"/>
              </w:tabs>
              <w:autoSpaceDE w:val="0"/>
              <w:autoSpaceDN w:val="0"/>
              <w:adjustRightInd w:val="0"/>
              <w:spacing w:line="300" w:lineRule="exact"/>
              <w:ind w:rightChars="106" w:right="254"/>
              <w:jc w:val="both"/>
              <w:rPr>
                <w:rFonts w:eastAsia="標楷體"/>
                <w:u w:val="single"/>
                <w:lang w:val="en-US"/>
              </w:rPr>
            </w:pPr>
          </w:p>
        </w:tc>
        <w:tc>
          <w:tcPr>
            <w:tcW w:w="1701" w:type="dxa"/>
            <w:tcBorders>
              <w:left w:val="nil"/>
            </w:tcBorders>
          </w:tcPr>
          <w:p w14:paraId="49746E44"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p>
        </w:tc>
      </w:tr>
      <w:tr w:rsidR="00071073" w:rsidRPr="00525F09" w14:paraId="0106C047" w14:textId="77777777" w:rsidTr="007321F8">
        <w:trPr>
          <w:trHeight w:val="558"/>
        </w:trPr>
        <w:tc>
          <w:tcPr>
            <w:tcW w:w="709" w:type="dxa"/>
          </w:tcPr>
          <w:p w14:paraId="126B9CDC" w14:textId="77777777" w:rsidR="00213AC8" w:rsidRPr="00525F09" w:rsidRDefault="00213AC8" w:rsidP="00213AC8">
            <w:pPr>
              <w:spacing w:line="300" w:lineRule="exact"/>
              <w:ind w:rightChars="60" w:right="144"/>
              <w:rPr>
                <w:rFonts w:eastAsia="標楷體"/>
                <w:b/>
              </w:rPr>
            </w:pPr>
          </w:p>
        </w:tc>
        <w:tc>
          <w:tcPr>
            <w:tcW w:w="1003" w:type="dxa"/>
            <w:gridSpan w:val="2"/>
          </w:tcPr>
          <w:p w14:paraId="456D6123" w14:textId="77777777" w:rsidR="00213AC8" w:rsidRPr="00525F09" w:rsidRDefault="00213AC8" w:rsidP="00213AC8">
            <w:pPr>
              <w:pStyle w:val="31"/>
              <w:spacing w:line="300" w:lineRule="exact"/>
              <w:ind w:left="0" w:rightChars="60" w:right="144" w:firstLine="0"/>
              <w:jc w:val="left"/>
              <w:rPr>
                <w:rFonts w:ascii="Times New Roman" w:eastAsia="標楷體" w:hAnsi="Times New Roman"/>
              </w:rPr>
            </w:pPr>
          </w:p>
        </w:tc>
        <w:tc>
          <w:tcPr>
            <w:tcW w:w="6226" w:type="dxa"/>
          </w:tcPr>
          <w:p w14:paraId="55F92F9A" w14:textId="4163C88A" w:rsidR="002C2BB7" w:rsidRPr="00525F09" w:rsidRDefault="00A56688" w:rsidP="00FD7753">
            <w:pPr>
              <w:tabs>
                <w:tab w:val="left" w:pos="426"/>
                <w:tab w:val="left" w:pos="461"/>
              </w:tabs>
              <w:autoSpaceDE w:val="0"/>
              <w:autoSpaceDN w:val="0"/>
              <w:adjustRightInd w:val="0"/>
              <w:spacing w:line="300" w:lineRule="exact"/>
              <w:ind w:rightChars="106" w:right="254" w:firstLine="1"/>
              <w:jc w:val="both"/>
              <w:rPr>
                <w:ins w:id="1199" w:author="Wave Tseung" w:date="2026-01-14T13:55:00Z"/>
                <w:rFonts w:eastAsia="標楷體"/>
                <w:color w:val="FF0000"/>
                <w:lang w:val="en-US"/>
              </w:rPr>
            </w:pPr>
            <w:ins w:id="1200" w:author="Wave Tseung" w:date="2026-01-14T14:02:00Z">
              <w:r w:rsidRPr="00525F09">
                <w:rPr>
                  <w:rFonts w:eastAsia="標楷體"/>
                  <w:color w:val="FF0000"/>
                  <w:lang w:val="en-US"/>
                </w:rPr>
                <w:t>T</w:t>
              </w:r>
            </w:ins>
            <w:ins w:id="1201" w:author="Wave Tseung" w:date="2026-01-14T13:56:00Z">
              <w:r w:rsidR="002C2BB7" w:rsidRPr="00525F09">
                <w:rPr>
                  <w:rFonts w:eastAsia="標楷體"/>
                  <w:color w:val="FF0000"/>
                  <w:lang w:val="en-US"/>
                </w:rPr>
                <w:t>he new design and requirement</w:t>
              </w:r>
            </w:ins>
            <w:ins w:id="1202" w:author="Wave Tseung" w:date="2026-01-14T14:03:00Z">
              <w:r w:rsidR="00E21E82" w:rsidRPr="00525F09">
                <w:rPr>
                  <w:rFonts w:eastAsia="標楷體"/>
                  <w:color w:val="FF0000"/>
                  <w:lang w:val="en-US"/>
                </w:rPr>
                <w:t>s</w:t>
              </w:r>
            </w:ins>
            <w:ins w:id="1203" w:author="Wave Tseung" w:date="2026-01-14T13:56:00Z">
              <w:r w:rsidR="002C2BB7" w:rsidRPr="00525F09">
                <w:rPr>
                  <w:rFonts w:eastAsia="標楷體"/>
                  <w:color w:val="FF0000"/>
                  <w:lang w:val="en-US"/>
                </w:rPr>
                <w:t xml:space="preserve"> of </w:t>
              </w:r>
            </w:ins>
            <w:ins w:id="1204" w:author="Wave Tseung" w:date="2026-01-14T14:03:00Z">
              <w:r w:rsidR="00E74B5E" w:rsidRPr="00525F09">
                <w:rPr>
                  <w:rFonts w:eastAsia="標楷體"/>
                  <w:color w:val="FF0000"/>
                  <w:lang w:val="en-US"/>
                </w:rPr>
                <w:t>D</w:t>
              </w:r>
            </w:ins>
            <w:ins w:id="1205" w:author="Wave Tseung" w:date="2026-01-14T13:56:00Z">
              <w:r w:rsidR="002C2BB7" w:rsidRPr="00525F09">
                <w:rPr>
                  <w:rFonts w:eastAsia="標楷體"/>
                  <w:color w:val="FF0000"/>
                  <w:lang w:val="en-US"/>
                </w:rPr>
                <w:t xml:space="preserve">igital </w:t>
              </w:r>
            </w:ins>
            <w:ins w:id="1206" w:author="Wave Tseung" w:date="2026-01-14T14:03:00Z">
              <w:r w:rsidR="00E74B5E" w:rsidRPr="00525F09">
                <w:rPr>
                  <w:rFonts w:eastAsia="標楷體"/>
                  <w:color w:val="FF0000"/>
                  <w:lang w:val="en-US"/>
                </w:rPr>
                <w:t>N</w:t>
              </w:r>
            </w:ins>
            <w:ins w:id="1207" w:author="Wave Tseung" w:date="2026-01-14T13:56:00Z">
              <w:r w:rsidR="002C2BB7" w:rsidRPr="00525F09">
                <w:rPr>
                  <w:rFonts w:eastAsia="標楷體"/>
                  <w:color w:val="FF0000"/>
                  <w:lang w:val="en-US"/>
                </w:rPr>
                <w:t xml:space="preserve">ame </w:t>
              </w:r>
            </w:ins>
            <w:ins w:id="1208" w:author="Wave Tseung" w:date="2026-01-14T14:03:00Z">
              <w:r w:rsidR="00E74B5E" w:rsidRPr="00525F09">
                <w:rPr>
                  <w:rFonts w:eastAsia="標楷體"/>
                  <w:color w:val="FF0000"/>
                  <w:lang w:val="en-US"/>
                </w:rPr>
                <w:t>C</w:t>
              </w:r>
            </w:ins>
            <w:ins w:id="1209" w:author="Wave Tseung" w:date="2026-01-14T13:56:00Z">
              <w:r w:rsidR="002C2BB7" w:rsidRPr="00525F09">
                <w:rPr>
                  <w:rFonts w:eastAsia="標楷體"/>
                  <w:color w:val="FF0000"/>
                  <w:lang w:val="en-US"/>
                </w:rPr>
                <w:t xml:space="preserve">ard </w:t>
              </w:r>
            </w:ins>
            <w:ins w:id="1210" w:author="Wave Tseung" w:date="2026-01-14T13:58:00Z">
              <w:r w:rsidR="002C2BB7" w:rsidRPr="00525F09">
                <w:rPr>
                  <w:rFonts w:eastAsia="標楷體"/>
                  <w:color w:val="FF0000"/>
                  <w:lang w:val="en-US"/>
                </w:rPr>
                <w:t xml:space="preserve">in E&amp;M Connect APP </w:t>
              </w:r>
            </w:ins>
            <w:ins w:id="1211" w:author="Wave Tseung" w:date="2026-01-14T14:07:00Z">
              <w:r w:rsidR="00255DB7" w:rsidRPr="00525F09">
                <w:rPr>
                  <w:rFonts w:eastAsia="標楷體"/>
                  <w:color w:val="FF0000"/>
                  <w:lang w:val="en-US"/>
                </w:rPr>
                <w:t>were</w:t>
              </w:r>
            </w:ins>
            <w:ins w:id="1212" w:author="Wave Tseung" w:date="2026-01-14T13:56:00Z">
              <w:r w:rsidR="002C2BB7" w:rsidRPr="00525F09">
                <w:rPr>
                  <w:rFonts w:eastAsia="標楷體"/>
                  <w:color w:val="FF0000"/>
                  <w:lang w:val="en-US"/>
                </w:rPr>
                <w:t xml:space="preserve"> </w:t>
              </w:r>
            </w:ins>
            <w:ins w:id="1213" w:author="Wave Tseung" w:date="2026-01-14T14:02:00Z">
              <w:r w:rsidRPr="00525F09">
                <w:rPr>
                  <w:rFonts w:eastAsia="標楷體"/>
                  <w:color w:val="FF0000"/>
                  <w:lang w:val="en-US"/>
                </w:rPr>
                <w:t>discussed wi</w:t>
              </w:r>
            </w:ins>
            <w:ins w:id="1214" w:author="Wave Tseung" w:date="2026-01-14T14:03:00Z">
              <w:r w:rsidRPr="00525F09">
                <w:rPr>
                  <w:rFonts w:eastAsia="標楷體"/>
                  <w:color w:val="FF0000"/>
                  <w:lang w:val="en-US"/>
                </w:rPr>
                <w:t xml:space="preserve">th </w:t>
              </w:r>
              <w:del w:id="1215" w:author="Mr POON Pok Man, Michael 潘博文先生" w:date="2026-01-19T17:36:00Z">
                <w:r w:rsidRPr="00525F09">
                  <w:rPr>
                    <w:rFonts w:eastAsia="標楷體"/>
                    <w:color w:val="FF0000"/>
                    <w:lang w:val="en-US"/>
                  </w:rPr>
                  <w:delText>CC team</w:delText>
                </w:r>
              </w:del>
            </w:ins>
            <w:ins w:id="1216" w:author="Mr POON Pok Man, Michael 潘博文先生" w:date="2026-01-19T17:36:00Z">
              <w:r w:rsidR="00381CA4" w:rsidRPr="00525F09">
                <w:rPr>
                  <w:rFonts w:eastAsia="標楷體"/>
                  <w:color w:val="FF0000"/>
                  <w:lang w:val="en-US"/>
                </w:rPr>
                <w:t>SE/CC</w:t>
              </w:r>
            </w:ins>
            <w:ins w:id="1217" w:author="Wave Tseung" w:date="2026-01-14T14:03:00Z">
              <w:r w:rsidRPr="00525F09">
                <w:rPr>
                  <w:rFonts w:eastAsia="標楷體"/>
                  <w:color w:val="FF0000"/>
                  <w:lang w:val="en-US"/>
                </w:rPr>
                <w:t xml:space="preserve"> and </w:t>
              </w:r>
            </w:ins>
            <w:ins w:id="1218" w:author="Wave Tseung" w:date="2026-01-14T13:56:00Z">
              <w:r w:rsidR="002C2BB7" w:rsidRPr="00525F09">
                <w:rPr>
                  <w:rFonts w:eastAsia="標楷體"/>
                  <w:color w:val="FF0000"/>
                  <w:lang w:val="en-US"/>
                </w:rPr>
                <w:t>incorporated</w:t>
              </w:r>
            </w:ins>
            <w:ins w:id="1219" w:author="Wave Tseung" w:date="2026-01-14T13:57:00Z">
              <w:r w:rsidR="002C2BB7" w:rsidRPr="00525F09">
                <w:rPr>
                  <w:rFonts w:eastAsia="標楷體"/>
                  <w:color w:val="FF0000"/>
                  <w:lang w:val="en-US"/>
                </w:rPr>
                <w:t xml:space="preserve"> </w:t>
              </w:r>
            </w:ins>
            <w:ins w:id="1220" w:author="Wave Tseung" w:date="2026-01-14T13:59:00Z">
              <w:r w:rsidR="002C2BB7" w:rsidRPr="00525F09">
                <w:rPr>
                  <w:rFonts w:eastAsia="標楷體"/>
                  <w:color w:val="FF0000"/>
                  <w:lang w:val="en-US"/>
                </w:rPr>
                <w:t>in</w:t>
              </w:r>
            </w:ins>
            <w:ins w:id="1221" w:author="Wave Tseung" w:date="2026-01-14T13:57:00Z">
              <w:r w:rsidR="002C2BB7" w:rsidRPr="00525F09">
                <w:rPr>
                  <w:rFonts w:eastAsia="標楷體"/>
                  <w:color w:val="FF0000"/>
                  <w:lang w:val="en-US"/>
                </w:rPr>
                <w:t xml:space="preserve"> Corporate Identity Manual which </w:t>
              </w:r>
            </w:ins>
            <w:ins w:id="1222" w:author="Mr TANG Chi Wang Andy 鄧志弘先生" w:date="2026-01-14T14:21:00Z">
              <w:r w:rsidR="00857D24" w:rsidRPr="00525F09">
                <w:rPr>
                  <w:rFonts w:eastAsia="標楷體"/>
                  <w:color w:val="FF0000"/>
                  <w:lang w:val="en-US"/>
                </w:rPr>
                <w:t>was</w:t>
              </w:r>
            </w:ins>
            <w:ins w:id="1223" w:author="Wave Tseung" w:date="2026-01-14T13:57:00Z">
              <w:r w:rsidR="002C2BB7" w:rsidRPr="00525F09">
                <w:rPr>
                  <w:rFonts w:eastAsia="標楷體"/>
                  <w:color w:val="FF0000"/>
                  <w:lang w:val="en-US"/>
                </w:rPr>
                <w:t xml:space="preserve"> endorsed by </w:t>
              </w:r>
            </w:ins>
            <w:ins w:id="1224" w:author="Mr POON Pok Man, Michael 潘博文先生" w:date="2026-01-19T17:44:00Z">
              <w:r w:rsidR="00EC294E" w:rsidRPr="00525F09">
                <w:rPr>
                  <w:rFonts w:eastAsia="標楷體"/>
                  <w:color w:val="FF0000"/>
                  <w:lang w:val="en-US"/>
                </w:rPr>
                <w:t xml:space="preserve">the </w:t>
              </w:r>
            </w:ins>
            <w:ins w:id="1225" w:author="Wave Tseung" w:date="2026-01-14T13:57:00Z">
              <w:r w:rsidR="002C2BB7" w:rsidRPr="00525F09">
                <w:rPr>
                  <w:rFonts w:eastAsia="標楷體"/>
                  <w:color w:val="FF0000"/>
                  <w:lang w:val="en-US"/>
                </w:rPr>
                <w:t xml:space="preserve">DMC </w:t>
              </w:r>
            </w:ins>
            <w:ins w:id="1226" w:author="Mr POON Pok Man, Michael 潘博文先生" w:date="2026-01-19T17:44:00Z">
              <w:r w:rsidR="00EC294E" w:rsidRPr="00525F09">
                <w:rPr>
                  <w:rFonts w:eastAsia="標楷體"/>
                  <w:color w:val="FF0000"/>
                  <w:lang w:val="en-US"/>
                </w:rPr>
                <w:t>in its</w:t>
              </w:r>
              <w:r w:rsidR="002C2BB7" w:rsidRPr="00525F09">
                <w:rPr>
                  <w:rFonts w:eastAsia="標楷體"/>
                  <w:color w:val="FF0000"/>
                  <w:lang w:val="en-US"/>
                </w:rPr>
                <w:t xml:space="preserve"> </w:t>
              </w:r>
            </w:ins>
            <w:ins w:id="1227" w:author="Wave Tseung" w:date="2026-01-14T13:57:00Z">
              <w:r w:rsidR="002C2BB7" w:rsidRPr="00525F09">
                <w:rPr>
                  <w:rFonts w:eastAsia="標楷體"/>
                  <w:color w:val="FF0000"/>
                  <w:lang w:val="en-US"/>
                </w:rPr>
                <w:t>meeting on 11 December 2025</w:t>
              </w:r>
            </w:ins>
            <w:ins w:id="1228" w:author="Wave Tseung" w:date="2026-01-14T13:59:00Z">
              <w:r w:rsidRPr="00525F09">
                <w:rPr>
                  <w:rFonts w:eastAsia="標楷體"/>
                  <w:color w:val="FF0000"/>
                  <w:lang w:val="en-US"/>
                </w:rPr>
                <w:t xml:space="preserve">. </w:t>
              </w:r>
            </w:ins>
            <w:ins w:id="1229" w:author="Wave Tseung" w:date="2026-01-14T14:23:00Z">
              <w:r w:rsidR="00100BF3" w:rsidRPr="00525F09">
                <w:rPr>
                  <w:rFonts w:eastAsia="標楷體"/>
                  <w:color w:val="FF0000"/>
                  <w:lang w:val="en-US"/>
                </w:rPr>
                <w:t xml:space="preserve"> </w:t>
              </w:r>
            </w:ins>
            <w:ins w:id="1230" w:author="Wave Tseung" w:date="2026-01-14T14:12:00Z">
              <w:r w:rsidR="005F5FB5" w:rsidRPr="00525F09">
                <w:rPr>
                  <w:rFonts w:eastAsia="標楷體"/>
                  <w:color w:val="FF0000"/>
                  <w:lang w:val="en-US"/>
                </w:rPr>
                <w:t xml:space="preserve">To meet </w:t>
              </w:r>
            </w:ins>
            <w:ins w:id="1231" w:author="Mr POON Pok Man, Michael 潘博文先生" w:date="2026-01-19T17:44:00Z">
              <w:r w:rsidR="00EC294E" w:rsidRPr="00525F09">
                <w:rPr>
                  <w:rFonts w:eastAsia="標楷體"/>
                  <w:color w:val="FF0000"/>
                  <w:lang w:val="en-US"/>
                </w:rPr>
                <w:t xml:space="preserve">with </w:t>
              </w:r>
            </w:ins>
            <w:ins w:id="1232" w:author="Wave Tseung" w:date="2026-01-14T14:16:00Z">
              <w:r w:rsidR="0060451E" w:rsidRPr="00525F09">
                <w:rPr>
                  <w:rFonts w:eastAsia="標楷體"/>
                  <w:color w:val="FF0000"/>
                  <w:lang w:val="en-US"/>
                </w:rPr>
                <w:t xml:space="preserve">the new </w:t>
              </w:r>
            </w:ins>
            <w:ins w:id="1233" w:author="Wave Tseung" w:date="2026-01-14T14:13:00Z">
              <w:r w:rsidR="005F5FB5" w:rsidRPr="00525F09">
                <w:rPr>
                  <w:rFonts w:eastAsia="標楷體"/>
                  <w:color w:val="FF0000"/>
                  <w:lang w:val="en-US"/>
                </w:rPr>
                <w:t xml:space="preserve">requirements, </w:t>
              </w:r>
            </w:ins>
            <w:ins w:id="1234" w:author="Wave Tseung" w:date="2026-01-14T14:03:00Z">
              <w:r w:rsidR="00E74B5E" w:rsidRPr="00525F09">
                <w:rPr>
                  <w:rFonts w:eastAsia="標楷體"/>
                  <w:color w:val="FF0000"/>
                  <w:lang w:val="en-US"/>
                </w:rPr>
                <w:t xml:space="preserve">modification of existing </w:t>
              </w:r>
            </w:ins>
            <w:ins w:id="1235" w:author="Wave Tseung" w:date="2026-01-14T14:04:00Z">
              <w:r w:rsidR="00E74B5E" w:rsidRPr="00525F09">
                <w:rPr>
                  <w:rFonts w:eastAsia="標楷體"/>
                  <w:color w:val="FF0000"/>
                  <w:lang w:val="en-US"/>
                </w:rPr>
                <w:t>D</w:t>
              </w:r>
            </w:ins>
            <w:ins w:id="1236" w:author="Wave Tseung" w:date="2026-01-14T14:03:00Z">
              <w:r w:rsidR="00E74B5E" w:rsidRPr="00525F09">
                <w:rPr>
                  <w:rFonts w:eastAsia="標楷體"/>
                  <w:color w:val="FF0000"/>
                  <w:lang w:val="en-US"/>
                </w:rPr>
                <w:t xml:space="preserve">igital </w:t>
              </w:r>
            </w:ins>
            <w:ins w:id="1237" w:author="Wave Tseung" w:date="2026-01-14T14:04:00Z">
              <w:r w:rsidR="00E74B5E" w:rsidRPr="00525F09">
                <w:rPr>
                  <w:rFonts w:eastAsia="標楷體"/>
                  <w:color w:val="FF0000"/>
                  <w:lang w:val="en-US"/>
                </w:rPr>
                <w:t>N</w:t>
              </w:r>
            </w:ins>
            <w:ins w:id="1238" w:author="Wave Tseung" w:date="2026-01-14T14:03:00Z">
              <w:r w:rsidR="00E74B5E" w:rsidRPr="00525F09">
                <w:rPr>
                  <w:rFonts w:eastAsia="標楷體"/>
                  <w:color w:val="FF0000"/>
                  <w:lang w:val="en-US"/>
                </w:rPr>
                <w:t xml:space="preserve">ame </w:t>
              </w:r>
            </w:ins>
            <w:ins w:id="1239" w:author="Wave Tseung" w:date="2026-01-14T14:04:00Z">
              <w:r w:rsidR="00E74B5E" w:rsidRPr="00525F09">
                <w:rPr>
                  <w:rFonts w:eastAsia="標楷體"/>
                  <w:color w:val="FF0000"/>
                  <w:lang w:val="en-US"/>
                </w:rPr>
                <w:t>C</w:t>
              </w:r>
            </w:ins>
            <w:ins w:id="1240" w:author="Wave Tseung" w:date="2026-01-14T14:03:00Z">
              <w:r w:rsidR="00E74B5E" w:rsidRPr="00525F09">
                <w:rPr>
                  <w:rFonts w:eastAsia="標楷體"/>
                  <w:color w:val="FF0000"/>
                  <w:lang w:val="en-US"/>
                </w:rPr>
                <w:t>ard</w:t>
              </w:r>
            </w:ins>
            <w:ins w:id="1241" w:author="Wave Tseung" w:date="2026-01-14T14:08:00Z">
              <w:r w:rsidR="00A54A4E" w:rsidRPr="00525F09">
                <w:rPr>
                  <w:rFonts w:eastAsia="標楷體"/>
                  <w:color w:val="FF0000"/>
                  <w:lang w:val="en-US"/>
                </w:rPr>
                <w:t xml:space="preserve"> was </w:t>
              </w:r>
            </w:ins>
            <w:ins w:id="1242" w:author="Mr TANG Chi Wang Andy 鄧志弘先生" w:date="2026-01-14T14:23:00Z">
              <w:del w:id="1243" w:author="Mr POON Pok Man, Michael 潘博文先生" w:date="2026-01-19T17:38:00Z">
                <w:r w:rsidR="00857D24" w:rsidRPr="00525F09">
                  <w:rPr>
                    <w:rFonts w:eastAsia="標楷體"/>
                    <w:color w:val="FF0000"/>
                    <w:lang w:val="en-US"/>
                  </w:rPr>
                  <w:delText>underway</w:delText>
                </w:r>
              </w:del>
            </w:ins>
            <w:ins w:id="1244" w:author="Wave Tseung" w:date="2026-01-14T14:03:00Z">
              <w:del w:id="1245" w:author="Mr POON Pok Man, Michael 潘博文先生" w:date="2026-01-19T17:38:00Z">
                <w:r w:rsidR="00E74B5E" w:rsidRPr="00525F09">
                  <w:rPr>
                    <w:rFonts w:eastAsia="標楷體"/>
                    <w:color w:val="FF0000"/>
                    <w:lang w:val="en-US"/>
                  </w:rPr>
                  <w:delText xml:space="preserve"> </w:delText>
                </w:r>
              </w:del>
            </w:ins>
            <w:ins w:id="1246" w:author="Wave Tseung" w:date="2026-01-14T14:04:00Z">
              <w:del w:id="1247" w:author="Mr POON Pok Man, Michael 潘博文先生" w:date="2026-01-19T17:38:00Z">
                <w:r w:rsidR="00E74B5E" w:rsidRPr="00525F09">
                  <w:rPr>
                    <w:rFonts w:eastAsia="標楷體"/>
                    <w:color w:val="FF0000"/>
                    <w:lang w:val="en-US"/>
                  </w:rPr>
                  <w:delText>with target completion in January 2026</w:delText>
                </w:r>
              </w:del>
            </w:ins>
            <w:ins w:id="1248" w:author="Mr POON Pok Man, Michael 潘博文先生" w:date="2026-01-19T17:38:00Z">
              <w:r w:rsidR="002414CC" w:rsidRPr="00525F09">
                <w:rPr>
                  <w:rFonts w:eastAsia="標楷體"/>
                  <w:color w:val="FF0000"/>
                  <w:lang w:val="en-US"/>
                </w:rPr>
                <w:t>completed</w:t>
              </w:r>
            </w:ins>
            <w:ins w:id="1249" w:author="Wave Tseung" w:date="2026-01-14T14:04:00Z">
              <w:r w:rsidR="00E74B5E" w:rsidRPr="00525F09">
                <w:rPr>
                  <w:rFonts w:eastAsia="標楷體"/>
                  <w:color w:val="FF0000"/>
                  <w:lang w:val="en-US"/>
                </w:rPr>
                <w:t>.</w:t>
              </w:r>
            </w:ins>
            <w:ins w:id="1250" w:author="Mr POON Pok Man, Michael 潘博文先生" w:date="2026-01-19T17:44:00Z">
              <w:r w:rsidR="00EC294E" w:rsidRPr="00525F09">
                <w:rPr>
                  <w:rFonts w:eastAsia="標楷體"/>
                  <w:color w:val="FF0000"/>
                  <w:lang w:val="en-US"/>
                </w:rPr>
                <w:t xml:space="preserve"> Besides, a</w:t>
              </w:r>
            </w:ins>
            <w:ins w:id="1251" w:author="Wave Tseung" w:date="2026-01-14T14:04:00Z">
              <w:del w:id="1252" w:author="Mr POON Pok Man, Michael 潘博文先生" w:date="2026-01-19T17:44:00Z">
                <w:r w:rsidR="00E74B5E" w:rsidRPr="00525F09" w:rsidDel="00EC294E">
                  <w:rPr>
                    <w:rFonts w:eastAsia="標楷體"/>
                    <w:color w:val="FF0000"/>
                    <w:lang w:val="en-US"/>
                  </w:rPr>
                  <w:delText xml:space="preserve"> </w:delText>
                </w:r>
              </w:del>
              <w:del w:id="1253" w:author="Mr POON Pok Man, Michael 潘博文先生" w:date="2026-01-19T17:38:00Z">
                <w:r w:rsidR="00E74B5E" w:rsidRPr="00525F09" w:rsidDel="002414CC">
                  <w:rPr>
                    <w:rFonts w:eastAsia="標楷體"/>
                    <w:color w:val="FF0000"/>
                    <w:lang w:val="en-US"/>
                  </w:rPr>
                  <w:delText xml:space="preserve"> </w:delText>
                </w:r>
              </w:del>
            </w:ins>
            <w:ins w:id="1254" w:author="Mr POON Pok Man, Michael 潘博文先生" w:date="2026-01-19T17:39:00Z">
              <w:r w:rsidR="002414CC" w:rsidRPr="00525F09">
                <w:rPr>
                  <w:rFonts w:eastAsia="標楷體"/>
                  <w:color w:val="FF0000"/>
                  <w:lang w:val="en-US"/>
                </w:rPr>
                <w:t xml:space="preserve"> new</w:t>
              </w:r>
            </w:ins>
            <w:ins w:id="1255" w:author="Wave Tseung" w:date="2026-01-14T14:15:00Z">
              <w:del w:id="1256" w:author="Mr POON Pok Man, Michael 潘博文先生" w:date="2026-01-19T17:39:00Z">
                <w:r w:rsidR="00811A7D" w:rsidRPr="00525F09" w:rsidDel="002414CC">
                  <w:rPr>
                    <w:rFonts w:eastAsia="標楷體"/>
                    <w:color w:val="FF0000"/>
                    <w:lang w:val="en-US"/>
                  </w:rPr>
                  <w:delText>The</w:delText>
                </w:r>
              </w:del>
              <w:r w:rsidR="00811A7D" w:rsidRPr="00525F09">
                <w:rPr>
                  <w:rFonts w:eastAsia="標楷體"/>
                  <w:color w:val="FF0000"/>
                  <w:lang w:val="en-US"/>
                </w:rPr>
                <w:t xml:space="preserve"> </w:t>
              </w:r>
              <w:del w:id="1257" w:author="Mr POON Pok Man, Michael 潘博文先生" w:date="2026-01-19T17:38:00Z">
                <w:r w:rsidR="00811A7D" w:rsidRPr="00525F09">
                  <w:rPr>
                    <w:rFonts w:eastAsia="標楷體"/>
                    <w:color w:val="FF0000"/>
                    <w:lang w:val="en-US"/>
                  </w:rPr>
                  <w:delText xml:space="preserve">subsequent </w:delText>
                </w:r>
              </w:del>
            </w:ins>
            <w:ins w:id="1258" w:author="Wave Tseung" w:date="2026-01-14T14:17:00Z">
              <w:r w:rsidR="008A0BA4" w:rsidRPr="00525F09">
                <w:rPr>
                  <w:rFonts w:eastAsia="標楷體"/>
                  <w:color w:val="FF0000"/>
                  <w:lang w:val="en-US"/>
                </w:rPr>
                <w:t>management</w:t>
              </w:r>
            </w:ins>
            <w:ins w:id="1259" w:author="Wave Tseung" w:date="2026-01-14T14:05:00Z">
              <w:r w:rsidR="003A7383" w:rsidRPr="00525F09">
                <w:rPr>
                  <w:rFonts w:eastAsia="標楷體"/>
                  <w:color w:val="FF0000"/>
                  <w:lang w:val="en-US"/>
                </w:rPr>
                <w:t xml:space="preserve"> portal </w:t>
              </w:r>
            </w:ins>
            <w:ins w:id="1260" w:author="Mr POON Pok Man, Michael 潘博文先生" w:date="2026-01-19T17:39:00Z">
              <w:r w:rsidR="002414CC" w:rsidRPr="00525F09">
                <w:rPr>
                  <w:rFonts w:eastAsia="標楷體"/>
                  <w:color w:val="FF0000"/>
                  <w:lang w:val="en-US"/>
                </w:rPr>
                <w:t xml:space="preserve">was also built </w:t>
              </w:r>
            </w:ins>
            <w:ins w:id="1261" w:author="Wave Tseung" w:date="2026-01-14T14:05:00Z">
              <w:r w:rsidR="003A7383" w:rsidRPr="00525F09">
                <w:rPr>
                  <w:rFonts w:eastAsia="標楷體"/>
                  <w:color w:val="FF0000"/>
                  <w:lang w:val="en-US"/>
                </w:rPr>
                <w:t xml:space="preserve">for staff to </w:t>
              </w:r>
            </w:ins>
            <w:ins w:id="1262" w:author="Mr POON Pok Man, Michael 潘博文先生" w:date="2026-01-19T17:44:00Z">
              <w:r w:rsidR="00EC294E" w:rsidRPr="00525F09">
                <w:rPr>
                  <w:rFonts w:eastAsia="標楷體"/>
                  <w:color w:val="FF0000"/>
                  <w:lang w:val="en-US"/>
                </w:rPr>
                <w:t xml:space="preserve">add and </w:t>
              </w:r>
            </w:ins>
            <w:ins w:id="1263" w:author="Wave Tseung" w:date="2026-01-14T14:05:00Z">
              <w:r w:rsidR="003A7383" w:rsidRPr="00525F09">
                <w:rPr>
                  <w:rFonts w:eastAsia="標楷體"/>
                  <w:color w:val="FF0000"/>
                  <w:lang w:val="en-US"/>
                </w:rPr>
                <w:t>edit their own personal information</w:t>
              </w:r>
            </w:ins>
            <w:ins w:id="1264" w:author="Wave Tseung" w:date="2026-01-14T14:19:00Z">
              <w:r w:rsidR="00E945BE" w:rsidRPr="00525F09">
                <w:rPr>
                  <w:rFonts w:eastAsia="標楷體"/>
                  <w:color w:val="FF0000"/>
                  <w:lang w:val="en-US"/>
                </w:rPr>
                <w:t xml:space="preserve"> (</w:t>
              </w:r>
            </w:ins>
            <w:ins w:id="1265" w:author="Wave Tseung" w:date="2026-01-14T14:05:00Z">
              <w:r w:rsidR="003A7383" w:rsidRPr="00525F09">
                <w:rPr>
                  <w:rFonts w:eastAsia="標楷體"/>
                  <w:color w:val="FF0000"/>
                  <w:lang w:val="en-US"/>
                </w:rPr>
                <w:t xml:space="preserve">such as photos, qualifications, </w:t>
              </w:r>
            </w:ins>
            <w:ins w:id="1266" w:author="Wave Tseung" w:date="2026-01-14T14:18:00Z">
              <w:r w:rsidR="00772416" w:rsidRPr="00525F09">
                <w:rPr>
                  <w:rFonts w:eastAsia="標楷體"/>
                  <w:color w:val="FF0000"/>
                  <w:lang w:val="en-US"/>
                </w:rPr>
                <w:t xml:space="preserve">and </w:t>
              </w:r>
            </w:ins>
            <w:ins w:id="1267" w:author="Wave Tseung" w:date="2026-01-14T14:05:00Z">
              <w:r w:rsidR="003A7383" w:rsidRPr="00525F09">
                <w:rPr>
                  <w:rFonts w:eastAsia="標楷體"/>
                  <w:color w:val="FF0000"/>
                  <w:lang w:val="en-US"/>
                </w:rPr>
                <w:t>title</w:t>
              </w:r>
            </w:ins>
            <w:ins w:id="1268" w:author="Wave Tseung" w:date="2026-01-14T14:19:00Z">
              <w:r w:rsidR="00E945BE" w:rsidRPr="00525F09">
                <w:rPr>
                  <w:rFonts w:eastAsia="標楷體"/>
                  <w:color w:val="FF0000"/>
                  <w:lang w:val="en-US"/>
                </w:rPr>
                <w:t>)</w:t>
              </w:r>
            </w:ins>
            <w:ins w:id="1269" w:author="Wave Tseung" w:date="2026-01-14T14:05:00Z">
              <w:r w:rsidR="003A7383" w:rsidRPr="00525F09">
                <w:rPr>
                  <w:rFonts w:eastAsia="標楷體"/>
                  <w:color w:val="FF0000"/>
                  <w:lang w:val="en-US"/>
                </w:rPr>
                <w:t xml:space="preserve"> </w:t>
              </w:r>
              <w:del w:id="1270" w:author="Mr POON Pok Man, Michael 潘博文先生" w:date="2026-01-19T17:38:00Z">
                <w:r w:rsidR="003A7383" w:rsidRPr="00525F09">
                  <w:rPr>
                    <w:rFonts w:eastAsia="標楷體"/>
                    <w:color w:val="FF0000"/>
                    <w:lang w:val="en-US"/>
                  </w:rPr>
                  <w:delText>in</w:delText>
                </w:r>
              </w:del>
            </w:ins>
            <w:ins w:id="1271" w:author="Mr POON Pok Man, Michael 潘博文先生" w:date="2026-01-19T17:38:00Z">
              <w:r w:rsidR="002414CC" w:rsidRPr="00525F09">
                <w:rPr>
                  <w:rFonts w:eastAsia="標楷體"/>
                  <w:color w:val="FF0000"/>
                  <w:lang w:val="en-US"/>
                </w:rPr>
                <w:t xml:space="preserve">for </w:t>
              </w:r>
            </w:ins>
            <w:ins w:id="1272" w:author="Mr POON Pok Man, Michael 潘博文先生" w:date="2026-01-19T17:39:00Z">
              <w:r w:rsidR="002414CC" w:rsidRPr="00525F09">
                <w:rPr>
                  <w:rFonts w:eastAsia="標楷體"/>
                  <w:color w:val="FF0000"/>
                  <w:lang w:val="en-US"/>
                </w:rPr>
                <w:t xml:space="preserve">incorporation of the full version of the QR code for sharing via the </w:t>
              </w:r>
            </w:ins>
            <w:ins w:id="1273" w:author="Wave Tseung" w:date="2026-01-14T14:05:00Z">
              <w:del w:id="1274" w:author="Mr POON Pok Man, Michael 潘博文先生" w:date="2026-01-19T17:39:00Z">
                <w:r w:rsidR="003A7383" w:rsidRPr="00525F09">
                  <w:rPr>
                    <w:rFonts w:eastAsia="標楷體"/>
                    <w:color w:val="FF0000"/>
                    <w:lang w:val="en-US"/>
                  </w:rPr>
                  <w:delText xml:space="preserve"> </w:delText>
                </w:r>
              </w:del>
              <w:r w:rsidR="003A7383" w:rsidRPr="00525F09">
                <w:rPr>
                  <w:rFonts w:eastAsia="標楷體"/>
                  <w:color w:val="FF0000"/>
                  <w:lang w:val="en-US"/>
                </w:rPr>
                <w:t>Digital Name Card</w:t>
              </w:r>
            </w:ins>
            <w:ins w:id="1275" w:author="Mr POON Pok Man, Michael 潘博文先生" w:date="2026-01-19T17:39:00Z">
              <w:r w:rsidR="002414CC" w:rsidRPr="00525F09">
                <w:rPr>
                  <w:rFonts w:eastAsia="標楷體"/>
                  <w:color w:val="FF0000"/>
                  <w:lang w:val="en-US"/>
                </w:rPr>
                <w:t>.</w:t>
              </w:r>
            </w:ins>
            <w:ins w:id="1276" w:author="Wave Tseung" w:date="2026-01-14T14:06:00Z">
              <w:r w:rsidR="003A7383" w:rsidRPr="00525F09">
                <w:rPr>
                  <w:rFonts w:eastAsia="標楷體"/>
                  <w:color w:val="FF0000"/>
                  <w:lang w:val="en-US"/>
                </w:rPr>
                <w:t xml:space="preserve"> </w:t>
              </w:r>
              <w:del w:id="1277" w:author="Mr POON Pok Man, Michael 潘博文先生" w:date="2026-01-19T17:39:00Z">
                <w:r w:rsidR="003A7383" w:rsidRPr="00525F09" w:rsidDel="002414CC">
                  <w:rPr>
                    <w:rFonts w:eastAsia="標楷體"/>
                    <w:color w:val="FF0000"/>
                    <w:lang w:val="en-US"/>
                  </w:rPr>
                  <w:delText xml:space="preserve">was </w:delText>
                </w:r>
              </w:del>
            </w:ins>
            <w:ins w:id="1278" w:author="Mr POON Pok Man, Michael 潘博文先生" w:date="2026-01-19T17:39:00Z">
              <w:r w:rsidR="002414CC" w:rsidRPr="00525F09">
                <w:rPr>
                  <w:rFonts w:eastAsia="標楷體"/>
                  <w:color w:val="FF0000"/>
                  <w:lang w:val="en-US"/>
                </w:rPr>
                <w:t>The new system was</w:t>
              </w:r>
            </w:ins>
            <w:ins w:id="1279" w:author="Mr POON Pok Man, Michael 潘博文先生" w:date="2026-01-19T17:44:00Z">
              <w:r w:rsidR="00EC294E" w:rsidRPr="00525F09">
                <w:rPr>
                  <w:rFonts w:eastAsia="標楷體"/>
                  <w:color w:val="FF0000"/>
                  <w:lang w:val="en-US"/>
                </w:rPr>
                <w:t xml:space="preserve"> under UAT and was</w:t>
              </w:r>
            </w:ins>
            <w:ins w:id="1280" w:author="Mr POON Pok Man, Michael 潘博文先生" w:date="2026-01-19T17:36:00Z">
              <w:r w:rsidR="00381CA4" w:rsidRPr="00525F09">
                <w:rPr>
                  <w:rFonts w:eastAsia="標楷體"/>
                  <w:color w:val="FF0000"/>
                  <w:lang w:val="en-US"/>
                </w:rPr>
                <w:t xml:space="preserve"> target launched</w:t>
              </w:r>
            </w:ins>
            <w:ins w:id="1281" w:author="Wave Tseung" w:date="2026-01-14T14:06:00Z">
              <w:del w:id="1282" w:author="Mr POON Pok Man, Michael 潘博文先生" w:date="2026-01-19T17:36:00Z">
                <w:r w:rsidR="003A7383" w:rsidRPr="00525F09">
                  <w:rPr>
                    <w:rFonts w:eastAsia="標楷體"/>
                    <w:color w:val="FF0000"/>
                    <w:lang w:val="en-US"/>
                  </w:rPr>
                  <w:delText xml:space="preserve">being </w:delText>
                </w:r>
              </w:del>
            </w:ins>
            <w:ins w:id="1283" w:author="Wave Tseung" w:date="2026-01-14T14:10:00Z">
              <w:del w:id="1284" w:author="Mr POON Pok Man, Michael 潘博文先生" w:date="2026-01-19T17:36:00Z">
                <w:r w:rsidR="002A3B2E" w:rsidRPr="00525F09">
                  <w:rPr>
                    <w:rFonts w:eastAsia="標楷體"/>
                    <w:color w:val="FF0000"/>
                    <w:lang w:val="en-US"/>
                  </w:rPr>
                  <w:delText>developed</w:delText>
                </w:r>
              </w:del>
            </w:ins>
            <w:ins w:id="1285" w:author="Wave Tseung" w:date="2026-01-14T14:06:00Z">
              <w:del w:id="1286" w:author="Mr POON Pok Man, Michael 潘博文先生" w:date="2026-01-19T17:36:00Z">
                <w:r w:rsidR="003A7383" w:rsidRPr="00525F09">
                  <w:rPr>
                    <w:rFonts w:eastAsia="標楷體"/>
                    <w:color w:val="FF0000"/>
                    <w:lang w:val="en-US"/>
                  </w:rPr>
                  <w:delText xml:space="preserve"> with target completion</w:delText>
                </w:r>
              </w:del>
              <w:r w:rsidR="003A7383" w:rsidRPr="00525F09">
                <w:rPr>
                  <w:rFonts w:eastAsia="標楷體"/>
                  <w:color w:val="FF0000"/>
                  <w:lang w:val="en-US"/>
                </w:rPr>
                <w:t xml:space="preserve"> in </w:t>
              </w:r>
            </w:ins>
            <w:ins w:id="1287" w:author="Mr POON Pok Man, Michael 潘博文先生" w:date="2026-01-19T17:45:00Z">
              <w:r w:rsidR="00EC294E" w:rsidRPr="00525F09">
                <w:rPr>
                  <w:rFonts w:eastAsia="標楷體"/>
                  <w:color w:val="FF0000"/>
                  <w:lang w:val="en-US"/>
                </w:rPr>
                <w:t xml:space="preserve">fall </w:t>
              </w:r>
            </w:ins>
            <w:ins w:id="1288" w:author="Wave Tseung" w:date="2026-01-14T14:06:00Z">
              <w:r w:rsidR="003A7383" w:rsidRPr="00525F09">
                <w:rPr>
                  <w:rFonts w:eastAsia="標楷體"/>
                  <w:color w:val="FF0000"/>
                  <w:lang w:val="en-US"/>
                </w:rPr>
                <w:t>January 2026.</w:t>
              </w:r>
            </w:ins>
          </w:p>
          <w:p w14:paraId="4801CFB4" w14:textId="10455536" w:rsidR="00FD7753" w:rsidRPr="00525F09" w:rsidRDefault="00FD7753" w:rsidP="00FD7753">
            <w:pPr>
              <w:tabs>
                <w:tab w:val="left" w:pos="426"/>
                <w:tab w:val="left" w:pos="461"/>
              </w:tabs>
              <w:autoSpaceDE w:val="0"/>
              <w:autoSpaceDN w:val="0"/>
              <w:adjustRightInd w:val="0"/>
              <w:spacing w:line="300" w:lineRule="exact"/>
              <w:ind w:rightChars="106" w:right="254" w:firstLine="1"/>
              <w:jc w:val="both"/>
              <w:rPr>
                <w:ins w:id="1289" w:author="Mr TANG Chi Wang Andy 鄧志弘先生" w:date="2026-01-13T19:15:00Z"/>
                <w:del w:id="1290" w:author="Wave Tseung" w:date="2026-01-14T14:20:00Z"/>
                <w:rFonts w:eastAsia="標楷體"/>
                <w:color w:val="FF0000"/>
                <w:lang w:val="en-US"/>
              </w:rPr>
            </w:pPr>
            <w:ins w:id="1291" w:author="Mr TANG Chi Wang Andy 鄧志弘先生" w:date="2026-01-13T19:15:00Z">
              <w:del w:id="1292" w:author="Wave Tseung" w:date="2026-01-14T14:20:00Z">
                <w:r w:rsidRPr="00525F09">
                  <w:rPr>
                    <w:rFonts w:eastAsia="標楷體"/>
                    <w:color w:val="FF0000"/>
                    <w:lang w:val="en-US"/>
                  </w:rPr>
                  <w:delText xml:space="preserve">New requirements proposed by SE/CC were endorsed by the DMC meeting on 11 December 2025 for the </w:delText>
                </w:r>
                <w:r w:rsidRPr="00525F09" w:rsidDel="00383EC9">
                  <w:rPr>
                    <w:rFonts w:eastAsia="標楷體"/>
                    <w:color w:val="FF0000"/>
                    <w:lang w:val="en-US"/>
                  </w:rPr>
                  <w:delText>standardi</w:delText>
                </w:r>
              </w:del>
              <w:del w:id="1293" w:author="Wave Tseung" w:date="2026-01-14T13:41:00Z">
                <w:r w:rsidRPr="00525F09" w:rsidDel="00627FC5">
                  <w:rPr>
                    <w:rFonts w:eastAsia="標楷體"/>
                    <w:color w:val="FF0000"/>
                    <w:lang w:val="en-US"/>
                  </w:rPr>
                  <w:delText>z</w:delText>
                </w:r>
              </w:del>
              <w:del w:id="1294" w:author="Wave Tseung" w:date="2026-01-14T14:20:00Z">
                <w:r w:rsidRPr="00525F09" w:rsidDel="00383EC9">
                  <w:rPr>
                    <w:rFonts w:eastAsia="標楷體"/>
                    <w:color w:val="FF0000"/>
                    <w:lang w:val="en-US"/>
                  </w:rPr>
                  <w:delText>ation</w:delText>
                </w:r>
                <w:r w:rsidRPr="00525F09">
                  <w:rPr>
                    <w:rFonts w:eastAsia="標楷體"/>
                    <w:color w:val="FF0000"/>
                    <w:lang w:val="en-US"/>
                  </w:rPr>
                  <w:delText xml:space="preserve"> of format and QR code of the Digital Name Card in the E&amp;M Connect App, in according to the new version of the Corporate Identity Manual. To meet these requirements, additional modification works were required. Together with the new portal for staff to upload and share their own personal information such as photos, qualifications, titles and etc., the upgrade project was targeted to be completed by January 2026</w:delText>
                </w:r>
                <w:r w:rsidRPr="00525F09">
                  <w:rPr>
                    <w:color w:val="FF0000"/>
                    <w:sz w:val="23"/>
                    <w:szCs w:val="23"/>
                  </w:rPr>
                  <w:delText>.</w:delText>
                </w:r>
              </w:del>
            </w:ins>
          </w:p>
          <w:p w14:paraId="088A03FC" w14:textId="77777777" w:rsidR="00FD7753" w:rsidRPr="00525F09" w:rsidRDefault="00FD7753" w:rsidP="00FD7753">
            <w:pPr>
              <w:tabs>
                <w:tab w:val="left" w:pos="426"/>
                <w:tab w:val="left" w:pos="461"/>
              </w:tabs>
              <w:autoSpaceDE w:val="0"/>
              <w:autoSpaceDN w:val="0"/>
              <w:adjustRightInd w:val="0"/>
              <w:spacing w:line="300" w:lineRule="exact"/>
              <w:ind w:rightChars="106" w:right="254" w:firstLine="1"/>
              <w:jc w:val="both"/>
              <w:rPr>
                <w:ins w:id="1295" w:author="Mr TANG Chi Wang Andy 鄧志弘先生" w:date="2026-01-13T19:15:00Z"/>
                <w:rFonts w:eastAsia="標楷體"/>
                <w:color w:val="FF0000"/>
                <w:lang w:val="en-US"/>
              </w:rPr>
            </w:pPr>
          </w:p>
          <w:p w14:paraId="31C79AFD" w14:textId="094117BF" w:rsidR="00FD7753" w:rsidRPr="00525F09" w:rsidRDefault="00FD7753" w:rsidP="00FD7753">
            <w:pPr>
              <w:tabs>
                <w:tab w:val="left" w:pos="426"/>
                <w:tab w:val="left" w:pos="461"/>
              </w:tabs>
              <w:autoSpaceDE w:val="0"/>
              <w:autoSpaceDN w:val="0"/>
              <w:adjustRightInd w:val="0"/>
              <w:spacing w:line="300" w:lineRule="exact"/>
              <w:ind w:rightChars="106" w:right="254" w:firstLine="1"/>
              <w:jc w:val="both"/>
              <w:rPr>
                <w:ins w:id="1296" w:author="Mr TANG Chi Wang Andy 鄧志弘先生" w:date="2026-01-13T19:15:00Z"/>
                <w:rFonts w:eastAsia="標楷體"/>
                <w:color w:val="FF0000"/>
                <w:lang w:val="en-US"/>
              </w:rPr>
            </w:pPr>
            <w:ins w:id="1297" w:author="Mr TANG Chi Wang Andy 鄧志弘先生" w:date="2026-01-13T19:15:00Z">
              <w:r w:rsidRPr="00525F09">
                <w:rPr>
                  <w:rFonts w:eastAsia="標楷體"/>
                  <w:color w:val="FF0000"/>
                  <w:lang w:val="en-US"/>
                </w:rPr>
                <w:t>The digital access function for seconded staff (known as the “</w:t>
              </w:r>
              <w:proofErr w:type="spellStart"/>
              <w:r w:rsidRPr="00525F09">
                <w:rPr>
                  <w:rFonts w:eastAsia="標楷體"/>
                  <w:color w:val="FF0000"/>
                  <w:lang w:val="en-US"/>
                </w:rPr>
                <w:t>ePass</w:t>
              </w:r>
              <w:proofErr w:type="spellEnd"/>
              <w:r w:rsidRPr="00525F09">
                <w:rPr>
                  <w:rFonts w:eastAsia="標楷體"/>
                  <w:color w:val="FF0000"/>
                  <w:lang w:val="en-US"/>
                </w:rPr>
                <w:t xml:space="preserve">”) in the E&amp;M Connect App would be automatically read and checked by the QR code scanners installed in the two wide-flip gates at the G/F and 1/F entrances for target completion by January 2026. Besides, </w:t>
              </w:r>
            </w:ins>
            <w:ins w:id="1298" w:author="Mr TANG Chi Wang Andy 鄧志弘先生" w:date="2026-01-14T14:26:00Z">
              <w:r w:rsidR="003F1AB6" w:rsidRPr="00525F09">
                <w:rPr>
                  <w:rFonts w:eastAsia="標楷體"/>
                  <w:color w:val="FF0000"/>
                  <w:lang w:val="en-US"/>
                </w:rPr>
                <w:t>a new Visitor Management System (VMS) prepared by</w:t>
              </w:r>
            </w:ins>
            <w:ins w:id="1299" w:author="Mr TANG Chi Wang Andy 鄧志弘先生" w:date="2026-01-14T12:03:00Z">
              <w:r w:rsidR="00C1531F" w:rsidRPr="00525F09">
                <w:rPr>
                  <w:rFonts w:eastAsia="標楷體"/>
                  <w:color w:val="FF0000"/>
                  <w:lang w:val="en-US"/>
                </w:rPr>
                <w:t xml:space="preserve"> </w:t>
              </w:r>
            </w:ins>
            <w:ins w:id="1300" w:author="Mr TANG Chi Wang Andy 鄧志弘先生" w:date="2026-01-14T12:04:00Z">
              <w:r w:rsidR="00C1531F" w:rsidRPr="00525F09">
                <w:rPr>
                  <w:rFonts w:eastAsia="標楷體"/>
                  <w:color w:val="FF0000"/>
                  <w:lang w:val="en-US"/>
                </w:rPr>
                <w:t xml:space="preserve">GESD/K for </w:t>
              </w:r>
            </w:ins>
            <w:ins w:id="1301" w:author="Mr TANG Chi Wang Andy 鄧志弘先生" w:date="2026-01-14T14:27:00Z">
              <w:r w:rsidR="003F1AB6" w:rsidRPr="00525F09">
                <w:rPr>
                  <w:rFonts w:eastAsia="標楷體"/>
                  <w:color w:val="FF0000"/>
                  <w:lang w:val="en-US"/>
                </w:rPr>
                <w:t>pre-registration of visitors</w:t>
              </w:r>
            </w:ins>
            <w:ins w:id="1302" w:author="Mr TANG Chi Wang Andy 鄧志弘先生" w:date="2026-01-14T14:48:00Z">
              <w:r w:rsidR="00EB61DB" w:rsidRPr="00525F09">
                <w:rPr>
                  <w:rFonts w:eastAsia="標楷體"/>
                  <w:color w:val="FF0000"/>
                  <w:lang w:val="en-US"/>
                </w:rPr>
                <w:t>, which could also provid</w:t>
              </w:r>
            </w:ins>
            <w:ins w:id="1303" w:author="Mr TANG Chi Wang Andy 鄧志弘先生" w:date="2026-01-14T14:49:00Z">
              <w:r w:rsidR="00EB61DB" w:rsidRPr="00525F09">
                <w:rPr>
                  <w:rFonts w:eastAsia="標楷體"/>
                  <w:color w:val="FF0000"/>
                  <w:lang w:val="en-US"/>
                </w:rPr>
                <w:t>e one-time QR code for visitors to enter the EMSD HQs after registration,</w:t>
              </w:r>
            </w:ins>
            <w:ins w:id="1304" w:author="Mr TANG Chi Wang Andy 鄧志弘先生" w:date="2026-01-14T14:28:00Z">
              <w:r w:rsidR="003F1AB6" w:rsidRPr="00525F09">
                <w:rPr>
                  <w:rFonts w:eastAsia="標楷體"/>
                  <w:color w:val="FF0000"/>
                  <w:lang w:val="en-US"/>
                </w:rPr>
                <w:t xml:space="preserve"> was targeted</w:t>
              </w:r>
            </w:ins>
            <w:ins w:id="1305" w:author="Mr TANG Chi Wang Andy 鄧志弘先生" w:date="2026-01-14T12:06:00Z">
              <w:r w:rsidR="00C1531F" w:rsidRPr="00525F09">
                <w:rPr>
                  <w:rFonts w:eastAsia="標楷體"/>
                  <w:color w:val="FF0000"/>
                  <w:lang w:val="en-US"/>
                </w:rPr>
                <w:t xml:space="preserve"> to </w:t>
              </w:r>
            </w:ins>
            <w:ins w:id="1306" w:author="Mr TANG Chi Wang Andy 鄧志弘先生" w:date="2026-01-14T14:28:00Z">
              <w:r w:rsidR="003F1AB6" w:rsidRPr="00525F09">
                <w:rPr>
                  <w:rFonts w:eastAsia="標楷體"/>
                  <w:color w:val="FF0000"/>
                  <w:lang w:val="en-US"/>
                </w:rPr>
                <w:t xml:space="preserve">launch by January 2026. </w:t>
              </w:r>
            </w:ins>
          </w:p>
          <w:p w14:paraId="5191977A" w14:textId="77777777" w:rsidR="00FD7753" w:rsidRPr="00525F09" w:rsidRDefault="00FD7753" w:rsidP="00FD7753">
            <w:pPr>
              <w:tabs>
                <w:tab w:val="left" w:pos="426"/>
                <w:tab w:val="left" w:pos="461"/>
              </w:tabs>
              <w:autoSpaceDE w:val="0"/>
              <w:autoSpaceDN w:val="0"/>
              <w:adjustRightInd w:val="0"/>
              <w:spacing w:line="300" w:lineRule="exact"/>
              <w:ind w:rightChars="106" w:right="254" w:firstLine="1"/>
              <w:jc w:val="both"/>
              <w:rPr>
                <w:ins w:id="1307" w:author="Mr TANG Chi Wang Andy 鄧志弘先生" w:date="2026-01-13T19:15:00Z"/>
                <w:rFonts w:eastAsia="標楷體"/>
                <w:color w:val="FF0000"/>
                <w:lang w:val="en-US"/>
              </w:rPr>
            </w:pPr>
          </w:p>
          <w:p w14:paraId="234795E4" w14:textId="2CAF9F6C" w:rsidR="00D76B7A" w:rsidRPr="00525F09" w:rsidDel="00FD7753" w:rsidRDefault="00FD7753" w:rsidP="00822517">
            <w:pPr>
              <w:tabs>
                <w:tab w:val="left" w:pos="426"/>
                <w:tab w:val="left" w:pos="461"/>
              </w:tabs>
              <w:autoSpaceDE w:val="0"/>
              <w:autoSpaceDN w:val="0"/>
              <w:adjustRightInd w:val="0"/>
              <w:spacing w:line="300" w:lineRule="exact"/>
              <w:ind w:rightChars="106" w:right="254" w:firstLine="1"/>
              <w:jc w:val="both"/>
              <w:rPr>
                <w:del w:id="1308" w:author="Mr TANG Chi Wang Andy 鄧志弘先生" w:date="2026-01-13T19:15:00Z"/>
                <w:rFonts w:eastAsia="標楷體"/>
                <w:color w:val="FF0000"/>
                <w:lang w:val="en-US"/>
              </w:rPr>
            </w:pPr>
            <w:ins w:id="1309" w:author="Mr TANG Chi Wang Andy 鄧志弘先生" w:date="2026-01-13T19:15:00Z">
              <w:r w:rsidRPr="00525F09">
                <w:rPr>
                  <w:rFonts w:eastAsia="標楷體"/>
                  <w:color w:val="FF0000"/>
                  <w:lang w:val="en-US"/>
                </w:rPr>
                <w:t>In addition, it was planned to include our AI Chatbot into the EMSD Messenger. The technical proposal</w:t>
              </w:r>
              <w:del w:id="1310" w:author="Mr POON Pok Man, Michael 潘博文先生" w:date="2026-01-19T17:37:00Z">
                <w:r w:rsidRPr="00525F09">
                  <w:rPr>
                    <w:rFonts w:eastAsia="標楷體"/>
                    <w:color w:val="FF0000"/>
                    <w:lang w:val="en-US"/>
                  </w:rPr>
                  <w:delText>s</w:delText>
                </w:r>
              </w:del>
              <w:r w:rsidRPr="00525F09">
                <w:rPr>
                  <w:rFonts w:eastAsia="標楷體"/>
                  <w:color w:val="FF0000"/>
                  <w:lang w:val="en-US"/>
                </w:rPr>
                <w:t xml:space="preserve"> with project time</w:t>
              </w:r>
              <w:del w:id="1311" w:author="Mr POON Pok Man, Michael 潘博文先生" w:date="2026-01-19T17:37:00Z">
                <w:r w:rsidRPr="00525F09">
                  <w:rPr>
                    <w:rFonts w:eastAsia="標楷體"/>
                    <w:color w:val="FF0000"/>
                    <w:lang w:val="en-US"/>
                  </w:rPr>
                  <w:delText>line</w:delText>
                </w:r>
              </w:del>
              <w:r w:rsidRPr="00525F09">
                <w:rPr>
                  <w:rFonts w:eastAsia="標楷體"/>
                  <w:color w:val="FF0000"/>
                  <w:lang w:val="en-US"/>
                </w:rPr>
                <w:t xml:space="preserve"> and cost estimation</w:t>
              </w:r>
            </w:ins>
            <w:ins w:id="1312" w:author="Mr POON Pok Man, Michael 潘博文先生" w:date="2026-01-19T17:37:00Z">
              <w:r w:rsidR="00381CA4" w:rsidRPr="00525F09">
                <w:rPr>
                  <w:rFonts w:eastAsia="標楷體"/>
                  <w:color w:val="FF0000"/>
                  <w:lang w:val="en-US"/>
                </w:rPr>
                <w:t>s</w:t>
              </w:r>
            </w:ins>
            <w:ins w:id="1313" w:author="Mr TANG Chi Wang Andy 鄧志弘先生" w:date="2026-01-13T19:15:00Z">
              <w:r w:rsidRPr="00525F09">
                <w:rPr>
                  <w:rFonts w:eastAsia="標楷體"/>
                  <w:color w:val="FF0000"/>
                  <w:lang w:val="en-US"/>
                </w:rPr>
                <w:t xml:space="preserve"> w</w:t>
              </w:r>
              <w:del w:id="1314" w:author="Mr POON Pok Man, Michael 潘博文先生" w:date="2026-01-19T17:37:00Z">
                <w:r w:rsidRPr="00525F09" w:rsidDel="00381CA4">
                  <w:rPr>
                    <w:rFonts w:eastAsia="標楷體"/>
                    <w:color w:val="FF0000"/>
                    <w:lang w:val="en-US"/>
                  </w:rPr>
                  <w:delText>ere</w:delText>
                </w:r>
              </w:del>
            </w:ins>
            <w:ins w:id="1315" w:author="Mr POON Pok Man, Michael 潘博文先生" w:date="2026-01-19T17:37:00Z">
              <w:r w:rsidR="00381CA4" w:rsidRPr="00525F09">
                <w:rPr>
                  <w:rFonts w:eastAsia="標楷體"/>
                  <w:color w:val="FF0000"/>
                  <w:lang w:val="en-US"/>
                </w:rPr>
                <w:t>as</w:t>
              </w:r>
            </w:ins>
            <w:ins w:id="1316" w:author="Mr TANG Chi Wang Andy 鄧志弘先生" w:date="2026-01-14T13:23:00Z">
              <w:r w:rsidR="00D26F68" w:rsidRPr="00525F09">
                <w:rPr>
                  <w:rFonts w:eastAsia="標楷體"/>
                  <w:color w:val="FF0000"/>
                  <w:lang w:val="en-US"/>
                </w:rPr>
                <w:t xml:space="preserve"> </w:t>
              </w:r>
            </w:ins>
            <w:ins w:id="1317" w:author="Mr TANG Chi Wang Andy 鄧志弘先生" w:date="2026-01-13T19:15:00Z">
              <w:r w:rsidRPr="00525F09">
                <w:rPr>
                  <w:rFonts w:eastAsia="標楷體"/>
                  <w:color w:val="FF0000"/>
                  <w:lang w:val="en-US"/>
                </w:rPr>
                <w:t>received from the original vendor</w:t>
              </w:r>
            </w:ins>
            <w:ins w:id="1318" w:author="Mr TANG Chi Wang Andy 鄧志弘先生" w:date="2026-01-14T12:09:00Z">
              <w:r w:rsidR="00C1531F" w:rsidRPr="00525F09">
                <w:rPr>
                  <w:rFonts w:eastAsia="標楷體"/>
                  <w:color w:val="FF0000"/>
                  <w:lang w:val="en-US"/>
                </w:rPr>
                <w:t xml:space="preserve"> </w:t>
              </w:r>
            </w:ins>
            <w:ins w:id="1319" w:author="Mr POON Pok Man, Michael 潘博文先生" w:date="2026-01-19T17:37:00Z">
              <w:r w:rsidR="00381CA4" w:rsidRPr="00525F09">
                <w:rPr>
                  <w:rFonts w:eastAsia="標楷體"/>
                  <w:color w:val="FF0000"/>
                  <w:lang w:val="en-US"/>
                </w:rPr>
                <w:t xml:space="preserve">of the Messenger </w:t>
              </w:r>
            </w:ins>
            <w:ins w:id="1320" w:author="Mr TANG Chi Wang Andy 鄧志弘先生" w:date="2026-01-14T13:23:00Z">
              <w:r w:rsidR="00D26F68" w:rsidRPr="00525F09">
                <w:rPr>
                  <w:rFonts w:eastAsia="標楷體"/>
                  <w:color w:val="FF0000"/>
                  <w:lang w:val="en-US"/>
                </w:rPr>
                <w:t>on 9 January 2026</w:t>
              </w:r>
            </w:ins>
            <w:ins w:id="1321" w:author="Mr TANG Chi Wang Andy 鄧志弘先生" w:date="2026-01-14T13:24:00Z">
              <w:r w:rsidR="00D26F68" w:rsidRPr="00525F09">
                <w:rPr>
                  <w:rFonts w:eastAsia="標楷體"/>
                  <w:color w:val="FF0000"/>
                  <w:lang w:val="en-US"/>
                </w:rPr>
                <w:t xml:space="preserve"> </w:t>
              </w:r>
              <w:del w:id="1322" w:author="Mr POON Pok Man, Michael 潘博文先生" w:date="2026-01-19T17:38:00Z">
                <w:r w:rsidR="00D26F68" w:rsidRPr="00525F09">
                  <w:rPr>
                    <w:rFonts w:eastAsia="標楷體"/>
                    <w:color w:val="FF0000"/>
                    <w:lang w:val="en-US"/>
                  </w:rPr>
                  <w:delText>a</w:delText>
                </w:r>
              </w:del>
              <w:del w:id="1323" w:author="Mr POON Pok Man, Michael 潘博文先生" w:date="2026-01-19T17:37:00Z">
                <w:r w:rsidR="00D26F68" w:rsidRPr="00525F09">
                  <w:rPr>
                    <w:rFonts w:eastAsia="標楷體"/>
                    <w:color w:val="FF0000"/>
                    <w:lang w:val="en-US"/>
                  </w:rPr>
                  <w:delText>nd wer</w:delText>
                </w:r>
              </w:del>
              <w:del w:id="1324" w:author="Mr POON Pok Man, Michael 潘博文先生" w:date="2026-01-19T17:38:00Z">
                <w:r w:rsidR="00D26F68" w:rsidRPr="00525F09">
                  <w:rPr>
                    <w:rFonts w:eastAsia="標楷體"/>
                    <w:color w:val="FF0000"/>
                    <w:lang w:val="en-US"/>
                  </w:rPr>
                  <w:delText>e</w:delText>
                </w:r>
              </w:del>
            </w:ins>
            <w:ins w:id="1325" w:author="Mr POON Pok Man, Michael 潘博文先生" w:date="2026-01-19T17:38:00Z">
              <w:r w:rsidR="00381CA4" w:rsidRPr="00525F09">
                <w:rPr>
                  <w:rFonts w:eastAsia="標楷體"/>
                  <w:color w:val="FF0000"/>
                  <w:lang w:val="en-US"/>
                </w:rPr>
                <w:t>and was under</w:t>
              </w:r>
            </w:ins>
            <w:ins w:id="1326" w:author="Mr TANG Chi Wang Andy 鄧志弘先生" w:date="2026-01-14T12:10:00Z">
              <w:del w:id="1327" w:author="Mr POON Pok Man, Michael 潘博文先生" w:date="2026-01-19T17:38:00Z">
                <w:r w:rsidR="00C1531F" w:rsidRPr="00525F09">
                  <w:rPr>
                    <w:rFonts w:eastAsia="標楷體"/>
                    <w:color w:val="FF0000"/>
                    <w:lang w:val="en-US"/>
                  </w:rPr>
                  <w:delText xml:space="preserve"> being</w:delText>
                </w:r>
              </w:del>
              <w:r w:rsidR="00C1531F" w:rsidRPr="00525F09">
                <w:rPr>
                  <w:rFonts w:eastAsia="標楷體"/>
                  <w:color w:val="FF0000"/>
                  <w:lang w:val="en-US"/>
                </w:rPr>
                <w:t xml:space="preserve"> review</w:t>
              </w:r>
              <w:del w:id="1328" w:author="Mr POON Pok Man, Michael 潘博文先生" w:date="2026-01-19T17:38:00Z">
                <w:r w:rsidR="00C1531F" w:rsidRPr="00525F09">
                  <w:rPr>
                    <w:rFonts w:eastAsia="標楷體"/>
                    <w:color w:val="FF0000"/>
                    <w:lang w:val="en-US"/>
                  </w:rPr>
                  <w:delText>ed</w:delText>
                </w:r>
              </w:del>
            </w:ins>
            <w:del w:id="1329" w:author="Mr TANG Chi Wang Andy 鄧志弘先生" w:date="2026-01-13T19:15:00Z">
              <w:r w:rsidR="008127E8" w:rsidRPr="00525F09" w:rsidDel="00FD7753">
                <w:rPr>
                  <w:rFonts w:eastAsia="標楷體"/>
                  <w:color w:val="FF0000"/>
                  <w:lang w:val="en-US"/>
                </w:rPr>
                <w:delText xml:space="preserve">The </w:delText>
              </w:r>
              <w:r w:rsidR="002A53F6" w:rsidRPr="00525F09" w:rsidDel="00FD7753">
                <w:rPr>
                  <w:rFonts w:eastAsia="標楷體"/>
                  <w:color w:val="FF0000"/>
                  <w:lang w:val="en-US"/>
                </w:rPr>
                <w:delText>D</w:delText>
              </w:r>
              <w:r w:rsidR="008127E8" w:rsidRPr="00525F09" w:rsidDel="00FD7753">
                <w:rPr>
                  <w:rFonts w:eastAsia="標楷體"/>
                  <w:color w:val="FF0000"/>
                  <w:lang w:val="en-US"/>
                </w:rPr>
                <w:delText xml:space="preserve">igital </w:delText>
              </w:r>
              <w:r w:rsidR="002A53F6" w:rsidRPr="00525F09" w:rsidDel="00FD7753">
                <w:rPr>
                  <w:rFonts w:eastAsia="標楷體"/>
                  <w:color w:val="FF0000"/>
                  <w:lang w:val="en-US"/>
                </w:rPr>
                <w:delText>N</w:delText>
              </w:r>
              <w:r w:rsidR="008127E8" w:rsidRPr="00525F09" w:rsidDel="00FD7753">
                <w:rPr>
                  <w:rFonts w:eastAsia="標楷體"/>
                  <w:color w:val="FF0000"/>
                  <w:lang w:val="en-US"/>
                </w:rPr>
                <w:delText xml:space="preserve">ame </w:delText>
              </w:r>
              <w:r w:rsidR="002A53F6" w:rsidRPr="00525F09" w:rsidDel="00FD7753">
                <w:rPr>
                  <w:rFonts w:eastAsia="標楷體"/>
                  <w:color w:val="FF0000"/>
                  <w:lang w:val="en-US"/>
                </w:rPr>
                <w:delText>C</w:delText>
              </w:r>
              <w:r w:rsidR="008127E8" w:rsidRPr="00525F09" w:rsidDel="00FD7753">
                <w:rPr>
                  <w:rFonts w:eastAsia="標楷體"/>
                  <w:color w:val="FF0000"/>
                  <w:lang w:val="en-US"/>
                </w:rPr>
                <w:delText xml:space="preserve">ard </w:delText>
              </w:r>
              <w:r w:rsidR="002A53F6" w:rsidRPr="00525F09" w:rsidDel="00FD7753">
                <w:rPr>
                  <w:rFonts w:eastAsia="標楷體"/>
                  <w:color w:val="FF0000"/>
                  <w:lang w:val="en-US"/>
                </w:rPr>
                <w:delText>in</w:delText>
              </w:r>
              <w:r w:rsidR="008127E8" w:rsidRPr="00525F09" w:rsidDel="00FD7753">
                <w:rPr>
                  <w:rFonts w:eastAsia="標楷體"/>
                  <w:color w:val="FF0000"/>
                  <w:lang w:val="en-US"/>
                </w:rPr>
                <w:delText xml:space="preserve"> E&amp;M Connect App would be </w:delText>
              </w:r>
              <w:r w:rsidR="002A53F6" w:rsidRPr="00525F09" w:rsidDel="00FD7753">
                <w:rPr>
                  <w:rFonts w:eastAsia="標楷體"/>
                  <w:color w:val="FF0000"/>
                  <w:lang w:val="en-US"/>
                </w:rPr>
                <w:delText>made available</w:delText>
              </w:r>
              <w:r w:rsidR="008127E8" w:rsidRPr="00525F09" w:rsidDel="00FD7753">
                <w:rPr>
                  <w:rFonts w:eastAsia="標楷體"/>
                  <w:color w:val="FF0000"/>
                  <w:lang w:val="en-US"/>
                </w:rPr>
                <w:delText xml:space="preserve"> to </w:delText>
              </w:r>
              <w:r w:rsidR="002A53F6" w:rsidRPr="00525F09" w:rsidDel="00FD7753">
                <w:rPr>
                  <w:rFonts w:eastAsia="標楷體"/>
                  <w:color w:val="FF0000"/>
                  <w:lang w:val="en-US"/>
                </w:rPr>
                <w:delText xml:space="preserve">departmental </w:delText>
              </w:r>
              <w:r w:rsidR="00F005A7" w:rsidRPr="00525F09" w:rsidDel="00FD7753">
                <w:rPr>
                  <w:rFonts w:eastAsia="標楷體"/>
                  <w:color w:val="FF0000"/>
                  <w:lang w:val="en-US"/>
                </w:rPr>
                <w:delText>staff</w:delText>
              </w:r>
              <w:r w:rsidR="008127E8" w:rsidRPr="00525F09" w:rsidDel="00FD7753">
                <w:rPr>
                  <w:rFonts w:eastAsia="標楷體"/>
                  <w:color w:val="FF0000"/>
                  <w:lang w:val="en-US"/>
                </w:rPr>
                <w:delText xml:space="preserve"> at </w:delText>
              </w:r>
              <w:r w:rsidR="002A53F6" w:rsidRPr="00525F09" w:rsidDel="00FD7753">
                <w:rPr>
                  <w:rFonts w:eastAsia="標楷體"/>
                  <w:color w:val="FF0000"/>
                  <w:lang w:val="en-US"/>
                </w:rPr>
                <w:delText>a</w:delText>
              </w:r>
              <w:r w:rsidR="008127E8" w:rsidRPr="00525F09" w:rsidDel="00FD7753">
                <w:rPr>
                  <w:rFonts w:eastAsia="標楷體"/>
                  <w:color w:val="FF0000"/>
                  <w:lang w:val="en-US"/>
                </w:rPr>
                <w:delText xml:space="preserve">ssistant </w:delText>
              </w:r>
              <w:r w:rsidR="002A53F6" w:rsidRPr="00525F09" w:rsidDel="00FD7753">
                <w:rPr>
                  <w:rFonts w:eastAsia="標楷體"/>
                  <w:color w:val="FF0000"/>
                  <w:lang w:val="en-US"/>
                </w:rPr>
                <w:delText>i</w:delText>
              </w:r>
              <w:r w:rsidR="008127E8" w:rsidRPr="00525F09" w:rsidDel="00FD7753">
                <w:rPr>
                  <w:rFonts w:eastAsia="標楷體"/>
                  <w:color w:val="FF0000"/>
                  <w:lang w:val="en-US"/>
                </w:rPr>
                <w:delText>nspector</w:delText>
              </w:r>
              <w:r w:rsidR="002A53F6" w:rsidRPr="00525F09" w:rsidDel="00FD7753">
                <w:rPr>
                  <w:rFonts w:eastAsia="標楷體"/>
                  <w:color w:val="FF0000"/>
                  <w:lang w:val="en-US"/>
                </w:rPr>
                <w:delText>ate rank</w:delText>
              </w:r>
              <w:r w:rsidR="008127E8" w:rsidRPr="00525F09" w:rsidDel="00FD7753">
                <w:rPr>
                  <w:rFonts w:eastAsia="標楷體"/>
                  <w:color w:val="FF0000"/>
                  <w:lang w:val="en-US"/>
                </w:rPr>
                <w:delText xml:space="preserve"> or above</w:delText>
              </w:r>
              <w:r w:rsidR="00F005A7" w:rsidRPr="00525F09" w:rsidDel="00FD7753">
                <w:rPr>
                  <w:rFonts w:eastAsia="標楷體"/>
                  <w:color w:val="FF0000"/>
                  <w:lang w:val="en-US"/>
                </w:rPr>
                <w:delText>, targeted</w:delText>
              </w:r>
              <w:r w:rsidR="008127E8" w:rsidRPr="00525F09" w:rsidDel="00FD7753">
                <w:rPr>
                  <w:rFonts w:eastAsia="標楷體"/>
                  <w:color w:val="FF0000"/>
                  <w:lang w:val="en-US"/>
                </w:rPr>
                <w:delText xml:space="preserve"> by </w:delText>
              </w:r>
              <w:r w:rsidR="00407D3B" w:rsidRPr="00525F09" w:rsidDel="00FD7753">
                <w:rPr>
                  <w:rFonts w:eastAsia="標楷體"/>
                  <w:color w:val="FF0000"/>
                  <w:lang w:val="en-US"/>
                </w:rPr>
                <w:delText>end of 2025</w:delText>
              </w:r>
              <w:r w:rsidR="008127E8" w:rsidRPr="00525F09" w:rsidDel="00FD7753">
                <w:rPr>
                  <w:rFonts w:eastAsia="標楷體"/>
                  <w:color w:val="FF0000"/>
                  <w:lang w:val="en-US"/>
                </w:rPr>
                <w:delText xml:space="preserve">. </w:delText>
              </w:r>
              <w:r w:rsidR="00407D3B" w:rsidRPr="00525F09" w:rsidDel="00FD7753">
                <w:rPr>
                  <w:rFonts w:eastAsia="標楷體"/>
                  <w:color w:val="FF0000"/>
                  <w:lang w:val="en-US"/>
                </w:rPr>
                <w:delText xml:space="preserve"> </w:delText>
              </w:r>
              <w:r w:rsidR="002A53F6" w:rsidRPr="00525F09" w:rsidDel="00FD7753">
                <w:rPr>
                  <w:rFonts w:eastAsia="標楷體"/>
                  <w:color w:val="FF0000"/>
                  <w:lang w:val="en-US"/>
                </w:rPr>
                <w:delText xml:space="preserve">Means would be provided in our Intranet </w:delText>
              </w:r>
              <w:r w:rsidR="008127E8" w:rsidRPr="00525F09" w:rsidDel="00FD7753">
                <w:rPr>
                  <w:rFonts w:eastAsia="標楷體"/>
                  <w:color w:val="FF0000"/>
                  <w:lang w:val="en-US"/>
                </w:rPr>
                <w:delText xml:space="preserve">for users </w:delText>
              </w:r>
              <w:r w:rsidR="002A53F6" w:rsidRPr="00525F09" w:rsidDel="00FD7753">
                <w:rPr>
                  <w:rFonts w:eastAsia="標楷體"/>
                  <w:color w:val="FF0000"/>
                  <w:lang w:val="en-US"/>
                </w:rPr>
                <w:delText xml:space="preserve">to </w:delText>
              </w:r>
              <w:r w:rsidR="00D76B7A" w:rsidRPr="00525F09" w:rsidDel="00FD7753">
                <w:rPr>
                  <w:rFonts w:eastAsia="標楷體"/>
                  <w:color w:val="FF0000"/>
                  <w:lang w:val="en-US"/>
                </w:rPr>
                <w:delText>manag</w:delText>
              </w:r>
              <w:r w:rsidR="002A53F6" w:rsidRPr="00525F09" w:rsidDel="00FD7753">
                <w:rPr>
                  <w:rFonts w:eastAsia="標楷體"/>
                  <w:color w:val="FF0000"/>
                  <w:lang w:val="en-US"/>
                </w:rPr>
                <w:delText>e the displayed contents</w:delText>
              </w:r>
              <w:r w:rsidR="00D76B7A" w:rsidRPr="00525F09" w:rsidDel="00FD7753">
                <w:rPr>
                  <w:rFonts w:eastAsia="標楷體"/>
                  <w:color w:val="FF0000"/>
                  <w:lang w:val="en-US"/>
                </w:rPr>
                <w:delText xml:space="preserve">, such as </w:delText>
              </w:r>
              <w:r w:rsidR="002A53F6" w:rsidRPr="00525F09" w:rsidDel="00FD7753">
                <w:rPr>
                  <w:rFonts w:eastAsia="標楷體"/>
                  <w:color w:val="FF0000"/>
                  <w:lang w:val="en-US"/>
                </w:rPr>
                <w:delText xml:space="preserve">their </w:delText>
              </w:r>
              <w:r w:rsidR="00DC3167" w:rsidRPr="00525F09" w:rsidDel="00FD7753">
                <w:rPr>
                  <w:rFonts w:eastAsia="標楷體"/>
                  <w:color w:val="FF0000"/>
                  <w:lang w:val="en-US"/>
                </w:rPr>
                <w:delText xml:space="preserve">personal </w:delText>
              </w:r>
              <w:r w:rsidR="00D76B7A" w:rsidRPr="00525F09" w:rsidDel="00FD7753">
                <w:rPr>
                  <w:rFonts w:eastAsia="標楷體"/>
                  <w:color w:val="FF0000"/>
                  <w:lang w:val="en-US"/>
                </w:rPr>
                <w:delText xml:space="preserve">qualifications and photo </w:delText>
              </w:r>
              <w:r w:rsidR="002A53F6" w:rsidRPr="00525F09" w:rsidDel="00FD7753">
                <w:rPr>
                  <w:rFonts w:eastAsia="標楷體"/>
                  <w:color w:val="FF0000"/>
                  <w:lang w:val="en-US"/>
                </w:rPr>
                <w:delText>and</w:delText>
              </w:r>
              <w:r w:rsidR="00D76B7A" w:rsidRPr="00525F09" w:rsidDel="00FD7753">
                <w:rPr>
                  <w:rFonts w:eastAsia="標楷體"/>
                  <w:color w:val="FF0000"/>
                  <w:lang w:val="en-US"/>
                </w:rPr>
                <w:delText xml:space="preserve"> etc</w:delText>
              </w:r>
              <w:r w:rsidR="002A53F6" w:rsidRPr="00525F09" w:rsidDel="00FD7753">
                <w:rPr>
                  <w:rFonts w:eastAsia="標楷體"/>
                  <w:color w:val="FF0000"/>
                  <w:lang w:val="en-US"/>
                </w:rPr>
                <w:delText>.</w:delText>
              </w:r>
            </w:del>
          </w:p>
          <w:p w14:paraId="45103FBF" w14:textId="2DD22E2E" w:rsidR="00213AC8" w:rsidRPr="00525F09" w:rsidDel="00FD7753" w:rsidRDefault="00213AC8" w:rsidP="00822517">
            <w:pPr>
              <w:tabs>
                <w:tab w:val="left" w:pos="426"/>
                <w:tab w:val="left" w:pos="461"/>
              </w:tabs>
              <w:autoSpaceDE w:val="0"/>
              <w:autoSpaceDN w:val="0"/>
              <w:adjustRightInd w:val="0"/>
              <w:spacing w:line="300" w:lineRule="exact"/>
              <w:ind w:rightChars="106" w:right="254" w:firstLine="1"/>
              <w:jc w:val="both"/>
              <w:rPr>
                <w:del w:id="1330" w:author="Mr TANG Chi Wang Andy 鄧志弘先生" w:date="2026-01-13T19:15:00Z"/>
                <w:rFonts w:eastAsia="標楷體"/>
                <w:color w:val="FF0000"/>
                <w:lang w:val="en-US"/>
              </w:rPr>
            </w:pPr>
          </w:p>
          <w:p w14:paraId="3C6954E2" w14:textId="6D6F12AE" w:rsidR="008127E8" w:rsidRPr="00525F09" w:rsidDel="00FD7753" w:rsidRDefault="00F85647" w:rsidP="00822517">
            <w:pPr>
              <w:tabs>
                <w:tab w:val="left" w:pos="426"/>
                <w:tab w:val="left" w:pos="461"/>
              </w:tabs>
              <w:autoSpaceDE w:val="0"/>
              <w:autoSpaceDN w:val="0"/>
              <w:adjustRightInd w:val="0"/>
              <w:spacing w:line="300" w:lineRule="exact"/>
              <w:ind w:rightChars="106" w:right="254" w:firstLine="1"/>
              <w:jc w:val="both"/>
              <w:rPr>
                <w:del w:id="1331" w:author="Mr TANG Chi Wang Andy 鄧志弘先生" w:date="2026-01-13T19:15:00Z"/>
                <w:rFonts w:eastAsia="標楷體"/>
                <w:color w:val="FF0000"/>
                <w:lang w:val="en-US"/>
              </w:rPr>
            </w:pPr>
            <w:bookmarkStart w:id="1332" w:name="_Hlk214006222"/>
            <w:del w:id="1333" w:author="Mr TANG Chi Wang Andy 鄧志弘先生" w:date="2026-01-13T19:15:00Z">
              <w:r w:rsidRPr="00525F09" w:rsidDel="00FD7753">
                <w:rPr>
                  <w:rFonts w:eastAsia="標楷體"/>
                  <w:color w:val="FF0000"/>
                  <w:lang w:val="en-US"/>
                </w:rPr>
                <w:delText xml:space="preserve">Further to the enquiries by some staff for extending </w:delText>
              </w:r>
              <w:r w:rsidR="008127E8" w:rsidRPr="00525F09" w:rsidDel="00FD7753">
                <w:rPr>
                  <w:rFonts w:eastAsia="標楷體"/>
                  <w:color w:val="FF0000"/>
                  <w:lang w:val="en-US"/>
                </w:rPr>
                <w:delText xml:space="preserve">the digital access function </w:delText>
              </w:r>
              <w:r w:rsidRPr="00525F09" w:rsidDel="00FD7753">
                <w:rPr>
                  <w:rFonts w:eastAsia="標楷體"/>
                  <w:color w:val="FF0000"/>
                  <w:lang w:val="en-US"/>
                </w:rPr>
                <w:delText>in</w:delText>
              </w:r>
              <w:r w:rsidR="008127E8" w:rsidRPr="00525F09" w:rsidDel="00FD7753">
                <w:rPr>
                  <w:rFonts w:eastAsia="標楷體"/>
                  <w:color w:val="FF0000"/>
                  <w:lang w:val="en-US"/>
                </w:rPr>
                <w:delText xml:space="preserve"> the E&amp;M Connect App, </w:delText>
              </w:r>
              <w:r w:rsidRPr="00525F09" w:rsidDel="00FD7753">
                <w:rPr>
                  <w:rFonts w:eastAsia="標楷體"/>
                  <w:color w:val="FF0000"/>
                  <w:lang w:val="en-US"/>
                </w:rPr>
                <w:delText>i.e., ePass</w:delText>
              </w:r>
              <w:r w:rsidR="00DC3167" w:rsidRPr="00525F09" w:rsidDel="00FD7753">
                <w:rPr>
                  <w:rFonts w:eastAsia="標楷體"/>
                  <w:color w:val="FF0000"/>
                  <w:lang w:val="en-US"/>
                </w:rPr>
                <w:delText xml:space="preserve"> for seconded staff</w:delText>
              </w:r>
              <w:r w:rsidR="008127E8" w:rsidRPr="00525F09" w:rsidDel="00FD7753">
                <w:rPr>
                  <w:rFonts w:eastAsia="標楷體"/>
                  <w:color w:val="FF0000"/>
                  <w:lang w:val="en-US"/>
                </w:rPr>
                <w:delText xml:space="preserve">, </w:delText>
              </w:r>
              <w:r w:rsidRPr="00525F09" w:rsidDel="00FD7753">
                <w:rPr>
                  <w:rFonts w:eastAsia="標楷體"/>
                  <w:color w:val="FF0000"/>
                  <w:lang w:val="en-US"/>
                </w:rPr>
                <w:delText xml:space="preserve">for all </w:delText>
              </w:r>
              <w:r w:rsidR="00DC3167" w:rsidRPr="00525F09" w:rsidDel="00FD7753">
                <w:rPr>
                  <w:rFonts w:eastAsia="標楷體"/>
                  <w:color w:val="FF0000"/>
                  <w:lang w:val="en-US"/>
                </w:rPr>
                <w:delText>EMSD</w:delText>
              </w:r>
              <w:r w:rsidRPr="00525F09" w:rsidDel="00FD7753">
                <w:rPr>
                  <w:rFonts w:eastAsia="標楷體"/>
                  <w:color w:val="FF0000"/>
                  <w:lang w:val="en-US"/>
                </w:rPr>
                <w:delText xml:space="preserve"> staff including outstation staff for accessing the EMSD HQs, DAD was consulted and it was advised that the ePass was not meant for massive use from their </w:delText>
              </w:r>
              <w:r w:rsidR="008127E8" w:rsidRPr="00525F09" w:rsidDel="00FD7753">
                <w:rPr>
                  <w:rFonts w:eastAsia="標楷體"/>
                  <w:color w:val="FF0000"/>
                  <w:lang w:val="en-US"/>
                </w:rPr>
                <w:delText xml:space="preserve">administrative </w:delText>
              </w:r>
              <w:r w:rsidRPr="00525F09" w:rsidDel="00FD7753">
                <w:rPr>
                  <w:rFonts w:eastAsia="標楷體"/>
                  <w:color w:val="FF0000"/>
                  <w:lang w:val="en-US"/>
                </w:rPr>
                <w:delText>and operation</w:delText>
              </w:r>
              <w:r w:rsidR="008127E8" w:rsidRPr="00525F09" w:rsidDel="00FD7753">
                <w:rPr>
                  <w:rFonts w:eastAsia="標楷體"/>
                  <w:color w:val="FF0000"/>
                  <w:lang w:val="en-US"/>
                </w:rPr>
                <w:delText xml:space="preserve"> </w:delText>
              </w:r>
              <w:r w:rsidRPr="00525F09" w:rsidDel="00FD7753">
                <w:rPr>
                  <w:rFonts w:eastAsia="標楷體"/>
                  <w:color w:val="FF0000"/>
                  <w:lang w:val="en-US"/>
                </w:rPr>
                <w:delText xml:space="preserve">point of view, with due consideration for the very limited number of </w:delText>
              </w:r>
              <w:r w:rsidR="00DC3167" w:rsidRPr="00525F09" w:rsidDel="00FD7753">
                <w:rPr>
                  <w:rFonts w:eastAsia="標楷體"/>
                  <w:color w:val="FF0000"/>
                  <w:lang w:val="en-US"/>
                </w:rPr>
                <w:delText xml:space="preserve">the </w:delText>
              </w:r>
              <w:r w:rsidRPr="00525F09" w:rsidDel="00FD7753">
                <w:rPr>
                  <w:rFonts w:eastAsia="標楷體"/>
                  <w:color w:val="FF0000"/>
                  <w:lang w:val="en-US"/>
                </w:rPr>
                <w:delText xml:space="preserve">QR code scanners installed (in </w:delText>
              </w:r>
              <w:r w:rsidR="00DC3167" w:rsidRPr="00525F09" w:rsidDel="00FD7753">
                <w:rPr>
                  <w:rFonts w:eastAsia="標楷體"/>
                  <w:color w:val="FF0000"/>
                  <w:lang w:val="en-US"/>
                </w:rPr>
                <w:delText xml:space="preserve">the </w:delText>
              </w:r>
              <w:r w:rsidRPr="00525F09" w:rsidDel="00FD7753">
                <w:rPr>
                  <w:rFonts w:eastAsia="標楷體"/>
                  <w:color w:val="FF0000"/>
                  <w:lang w:val="en-US"/>
                </w:rPr>
                <w:delText xml:space="preserve">two wide flip-gates </w:delText>
              </w:r>
              <w:r w:rsidR="00DC3167" w:rsidRPr="00525F09" w:rsidDel="00FD7753">
                <w:rPr>
                  <w:rFonts w:eastAsia="標楷體"/>
                  <w:color w:val="FF0000"/>
                  <w:lang w:val="en-US"/>
                </w:rPr>
                <w:delText>on the ground 1</w:delText>
              </w:r>
              <w:r w:rsidR="00DC3167" w:rsidRPr="00525F09" w:rsidDel="00FD7753">
                <w:rPr>
                  <w:rFonts w:eastAsia="標楷體"/>
                  <w:color w:val="FF0000"/>
                  <w:vertAlign w:val="superscript"/>
                  <w:lang w:val="en-US"/>
                </w:rPr>
                <w:delText>st</w:delText>
              </w:r>
              <w:r w:rsidR="00DC3167" w:rsidRPr="00525F09" w:rsidDel="00FD7753">
                <w:rPr>
                  <w:rFonts w:eastAsia="標楷體"/>
                  <w:color w:val="FF0000"/>
                  <w:lang w:val="en-US"/>
                </w:rPr>
                <w:delText xml:space="preserve"> floors</w:delText>
              </w:r>
              <w:r w:rsidRPr="00525F09" w:rsidDel="00FD7753">
                <w:rPr>
                  <w:rFonts w:eastAsia="標楷體"/>
                  <w:color w:val="FF0000"/>
                  <w:lang w:val="en-US"/>
                </w:rPr>
                <w:delText xml:space="preserve"> only). They further advised that staff were encouraged to apply for the various existing three means available to enter the building</w:delText>
              </w:r>
              <w:r w:rsidR="00DC3167" w:rsidRPr="00525F09" w:rsidDel="00FD7753">
                <w:rPr>
                  <w:rFonts w:eastAsia="標楷體"/>
                  <w:color w:val="FF0000"/>
                  <w:lang w:val="en-US"/>
                </w:rPr>
                <w:delText xml:space="preserve"> if needed</w:delText>
              </w:r>
              <w:r w:rsidR="008127E8" w:rsidRPr="00525F09" w:rsidDel="00FD7753">
                <w:rPr>
                  <w:rFonts w:eastAsia="標楷體"/>
                  <w:color w:val="FF0000"/>
                  <w:lang w:val="en-US"/>
                </w:rPr>
                <w:delText>.</w:delText>
              </w:r>
            </w:del>
          </w:p>
          <w:bookmarkEnd w:id="1332"/>
          <w:p w14:paraId="2FEA2FCE" w14:textId="51B372BC" w:rsidR="008127E8" w:rsidRPr="00525F09" w:rsidDel="00FD7753" w:rsidRDefault="008127E8" w:rsidP="00822517">
            <w:pPr>
              <w:tabs>
                <w:tab w:val="left" w:pos="426"/>
                <w:tab w:val="left" w:pos="461"/>
              </w:tabs>
              <w:autoSpaceDE w:val="0"/>
              <w:autoSpaceDN w:val="0"/>
              <w:adjustRightInd w:val="0"/>
              <w:spacing w:line="300" w:lineRule="exact"/>
              <w:ind w:rightChars="106" w:right="254" w:firstLine="1"/>
              <w:jc w:val="both"/>
              <w:rPr>
                <w:del w:id="1334" w:author="Mr TANG Chi Wang Andy 鄧志弘先生" w:date="2026-01-13T19:15:00Z"/>
                <w:rFonts w:eastAsia="標楷體"/>
                <w:color w:val="FF0000"/>
                <w:lang w:val="en-US"/>
              </w:rPr>
            </w:pPr>
          </w:p>
          <w:p w14:paraId="1B6A5AF4" w14:textId="5A7563DF" w:rsidR="00213AC8" w:rsidRPr="00525F09" w:rsidRDefault="008B48DF" w:rsidP="00D26F68">
            <w:pPr>
              <w:tabs>
                <w:tab w:val="left" w:pos="426"/>
                <w:tab w:val="left" w:pos="461"/>
              </w:tabs>
              <w:autoSpaceDE w:val="0"/>
              <w:autoSpaceDN w:val="0"/>
              <w:adjustRightInd w:val="0"/>
              <w:spacing w:line="300" w:lineRule="exact"/>
              <w:ind w:rightChars="106" w:right="254" w:firstLine="1"/>
              <w:jc w:val="both"/>
              <w:rPr>
                <w:rFonts w:eastAsia="標楷體"/>
                <w:lang w:val="en-US"/>
              </w:rPr>
            </w:pPr>
            <w:del w:id="1335" w:author="Mr TANG Chi Wang Andy 鄧志弘先生" w:date="2026-01-13T19:15:00Z">
              <w:r w:rsidRPr="00525F09" w:rsidDel="00FD7753">
                <w:rPr>
                  <w:rFonts w:eastAsia="標楷體"/>
                  <w:color w:val="FF0000"/>
                  <w:lang w:val="en-US"/>
                </w:rPr>
                <w:delText>I</w:delText>
              </w:r>
              <w:r w:rsidR="008127E8" w:rsidRPr="00525F09" w:rsidDel="00FD7753">
                <w:rPr>
                  <w:rFonts w:eastAsia="標楷體"/>
                  <w:color w:val="FF0000"/>
                  <w:lang w:val="en-US"/>
                </w:rPr>
                <w:delText xml:space="preserve">t was </w:delText>
              </w:r>
              <w:r w:rsidRPr="00525F09" w:rsidDel="00FD7753">
                <w:rPr>
                  <w:rFonts w:eastAsia="標楷體"/>
                  <w:color w:val="FF0000"/>
                  <w:lang w:val="en-US"/>
                </w:rPr>
                <w:delText>suggested</w:delText>
              </w:r>
              <w:r w:rsidR="008127E8" w:rsidRPr="00525F09" w:rsidDel="00FD7753">
                <w:rPr>
                  <w:rFonts w:eastAsia="標楷體"/>
                  <w:color w:val="FF0000"/>
                  <w:lang w:val="en-US"/>
                </w:rPr>
                <w:delText xml:space="preserve"> </w:delText>
              </w:r>
              <w:r w:rsidRPr="00525F09" w:rsidDel="00FD7753">
                <w:rPr>
                  <w:rFonts w:eastAsia="標楷體"/>
                  <w:color w:val="FF0000"/>
                  <w:lang w:val="en-US"/>
                </w:rPr>
                <w:delText>mak</w:delText>
              </w:r>
              <w:r w:rsidR="007B69C4" w:rsidRPr="00525F09" w:rsidDel="00FD7753">
                <w:rPr>
                  <w:rFonts w:eastAsia="標楷體"/>
                  <w:color w:val="FF0000"/>
                  <w:lang w:val="en-US"/>
                </w:rPr>
                <w:delText>ing</w:delText>
              </w:r>
              <w:r w:rsidR="008127E8" w:rsidRPr="00525F09" w:rsidDel="00FD7753">
                <w:rPr>
                  <w:rFonts w:eastAsia="標楷體"/>
                  <w:color w:val="FF0000"/>
                  <w:lang w:val="en-US"/>
                </w:rPr>
                <w:delText xml:space="preserve"> the EMSD </w:delText>
              </w:r>
              <w:r w:rsidR="00475AE9" w:rsidRPr="00525F09" w:rsidDel="00FD7753">
                <w:rPr>
                  <w:rFonts w:eastAsia="標楷體"/>
                  <w:color w:val="FF0000"/>
                  <w:lang w:val="en-US"/>
                </w:rPr>
                <w:delText>C</w:delText>
              </w:r>
              <w:r w:rsidR="008127E8" w:rsidRPr="00525F09" w:rsidDel="00FD7753">
                <w:rPr>
                  <w:rFonts w:eastAsia="標楷體"/>
                  <w:color w:val="FF0000"/>
                  <w:lang w:val="en-US"/>
                </w:rPr>
                <w:delText xml:space="preserve">hatbot </w:delText>
              </w:r>
              <w:r w:rsidRPr="00525F09" w:rsidDel="00FD7753">
                <w:rPr>
                  <w:rFonts w:eastAsia="標楷體"/>
                  <w:color w:val="FF0000"/>
                  <w:lang w:val="en-US"/>
                </w:rPr>
                <w:delText>available in</w:delText>
              </w:r>
              <w:r w:rsidR="008127E8" w:rsidRPr="00525F09" w:rsidDel="00FD7753">
                <w:rPr>
                  <w:rFonts w:eastAsia="標楷體"/>
                  <w:color w:val="FF0000"/>
                  <w:lang w:val="en-US"/>
                </w:rPr>
                <w:delText xml:space="preserve"> the EMSD </w:delText>
              </w:r>
              <w:r w:rsidR="00475AE9" w:rsidRPr="00525F09" w:rsidDel="00FD7753">
                <w:rPr>
                  <w:rFonts w:eastAsia="標楷體"/>
                  <w:color w:val="FF0000"/>
                  <w:lang w:val="en-US"/>
                </w:rPr>
                <w:delText>M</w:delText>
              </w:r>
              <w:r w:rsidR="008127E8" w:rsidRPr="00525F09" w:rsidDel="00FD7753">
                <w:rPr>
                  <w:rFonts w:eastAsia="標楷體"/>
                  <w:color w:val="FF0000"/>
                  <w:lang w:val="en-US"/>
                </w:rPr>
                <w:delText xml:space="preserve">essenger </w:delText>
              </w:r>
              <w:r w:rsidRPr="00525F09" w:rsidDel="00FD7753">
                <w:rPr>
                  <w:rFonts w:eastAsia="標楷體"/>
                  <w:color w:val="FF0000"/>
                  <w:lang w:val="en-US"/>
                </w:rPr>
                <w:delText>(or via</w:delText>
              </w:r>
              <w:r w:rsidR="008127E8" w:rsidRPr="00525F09" w:rsidDel="00FD7753">
                <w:rPr>
                  <w:rFonts w:eastAsia="標楷體"/>
                  <w:color w:val="FF0000"/>
                  <w:lang w:val="en-US"/>
                </w:rPr>
                <w:delText xml:space="preserve"> E&amp;M Connect</w:delText>
              </w:r>
              <w:r w:rsidRPr="00525F09" w:rsidDel="00FD7753">
                <w:rPr>
                  <w:rFonts w:eastAsia="標楷體"/>
                  <w:color w:val="FF0000"/>
                  <w:lang w:val="en-US"/>
                </w:rPr>
                <w:delText>).</w:delText>
              </w:r>
              <w:r w:rsidR="008127E8" w:rsidRPr="00525F09" w:rsidDel="00FD7753">
                <w:rPr>
                  <w:rFonts w:eastAsia="標楷體"/>
                  <w:color w:val="FF0000"/>
                  <w:lang w:val="en-US"/>
                </w:rPr>
                <w:delText xml:space="preserve"> </w:delText>
              </w:r>
              <w:r w:rsidR="001134D8" w:rsidRPr="00525F09" w:rsidDel="00FD7753">
                <w:rPr>
                  <w:rFonts w:eastAsia="標楷體"/>
                  <w:color w:val="FF0000"/>
                  <w:lang w:val="en-US"/>
                </w:rPr>
                <w:delText xml:space="preserve">The </w:delText>
              </w:r>
              <w:r w:rsidR="0020274B" w:rsidRPr="00525F09" w:rsidDel="00FD7753">
                <w:rPr>
                  <w:rFonts w:eastAsia="標楷體"/>
                  <w:color w:val="FF0000"/>
                </w:rPr>
                <w:delText>technical solution</w:delText>
              </w:r>
              <w:r w:rsidR="001134D8" w:rsidRPr="00525F09" w:rsidDel="00FD7753">
                <w:rPr>
                  <w:rFonts w:eastAsia="標楷體"/>
                  <w:color w:val="FF0000"/>
                </w:rPr>
                <w:delText xml:space="preserve"> was </w:delText>
              </w:r>
              <w:r w:rsidR="0020274B" w:rsidRPr="00525F09" w:rsidDel="00FD7753">
                <w:rPr>
                  <w:rFonts w:eastAsia="標楷體"/>
                  <w:color w:val="FF0000"/>
                </w:rPr>
                <w:delText xml:space="preserve">being studied and it </w:delText>
              </w:r>
              <w:r w:rsidR="001134D8" w:rsidRPr="00525F09" w:rsidDel="00FD7753">
                <w:rPr>
                  <w:rFonts w:eastAsia="標楷體"/>
                  <w:color w:val="FF0000"/>
                </w:rPr>
                <w:delText xml:space="preserve">was </w:delText>
              </w:r>
              <w:r w:rsidR="0020274B" w:rsidRPr="00525F09" w:rsidDel="00FD7753">
                <w:rPr>
                  <w:rFonts w:eastAsia="標楷體"/>
                  <w:color w:val="FF0000"/>
                </w:rPr>
                <w:delText>targeted to be finalised in December.</w:delText>
              </w:r>
            </w:del>
            <w:del w:id="1336" w:author="Mr TANG Chi Wang Andy 鄧志弘先生" w:date="2026-01-14T12:33:00Z">
              <w:r w:rsidR="008617DE" w:rsidRPr="00525F09" w:rsidDel="0077267B">
                <w:rPr>
                  <w:rFonts w:eastAsia="標楷體"/>
                  <w:color w:val="FF0000"/>
                </w:rPr>
                <w:delText xml:space="preserve"> </w:delText>
              </w:r>
            </w:del>
            <w:ins w:id="1337" w:author="Mr TANG Chi Wang Andy 鄧志弘先生" w:date="2026-01-14T13:10:00Z">
              <w:r w:rsidR="00CB562C" w:rsidRPr="00525F09">
                <w:rPr>
                  <w:rFonts w:eastAsia="標楷體"/>
                  <w:color w:val="FF0000"/>
                </w:rPr>
                <w:t>.</w:t>
              </w:r>
            </w:ins>
          </w:p>
        </w:tc>
        <w:tc>
          <w:tcPr>
            <w:tcW w:w="1701" w:type="dxa"/>
            <w:tcBorders>
              <w:left w:val="nil"/>
            </w:tcBorders>
          </w:tcPr>
          <w:p w14:paraId="5A3010F0"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SE/ITSS2</w:t>
            </w:r>
          </w:p>
        </w:tc>
      </w:tr>
      <w:tr w:rsidR="00071073" w:rsidRPr="00525F09" w14:paraId="3BA11371" w14:textId="77777777" w:rsidTr="007321F8">
        <w:trPr>
          <w:trHeight w:val="183"/>
        </w:trPr>
        <w:tc>
          <w:tcPr>
            <w:tcW w:w="709" w:type="dxa"/>
          </w:tcPr>
          <w:p w14:paraId="7B0B0548" w14:textId="77777777" w:rsidR="00213AC8" w:rsidRPr="00525F09" w:rsidRDefault="00213AC8" w:rsidP="00213AC8">
            <w:pPr>
              <w:pStyle w:val="31"/>
              <w:spacing w:line="300" w:lineRule="exact"/>
              <w:ind w:left="0" w:rightChars="60" w:right="144" w:firstLine="0"/>
              <w:rPr>
                <w:rFonts w:ascii="Times New Roman" w:eastAsia="標楷體" w:hAnsi="Times New Roman"/>
                <w:b/>
                <w:szCs w:val="24"/>
              </w:rPr>
            </w:pPr>
          </w:p>
        </w:tc>
        <w:tc>
          <w:tcPr>
            <w:tcW w:w="7229" w:type="dxa"/>
            <w:gridSpan w:val="3"/>
          </w:tcPr>
          <w:p w14:paraId="70D6A2C6" w14:textId="77777777" w:rsidR="00213AC8" w:rsidRPr="00525F09" w:rsidRDefault="00213AC8" w:rsidP="00213AC8">
            <w:pPr>
              <w:pStyle w:val="31"/>
              <w:keepNext/>
              <w:spacing w:line="300" w:lineRule="exact"/>
              <w:ind w:leftChars="5" w:left="12" w:rightChars="106" w:right="254" w:firstLine="0"/>
              <w:rPr>
                <w:rFonts w:ascii="Times New Roman" w:eastAsia="標楷體" w:hAnsi="Times New Roman"/>
                <w:b/>
                <w:kern w:val="0"/>
                <w:szCs w:val="24"/>
                <w:lang w:eastAsia="zh-HK"/>
              </w:rPr>
            </w:pPr>
          </w:p>
        </w:tc>
        <w:tc>
          <w:tcPr>
            <w:tcW w:w="1701" w:type="dxa"/>
            <w:tcBorders>
              <w:left w:val="nil"/>
            </w:tcBorders>
          </w:tcPr>
          <w:p w14:paraId="752F88D4" w14:textId="77777777" w:rsidR="00213AC8" w:rsidRPr="00525F09" w:rsidRDefault="00213AC8" w:rsidP="00213AC8">
            <w:pPr>
              <w:pStyle w:val="a5"/>
              <w:keepNext/>
              <w:spacing w:before="0" w:after="0" w:line="300" w:lineRule="exact"/>
              <w:ind w:rightChars="0" w:right="0"/>
              <w:jc w:val="center"/>
              <w:rPr>
                <w:rFonts w:ascii="Times New Roman" w:eastAsia="標楷體" w:hAnsi="Times New Roman"/>
                <w:kern w:val="2"/>
                <w:sz w:val="24"/>
              </w:rPr>
            </w:pPr>
          </w:p>
        </w:tc>
      </w:tr>
      <w:tr w:rsidR="00071073" w:rsidRPr="00525F09" w14:paraId="200EE167" w14:textId="77777777" w:rsidTr="007321F8">
        <w:trPr>
          <w:trHeight w:val="558"/>
        </w:trPr>
        <w:tc>
          <w:tcPr>
            <w:tcW w:w="709" w:type="dxa"/>
          </w:tcPr>
          <w:p w14:paraId="2D73BB94" w14:textId="77777777" w:rsidR="00213AC8" w:rsidRPr="00525F09" w:rsidRDefault="00213AC8" w:rsidP="00213AC8">
            <w:pPr>
              <w:pStyle w:val="31"/>
              <w:spacing w:line="300" w:lineRule="exact"/>
              <w:ind w:left="0" w:rightChars="60" w:right="144" w:firstLine="0"/>
              <w:rPr>
                <w:rFonts w:ascii="Times New Roman" w:eastAsia="標楷體" w:hAnsi="Times New Roman"/>
                <w:b/>
                <w:bCs/>
              </w:rPr>
            </w:pPr>
            <w:r w:rsidRPr="00525F09">
              <w:rPr>
                <w:rFonts w:ascii="Times New Roman" w:eastAsia="標楷體" w:hAnsi="Times New Roman"/>
                <w:b/>
                <w:bCs/>
              </w:rPr>
              <w:t>3.</w:t>
            </w:r>
          </w:p>
        </w:tc>
        <w:tc>
          <w:tcPr>
            <w:tcW w:w="7229" w:type="dxa"/>
            <w:gridSpan w:val="3"/>
          </w:tcPr>
          <w:p w14:paraId="4BEFFB53" w14:textId="77777777" w:rsidR="00213AC8" w:rsidRPr="00525F09" w:rsidRDefault="00213AC8" w:rsidP="00213AC8">
            <w:pPr>
              <w:pStyle w:val="31"/>
              <w:keepNext/>
              <w:spacing w:line="300" w:lineRule="exact"/>
              <w:ind w:leftChars="5" w:left="12" w:rightChars="106" w:right="254" w:firstLine="0"/>
              <w:rPr>
                <w:rFonts w:ascii="Times New Roman" w:eastAsia="標楷體" w:hAnsi="Times New Roman"/>
                <w:b/>
                <w:bCs/>
              </w:rPr>
            </w:pPr>
            <w:r w:rsidRPr="00525F09">
              <w:rPr>
                <w:rFonts w:ascii="Times New Roman" w:eastAsia="標楷體" w:hAnsi="Times New Roman"/>
                <w:b/>
                <w:bCs/>
                <w:kern w:val="0"/>
              </w:rPr>
              <w:t>Financial Matters</w:t>
            </w:r>
          </w:p>
        </w:tc>
        <w:tc>
          <w:tcPr>
            <w:tcW w:w="1701" w:type="dxa"/>
            <w:tcBorders>
              <w:left w:val="nil"/>
            </w:tcBorders>
          </w:tcPr>
          <w:p w14:paraId="508981D5" w14:textId="77777777" w:rsidR="00213AC8" w:rsidRPr="00525F09" w:rsidRDefault="00213AC8" w:rsidP="00213AC8">
            <w:pPr>
              <w:pStyle w:val="a5"/>
              <w:keepNext/>
              <w:spacing w:before="0" w:after="0" w:line="300" w:lineRule="exact"/>
              <w:ind w:rightChars="0" w:right="0"/>
              <w:jc w:val="center"/>
              <w:rPr>
                <w:rFonts w:ascii="Times New Roman" w:eastAsia="標楷體" w:hAnsi="Times New Roman"/>
                <w:kern w:val="2"/>
                <w:sz w:val="24"/>
              </w:rPr>
            </w:pPr>
          </w:p>
          <w:p w14:paraId="4646AAAF" w14:textId="77777777" w:rsidR="00213AC8" w:rsidRPr="00525F09" w:rsidRDefault="00213AC8" w:rsidP="00213AC8">
            <w:pPr>
              <w:pStyle w:val="a5"/>
              <w:keepNext/>
              <w:spacing w:before="0" w:after="0" w:line="300" w:lineRule="exact"/>
              <w:ind w:rightChars="0" w:right="0"/>
              <w:rPr>
                <w:rFonts w:ascii="Times New Roman" w:eastAsia="標楷體" w:hAnsi="Times New Roman"/>
                <w:kern w:val="2"/>
                <w:sz w:val="24"/>
                <w:lang w:eastAsia="zh-HK"/>
              </w:rPr>
            </w:pPr>
          </w:p>
        </w:tc>
      </w:tr>
      <w:tr w:rsidR="00071073" w:rsidRPr="00525F09" w14:paraId="23026884" w14:textId="77777777" w:rsidTr="007321F8">
        <w:trPr>
          <w:trHeight w:val="467"/>
        </w:trPr>
        <w:tc>
          <w:tcPr>
            <w:tcW w:w="709" w:type="dxa"/>
          </w:tcPr>
          <w:p w14:paraId="75EA007C" w14:textId="77777777" w:rsidR="00213AC8" w:rsidRPr="00525F09" w:rsidRDefault="00213AC8" w:rsidP="00213AC8">
            <w:pPr>
              <w:spacing w:line="300" w:lineRule="exact"/>
              <w:ind w:rightChars="60" w:right="144"/>
              <w:rPr>
                <w:rFonts w:eastAsia="標楷體"/>
                <w:b/>
              </w:rPr>
            </w:pPr>
          </w:p>
        </w:tc>
        <w:tc>
          <w:tcPr>
            <w:tcW w:w="7229" w:type="dxa"/>
            <w:gridSpan w:val="3"/>
          </w:tcPr>
          <w:p w14:paraId="2D218D9C" w14:textId="77777777" w:rsidR="00213AC8" w:rsidRPr="00525F09" w:rsidRDefault="00213AC8" w:rsidP="00213AC8">
            <w:pPr>
              <w:pStyle w:val="31"/>
              <w:spacing w:line="300" w:lineRule="exact"/>
              <w:ind w:left="0" w:rightChars="106" w:right="254" w:firstLine="0"/>
              <w:rPr>
                <w:rFonts w:ascii="Times New Roman" w:eastAsia="標楷體" w:hAnsi="Times New Roman"/>
                <w:lang w:val="en-US" w:eastAsia="zh-HK"/>
              </w:rPr>
            </w:pPr>
            <w:r w:rsidRPr="00525F09">
              <w:rPr>
                <w:rFonts w:ascii="Times New Roman" w:eastAsia="標楷體" w:hAnsi="Times New Roman"/>
                <w:lang w:val="en-US"/>
              </w:rPr>
              <w:t>The Chairman requested all members to closely monitor and control expenditure and avoid over budget.</w:t>
            </w:r>
            <w:r w:rsidRPr="00525F09">
              <w:rPr>
                <w:rFonts w:ascii="Times New Roman" w:eastAsia="標楷體" w:hAnsi="Times New Roman"/>
                <w:lang w:val="en-US" w:eastAsia="zh-HK"/>
              </w:rPr>
              <w:t xml:space="preserve"> The Chairman expected the expenses under Branch 3 should be within the budget estimate provided by each team in February 2025. Any expense exceeded the one provided in February 2025 should be accompanied with full justifications.  The Chairman also remarked that the DBP was scheduled to be presented to DEMS on 30 September 2025.</w:t>
            </w:r>
          </w:p>
          <w:p w14:paraId="7B42572F" w14:textId="77777777" w:rsidR="00213AC8" w:rsidRPr="00525F09" w:rsidRDefault="00213AC8" w:rsidP="00213AC8">
            <w:pPr>
              <w:pStyle w:val="31"/>
              <w:spacing w:line="300" w:lineRule="exact"/>
              <w:ind w:left="0" w:rightChars="106" w:right="254" w:firstLine="0"/>
              <w:rPr>
                <w:rFonts w:ascii="Times New Roman" w:eastAsia="標楷體" w:hAnsi="Times New Roman"/>
                <w:lang w:val="en-US" w:eastAsia="zh-HK"/>
              </w:rPr>
            </w:pPr>
            <w:r w:rsidRPr="00525F09">
              <w:rPr>
                <w:rFonts w:ascii="Times New Roman" w:eastAsia="標楷體" w:hAnsi="Times New Roman"/>
                <w:lang w:val="en-US"/>
              </w:rPr>
              <w:t xml:space="preserve"> </w:t>
            </w:r>
          </w:p>
        </w:tc>
        <w:tc>
          <w:tcPr>
            <w:tcW w:w="1701" w:type="dxa"/>
            <w:tcBorders>
              <w:left w:val="nil"/>
            </w:tcBorders>
          </w:tcPr>
          <w:p w14:paraId="3B17AB26"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val="en-US" w:eastAsia="zh-HK"/>
              </w:rPr>
            </w:pPr>
            <w:r w:rsidRPr="00525F09">
              <w:rPr>
                <w:rFonts w:ascii="Times New Roman" w:eastAsia="標楷體" w:hAnsi="Times New Roman"/>
                <w:kern w:val="2"/>
                <w:sz w:val="24"/>
                <w:lang w:val="en-US"/>
              </w:rPr>
              <w:t>All to note</w:t>
            </w:r>
          </w:p>
          <w:p w14:paraId="160D9B10"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lang w:val="en-US" w:eastAsia="zh-HK"/>
              </w:rPr>
            </w:pPr>
          </w:p>
        </w:tc>
      </w:tr>
      <w:tr w:rsidR="00071073" w:rsidRPr="00525F09" w14:paraId="5F63BF38" w14:textId="77777777" w:rsidTr="007321F8">
        <w:trPr>
          <w:trHeight w:val="558"/>
        </w:trPr>
        <w:tc>
          <w:tcPr>
            <w:tcW w:w="709" w:type="dxa"/>
          </w:tcPr>
          <w:p w14:paraId="2E70502B" w14:textId="77777777" w:rsidR="00213AC8" w:rsidRPr="00525F09" w:rsidRDefault="00213AC8" w:rsidP="00213AC8">
            <w:pPr>
              <w:pStyle w:val="31"/>
              <w:spacing w:line="300" w:lineRule="exact"/>
              <w:ind w:left="0" w:rightChars="60" w:right="144" w:firstLine="0"/>
              <w:rPr>
                <w:rFonts w:ascii="Times New Roman" w:eastAsia="標楷體" w:hAnsi="Times New Roman"/>
                <w:b/>
                <w:bCs/>
              </w:rPr>
            </w:pPr>
            <w:r w:rsidRPr="00525F09">
              <w:rPr>
                <w:rFonts w:ascii="Times New Roman" w:eastAsia="標楷體" w:hAnsi="Times New Roman"/>
                <w:b/>
                <w:bCs/>
              </w:rPr>
              <w:t>4.</w:t>
            </w:r>
          </w:p>
        </w:tc>
        <w:tc>
          <w:tcPr>
            <w:tcW w:w="7229" w:type="dxa"/>
            <w:gridSpan w:val="3"/>
          </w:tcPr>
          <w:p w14:paraId="25C04EA6" w14:textId="77777777" w:rsidR="00213AC8" w:rsidRPr="00525F09" w:rsidRDefault="00213AC8" w:rsidP="00213AC8">
            <w:pPr>
              <w:pStyle w:val="31"/>
              <w:keepNext/>
              <w:spacing w:line="300" w:lineRule="exact"/>
              <w:ind w:leftChars="5" w:left="12" w:rightChars="106" w:right="254" w:firstLine="21"/>
              <w:rPr>
                <w:rFonts w:ascii="Times New Roman" w:eastAsia="標楷體" w:hAnsi="Times New Roman"/>
                <w:lang w:eastAsia="zh-HK"/>
              </w:rPr>
            </w:pPr>
            <w:r w:rsidRPr="00525F09">
              <w:rPr>
                <w:rFonts w:ascii="Times New Roman" w:eastAsia="標楷體" w:hAnsi="Times New Roman"/>
                <w:b/>
                <w:bCs/>
                <w:kern w:val="0"/>
              </w:rPr>
              <w:t>Innovation &amp; Technology</w:t>
            </w:r>
          </w:p>
        </w:tc>
        <w:tc>
          <w:tcPr>
            <w:tcW w:w="1701" w:type="dxa"/>
            <w:tcBorders>
              <w:left w:val="nil"/>
            </w:tcBorders>
          </w:tcPr>
          <w:p w14:paraId="5D9605A7" w14:textId="77777777" w:rsidR="00213AC8" w:rsidRPr="00525F09" w:rsidRDefault="00213AC8" w:rsidP="00213AC8">
            <w:pPr>
              <w:pStyle w:val="a5"/>
              <w:keepNext/>
              <w:spacing w:before="0" w:after="0" w:line="300" w:lineRule="exact"/>
              <w:ind w:rightChars="0" w:right="0"/>
              <w:jc w:val="center"/>
              <w:rPr>
                <w:rFonts w:ascii="Times New Roman" w:eastAsia="標楷體" w:hAnsi="Times New Roman"/>
                <w:kern w:val="2"/>
                <w:sz w:val="24"/>
              </w:rPr>
            </w:pPr>
          </w:p>
        </w:tc>
      </w:tr>
      <w:tr w:rsidR="00071073" w:rsidRPr="00525F09" w14:paraId="2C1C57DF" w14:textId="77777777" w:rsidTr="007321F8">
        <w:trPr>
          <w:trHeight w:val="558"/>
        </w:trPr>
        <w:tc>
          <w:tcPr>
            <w:tcW w:w="709" w:type="dxa"/>
          </w:tcPr>
          <w:p w14:paraId="10ABA23C" w14:textId="77777777" w:rsidR="00213AC8" w:rsidRPr="00525F09" w:rsidRDefault="00213AC8" w:rsidP="00213AC8">
            <w:pPr>
              <w:spacing w:line="300" w:lineRule="exact"/>
              <w:ind w:rightChars="60" w:right="144"/>
              <w:rPr>
                <w:rFonts w:eastAsia="標楷體"/>
                <w:b/>
              </w:rPr>
            </w:pPr>
          </w:p>
        </w:tc>
        <w:tc>
          <w:tcPr>
            <w:tcW w:w="1003" w:type="dxa"/>
            <w:gridSpan w:val="2"/>
          </w:tcPr>
          <w:p w14:paraId="237B97F0" w14:textId="77777777" w:rsidR="00213AC8" w:rsidRPr="00525F09" w:rsidRDefault="00213AC8" w:rsidP="00213AC8">
            <w:pPr>
              <w:pStyle w:val="31"/>
              <w:numPr>
                <w:ilvl w:val="0"/>
                <w:numId w:val="26"/>
              </w:numPr>
              <w:spacing w:line="300" w:lineRule="exact"/>
              <w:ind w:rightChars="60" w:right="144"/>
              <w:jc w:val="left"/>
              <w:rPr>
                <w:rFonts w:ascii="Times New Roman" w:eastAsia="標楷體" w:hAnsi="Times New Roman"/>
                <w:szCs w:val="24"/>
              </w:rPr>
            </w:pPr>
          </w:p>
        </w:tc>
        <w:tc>
          <w:tcPr>
            <w:tcW w:w="6226" w:type="dxa"/>
          </w:tcPr>
          <w:p w14:paraId="1E6FBD90" w14:textId="38D7D6D6"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color w:val="FF0000"/>
              </w:rPr>
            </w:pPr>
            <w:r w:rsidRPr="00525F09">
              <w:rPr>
                <w:rFonts w:ascii="Times New Roman" w:eastAsia="標楷體" w:hAnsi="Times New Roman"/>
              </w:rPr>
              <w:t xml:space="preserve">The project invitation of the 5th </w:t>
            </w:r>
            <w:proofErr w:type="spellStart"/>
            <w:r w:rsidRPr="00525F09">
              <w:rPr>
                <w:rFonts w:ascii="Times New Roman" w:eastAsia="標楷體" w:hAnsi="Times New Roman"/>
              </w:rPr>
              <w:t>Inno@E&amp;M</w:t>
            </w:r>
            <w:proofErr w:type="spellEnd"/>
            <w:r w:rsidRPr="00525F09">
              <w:rPr>
                <w:rFonts w:ascii="Times New Roman" w:eastAsia="標楷體" w:hAnsi="Times New Roman"/>
              </w:rPr>
              <w:t xml:space="preserve"> I&amp;T Challenge was closed on 20 May 2025 with 176 proposals received.  Assessment was completed and 35 proposals were shortlisted into implementation stage. </w:t>
            </w:r>
            <w:r w:rsidR="000514CF" w:rsidRPr="00525F09">
              <w:rPr>
                <w:rFonts w:ascii="Times New Roman" w:eastAsia="標楷體" w:hAnsi="Times New Roman"/>
              </w:rPr>
              <w:t>The shortlisted teams have completed training sessions to enhance their pitching skills, and four co-creation workshops have been held for senior management and working groups to advise each innovation team.</w:t>
            </w:r>
            <w:ins w:id="1338" w:author="Mr HUI Ka Wai 許嘉威先生" w:date="2026-01-12T14:53:00Z">
              <w:r w:rsidR="005D0BD2" w:rsidRPr="00525F09">
                <w:rPr>
                  <w:rFonts w:ascii="Times New Roman" w:eastAsia="標楷體" w:hAnsi="Times New Roman"/>
                </w:rPr>
                <w:t xml:space="preserve"> The final pitching would be held in </w:t>
              </w:r>
              <w:del w:id="1339" w:author="Ka Wai Hui" w:date="2026-01-23T20:22:00Z">
                <w:r w:rsidR="005D0BD2" w:rsidRPr="00525F09" w:rsidDel="007E25B6">
                  <w:rPr>
                    <w:rFonts w:ascii="Times New Roman" w:eastAsia="標楷體" w:hAnsi="Times New Roman"/>
                  </w:rPr>
                  <w:delText>March</w:delText>
                </w:r>
              </w:del>
            </w:ins>
            <w:ins w:id="1340" w:author="Ka Wai Hui" w:date="2026-01-23T20:22:00Z">
              <w:r w:rsidR="007E25B6" w:rsidRPr="00525F09">
                <w:rPr>
                  <w:rFonts w:ascii="Times New Roman" w:eastAsia="標楷體" w:hAnsi="Times New Roman"/>
                </w:rPr>
                <w:t>April / May</w:t>
              </w:r>
            </w:ins>
            <w:ins w:id="1341" w:author="Mr HUI Ka Wai 許嘉威先生" w:date="2026-01-12T14:53:00Z">
              <w:r w:rsidR="005D0BD2" w:rsidRPr="00525F09">
                <w:rPr>
                  <w:rFonts w:ascii="Times New Roman" w:eastAsia="標楷體" w:hAnsi="Times New Roman"/>
                </w:rPr>
                <w:t xml:space="preserve"> 202</w:t>
              </w:r>
            </w:ins>
            <w:ins w:id="1342" w:author="Mr HUI Ka Wai 許嘉威先生" w:date="2026-01-12T14:54:00Z">
              <w:r w:rsidR="005D0BD2" w:rsidRPr="00525F09">
                <w:rPr>
                  <w:rFonts w:ascii="Times New Roman" w:eastAsia="標楷體" w:hAnsi="Times New Roman"/>
                </w:rPr>
                <w:t xml:space="preserve">6 while 6th E&amp;M I&amp;T </w:t>
              </w:r>
              <w:proofErr w:type="spellStart"/>
              <w:r w:rsidR="005D0BD2" w:rsidRPr="00525F09">
                <w:rPr>
                  <w:rFonts w:ascii="Times New Roman" w:eastAsia="標楷體" w:hAnsi="Times New Roman"/>
                </w:rPr>
                <w:t>InnoChallenge</w:t>
              </w:r>
              <w:proofErr w:type="spellEnd"/>
              <w:r w:rsidR="005D0BD2" w:rsidRPr="00525F09">
                <w:rPr>
                  <w:rFonts w:ascii="Times New Roman" w:eastAsia="標楷體" w:hAnsi="Times New Roman"/>
                </w:rPr>
                <w:t xml:space="preserve"> will commence in April 2026</w:t>
              </w:r>
            </w:ins>
            <w:ins w:id="1343" w:author="Ka Wai Hui" w:date="2026-01-23T20:25:00Z">
              <w:r w:rsidR="002B0530" w:rsidRPr="00525F09">
                <w:rPr>
                  <w:rFonts w:ascii="Times New Roman" w:eastAsia="標楷體" w:hAnsi="Times New Roman"/>
                  <w:color w:val="FF0000"/>
                </w:rPr>
                <w:t xml:space="preserve"> and it </w:t>
              </w:r>
            </w:ins>
            <w:ins w:id="1344" w:author="Mr HUI Ka Wai 許嘉威先生" w:date="2026-01-12T14:54:00Z">
              <w:del w:id="1345" w:author="Ka Wai Hui" w:date="2026-01-23T20:25:00Z">
                <w:r w:rsidR="005D0BD2" w:rsidRPr="00525F09" w:rsidDel="002B0530">
                  <w:rPr>
                    <w:rFonts w:ascii="Times New Roman" w:eastAsia="標楷體" w:hAnsi="Times New Roman"/>
                    <w:color w:val="FF0000"/>
                  </w:rPr>
                  <w:delText>.</w:delText>
                </w:r>
              </w:del>
            </w:ins>
            <w:ins w:id="1346" w:author="Ka Wai Hui" w:date="2026-01-23T20:25:00Z">
              <w:r w:rsidR="002B0530" w:rsidRPr="00525F09">
                <w:rPr>
                  <w:rFonts w:ascii="Times New Roman" w:eastAsia="標楷體" w:hAnsi="Times New Roman"/>
                  <w:color w:val="FF0000"/>
                </w:rPr>
                <w:t xml:space="preserve">will collaborate with EMYA to hold Project Shadowing Programme which provides opportunities for </w:t>
              </w:r>
              <w:proofErr w:type="gramStart"/>
              <w:r w:rsidR="002B0530" w:rsidRPr="00525F09">
                <w:rPr>
                  <w:rFonts w:ascii="Times New Roman" w:eastAsia="標楷體" w:hAnsi="Times New Roman"/>
                  <w:color w:val="FF0000"/>
                </w:rPr>
                <w:t>Universities</w:t>
              </w:r>
              <w:proofErr w:type="gramEnd"/>
              <w:r w:rsidR="002B0530" w:rsidRPr="00525F09">
                <w:rPr>
                  <w:rFonts w:ascii="Times New Roman" w:eastAsia="標楷體" w:hAnsi="Times New Roman"/>
                  <w:color w:val="FF0000"/>
                </w:rPr>
                <w:t xml:space="preserve"> students to engage in selected E&amp;M projects through the participation in 6th E&amp;M I&amp;T Challenge.</w:t>
              </w:r>
            </w:ins>
          </w:p>
          <w:p w14:paraId="7B5D7C5B" w14:textId="77777777"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rPr>
            </w:pPr>
          </w:p>
        </w:tc>
        <w:tc>
          <w:tcPr>
            <w:tcW w:w="1701" w:type="dxa"/>
            <w:tcBorders>
              <w:left w:val="nil"/>
            </w:tcBorders>
          </w:tcPr>
          <w:p w14:paraId="4C78963C"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eastAsia="zh-HK"/>
              </w:rPr>
            </w:pPr>
            <w:r w:rsidRPr="00525F09">
              <w:rPr>
                <w:rFonts w:ascii="Times New Roman" w:eastAsia="標楷體" w:hAnsi="Times New Roman"/>
                <w:kern w:val="2"/>
                <w:sz w:val="24"/>
              </w:rPr>
              <w:t>SE/</w:t>
            </w:r>
            <w:proofErr w:type="spellStart"/>
            <w:r w:rsidRPr="00525F09">
              <w:rPr>
                <w:rFonts w:ascii="Times New Roman" w:eastAsia="標楷體" w:hAnsi="Times New Roman"/>
                <w:kern w:val="2"/>
                <w:sz w:val="24"/>
              </w:rPr>
              <w:t>Inno</w:t>
            </w:r>
            <w:proofErr w:type="spellEnd"/>
          </w:p>
          <w:p w14:paraId="49285A48"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rPr>
            </w:pPr>
          </w:p>
        </w:tc>
      </w:tr>
      <w:tr w:rsidR="00071073" w:rsidRPr="00525F09" w14:paraId="3B7DF677" w14:textId="77777777" w:rsidTr="007321F8">
        <w:trPr>
          <w:trHeight w:val="558"/>
        </w:trPr>
        <w:tc>
          <w:tcPr>
            <w:tcW w:w="709" w:type="dxa"/>
          </w:tcPr>
          <w:p w14:paraId="5663C613" w14:textId="77777777" w:rsidR="00213AC8" w:rsidRPr="00525F09" w:rsidRDefault="00213AC8" w:rsidP="00213AC8">
            <w:pPr>
              <w:spacing w:line="300" w:lineRule="exact"/>
              <w:ind w:rightChars="60" w:right="144"/>
              <w:rPr>
                <w:rFonts w:eastAsia="標楷體"/>
                <w:b/>
              </w:rPr>
            </w:pPr>
          </w:p>
        </w:tc>
        <w:tc>
          <w:tcPr>
            <w:tcW w:w="1003" w:type="dxa"/>
            <w:gridSpan w:val="2"/>
          </w:tcPr>
          <w:p w14:paraId="4CB2AC5B" w14:textId="77777777" w:rsidR="00213AC8" w:rsidRPr="00525F09" w:rsidRDefault="00213AC8" w:rsidP="00213AC8">
            <w:pPr>
              <w:pStyle w:val="31"/>
              <w:numPr>
                <w:ilvl w:val="0"/>
                <w:numId w:val="26"/>
              </w:numPr>
              <w:spacing w:line="300" w:lineRule="exact"/>
              <w:ind w:rightChars="60" w:right="144"/>
              <w:jc w:val="left"/>
              <w:rPr>
                <w:rFonts w:ascii="Times New Roman" w:eastAsia="標楷體" w:hAnsi="Times New Roman"/>
                <w:szCs w:val="24"/>
              </w:rPr>
            </w:pPr>
          </w:p>
        </w:tc>
        <w:tc>
          <w:tcPr>
            <w:tcW w:w="6226" w:type="dxa"/>
          </w:tcPr>
          <w:p w14:paraId="26001E7E" w14:textId="6236B13E" w:rsidR="006D26EA" w:rsidRPr="00525F09" w:rsidRDefault="00213AC8" w:rsidP="00213AC8">
            <w:pPr>
              <w:pStyle w:val="31"/>
              <w:tabs>
                <w:tab w:val="left" w:pos="1680"/>
              </w:tabs>
              <w:spacing w:line="300" w:lineRule="exact"/>
              <w:ind w:leftChars="37" w:left="90" w:rightChars="106" w:right="254" w:hanging="1"/>
              <w:rPr>
                <w:ins w:id="1347" w:author="EINNO3" w:date="2026-01-12T14:16:00Z"/>
                <w:rFonts w:ascii="Times New Roman" w:hAnsi="Times New Roman"/>
              </w:rPr>
            </w:pPr>
            <w:r w:rsidRPr="00525F09">
              <w:rPr>
                <w:rFonts w:ascii="Times New Roman" w:eastAsia="標楷體" w:hAnsi="Times New Roman"/>
                <w:kern w:val="0"/>
              </w:rPr>
              <w:t xml:space="preserve">As of </w:t>
            </w:r>
            <w:del w:id="1348" w:author="EINNO3" w:date="2026-01-12T14:15:00Z">
              <w:r w:rsidR="000514CF" w:rsidRPr="00525F09">
                <w:rPr>
                  <w:rFonts w:ascii="Times New Roman" w:eastAsia="標楷體" w:hAnsi="Times New Roman"/>
                  <w:kern w:val="0"/>
                </w:rPr>
                <w:delText xml:space="preserve">Oct </w:delText>
              </w:r>
            </w:del>
            <w:ins w:id="1349" w:author="EINNO3" w:date="2026-01-12T14:15:00Z">
              <w:r w:rsidR="006D26EA" w:rsidRPr="00525F09">
                <w:rPr>
                  <w:rFonts w:ascii="Times New Roman" w:eastAsia="標楷體" w:hAnsi="Times New Roman"/>
                  <w:kern w:val="0"/>
                </w:rPr>
                <w:t xml:space="preserve">Dec </w:t>
              </w:r>
            </w:ins>
            <w:r w:rsidRPr="00525F09">
              <w:rPr>
                <w:rFonts w:ascii="Times New Roman" w:eastAsia="標楷體" w:hAnsi="Times New Roman"/>
                <w:kern w:val="0"/>
              </w:rPr>
              <w:t xml:space="preserve">2025, over </w:t>
            </w:r>
            <w:del w:id="1350" w:author="EINNO3" w:date="2026-01-12T14:15:00Z">
              <w:r w:rsidRPr="00525F09">
                <w:rPr>
                  <w:rFonts w:ascii="Times New Roman" w:eastAsia="標楷體" w:hAnsi="Times New Roman"/>
                  <w:color w:val="FF0000"/>
                  <w:kern w:val="0"/>
                </w:rPr>
                <w:delText>5</w:delText>
              </w:r>
              <w:r w:rsidR="00BB605E" w:rsidRPr="00525F09">
                <w:rPr>
                  <w:rFonts w:ascii="Times New Roman" w:eastAsia="標楷體" w:hAnsi="Times New Roman"/>
                  <w:color w:val="FF0000"/>
                  <w:kern w:val="0"/>
                </w:rPr>
                <w:delText>85</w:delText>
              </w:r>
              <w:r w:rsidRPr="00525F09">
                <w:rPr>
                  <w:rFonts w:ascii="Times New Roman" w:eastAsia="標楷體" w:hAnsi="Times New Roman"/>
                  <w:color w:val="FF0000"/>
                  <w:kern w:val="0"/>
                </w:rPr>
                <w:delText xml:space="preserve"> </w:delText>
              </w:r>
            </w:del>
            <w:ins w:id="1351" w:author="EINNO3" w:date="2026-01-12T14:15:00Z">
              <w:r w:rsidR="006D26EA" w:rsidRPr="00525F09">
                <w:rPr>
                  <w:rFonts w:ascii="Times New Roman" w:eastAsia="標楷體" w:hAnsi="Times New Roman"/>
                  <w:color w:val="FF0000"/>
                  <w:kern w:val="0"/>
                </w:rPr>
                <w:t>5</w:t>
              </w:r>
            </w:ins>
            <w:ins w:id="1352" w:author="Mr HUI Ka Wai 許嘉威先生" w:date="2026-01-26T08:40:00Z">
              <w:r w:rsidR="00BC64AA" w:rsidRPr="00525F09">
                <w:rPr>
                  <w:rFonts w:ascii="Times New Roman" w:eastAsia="標楷體" w:hAnsi="Times New Roman"/>
                  <w:color w:val="FF0000"/>
                  <w:kern w:val="0"/>
                </w:rPr>
                <w:t>85</w:t>
              </w:r>
            </w:ins>
            <w:ins w:id="1353" w:author="EINNO3" w:date="2026-01-12T14:15:00Z">
              <w:del w:id="1354" w:author="Mr HUI Ka Wai 許嘉威先生" w:date="2026-01-26T08:40:00Z">
                <w:r w:rsidR="006D26EA" w:rsidRPr="00525F09" w:rsidDel="00BC64AA">
                  <w:rPr>
                    <w:rFonts w:ascii="Times New Roman" w:eastAsia="標楷體" w:hAnsi="Times New Roman"/>
                    <w:kern w:val="0"/>
                  </w:rPr>
                  <w:delText>90</w:delText>
                </w:r>
              </w:del>
              <w:r w:rsidR="006D26EA" w:rsidRPr="00525F09">
                <w:rPr>
                  <w:rFonts w:ascii="Times New Roman" w:eastAsia="標楷體" w:hAnsi="Times New Roman"/>
                  <w:kern w:val="0"/>
                </w:rPr>
                <w:t xml:space="preserve"> </w:t>
              </w:r>
            </w:ins>
            <w:r w:rsidRPr="00525F09">
              <w:rPr>
                <w:rFonts w:ascii="Times New Roman" w:eastAsia="標楷體" w:hAnsi="Times New Roman"/>
                <w:kern w:val="0"/>
              </w:rPr>
              <w:t xml:space="preserve">I&amp;T wishes were collected through the E&amp;M </w:t>
            </w:r>
            <w:proofErr w:type="spellStart"/>
            <w:r w:rsidRPr="00525F09">
              <w:rPr>
                <w:rFonts w:ascii="Times New Roman" w:eastAsia="標楷體" w:hAnsi="Times New Roman"/>
                <w:kern w:val="0"/>
              </w:rPr>
              <w:t>InnoPortal</w:t>
            </w:r>
            <w:proofErr w:type="spellEnd"/>
            <w:r w:rsidRPr="00525F09">
              <w:rPr>
                <w:rFonts w:ascii="Times New Roman" w:eastAsia="標楷體" w:hAnsi="Times New Roman"/>
                <w:kern w:val="0"/>
              </w:rPr>
              <w:t xml:space="preserve"> and </w:t>
            </w:r>
            <w:r w:rsidRPr="00CA690B">
              <w:rPr>
                <w:rFonts w:ascii="Times New Roman" w:eastAsia="標楷體" w:hAnsi="Times New Roman"/>
                <w:color w:val="FF0000"/>
                <w:kern w:val="0"/>
              </w:rPr>
              <w:t>1,</w:t>
            </w:r>
            <w:del w:id="1355" w:author="EINNO3" w:date="2026-01-12T14:15:00Z">
              <w:r w:rsidRPr="00CA690B">
                <w:rPr>
                  <w:rFonts w:ascii="Times New Roman" w:eastAsia="標楷體" w:hAnsi="Times New Roman"/>
                  <w:color w:val="FF0000"/>
                  <w:kern w:val="0"/>
                </w:rPr>
                <w:delText>8</w:delText>
              </w:r>
              <w:r w:rsidR="00BB605E" w:rsidRPr="00CA690B">
                <w:rPr>
                  <w:rFonts w:ascii="Times New Roman" w:eastAsia="標楷體" w:hAnsi="Times New Roman"/>
                  <w:color w:val="FF0000"/>
                  <w:kern w:val="0"/>
                </w:rPr>
                <w:delText>8</w:delText>
              </w:r>
              <w:r w:rsidRPr="00CA690B">
                <w:rPr>
                  <w:rFonts w:ascii="Times New Roman" w:eastAsia="標楷體" w:hAnsi="Times New Roman"/>
                  <w:color w:val="FF0000"/>
                  <w:kern w:val="0"/>
                </w:rPr>
                <w:delText xml:space="preserve">0 </w:delText>
              </w:r>
            </w:del>
            <w:ins w:id="1356" w:author="EINNO3" w:date="2026-01-12T14:15:00Z">
              <w:r w:rsidR="006D26EA" w:rsidRPr="00CA690B">
                <w:rPr>
                  <w:rFonts w:ascii="Times New Roman" w:eastAsia="標楷體" w:hAnsi="Times New Roman"/>
                  <w:color w:val="FF0000"/>
                  <w:kern w:val="0"/>
                </w:rPr>
                <w:t>900</w:t>
              </w:r>
              <w:r w:rsidR="006D26EA" w:rsidRPr="00525F09">
                <w:rPr>
                  <w:rFonts w:ascii="Times New Roman" w:eastAsia="標楷體" w:hAnsi="Times New Roman"/>
                  <w:kern w:val="0"/>
                </w:rPr>
                <w:t xml:space="preserve"> </w:t>
              </w:r>
            </w:ins>
            <w:r w:rsidRPr="00525F09">
              <w:rPr>
                <w:rFonts w:ascii="Times New Roman" w:eastAsia="標楷體" w:hAnsi="Times New Roman"/>
                <w:kern w:val="0"/>
              </w:rPr>
              <w:t xml:space="preserve">prospective I&amp;T solutions accumulated.  Also, over </w:t>
            </w:r>
            <w:r w:rsidR="00BB605E" w:rsidRPr="00525F09">
              <w:rPr>
                <w:rFonts w:ascii="Times New Roman" w:eastAsia="標楷體" w:hAnsi="Times New Roman"/>
                <w:kern w:val="0"/>
              </w:rPr>
              <w:t>280</w:t>
            </w:r>
            <w:r w:rsidRPr="00525F09">
              <w:rPr>
                <w:rFonts w:ascii="Times New Roman" w:eastAsia="標楷體" w:hAnsi="Times New Roman"/>
                <w:kern w:val="0"/>
              </w:rPr>
              <w:t xml:space="preserve"> I&amp;T projects were matched through E&amp;M </w:t>
            </w:r>
            <w:proofErr w:type="spellStart"/>
            <w:r w:rsidRPr="00525F09">
              <w:rPr>
                <w:rFonts w:ascii="Times New Roman" w:eastAsia="標楷體" w:hAnsi="Times New Roman"/>
                <w:kern w:val="0"/>
              </w:rPr>
              <w:t>InnoPortal</w:t>
            </w:r>
            <w:proofErr w:type="spellEnd"/>
            <w:r w:rsidRPr="00525F09">
              <w:rPr>
                <w:rFonts w:ascii="Times New Roman" w:eastAsia="標楷體" w:hAnsi="Times New Roman"/>
                <w:kern w:val="0"/>
              </w:rPr>
              <w:t xml:space="preserve">. There were about 200 trial projects completed with final M&amp;V submitted, WG/SBU reviewed more than 100 nos. of final M&amp;V reports on evaluating suitability of a wider rollout. Currently, </w:t>
            </w:r>
            <w:r w:rsidRPr="00525F09">
              <w:rPr>
                <w:rFonts w:ascii="Times New Roman" w:eastAsia="標楷體" w:hAnsi="Times New Roman"/>
                <w:lang w:val="en-US"/>
              </w:rPr>
              <w:t xml:space="preserve">there are </w:t>
            </w:r>
            <w:r w:rsidRPr="0017085F">
              <w:rPr>
                <w:rFonts w:ascii="Times New Roman" w:eastAsia="標楷體" w:hAnsi="Times New Roman"/>
                <w:color w:val="FF0000"/>
                <w:lang w:val="en-US"/>
              </w:rPr>
              <w:t>5</w:t>
            </w:r>
            <w:del w:id="1357" w:author="EINNO3" w:date="2026-01-12T14:15:00Z">
              <w:r w:rsidRPr="0017085F">
                <w:rPr>
                  <w:rFonts w:ascii="Times New Roman" w:eastAsia="標楷體" w:hAnsi="Times New Roman"/>
                  <w:color w:val="FF0000"/>
                  <w:lang w:val="en-US"/>
                </w:rPr>
                <w:delText>4</w:delText>
              </w:r>
            </w:del>
            <w:ins w:id="1358" w:author="EINNO3" w:date="2026-01-12T14:15:00Z">
              <w:r w:rsidR="006D26EA" w:rsidRPr="0017085F">
                <w:rPr>
                  <w:rFonts w:ascii="Times New Roman" w:eastAsia="標楷體" w:hAnsi="Times New Roman"/>
                  <w:color w:val="FF0000"/>
                  <w:lang w:val="en-US"/>
                </w:rPr>
                <w:t>5</w:t>
              </w:r>
            </w:ins>
            <w:r w:rsidRPr="0017085F">
              <w:rPr>
                <w:rFonts w:ascii="Times New Roman" w:eastAsia="標楷體" w:hAnsi="Times New Roman"/>
                <w:color w:val="FF0000"/>
                <w:lang w:val="en-US"/>
              </w:rPr>
              <w:t xml:space="preserve"> </w:t>
            </w:r>
            <w:r w:rsidRPr="00525F09">
              <w:rPr>
                <w:rFonts w:ascii="Times New Roman" w:eastAsia="標楷體" w:hAnsi="Times New Roman"/>
                <w:lang w:val="en-US"/>
              </w:rPr>
              <w:t xml:space="preserve">items listed in the </w:t>
            </w:r>
            <w:proofErr w:type="spellStart"/>
            <w:r w:rsidRPr="00525F09">
              <w:rPr>
                <w:rFonts w:ascii="Times New Roman" w:eastAsia="標楷體" w:hAnsi="Times New Roman"/>
                <w:lang w:val="en-US"/>
              </w:rPr>
              <w:t>InnoCatalogue</w:t>
            </w:r>
            <w:proofErr w:type="spellEnd"/>
            <w:r w:rsidRPr="00525F09">
              <w:rPr>
                <w:rFonts w:ascii="Times New Roman" w:eastAsia="標楷體" w:hAnsi="Times New Roman"/>
                <w:lang w:val="en-US"/>
              </w:rPr>
              <w:t>.</w:t>
            </w:r>
            <w:ins w:id="1359" w:author="EINNO3" w:date="2026-01-12T14:16:00Z">
              <w:r w:rsidR="006D26EA" w:rsidRPr="00525F09">
                <w:rPr>
                  <w:rFonts w:ascii="Times New Roman" w:hAnsi="Times New Roman"/>
                </w:rPr>
                <w:t xml:space="preserve"> </w:t>
              </w:r>
            </w:ins>
          </w:p>
          <w:p w14:paraId="78B680B2" w14:textId="77777777" w:rsidR="006D26EA" w:rsidRPr="00525F09" w:rsidRDefault="006D26EA" w:rsidP="00213AC8">
            <w:pPr>
              <w:pStyle w:val="31"/>
              <w:tabs>
                <w:tab w:val="left" w:pos="1680"/>
              </w:tabs>
              <w:spacing w:line="300" w:lineRule="exact"/>
              <w:ind w:leftChars="37" w:left="90" w:rightChars="106" w:right="254" w:hanging="1"/>
              <w:rPr>
                <w:ins w:id="1360" w:author="EINNO3" w:date="2026-01-12T14:16:00Z"/>
                <w:rFonts w:ascii="Times New Roman" w:hAnsi="Times New Roman"/>
              </w:rPr>
            </w:pPr>
          </w:p>
          <w:p w14:paraId="5D15FA72" w14:textId="592CFCD7" w:rsidR="006D26EA" w:rsidRPr="00A95DE1" w:rsidRDefault="006D26EA" w:rsidP="006D26EA">
            <w:pPr>
              <w:pStyle w:val="31"/>
              <w:tabs>
                <w:tab w:val="left" w:pos="1680"/>
              </w:tabs>
              <w:spacing w:line="300" w:lineRule="exact"/>
              <w:ind w:leftChars="37" w:left="90" w:rightChars="106" w:right="254" w:hanging="1"/>
              <w:rPr>
                <w:ins w:id="1361" w:author="EINNO3" w:date="2026-01-12T14:16:00Z"/>
                <w:rFonts w:ascii="Times New Roman" w:eastAsia="標楷體" w:hAnsi="Times New Roman"/>
                <w:color w:val="FF0000"/>
                <w:lang w:val="en-US"/>
              </w:rPr>
            </w:pPr>
            <w:ins w:id="1362" w:author="EINNO3" w:date="2026-01-12T14:16:00Z">
              <w:r w:rsidRPr="00A95DE1">
                <w:rPr>
                  <w:rFonts w:ascii="Times New Roman" w:eastAsia="標楷體" w:hAnsi="Times New Roman"/>
                  <w:color w:val="FF0000"/>
                  <w:lang w:val="en-US"/>
                </w:rPr>
                <w:t xml:space="preserve">The EMSD Technical Circular 1/2025 was updated to incorporate the elements of enhanced role of Working Groups, wider adoption of I&amp;T solutions and management of patent applications. WG Chairpersons were invited to present the latest development in wider adoption of I&amp;T at the upcoming TSMC </w:t>
              </w:r>
            </w:ins>
            <w:ins w:id="1363" w:author="EINNO3" w:date="2026-01-12T16:31:00Z">
              <w:r w:rsidR="00B65396" w:rsidRPr="00A95DE1">
                <w:rPr>
                  <w:rFonts w:ascii="Times New Roman" w:eastAsia="標楷體" w:hAnsi="Times New Roman"/>
                  <w:color w:val="FF0000"/>
                  <w:lang w:val="en-US"/>
                </w:rPr>
                <w:t>meetings</w:t>
              </w:r>
            </w:ins>
            <w:ins w:id="1364" w:author="Ka Wai Hui" w:date="2026-01-23T20:22:00Z">
              <w:r w:rsidR="00ED11B7" w:rsidRPr="00A95DE1">
                <w:rPr>
                  <w:rFonts w:ascii="Times New Roman" w:eastAsia="標楷體" w:hAnsi="Times New Roman"/>
                  <w:color w:val="FF0000"/>
                  <w:lang w:val="en-US"/>
                </w:rPr>
                <w:t xml:space="preserve"> </w:t>
              </w:r>
            </w:ins>
            <w:ins w:id="1365" w:author="EINNO3" w:date="2026-01-12T16:27:00Z">
              <w:r w:rsidR="00B65396" w:rsidRPr="00A95DE1">
                <w:rPr>
                  <w:rFonts w:ascii="Times New Roman" w:eastAsia="標楷體" w:hAnsi="Times New Roman"/>
                  <w:color w:val="FF0000"/>
                  <w:lang w:val="en-US"/>
                </w:rPr>
                <w:t>(27 Jan 2026 &amp; 9 Feb 2026)</w:t>
              </w:r>
            </w:ins>
            <w:ins w:id="1366" w:author="EINNO3" w:date="2026-01-12T14:16:00Z">
              <w:r w:rsidRPr="00A95DE1">
                <w:rPr>
                  <w:rFonts w:ascii="Times New Roman" w:eastAsia="標楷體" w:hAnsi="Times New Roman"/>
                  <w:color w:val="FF0000"/>
                  <w:lang w:val="en-US"/>
                </w:rPr>
                <w:t xml:space="preserve"> and SCIT meeting</w:t>
              </w:r>
            </w:ins>
            <w:ins w:id="1367" w:author="EINNO3" w:date="2026-01-12T16:31:00Z">
              <w:r w:rsidR="00B65396" w:rsidRPr="00A95DE1">
                <w:rPr>
                  <w:rFonts w:ascii="Times New Roman" w:eastAsia="標楷體" w:hAnsi="Times New Roman"/>
                  <w:color w:val="FF0000"/>
                  <w:lang w:val="en-US"/>
                </w:rPr>
                <w:t xml:space="preserve"> (13 Feb 2026)</w:t>
              </w:r>
            </w:ins>
            <w:ins w:id="1368" w:author="EINNO3" w:date="2026-01-12T14:16:00Z">
              <w:r w:rsidRPr="00A95DE1">
                <w:rPr>
                  <w:rFonts w:ascii="Times New Roman" w:eastAsia="標楷體" w:hAnsi="Times New Roman"/>
                  <w:color w:val="FF0000"/>
                  <w:lang w:val="en-US"/>
                </w:rPr>
                <w:t xml:space="preserve">. </w:t>
              </w:r>
            </w:ins>
          </w:p>
          <w:p w14:paraId="2F35C167" w14:textId="77777777" w:rsidR="006D26EA" w:rsidRPr="00A95DE1" w:rsidRDefault="006D26EA" w:rsidP="006D26EA">
            <w:pPr>
              <w:pStyle w:val="31"/>
              <w:tabs>
                <w:tab w:val="left" w:pos="1680"/>
              </w:tabs>
              <w:spacing w:line="300" w:lineRule="exact"/>
              <w:ind w:leftChars="37" w:left="90" w:rightChars="106" w:right="254" w:hanging="1"/>
              <w:rPr>
                <w:ins w:id="1369" w:author="EINNO3" w:date="2026-01-12T14:16:00Z"/>
                <w:rFonts w:ascii="Times New Roman" w:eastAsia="標楷體" w:hAnsi="Times New Roman"/>
                <w:color w:val="FF0000"/>
                <w:lang w:val="en-US"/>
              </w:rPr>
            </w:pPr>
          </w:p>
          <w:p w14:paraId="03AFB214" w14:textId="7C40CACE" w:rsidR="00213AC8" w:rsidRPr="00525F09" w:rsidRDefault="006D26EA" w:rsidP="00A95DE1">
            <w:pPr>
              <w:pStyle w:val="31"/>
              <w:tabs>
                <w:tab w:val="left" w:pos="1680"/>
              </w:tabs>
              <w:spacing w:line="300" w:lineRule="exact"/>
              <w:ind w:leftChars="37" w:left="90" w:rightChars="106" w:right="254" w:hanging="1"/>
              <w:rPr>
                <w:rFonts w:ascii="Times New Roman" w:eastAsia="標楷體" w:hAnsi="Times New Roman"/>
              </w:rPr>
            </w:pPr>
            <w:ins w:id="1370" w:author="EINNO3" w:date="2026-01-12T14:16:00Z">
              <w:r w:rsidRPr="00A95DE1">
                <w:rPr>
                  <w:rFonts w:ascii="Times New Roman" w:eastAsia="標楷體" w:hAnsi="Times New Roman"/>
                  <w:color w:val="FF0000"/>
                  <w:lang w:val="en-US"/>
                </w:rPr>
                <w:t xml:space="preserve">In order to facilitate the Working Groups in reporting assessment results and recommending next steps for wider adoption of I&amp;T solutions, </w:t>
              </w:r>
              <w:proofErr w:type="spellStart"/>
              <w:r w:rsidRPr="00A95DE1">
                <w:rPr>
                  <w:rFonts w:ascii="Times New Roman" w:eastAsia="標楷體" w:hAnsi="Times New Roman"/>
                  <w:color w:val="FF0000"/>
                  <w:lang w:val="en-US"/>
                </w:rPr>
                <w:t>InnoOffice</w:t>
              </w:r>
              <w:proofErr w:type="spellEnd"/>
              <w:r w:rsidRPr="00A95DE1">
                <w:rPr>
                  <w:rFonts w:ascii="Times New Roman" w:eastAsia="標楷體" w:hAnsi="Times New Roman"/>
                  <w:color w:val="FF0000"/>
                  <w:lang w:val="en-US"/>
                </w:rPr>
                <w:t xml:space="preserve"> have enhanced the I&amp;T Project Management Information System (INTPMIS). A briefing session of enhancement of INTPMIS was delivered to WG Secretaries on 18 December 2025.</w:t>
              </w:r>
            </w:ins>
            <w:del w:id="1371" w:author="Mr CHEUNG Ka Kei 張家麒先生" w:date="2026-02-04T08:40:00Z">
              <w:r w:rsidR="004C6530" w:rsidRPr="00525F09" w:rsidDel="00314313">
                <w:rPr>
                  <w:rFonts w:ascii="Times New Roman" w:eastAsia="標楷體" w:hAnsi="Times New Roman"/>
                </w:rPr>
                <w:delText xml:space="preserve"> </w:delText>
              </w:r>
            </w:del>
          </w:p>
          <w:p w14:paraId="064F4E95" w14:textId="77777777"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rPr>
            </w:pPr>
          </w:p>
          <w:p w14:paraId="2B866F24" w14:textId="3E4344A9" w:rsidR="00213AC8" w:rsidRPr="00FC2482" w:rsidRDefault="00213AC8" w:rsidP="00213AC8">
            <w:pPr>
              <w:pStyle w:val="31"/>
              <w:tabs>
                <w:tab w:val="left" w:pos="1680"/>
              </w:tabs>
              <w:spacing w:line="300" w:lineRule="exact"/>
              <w:ind w:leftChars="37" w:left="90" w:rightChars="106" w:right="254" w:hanging="1"/>
              <w:rPr>
                <w:rFonts w:ascii="Times New Roman" w:eastAsia="標楷體" w:hAnsi="Times New Roman"/>
                <w:color w:val="FF0000"/>
              </w:rPr>
            </w:pPr>
            <w:r w:rsidRPr="00525F09">
              <w:rPr>
                <w:rFonts w:ascii="Times New Roman" w:eastAsia="標楷體" w:hAnsi="Times New Roman"/>
              </w:rPr>
              <w:t>The 5</w:t>
            </w:r>
            <w:r w:rsidRPr="00525F09">
              <w:rPr>
                <w:rFonts w:ascii="Times New Roman" w:eastAsia="標楷體" w:hAnsi="Times New Roman"/>
                <w:vertAlign w:val="superscript"/>
              </w:rPr>
              <w:t>th</w:t>
            </w:r>
            <w:r w:rsidRPr="00525F09">
              <w:rPr>
                <w:rFonts w:ascii="Times New Roman" w:eastAsia="標楷體" w:hAnsi="Times New Roman"/>
              </w:rPr>
              <w:t xml:space="preserve"> Asia Exhibition of Innovations and Inventions Hong Kong </w:t>
            </w:r>
            <w:del w:id="1372" w:author="EINNO3" w:date="2026-01-12T14:19:00Z">
              <w:r w:rsidRPr="00525F09">
                <w:rPr>
                  <w:rFonts w:ascii="Times New Roman" w:eastAsia="標楷體" w:hAnsi="Times New Roman"/>
                </w:rPr>
                <w:delText>will be</w:delText>
              </w:r>
            </w:del>
            <w:ins w:id="1373" w:author="EINNO3" w:date="2026-01-12T14:19:00Z">
              <w:r w:rsidR="006D26EA" w:rsidRPr="00525F09">
                <w:rPr>
                  <w:rFonts w:ascii="Times New Roman" w:eastAsia="標楷體" w:hAnsi="Times New Roman"/>
                </w:rPr>
                <w:t>was</w:t>
              </w:r>
            </w:ins>
            <w:r w:rsidRPr="00525F09">
              <w:rPr>
                <w:rFonts w:ascii="Times New Roman" w:eastAsia="標楷體" w:hAnsi="Times New Roman"/>
              </w:rPr>
              <w:t xml:space="preserve"> held on 4-5 December 2025 at the Hong Kong Convention and Exhibition Centre.  </w:t>
            </w:r>
            <w:ins w:id="1374" w:author="EINNO3" w:date="2026-01-12T14:19:00Z">
              <w:r w:rsidR="006D26EA" w:rsidRPr="00FC2482">
                <w:rPr>
                  <w:rFonts w:ascii="Times New Roman" w:eastAsia="標楷體" w:hAnsi="Times New Roman"/>
                  <w:color w:val="FF0000"/>
                </w:rPr>
                <w:t>EMSD achieved outstanding and encouraging results with winning one Gold Medal with the Congratulations of Jury, one Gold Medal and five Silver Medals.</w:t>
              </w:r>
            </w:ins>
            <w:del w:id="1375" w:author="EINNO3" w:date="2026-01-12T14:19:00Z">
              <w:r w:rsidR="00BB605E" w:rsidRPr="00FC2482">
                <w:rPr>
                  <w:rFonts w:ascii="Times New Roman" w:eastAsia="標楷體" w:hAnsi="Times New Roman"/>
                  <w:color w:val="FF0000"/>
                </w:rPr>
                <w:delText xml:space="preserve"> Seven projects have been shortlisted for the event, and a pitching rehearsal for the project teams is scheduled for 2 Dec</w:delText>
              </w:r>
              <w:r w:rsidR="007B69C4" w:rsidRPr="00FC2482">
                <w:rPr>
                  <w:rFonts w:ascii="Times New Roman" w:eastAsia="標楷體" w:hAnsi="Times New Roman"/>
                  <w:color w:val="FF0000"/>
                </w:rPr>
                <w:delText>ember</w:delText>
              </w:r>
              <w:r w:rsidR="00BB605E" w:rsidRPr="00FC2482">
                <w:rPr>
                  <w:rFonts w:ascii="Times New Roman" w:eastAsia="標楷體" w:hAnsi="Times New Roman"/>
                  <w:color w:val="FF0000"/>
                </w:rPr>
                <w:delText xml:space="preserve"> 2025.</w:delText>
              </w:r>
            </w:del>
            <w:r w:rsidR="00BB605E" w:rsidRPr="00FC2482">
              <w:rPr>
                <w:rFonts w:ascii="Times New Roman" w:eastAsia="標楷體" w:hAnsi="Times New Roman"/>
                <w:color w:val="FF0000"/>
              </w:rPr>
              <w:t xml:space="preserve">  </w:t>
            </w:r>
          </w:p>
          <w:p w14:paraId="5F6276B7" w14:textId="77777777"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rPr>
            </w:pPr>
          </w:p>
          <w:p w14:paraId="17707714" w14:textId="7347622A"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lang w:val="en-US"/>
              </w:rPr>
            </w:pPr>
            <w:r w:rsidRPr="00525F09">
              <w:rPr>
                <w:rFonts w:ascii="Times New Roman" w:eastAsia="標楷體" w:hAnsi="Times New Roman"/>
              </w:rPr>
              <w:t>The 51</w:t>
            </w:r>
            <w:r w:rsidRPr="00525F09">
              <w:rPr>
                <w:rFonts w:ascii="Times New Roman" w:eastAsia="標楷體" w:hAnsi="Times New Roman"/>
                <w:vertAlign w:val="superscript"/>
              </w:rPr>
              <w:t>st</w:t>
            </w:r>
            <w:r w:rsidRPr="00525F09">
              <w:rPr>
                <w:rFonts w:ascii="Times New Roman" w:eastAsia="標楷體" w:hAnsi="Times New Roman"/>
              </w:rPr>
              <w:t xml:space="preserve"> International Exhibition of Inventions Geneva will take place from 11 to 15 March 2026.  </w:t>
            </w:r>
            <w:del w:id="1376" w:author="EINNO3" w:date="2026-01-12T14:23:00Z">
              <w:r w:rsidR="00B61814" w:rsidRPr="00525F09">
                <w:rPr>
                  <w:rFonts w:ascii="Times New Roman" w:eastAsia="標楷體" w:hAnsi="Times New Roman"/>
                </w:rPr>
                <w:delText>There are 16 nos. of submission from Divisions</w:delText>
              </w:r>
              <w:r w:rsidRPr="00525F09">
                <w:rPr>
                  <w:rFonts w:ascii="Times New Roman" w:eastAsia="標楷體" w:hAnsi="Times New Roman"/>
                </w:rPr>
                <w:delText>.  The Inno-office will summarise these submissions for senior management in November</w:delText>
              </w:r>
              <w:r w:rsidR="00CE0E16" w:rsidRPr="00525F09">
                <w:rPr>
                  <w:rFonts w:ascii="Times New Roman" w:eastAsia="標楷體" w:hAnsi="Times New Roman"/>
                </w:rPr>
                <w:delText>/ December</w:delText>
              </w:r>
              <w:r w:rsidRPr="00525F09">
                <w:rPr>
                  <w:rFonts w:ascii="Times New Roman" w:eastAsia="標楷體" w:hAnsi="Times New Roman"/>
                </w:rPr>
                <w:delText xml:space="preserve"> 2025</w:delText>
              </w:r>
            </w:del>
            <w:ins w:id="1377" w:author="EINNO3" w:date="2026-01-12T14:25:00Z">
              <w:r w:rsidR="00F509EE" w:rsidRPr="00525F09">
                <w:rPr>
                  <w:rFonts w:ascii="Times New Roman" w:eastAsia="標楷體" w:hAnsi="Times New Roman"/>
                </w:rPr>
                <w:t>1</w:t>
              </w:r>
            </w:ins>
            <w:ins w:id="1378" w:author="EINNO3" w:date="2026-01-13T19:20:00Z">
              <w:r w:rsidR="00610E9F" w:rsidRPr="00525F09">
                <w:rPr>
                  <w:rFonts w:ascii="Times New Roman" w:eastAsia="標楷體" w:hAnsi="Times New Roman"/>
                </w:rPr>
                <w:t>2</w:t>
              </w:r>
            </w:ins>
            <w:ins w:id="1379" w:author="EINNO3" w:date="2026-01-12T14:25:00Z">
              <w:r w:rsidR="00F509EE" w:rsidRPr="00525F09">
                <w:rPr>
                  <w:rFonts w:ascii="Times New Roman" w:eastAsia="標楷體" w:hAnsi="Times New Roman"/>
                </w:rPr>
                <w:t xml:space="preserve"> nos. of projects have been shortlisted by the a</w:t>
              </w:r>
            </w:ins>
            <w:ins w:id="1380" w:author="EINNO3" w:date="2026-01-12T14:26:00Z">
              <w:r w:rsidR="00F509EE" w:rsidRPr="00525F09">
                <w:rPr>
                  <w:rFonts w:ascii="Times New Roman" w:eastAsia="標楷體" w:hAnsi="Times New Roman"/>
                </w:rPr>
                <w:t>ssessment panel</w:t>
              </w:r>
            </w:ins>
            <w:r w:rsidRPr="00525F09">
              <w:rPr>
                <w:rFonts w:ascii="Times New Roman" w:eastAsia="標楷體" w:hAnsi="Times New Roman"/>
              </w:rPr>
              <w:t xml:space="preserve">. </w:t>
            </w:r>
            <w:ins w:id="1381" w:author="EINNO3" w:date="2026-01-26T10:55:00Z">
              <w:r w:rsidR="00B445A3" w:rsidRPr="00525F09">
                <w:rPr>
                  <w:rFonts w:ascii="Times New Roman" w:eastAsia="標楷體" w:hAnsi="Times New Roman"/>
                </w:rPr>
                <w:t>Online</w:t>
              </w:r>
            </w:ins>
            <w:ins w:id="1382" w:author="EINNO3" w:date="2026-01-14T15:41:00Z">
              <w:r w:rsidR="00EA7462" w:rsidRPr="00525F09">
                <w:rPr>
                  <w:rFonts w:ascii="Times New Roman" w:eastAsia="標楷體" w:hAnsi="Times New Roman"/>
                </w:rPr>
                <w:t xml:space="preserve"> application </w:t>
              </w:r>
            </w:ins>
            <w:ins w:id="1383" w:author="EINNO3" w:date="2026-01-26T10:55:00Z">
              <w:r w:rsidR="00B445A3" w:rsidRPr="00525F09">
                <w:rPr>
                  <w:rFonts w:ascii="Times New Roman" w:eastAsia="標楷體" w:hAnsi="Times New Roman"/>
                </w:rPr>
                <w:t>was submitted</w:t>
              </w:r>
            </w:ins>
            <w:ins w:id="1384" w:author="EINNO3" w:date="2026-01-14T15:41:00Z">
              <w:r w:rsidR="00EA7462" w:rsidRPr="00525F09">
                <w:rPr>
                  <w:rFonts w:ascii="Times New Roman" w:eastAsia="標楷體" w:hAnsi="Times New Roman"/>
                </w:rPr>
                <w:t xml:space="preserve"> </w:t>
              </w:r>
            </w:ins>
            <w:ins w:id="1385" w:author="EINNO3" w:date="2026-01-26T10:55:00Z">
              <w:r w:rsidR="00B445A3" w:rsidRPr="00525F09">
                <w:rPr>
                  <w:rFonts w:ascii="Times New Roman" w:eastAsia="標楷體" w:hAnsi="Times New Roman"/>
                </w:rPr>
                <w:t>and pending</w:t>
              </w:r>
            </w:ins>
            <w:ins w:id="1386" w:author="EINNO3" w:date="2026-01-14T15:41:00Z">
              <w:r w:rsidR="00EA7462" w:rsidRPr="00525F09">
                <w:rPr>
                  <w:rFonts w:ascii="Times New Roman" w:eastAsia="標楷體" w:hAnsi="Times New Roman"/>
                </w:rPr>
                <w:t xml:space="preserve"> approval from Geneva.</w:t>
              </w:r>
            </w:ins>
            <w:ins w:id="1387" w:author="EINNO3" w:date="2026-01-15T09:36:00Z">
              <w:r w:rsidR="00E7531D" w:rsidRPr="00525F09">
                <w:rPr>
                  <w:rFonts w:ascii="Times New Roman" w:eastAsia="標楷體" w:hAnsi="Times New Roman"/>
                  <w:color w:val="FF0000"/>
                </w:rPr>
                <w:t xml:space="preserve"> 1</w:t>
              </w:r>
              <w:r w:rsidR="00E7531D" w:rsidRPr="00525F09">
                <w:rPr>
                  <w:rFonts w:ascii="Times New Roman" w:eastAsia="標楷體" w:hAnsi="Times New Roman"/>
                  <w:color w:val="FF0000"/>
                  <w:vertAlign w:val="superscript"/>
                </w:rPr>
                <w:t>st</w:t>
              </w:r>
              <w:r w:rsidR="00E7531D" w:rsidRPr="00525F09">
                <w:rPr>
                  <w:rFonts w:ascii="Times New Roman" w:eastAsia="標楷體" w:hAnsi="Times New Roman"/>
                  <w:color w:val="FF0000"/>
                </w:rPr>
                <w:t xml:space="preserve"> round rehearsal </w:t>
              </w:r>
            </w:ins>
            <w:ins w:id="1388" w:author="EINNO3" w:date="2026-01-15T09:37:00Z">
              <w:r w:rsidR="00E7531D" w:rsidRPr="00525F09">
                <w:rPr>
                  <w:rFonts w:ascii="Times New Roman" w:eastAsia="標楷體" w:hAnsi="Times New Roman"/>
                  <w:color w:val="FF0000"/>
                </w:rPr>
                <w:t>was scheduled on 26</w:t>
              </w:r>
            </w:ins>
            <w:ins w:id="1389" w:author="EINNO3" w:date="2026-01-14T15:41:00Z">
              <w:r w:rsidR="00EA7462" w:rsidRPr="00525F09">
                <w:rPr>
                  <w:rFonts w:ascii="Times New Roman" w:eastAsia="標楷體" w:hAnsi="Times New Roman"/>
                  <w:color w:val="FF0000"/>
                </w:rPr>
                <w:t xml:space="preserve"> Jan 2026.</w:t>
              </w:r>
            </w:ins>
            <w:ins w:id="1390" w:author="EINNO3" w:date="2026-01-14T15:37:00Z">
              <w:r w:rsidR="002A10E7" w:rsidRPr="00525F09">
                <w:rPr>
                  <w:rFonts w:ascii="Times New Roman" w:eastAsia="標楷體" w:hAnsi="Times New Roman"/>
                </w:rPr>
                <w:t xml:space="preserve"> </w:t>
              </w:r>
            </w:ins>
            <w:proofErr w:type="spellStart"/>
            <w:ins w:id="1391" w:author="EINNO3" w:date="2026-01-12T14:27:00Z">
              <w:r w:rsidR="00F509EE" w:rsidRPr="006F6C1E">
                <w:rPr>
                  <w:rFonts w:ascii="Times New Roman" w:eastAsia="標楷體" w:hAnsi="Times New Roman"/>
                  <w:color w:val="FF0000"/>
                </w:rPr>
                <w:t>D</w:t>
              </w:r>
            </w:ins>
            <w:ins w:id="1392" w:author="EINNO3" w:date="2026-01-14T15:37:00Z">
              <w:r w:rsidR="002A10E7" w:rsidRPr="006F6C1E">
                <w:rPr>
                  <w:rFonts w:ascii="Times New Roman" w:eastAsia="標楷體" w:hAnsi="Times New Roman"/>
                  <w:color w:val="FF0000"/>
                </w:rPr>
                <w:t>ev</w:t>
              </w:r>
            </w:ins>
            <w:ins w:id="1393" w:author="EINNO3" w:date="2026-01-12T14:27:00Z">
              <w:r w:rsidR="00F509EE" w:rsidRPr="006F6C1E">
                <w:rPr>
                  <w:rFonts w:ascii="Times New Roman" w:eastAsia="標楷體" w:hAnsi="Times New Roman"/>
                  <w:color w:val="FF0000"/>
                </w:rPr>
                <w:t>B</w:t>
              </w:r>
              <w:proofErr w:type="spellEnd"/>
              <w:r w:rsidR="00F509EE" w:rsidRPr="006F6C1E">
                <w:rPr>
                  <w:rFonts w:ascii="Times New Roman" w:eastAsia="標楷體" w:hAnsi="Times New Roman"/>
                  <w:color w:val="FF0000"/>
                </w:rPr>
                <w:t xml:space="preserve"> invited EMSD to support in coordinating Government B/D’s participation. The summary table of Government B/D and public </w:t>
              </w:r>
              <w:proofErr w:type="spellStart"/>
              <w:r w:rsidR="00F509EE" w:rsidRPr="006F6C1E">
                <w:rPr>
                  <w:rFonts w:ascii="Times New Roman" w:eastAsia="標楷體" w:hAnsi="Times New Roman"/>
                  <w:color w:val="FF0000"/>
                </w:rPr>
                <w:t>utilities’s</w:t>
              </w:r>
              <w:proofErr w:type="spellEnd"/>
              <w:r w:rsidR="00F509EE" w:rsidRPr="006F6C1E">
                <w:rPr>
                  <w:rFonts w:ascii="Times New Roman" w:eastAsia="標楷體" w:hAnsi="Times New Roman"/>
                  <w:color w:val="FF0000"/>
                </w:rPr>
                <w:t xml:space="preserve"> participation was provided below.</w:t>
              </w:r>
              <w:r w:rsidRPr="006F6C1E">
                <w:rPr>
                  <w:rFonts w:ascii="Times New Roman" w:eastAsia="標楷體" w:hAnsi="Times New Roman"/>
                  <w:color w:val="FF0000"/>
                </w:rPr>
                <w:t xml:space="preserve"> </w:t>
              </w:r>
            </w:ins>
            <w:r w:rsidRPr="00525F09">
              <w:rPr>
                <w:rFonts w:ascii="Times New Roman" w:eastAsia="標楷體" w:hAnsi="Times New Roman"/>
              </w:rPr>
              <w:t xml:space="preserve"> </w:t>
            </w:r>
            <w:del w:id="1394" w:author="EINNO3" w:date="2026-01-12T14:24:00Z">
              <w:r w:rsidRPr="00525F09">
                <w:rPr>
                  <w:rFonts w:ascii="Times New Roman" w:eastAsia="標楷體" w:hAnsi="Times New Roman"/>
                </w:rPr>
                <w:delText>Shortlisted projects will finalise their submissions by December 2025.</w:delText>
              </w:r>
              <w:r w:rsidR="00AF530E" w:rsidRPr="00525F09">
                <w:rPr>
                  <w:rFonts w:ascii="Times New Roman" w:eastAsia="標楷體" w:hAnsi="Times New Roman"/>
                </w:rPr>
                <w:delText xml:space="preserve"> Other departments advised a total of nine (9) submissions so far. (8 from DSD, 1 or 0 from Police, and none from EPD)</w:delText>
              </w:r>
              <w:r w:rsidRPr="00525F09">
                <w:rPr>
                  <w:rFonts w:ascii="Times New Roman" w:eastAsia="標楷體" w:hAnsi="Times New Roman"/>
                </w:rPr>
                <w:delText xml:space="preserve"> </w:delText>
              </w:r>
            </w:del>
          </w:p>
          <w:tbl>
            <w:tblPr>
              <w:tblStyle w:val="afa"/>
              <w:tblW w:w="6095" w:type="dxa"/>
              <w:tblInd w:w="98" w:type="dxa"/>
              <w:tblLayout w:type="fixed"/>
              <w:tblLook w:val="04A0" w:firstRow="1" w:lastRow="0" w:firstColumn="1" w:lastColumn="0" w:noHBand="0" w:noVBand="1"/>
            </w:tblPr>
            <w:tblGrid>
              <w:gridCol w:w="1843"/>
              <w:gridCol w:w="1417"/>
              <w:gridCol w:w="2835"/>
            </w:tblGrid>
            <w:tr w:rsidR="00F509EE" w:rsidRPr="00525F09" w14:paraId="3CA59164" w14:textId="77777777" w:rsidTr="4990096E">
              <w:trPr>
                <w:ins w:id="1395" w:author="EINNO3" w:date="2026-01-12T14:27:00Z"/>
              </w:trPr>
              <w:tc>
                <w:tcPr>
                  <w:tcW w:w="1843" w:type="dxa"/>
                </w:tcPr>
                <w:p w14:paraId="514119C8" w14:textId="77777777" w:rsidR="00F509EE" w:rsidRPr="00BD27C3" w:rsidRDefault="00F509EE" w:rsidP="00A35A97">
                  <w:pPr>
                    <w:pStyle w:val="af2"/>
                    <w:framePr w:hSpace="180" w:wrap="around" w:vAnchor="text" w:hAnchor="text" w:y="1"/>
                    <w:ind w:leftChars="0" w:left="0"/>
                    <w:suppressOverlap/>
                    <w:jc w:val="both"/>
                    <w:rPr>
                      <w:ins w:id="1396" w:author="EINNO3" w:date="2026-01-12T14:27:00Z"/>
                      <w:rFonts w:ascii="Times New Roman" w:hAnsi="Times New Roman"/>
                      <w:color w:val="FF0000"/>
                      <w:lang w:val="en-GB"/>
                    </w:rPr>
                  </w:pPr>
                  <w:ins w:id="1397" w:author="EINNO3" w:date="2026-01-12T14:27:00Z">
                    <w:r w:rsidRPr="00BD27C3">
                      <w:rPr>
                        <w:rFonts w:ascii="Times New Roman" w:hAnsi="Times New Roman"/>
                        <w:color w:val="FF0000"/>
                      </w:rPr>
                      <w:t xml:space="preserve">Department </w:t>
                    </w:r>
                  </w:ins>
                </w:p>
              </w:tc>
              <w:tc>
                <w:tcPr>
                  <w:tcW w:w="1417" w:type="dxa"/>
                </w:tcPr>
                <w:p w14:paraId="4986F1E9" w14:textId="77777777" w:rsidR="00F509EE" w:rsidRPr="00BD27C3" w:rsidRDefault="00F509EE" w:rsidP="00A35A97">
                  <w:pPr>
                    <w:pStyle w:val="af2"/>
                    <w:framePr w:hSpace="180" w:wrap="around" w:vAnchor="text" w:hAnchor="text" w:y="1"/>
                    <w:ind w:leftChars="0" w:left="0"/>
                    <w:suppressOverlap/>
                    <w:jc w:val="both"/>
                    <w:rPr>
                      <w:ins w:id="1398" w:author="EINNO3" w:date="2026-01-12T14:27:00Z"/>
                      <w:rFonts w:ascii="Times New Roman" w:hAnsi="Times New Roman"/>
                      <w:color w:val="FF0000"/>
                      <w:lang w:val="en-GB"/>
                    </w:rPr>
                  </w:pPr>
                  <w:ins w:id="1399" w:author="EINNO3" w:date="2026-01-12T14:27:00Z">
                    <w:r w:rsidRPr="00BD27C3">
                      <w:rPr>
                        <w:rFonts w:ascii="Times New Roman" w:hAnsi="Times New Roman"/>
                        <w:color w:val="FF0000"/>
                      </w:rPr>
                      <w:t xml:space="preserve">Number of Submissions </w:t>
                    </w:r>
                  </w:ins>
                </w:p>
              </w:tc>
              <w:tc>
                <w:tcPr>
                  <w:tcW w:w="2835" w:type="dxa"/>
                </w:tcPr>
                <w:p w14:paraId="58FB52D5" w14:textId="77777777" w:rsidR="00F509EE" w:rsidRPr="00BD27C3" w:rsidRDefault="00F509EE" w:rsidP="00A35A97">
                  <w:pPr>
                    <w:pStyle w:val="af2"/>
                    <w:framePr w:hSpace="180" w:wrap="around" w:vAnchor="text" w:hAnchor="text" w:y="1"/>
                    <w:ind w:leftChars="0" w:left="0"/>
                    <w:suppressOverlap/>
                    <w:jc w:val="both"/>
                    <w:rPr>
                      <w:ins w:id="1400" w:author="EINNO3" w:date="2026-01-12T14:27:00Z"/>
                      <w:rFonts w:ascii="Times New Roman" w:hAnsi="Times New Roman"/>
                      <w:color w:val="FF0000"/>
                      <w:lang w:val="en-GB"/>
                    </w:rPr>
                  </w:pPr>
                  <w:ins w:id="1401" w:author="EINNO3" w:date="2026-01-12T14:27:00Z">
                    <w:r w:rsidRPr="00BD27C3">
                      <w:rPr>
                        <w:rFonts w:ascii="Times New Roman" w:hAnsi="Times New Roman"/>
                        <w:color w:val="FF0000"/>
                      </w:rPr>
                      <w:t xml:space="preserve">Remarks </w:t>
                    </w:r>
                  </w:ins>
                </w:p>
              </w:tc>
            </w:tr>
            <w:tr w:rsidR="00F509EE" w:rsidRPr="00525F09" w14:paraId="1F5056AD" w14:textId="77777777" w:rsidTr="007321F8">
              <w:trPr>
                <w:ins w:id="1402" w:author="EINNO3" w:date="2026-01-12T14:27:00Z"/>
              </w:trPr>
              <w:tc>
                <w:tcPr>
                  <w:tcW w:w="6095" w:type="dxa"/>
                  <w:gridSpan w:val="3"/>
                </w:tcPr>
                <w:p w14:paraId="36C78544" w14:textId="77777777" w:rsidR="00F509EE" w:rsidRPr="00BD27C3" w:rsidRDefault="00F509EE" w:rsidP="00A35A97">
                  <w:pPr>
                    <w:pStyle w:val="af2"/>
                    <w:framePr w:hSpace="180" w:wrap="around" w:vAnchor="text" w:hAnchor="text" w:y="1"/>
                    <w:ind w:leftChars="0" w:left="0"/>
                    <w:suppressOverlap/>
                    <w:jc w:val="both"/>
                    <w:rPr>
                      <w:ins w:id="1403" w:author="EINNO3" w:date="2026-01-12T14:27:00Z"/>
                      <w:rFonts w:ascii="Times New Roman" w:hAnsi="Times New Roman"/>
                      <w:color w:val="FF0000"/>
                      <w:lang w:val="en-GB"/>
                    </w:rPr>
                  </w:pPr>
                  <w:ins w:id="1404" w:author="EINNO3" w:date="2026-01-12T14:27:00Z">
                    <w:r w:rsidRPr="00BD27C3">
                      <w:rPr>
                        <w:rFonts w:ascii="Times New Roman" w:hAnsi="Times New Roman"/>
                        <w:color w:val="FF0000"/>
                        <w:lang w:val="en-GB"/>
                      </w:rPr>
                      <w:t>Government B/Ds</w:t>
                    </w:r>
                  </w:ins>
                </w:p>
              </w:tc>
            </w:tr>
            <w:tr w:rsidR="00F509EE" w:rsidRPr="00525F09" w14:paraId="15CD4932" w14:textId="77777777" w:rsidTr="4990096E">
              <w:trPr>
                <w:ins w:id="1405" w:author="EINNO3" w:date="2026-01-12T14:27:00Z"/>
              </w:trPr>
              <w:tc>
                <w:tcPr>
                  <w:tcW w:w="1843" w:type="dxa"/>
                </w:tcPr>
                <w:p w14:paraId="6819DD92" w14:textId="77777777" w:rsidR="00F509EE" w:rsidRPr="00BD27C3" w:rsidRDefault="00F509EE" w:rsidP="00A35A97">
                  <w:pPr>
                    <w:pStyle w:val="af2"/>
                    <w:framePr w:hSpace="180" w:wrap="around" w:vAnchor="text" w:hAnchor="text" w:y="1"/>
                    <w:ind w:leftChars="0" w:left="0"/>
                    <w:suppressOverlap/>
                    <w:jc w:val="both"/>
                    <w:rPr>
                      <w:ins w:id="1406" w:author="EINNO3" w:date="2026-01-12T14:27:00Z"/>
                      <w:rFonts w:ascii="Times New Roman" w:hAnsi="Times New Roman"/>
                      <w:color w:val="FF0000"/>
                      <w:lang w:val="en-GB"/>
                    </w:rPr>
                  </w:pPr>
                  <w:ins w:id="1407" w:author="EINNO3" w:date="2026-01-12T14:27:00Z">
                    <w:r w:rsidRPr="00BD27C3">
                      <w:rPr>
                        <w:rFonts w:ascii="Times New Roman" w:hAnsi="Times New Roman"/>
                        <w:color w:val="FF0000"/>
                        <w:lang w:val="en-GB"/>
                      </w:rPr>
                      <w:t>EMSD</w:t>
                    </w:r>
                  </w:ins>
                </w:p>
              </w:tc>
              <w:tc>
                <w:tcPr>
                  <w:tcW w:w="1417" w:type="dxa"/>
                </w:tcPr>
                <w:p w14:paraId="4356291E" w14:textId="4121FE04" w:rsidR="00F509EE" w:rsidRPr="00BD27C3" w:rsidRDefault="00F509EE" w:rsidP="00A35A97">
                  <w:pPr>
                    <w:pStyle w:val="af2"/>
                    <w:framePr w:hSpace="180" w:wrap="around" w:vAnchor="text" w:hAnchor="text" w:y="1"/>
                    <w:ind w:leftChars="0" w:left="0"/>
                    <w:suppressOverlap/>
                    <w:jc w:val="both"/>
                    <w:rPr>
                      <w:ins w:id="1408" w:author="EINNO3" w:date="2026-01-12T14:27:00Z"/>
                      <w:rFonts w:ascii="Times New Roman" w:hAnsi="Times New Roman"/>
                      <w:color w:val="FF0000"/>
                      <w:lang w:val="en-GB"/>
                    </w:rPr>
                  </w:pPr>
                  <w:ins w:id="1409" w:author="EINNO3" w:date="2026-01-12T14:27:00Z">
                    <w:r w:rsidRPr="00BD27C3">
                      <w:rPr>
                        <w:rFonts w:ascii="Times New Roman" w:hAnsi="Times New Roman"/>
                        <w:color w:val="FF0000"/>
                        <w:lang w:val="en-GB"/>
                      </w:rPr>
                      <w:t>1</w:t>
                    </w:r>
                  </w:ins>
                  <w:ins w:id="1410" w:author="EINNO3" w:date="2026-01-15T08:29:00Z">
                    <w:r w:rsidR="002D42F4" w:rsidRPr="00BD27C3">
                      <w:rPr>
                        <w:rFonts w:ascii="Times New Roman" w:hAnsi="Times New Roman"/>
                        <w:color w:val="FF0000"/>
                        <w:lang w:val="en-GB"/>
                      </w:rPr>
                      <w:t>2</w:t>
                    </w:r>
                  </w:ins>
                </w:p>
              </w:tc>
              <w:tc>
                <w:tcPr>
                  <w:tcW w:w="2835" w:type="dxa"/>
                </w:tcPr>
                <w:p w14:paraId="5B744022" w14:textId="5C8EC200" w:rsidR="00F509EE" w:rsidRPr="00BD27C3" w:rsidRDefault="00F509EE" w:rsidP="00A35A97">
                  <w:pPr>
                    <w:pStyle w:val="af2"/>
                    <w:framePr w:hSpace="180" w:wrap="around" w:vAnchor="text" w:hAnchor="text" w:y="1"/>
                    <w:ind w:leftChars="0" w:left="0"/>
                    <w:suppressOverlap/>
                    <w:jc w:val="both"/>
                    <w:rPr>
                      <w:ins w:id="1411" w:author="EINNO3" w:date="2026-01-12T14:27:00Z"/>
                      <w:rFonts w:ascii="Times New Roman" w:hAnsi="Times New Roman"/>
                      <w:color w:val="FF0000"/>
                      <w:lang w:val="en-GB"/>
                    </w:rPr>
                  </w:pPr>
                </w:p>
              </w:tc>
            </w:tr>
            <w:tr w:rsidR="00F509EE" w:rsidRPr="00525F09" w14:paraId="658E45FB" w14:textId="77777777" w:rsidTr="4990096E">
              <w:trPr>
                <w:ins w:id="1412" w:author="EINNO3" w:date="2026-01-12T14:27:00Z"/>
              </w:trPr>
              <w:tc>
                <w:tcPr>
                  <w:tcW w:w="1843" w:type="dxa"/>
                </w:tcPr>
                <w:p w14:paraId="7F7DCBC4" w14:textId="77777777" w:rsidR="00F509EE" w:rsidRPr="00BD27C3" w:rsidRDefault="00F509EE" w:rsidP="00A35A97">
                  <w:pPr>
                    <w:pStyle w:val="af2"/>
                    <w:framePr w:hSpace="180" w:wrap="around" w:vAnchor="text" w:hAnchor="text" w:y="1"/>
                    <w:ind w:leftChars="0" w:left="0"/>
                    <w:suppressOverlap/>
                    <w:jc w:val="both"/>
                    <w:rPr>
                      <w:ins w:id="1413" w:author="EINNO3" w:date="2026-01-12T14:27:00Z"/>
                      <w:rFonts w:ascii="Times New Roman" w:hAnsi="Times New Roman"/>
                      <w:color w:val="FF0000"/>
                      <w:lang w:val="en-GB"/>
                    </w:rPr>
                  </w:pPr>
                  <w:ins w:id="1414" w:author="EINNO3" w:date="2026-01-12T14:27:00Z">
                    <w:r w:rsidRPr="00BD27C3">
                      <w:rPr>
                        <w:rFonts w:ascii="Times New Roman" w:hAnsi="Times New Roman"/>
                        <w:color w:val="FF0000"/>
                        <w:lang w:val="en-GB"/>
                      </w:rPr>
                      <w:t>DSD</w:t>
                    </w:r>
                  </w:ins>
                </w:p>
              </w:tc>
              <w:tc>
                <w:tcPr>
                  <w:tcW w:w="1417" w:type="dxa"/>
                </w:tcPr>
                <w:p w14:paraId="17FF1EC8" w14:textId="77777777" w:rsidR="00F509EE" w:rsidRPr="00BD27C3" w:rsidRDefault="00F509EE" w:rsidP="00A35A97">
                  <w:pPr>
                    <w:pStyle w:val="af2"/>
                    <w:framePr w:hSpace="180" w:wrap="around" w:vAnchor="text" w:hAnchor="text" w:y="1"/>
                    <w:ind w:leftChars="0" w:left="0"/>
                    <w:suppressOverlap/>
                    <w:jc w:val="both"/>
                    <w:rPr>
                      <w:ins w:id="1415" w:author="EINNO3" w:date="2026-01-12T14:27:00Z"/>
                      <w:rFonts w:ascii="Times New Roman" w:hAnsi="Times New Roman"/>
                      <w:color w:val="FF0000"/>
                      <w:lang w:val="en-GB"/>
                    </w:rPr>
                  </w:pPr>
                  <w:ins w:id="1416" w:author="EINNO3" w:date="2026-01-12T14:27:00Z">
                    <w:r w:rsidRPr="00BD27C3">
                      <w:rPr>
                        <w:rFonts w:ascii="Times New Roman" w:hAnsi="Times New Roman"/>
                        <w:color w:val="FF0000"/>
                        <w:lang w:val="en-GB"/>
                      </w:rPr>
                      <w:t>8</w:t>
                    </w:r>
                  </w:ins>
                </w:p>
              </w:tc>
              <w:tc>
                <w:tcPr>
                  <w:tcW w:w="2835" w:type="dxa"/>
                </w:tcPr>
                <w:p w14:paraId="314CACCF" w14:textId="77777777" w:rsidR="00F509EE" w:rsidRPr="00BD27C3" w:rsidRDefault="00F509EE" w:rsidP="00A35A97">
                  <w:pPr>
                    <w:pStyle w:val="af2"/>
                    <w:framePr w:hSpace="180" w:wrap="around" w:vAnchor="text" w:hAnchor="text" w:y="1"/>
                    <w:ind w:leftChars="0" w:left="0"/>
                    <w:suppressOverlap/>
                    <w:jc w:val="both"/>
                    <w:rPr>
                      <w:ins w:id="1417" w:author="EINNO3" w:date="2026-01-12T14:27:00Z"/>
                      <w:rFonts w:ascii="Times New Roman" w:hAnsi="Times New Roman"/>
                      <w:color w:val="FF0000"/>
                      <w:lang w:val="en-GB"/>
                    </w:rPr>
                  </w:pPr>
                </w:p>
              </w:tc>
            </w:tr>
            <w:tr w:rsidR="00F509EE" w:rsidRPr="00525F09" w14:paraId="5FE1412C" w14:textId="77777777" w:rsidTr="4990096E">
              <w:trPr>
                <w:ins w:id="1418" w:author="EINNO3" w:date="2026-01-12T14:27:00Z"/>
              </w:trPr>
              <w:tc>
                <w:tcPr>
                  <w:tcW w:w="1843" w:type="dxa"/>
                </w:tcPr>
                <w:p w14:paraId="1E1FA4A6" w14:textId="77777777" w:rsidR="00F509EE" w:rsidRPr="00BD27C3" w:rsidRDefault="00F509EE" w:rsidP="00A35A97">
                  <w:pPr>
                    <w:pStyle w:val="af2"/>
                    <w:framePr w:hSpace="180" w:wrap="around" w:vAnchor="text" w:hAnchor="text" w:y="1"/>
                    <w:ind w:leftChars="0" w:left="0"/>
                    <w:suppressOverlap/>
                    <w:jc w:val="both"/>
                    <w:rPr>
                      <w:ins w:id="1419" w:author="EINNO3" w:date="2026-01-12T14:27:00Z"/>
                      <w:rFonts w:ascii="Times New Roman" w:hAnsi="Times New Roman"/>
                      <w:color w:val="FF0000"/>
                      <w:lang w:val="en-GB"/>
                    </w:rPr>
                  </w:pPr>
                  <w:ins w:id="1420" w:author="EINNO3" w:date="2026-01-12T14:27:00Z">
                    <w:r w:rsidRPr="00BD27C3">
                      <w:rPr>
                        <w:rFonts w:ascii="Times New Roman" w:hAnsi="Times New Roman"/>
                        <w:color w:val="FF0000"/>
                        <w:lang w:val="en-GB"/>
                      </w:rPr>
                      <w:t>CEDD</w:t>
                    </w:r>
                  </w:ins>
                </w:p>
              </w:tc>
              <w:tc>
                <w:tcPr>
                  <w:tcW w:w="1417" w:type="dxa"/>
                </w:tcPr>
                <w:p w14:paraId="3EFC2E73" w14:textId="52FC2C6B" w:rsidR="00F509EE" w:rsidRPr="00BD27C3" w:rsidRDefault="00A451A0" w:rsidP="00A35A97">
                  <w:pPr>
                    <w:pStyle w:val="af2"/>
                    <w:framePr w:hSpace="180" w:wrap="around" w:vAnchor="text" w:hAnchor="text" w:y="1"/>
                    <w:ind w:leftChars="0" w:left="0"/>
                    <w:suppressOverlap/>
                    <w:jc w:val="both"/>
                    <w:rPr>
                      <w:ins w:id="1421" w:author="EINNO3" w:date="2026-01-12T14:27:00Z"/>
                      <w:rFonts w:ascii="Times New Roman" w:hAnsi="Times New Roman"/>
                      <w:color w:val="FF0000"/>
                      <w:lang w:val="en-GB"/>
                    </w:rPr>
                  </w:pPr>
                  <w:ins w:id="1422" w:author="Ms CHIK Kar Lai 戚嘉麗女士" w:date="2026-01-23T17:27:00Z">
                    <w:del w:id="1423" w:author="EINNO3" w:date="2026-01-26T10:58:00Z">
                      <w:r w:rsidRPr="00BD27C3" w:rsidDel="00283B2C">
                        <w:rPr>
                          <w:rFonts w:ascii="Times New Roman" w:hAnsi="Times New Roman"/>
                          <w:color w:val="FF0000"/>
                          <w:lang w:val="en-GB"/>
                        </w:rPr>
                        <w:delText>3</w:delText>
                      </w:r>
                    </w:del>
                  </w:ins>
                  <w:ins w:id="1424" w:author="EINNO3" w:date="2026-01-15T08:29:00Z">
                    <w:del w:id="1425" w:author="Ms CHIK Kar Lai 戚嘉麗女士" w:date="2026-01-23T17:27:00Z">
                      <w:r w:rsidR="002D42F4" w:rsidRPr="00BD27C3" w:rsidDel="00A451A0">
                        <w:rPr>
                          <w:rFonts w:ascii="Times New Roman" w:hAnsi="Times New Roman"/>
                          <w:color w:val="FF0000"/>
                          <w:lang w:val="en-GB"/>
                        </w:rPr>
                        <w:delText>2</w:delText>
                      </w:r>
                    </w:del>
                  </w:ins>
                  <w:ins w:id="1426" w:author="EINNO3" w:date="2026-01-26T10:56:00Z">
                    <w:r w:rsidR="00B445A3" w:rsidRPr="00BD27C3">
                      <w:rPr>
                        <w:rFonts w:ascii="Times New Roman" w:hAnsi="Times New Roman"/>
                        <w:color w:val="FF0000"/>
                        <w:lang w:val="en-GB"/>
                      </w:rPr>
                      <w:t>4</w:t>
                    </w:r>
                  </w:ins>
                </w:p>
              </w:tc>
              <w:tc>
                <w:tcPr>
                  <w:tcW w:w="2835" w:type="dxa"/>
                </w:tcPr>
                <w:p w14:paraId="6B8EC9D1" w14:textId="50B9C7F8" w:rsidR="00F509EE" w:rsidRPr="00BD27C3" w:rsidRDefault="002D42F4" w:rsidP="00A35A97">
                  <w:pPr>
                    <w:pStyle w:val="af2"/>
                    <w:framePr w:hSpace="180" w:wrap="around" w:vAnchor="text" w:hAnchor="text" w:y="1"/>
                    <w:ind w:leftChars="0" w:left="0"/>
                    <w:suppressOverlap/>
                    <w:jc w:val="both"/>
                    <w:rPr>
                      <w:ins w:id="1427" w:author="EINNO3" w:date="2026-01-12T14:27:00Z"/>
                      <w:rFonts w:ascii="Times New Roman" w:hAnsi="Times New Roman"/>
                      <w:color w:val="FF0000"/>
                      <w:lang w:val="en-GB"/>
                    </w:rPr>
                  </w:pPr>
                  <w:ins w:id="1428" w:author="EINNO3" w:date="2026-01-15T08:30:00Z">
                    <w:r w:rsidRPr="00BD27C3">
                      <w:rPr>
                        <w:rFonts w:ascii="Times New Roman" w:hAnsi="Times New Roman"/>
                        <w:color w:val="FF0000"/>
                        <w:sz w:val="18"/>
                        <w:szCs w:val="18"/>
                        <w:lang w:val="en-GB"/>
                      </w:rPr>
                      <w:t xml:space="preserve">Including the </w:t>
                    </w:r>
                    <w:proofErr w:type="spellStart"/>
                    <w:r w:rsidRPr="00BD27C3">
                      <w:rPr>
                        <w:rFonts w:ascii="Times New Roman" w:hAnsi="Times New Roman"/>
                        <w:color w:val="FF0000"/>
                        <w:sz w:val="18"/>
                        <w:szCs w:val="18"/>
                        <w:lang w:val="en-GB"/>
                      </w:rPr>
                      <w:t>DevB</w:t>
                    </w:r>
                    <w:proofErr w:type="spellEnd"/>
                    <w:r w:rsidRPr="00BD27C3">
                      <w:rPr>
                        <w:rFonts w:ascii="Times New Roman" w:hAnsi="Times New Roman"/>
                        <w:color w:val="FF0000"/>
                        <w:sz w:val="18"/>
                        <w:szCs w:val="18"/>
                        <w:lang w:val="en-GB"/>
                      </w:rPr>
                      <w:t>/CEDD joint submission</w:t>
                    </w:r>
                  </w:ins>
                </w:p>
              </w:tc>
            </w:tr>
            <w:tr w:rsidR="00F509EE" w:rsidRPr="00525F09" w14:paraId="0E7CD902" w14:textId="77777777" w:rsidTr="4990096E">
              <w:trPr>
                <w:ins w:id="1429" w:author="EINNO3" w:date="2026-01-12T14:27:00Z"/>
              </w:trPr>
              <w:tc>
                <w:tcPr>
                  <w:tcW w:w="1843" w:type="dxa"/>
                </w:tcPr>
                <w:p w14:paraId="5F8E24B3" w14:textId="77777777" w:rsidR="00F509EE" w:rsidRPr="00BD27C3" w:rsidRDefault="00F509EE" w:rsidP="00A35A97">
                  <w:pPr>
                    <w:pStyle w:val="af2"/>
                    <w:framePr w:hSpace="180" w:wrap="around" w:vAnchor="text" w:hAnchor="text" w:y="1"/>
                    <w:ind w:leftChars="0" w:left="0"/>
                    <w:suppressOverlap/>
                    <w:jc w:val="both"/>
                    <w:rPr>
                      <w:ins w:id="1430" w:author="EINNO3" w:date="2026-01-12T14:27:00Z"/>
                      <w:rFonts w:ascii="Times New Roman" w:hAnsi="Times New Roman"/>
                      <w:color w:val="FF0000"/>
                      <w:lang w:val="en-GB"/>
                    </w:rPr>
                  </w:pPr>
                  <w:ins w:id="1431" w:author="EINNO3" w:date="2026-01-12T14:27:00Z">
                    <w:r w:rsidRPr="00BD27C3">
                      <w:rPr>
                        <w:rFonts w:ascii="Times New Roman" w:hAnsi="Times New Roman"/>
                        <w:color w:val="FF0000"/>
                        <w:lang w:val="en-GB"/>
                      </w:rPr>
                      <w:t>WSD</w:t>
                    </w:r>
                  </w:ins>
                </w:p>
              </w:tc>
              <w:tc>
                <w:tcPr>
                  <w:tcW w:w="1417" w:type="dxa"/>
                </w:tcPr>
                <w:p w14:paraId="6B22E08F" w14:textId="77777777" w:rsidR="00F509EE" w:rsidRPr="00BD27C3" w:rsidRDefault="00F509EE" w:rsidP="00A35A97">
                  <w:pPr>
                    <w:pStyle w:val="af2"/>
                    <w:framePr w:hSpace="180" w:wrap="around" w:vAnchor="text" w:hAnchor="text" w:y="1"/>
                    <w:ind w:leftChars="0" w:left="0"/>
                    <w:suppressOverlap/>
                    <w:jc w:val="both"/>
                    <w:rPr>
                      <w:ins w:id="1432" w:author="EINNO3" w:date="2026-01-12T14:27:00Z"/>
                      <w:rFonts w:ascii="Times New Roman" w:hAnsi="Times New Roman"/>
                      <w:color w:val="FF0000"/>
                      <w:lang w:val="en-GB"/>
                    </w:rPr>
                  </w:pPr>
                  <w:ins w:id="1433" w:author="EINNO3" w:date="2026-01-12T14:27:00Z">
                    <w:r w:rsidRPr="00BD27C3">
                      <w:rPr>
                        <w:rFonts w:ascii="Times New Roman" w:hAnsi="Times New Roman"/>
                        <w:color w:val="FF0000"/>
                        <w:lang w:val="en-GB"/>
                      </w:rPr>
                      <w:t>1</w:t>
                    </w:r>
                  </w:ins>
                </w:p>
              </w:tc>
              <w:tc>
                <w:tcPr>
                  <w:tcW w:w="2835" w:type="dxa"/>
                </w:tcPr>
                <w:p w14:paraId="340DBF9E" w14:textId="77777777" w:rsidR="00F509EE" w:rsidRPr="00BD27C3" w:rsidRDefault="00F509EE" w:rsidP="00A35A97">
                  <w:pPr>
                    <w:pStyle w:val="af2"/>
                    <w:framePr w:hSpace="180" w:wrap="around" w:vAnchor="text" w:hAnchor="text" w:y="1"/>
                    <w:ind w:leftChars="0" w:left="0"/>
                    <w:suppressOverlap/>
                    <w:jc w:val="both"/>
                    <w:rPr>
                      <w:ins w:id="1434" w:author="EINNO3" w:date="2026-01-12T14:27:00Z"/>
                      <w:rFonts w:ascii="Times New Roman" w:hAnsi="Times New Roman"/>
                      <w:color w:val="FF0000"/>
                      <w:lang w:val="en-GB"/>
                    </w:rPr>
                  </w:pPr>
                </w:p>
              </w:tc>
            </w:tr>
            <w:tr w:rsidR="00F509EE" w:rsidRPr="00525F09" w14:paraId="602C96A1" w14:textId="77777777" w:rsidTr="4990096E">
              <w:trPr>
                <w:ins w:id="1435" w:author="EINNO3" w:date="2026-01-12T14:27:00Z"/>
              </w:trPr>
              <w:tc>
                <w:tcPr>
                  <w:tcW w:w="1843" w:type="dxa"/>
                </w:tcPr>
                <w:p w14:paraId="669DD593" w14:textId="77777777" w:rsidR="00F509EE" w:rsidRPr="00BD27C3" w:rsidRDefault="00F509EE" w:rsidP="00A35A97">
                  <w:pPr>
                    <w:pStyle w:val="af2"/>
                    <w:framePr w:hSpace="180" w:wrap="around" w:vAnchor="text" w:hAnchor="text" w:y="1"/>
                    <w:ind w:leftChars="0" w:left="0"/>
                    <w:suppressOverlap/>
                    <w:jc w:val="both"/>
                    <w:rPr>
                      <w:ins w:id="1436" w:author="EINNO3" w:date="2026-01-12T14:27:00Z"/>
                      <w:rFonts w:ascii="Times New Roman" w:hAnsi="Times New Roman"/>
                      <w:color w:val="FF0000"/>
                      <w:lang w:val="en-GB"/>
                    </w:rPr>
                  </w:pPr>
                  <w:proofErr w:type="spellStart"/>
                  <w:ins w:id="1437" w:author="EINNO3" w:date="2026-01-12T14:27:00Z">
                    <w:r w:rsidRPr="00BD27C3">
                      <w:rPr>
                        <w:rFonts w:ascii="Times New Roman" w:hAnsi="Times New Roman"/>
                        <w:color w:val="FF0000"/>
                        <w:lang w:val="en-GB"/>
                      </w:rPr>
                      <w:t>HyD</w:t>
                    </w:r>
                    <w:proofErr w:type="spellEnd"/>
                  </w:ins>
                </w:p>
              </w:tc>
              <w:tc>
                <w:tcPr>
                  <w:tcW w:w="1417" w:type="dxa"/>
                </w:tcPr>
                <w:p w14:paraId="50175CEA" w14:textId="77777777" w:rsidR="00F509EE" w:rsidRPr="00BD27C3" w:rsidRDefault="00F509EE" w:rsidP="00A35A97">
                  <w:pPr>
                    <w:pStyle w:val="af2"/>
                    <w:framePr w:hSpace="180" w:wrap="around" w:vAnchor="text" w:hAnchor="text" w:y="1"/>
                    <w:ind w:leftChars="0" w:left="0"/>
                    <w:suppressOverlap/>
                    <w:jc w:val="both"/>
                    <w:rPr>
                      <w:ins w:id="1438" w:author="EINNO3" w:date="2026-01-12T14:27:00Z"/>
                      <w:rFonts w:ascii="Times New Roman" w:hAnsi="Times New Roman"/>
                      <w:color w:val="FF0000"/>
                      <w:lang w:val="en-GB"/>
                    </w:rPr>
                  </w:pPr>
                  <w:ins w:id="1439" w:author="EINNO3" w:date="2026-01-12T14:27:00Z">
                    <w:r w:rsidRPr="00BD27C3">
                      <w:rPr>
                        <w:rFonts w:ascii="Times New Roman" w:hAnsi="Times New Roman"/>
                        <w:color w:val="FF0000"/>
                        <w:lang w:val="en-GB"/>
                      </w:rPr>
                      <w:t>1</w:t>
                    </w:r>
                  </w:ins>
                </w:p>
              </w:tc>
              <w:tc>
                <w:tcPr>
                  <w:tcW w:w="2835" w:type="dxa"/>
                </w:tcPr>
                <w:p w14:paraId="2B546828" w14:textId="77777777" w:rsidR="00F509EE" w:rsidRPr="00BD27C3" w:rsidRDefault="00F509EE" w:rsidP="00A35A97">
                  <w:pPr>
                    <w:pStyle w:val="af2"/>
                    <w:framePr w:hSpace="180" w:wrap="around" w:vAnchor="text" w:hAnchor="text" w:y="1"/>
                    <w:ind w:leftChars="0" w:left="0"/>
                    <w:suppressOverlap/>
                    <w:jc w:val="both"/>
                    <w:rPr>
                      <w:ins w:id="1440" w:author="EINNO3" w:date="2026-01-12T14:27:00Z"/>
                      <w:rFonts w:ascii="Times New Roman" w:hAnsi="Times New Roman"/>
                      <w:color w:val="FF0000"/>
                      <w:lang w:val="en-GB"/>
                    </w:rPr>
                  </w:pPr>
                </w:p>
              </w:tc>
            </w:tr>
            <w:tr w:rsidR="00F509EE" w:rsidRPr="00525F09" w14:paraId="74461673" w14:textId="77777777" w:rsidTr="4990096E">
              <w:trPr>
                <w:ins w:id="1441" w:author="EINNO3" w:date="2026-01-12T14:27:00Z"/>
              </w:trPr>
              <w:tc>
                <w:tcPr>
                  <w:tcW w:w="1843" w:type="dxa"/>
                </w:tcPr>
                <w:p w14:paraId="0816371F" w14:textId="77777777" w:rsidR="00F509EE" w:rsidRPr="00BD27C3" w:rsidRDefault="00F509EE" w:rsidP="00A35A97">
                  <w:pPr>
                    <w:pStyle w:val="af2"/>
                    <w:framePr w:hSpace="180" w:wrap="around" w:vAnchor="text" w:hAnchor="text" w:y="1"/>
                    <w:ind w:leftChars="0" w:left="0"/>
                    <w:suppressOverlap/>
                    <w:jc w:val="both"/>
                    <w:rPr>
                      <w:ins w:id="1442" w:author="EINNO3" w:date="2026-01-12T14:27:00Z"/>
                      <w:rFonts w:ascii="Times New Roman" w:hAnsi="Times New Roman"/>
                      <w:color w:val="FF0000"/>
                      <w:lang w:val="en-GB"/>
                    </w:rPr>
                  </w:pPr>
                  <w:ins w:id="1443" w:author="EINNO3" w:date="2026-01-12T14:27:00Z">
                    <w:r w:rsidRPr="00BD27C3">
                      <w:rPr>
                        <w:rFonts w:ascii="Times New Roman" w:hAnsi="Times New Roman"/>
                        <w:color w:val="FF0000"/>
                        <w:lang w:val="en-GB"/>
                      </w:rPr>
                      <w:t>CAD</w:t>
                    </w:r>
                  </w:ins>
                </w:p>
              </w:tc>
              <w:tc>
                <w:tcPr>
                  <w:tcW w:w="1417" w:type="dxa"/>
                </w:tcPr>
                <w:p w14:paraId="574D4D71" w14:textId="77777777" w:rsidR="00F509EE" w:rsidRPr="00BD27C3" w:rsidRDefault="00F509EE" w:rsidP="00A35A97">
                  <w:pPr>
                    <w:pStyle w:val="af2"/>
                    <w:framePr w:hSpace="180" w:wrap="around" w:vAnchor="text" w:hAnchor="text" w:y="1"/>
                    <w:ind w:leftChars="0" w:left="0"/>
                    <w:suppressOverlap/>
                    <w:jc w:val="both"/>
                    <w:rPr>
                      <w:ins w:id="1444" w:author="EINNO3" w:date="2026-01-12T14:27:00Z"/>
                      <w:rFonts w:ascii="Times New Roman" w:hAnsi="Times New Roman"/>
                      <w:color w:val="FF0000"/>
                      <w:lang w:val="en-GB"/>
                    </w:rPr>
                  </w:pPr>
                  <w:ins w:id="1445" w:author="EINNO3" w:date="2026-01-12T14:27:00Z">
                    <w:r w:rsidRPr="00BD27C3">
                      <w:rPr>
                        <w:rFonts w:ascii="Times New Roman" w:hAnsi="Times New Roman"/>
                        <w:color w:val="FF0000"/>
                        <w:lang w:val="en-GB"/>
                      </w:rPr>
                      <w:t>1</w:t>
                    </w:r>
                  </w:ins>
                </w:p>
              </w:tc>
              <w:tc>
                <w:tcPr>
                  <w:tcW w:w="2835" w:type="dxa"/>
                </w:tcPr>
                <w:p w14:paraId="4BA0D632" w14:textId="77777777" w:rsidR="00F509EE" w:rsidRPr="00BD27C3" w:rsidRDefault="00F509EE" w:rsidP="00A35A97">
                  <w:pPr>
                    <w:pStyle w:val="af2"/>
                    <w:framePr w:hSpace="180" w:wrap="around" w:vAnchor="text" w:hAnchor="text" w:y="1"/>
                    <w:ind w:leftChars="0" w:left="0"/>
                    <w:suppressOverlap/>
                    <w:jc w:val="both"/>
                    <w:rPr>
                      <w:ins w:id="1446" w:author="EINNO3" w:date="2026-01-12T14:27:00Z"/>
                      <w:rFonts w:ascii="Times New Roman" w:hAnsi="Times New Roman"/>
                      <w:color w:val="FF0000"/>
                      <w:lang w:val="en-GB"/>
                    </w:rPr>
                  </w:pPr>
                </w:p>
              </w:tc>
            </w:tr>
            <w:tr w:rsidR="00F509EE" w:rsidRPr="00525F09" w14:paraId="40CBB8BA" w14:textId="77777777" w:rsidTr="4990096E">
              <w:trPr>
                <w:ins w:id="1447" w:author="EINNO3" w:date="2026-01-12T14:27:00Z"/>
              </w:trPr>
              <w:tc>
                <w:tcPr>
                  <w:tcW w:w="1843" w:type="dxa"/>
                </w:tcPr>
                <w:p w14:paraId="3FD83542" w14:textId="77777777" w:rsidR="00F509EE" w:rsidRPr="00BD27C3" w:rsidRDefault="00F509EE" w:rsidP="00A35A97">
                  <w:pPr>
                    <w:pStyle w:val="af2"/>
                    <w:framePr w:hSpace="180" w:wrap="around" w:vAnchor="text" w:hAnchor="text" w:y="1"/>
                    <w:ind w:leftChars="0" w:left="0"/>
                    <w:suppressOverlap/>
                    <w:jc w:val="both"/>
                    <w:rPr>
                      <w:ins w:id="1448" w:author="EINNO3" w:date="2026-01-12T14:27:00Z"/>
                      <w:rFonts w:ascii="Times New Roman" w:hAnsi="Times New Roman"/>
                      <w:color w:val="FF0000"/>
                      <w:lang w:val="en-GB"/>
                    </w:rPr>
                  </w:pPr>
                  <w:ins w:id="1449" w:author="EINNO3" w:date="2026-01-12T14:27:00Z">
                    <w:r w:rsidRPr="00BD27C3">
                      <w:rPr>
                        <w:rFonts w:ascii="Times New Roman" w:hAnsi="Times New Roman"/>
                        <w:color w:val="FF0000"/>
                        <w:lang w:val="en-GB"/>
                      </w:rPr>
                      <w:t>BD</w:t>
                    </w:r>
                  </w:ins>
                </w:p>
              </w:tc>
              <w:tc>
                <w:tcPr>
                  <w:tcW w:w="1417" w:type="dxa"/>
                </w:tcPr>
                <w:p w14:paraId="64800C00" w14:textId="77777777" w:rsidR="00F509EE" w:rsidRPr="00BD27C3" w:rsidRDefault="00F509EE" w:rsidP="00A35A97">
                  <w:pPr>
                    <w:pStyle w:val="af2"/>
                    <w:framePr w:hSpace="180" w:wrap="around" w:vAnchor="text" w:hAnchor="text" w:y="1"/>
                    <w:ind w:leftChars="0" w:left="0"/>
                    <w:suppressOverlap/>
                    <w:jc w:val="both"/>
                    <w:rPr>
                      <w:ins w:id="1450" w:author="EINNO3" w:date="2026-01-12T14:27:00Z"/>
                      <w:rFonts w:ascii="Times New Roman" w:hAnsi="Times New Roman"/>
                      <w:color w:val="FF0000"/>
                      <w:lang w:val="en-GB"/>
                    </w:rPr>
                  </w:pPr>
                  <w:ins w:id="1451" w:author="EINNO3" w:date="2026-01-12T14:27:00Z">
                    <w:r w:rsidRPr="00BD27C3">
                      <w:rPr>
                        <w:rFonts w:ascii="Times New Roman" w:hAnsi="Times New Roman"/>
                        <w:color w:val="FF0000"/>
                        <w:lang w:val="en-GB"/>
                      </w:rPr>
                      <w:t>2</w:t>
                    </w:r>
                  </w:ins>
                </w:p>
              </w:tc>
              <w:tc>
                <w:tcPr>
                  <w:tcW w:w="2835" w:type="dxa"/>
                </w:tcPr>
                <w:p w14:paraId="1F5952D7" w14:textId="77777777" w:rsidR="00F509EE" w:rsidRPr="00BD27C3" w:rsidRDefault="00F509EE" w:rsidP="00A35A97">
                  <w:pPr>
                    <w:pStyle w:val="af2"/>
                    <w:framePr w:hSpace="180" w:wrap="around" w:vAnchor="text" w:hAnchor="text" w:y="1"/>
                    <w:ind w:leftChars="0" w:left="0"/>
                    <w:suppressOverlap/>
                    <w:jc w:val="both"/>
                    <w:rPr>
                      <w:ins w:id="1452" w:author="EINNO3" w:date="2026-01-12T14:27:00Z"/>
                      <w:rFonts w:ascii="Times New Roman" w:hAnsi="Times New Roman"/>
                      <w:color w:val="FF0000"/>
                      <w:lang w:val="en-GB"/>
                    </w:rPr>
                  </w:pPr>
                </w:p>
              </w:tc>
            </w:tr>
            <w:tr w:rsidR="00F509EE" w:rsidRPr="00525F09" w14:paraId="57DDD0DB" w14:textId="77777777" w:rsidTr="007321F8">
              <w:trPr>
                <w:ins w:id="1453" w:author="EINNO3" w:date="2026-01-12T14:27:00Z"/>
              </w:trPr>
              <w:tc>
                <w:tcPr>
                  <w:tcW w:w="6095" w:type="dxa"/>
                  <w:gridSpan w:val="3"/>
                </w:tcPr>
                <w:p w14:paraId="583DD9EA" w14:textId="77777777" w:rsidR="00F509EE" w:rsidRPr="00BD27C3" w:rsidRDefault="00F509EE" w:rsidP="00A35A97">
                  <w:pPr>
                    <w:pStyle w:val="af2"/>
                    <w:framePr w:hSpace="180" w:wrap="around" w:vAnchor="text" w:hAnchor="text" w:y="1"/>
                    <w:ind w:leftChars="0" w:left="0"/>
                    <w:suppressOverlap/>
                    <w:jc w:val="both"/>
                    <w:rPr>
                      <w:ins w:id="1454" w:author="EINNO3" w:date="2026-01-12T14:27:00Z"/>
                      <w:rFonts w:ascii="Times New Roman" w:hAnsi="Times New Roman"/>
                      <w:color w:val="FF0000"/>
                      <w:lang w:val="en-GB"/>
                    </w:rPr>
                  </w:pPr>
                  <w:ins w:id="1455" w:author="EINNO3" w:date="2026-01-12T14:27:00Z">
                    <w:r w:rsidRPr="00BD27C3">
                      <w:rPr>
                        <w:rFonts w:ascii="Times New Roman" w:hAnsi="Times New Roman"/>
                        <w:color w:val="FF0000"/>
                        <w:lang w:val="en-GB"/>
                      </w:rPr>
                      <w:t>Public Utilities</w:t>
                    </w:r>
                  </w:ins>
                </w:p>
              </w:tc>
            </w:tr>
            <w:tr w:rsidR="00F509EE" w:rsidRPr="00525F09" w14:paraId="34CD369F" w14:textId="77777777" w:rsidTr="4990096E">
              <w:trPr>
                <w:ins w:id="1456" w:author="EINNO3" w:date="2026-01-12T14:27:00Z"/>
              </w:trPr>
              <w:tc>
                <w:tcPr>
                  <w:tcW w:w="1843" w:type="dxa"/>
                </w:tcPr>
                <w:p w14:paraId="73A23C25" w14:textId="77777777" w:rsidR="00F509EE" w:rsidRPr="00BD27C3" w:rsidRDefault="00F509EE" w:rsidP="00A35A97">
                  <w:pPr>
                    <w:pStyle w:val="af2"/>
                    <w:framePr w:hSpace="180" w:wrap="around" w:vAnchor="text" w:hAnchor="text" w:y="1"/>
                    <w:ind w:leftChars="0" w:left="0"/>
                    <w:suppressOverlap/>
                    <w:jc w:val="both"/>
                    <w:rPr>
                      <w:ins w:id="1457" w:author="EINNO3" w:date="2026-01-12T14:27:00Z"/>
                      <w:rFonts w:ascii="Times New Roman" w:hAnsi="Times New Roman"/>
                      <w:color w:val="FF0000"/>
                      <w:lang w:val="en-GB"/>
                    </w:rPr>
                  </w:pPr>
                  <w:ins w:id="1458" w:author="EINNO3" w:date="2026-01-12T14:27:00Z">
                    <w:r w:rsidRPr="00BD27C3">
                      <w:rPr>
                        <w:rFonts w:ascii="Times New Roman" w:hAnsi="Times New Roman"/>
                        <w:color w:val="FF0000"/>
                        <w:lang w:val="en-GB"/>
                      </w:rPr>
                      <w:t>MTR</w:t>
                    </w:r>
                  </w:ins>
                </w:p>
              </w:tc>
              <w:tc>
                <w:tcPr>
                  <w:tcW w:w="1417" w:type="dxa"/>
                </w:tcPr>
                <w:p w14:paraId="31EA486F" w14:textId="48F0553E" w:rsidR="00F509EE" w:rsidRPr="00BD27C3" w:rsidRDefault="00F509EE" w:rsidP="00A35A97">
                  <w:pPr>
                    <w:pStyle w:val="af2"/>
                    <w:framePr w:hSpace="180" w:wrap="around" w:vAnchor="text" w:hAnchor="text" w:y="1"/>
                    <w:ind w:leftChars="0" w:left="0"/>
                    <w:suppressOverlap/>
                    <w:jc w:val="both"/>
                    <w:rPr>
                      <w:ins w:id="1459" w:author="EINNO3" w:date="2026-01-12T14:27:00Z"/>
                      <w:rFonts w:ascii="Times New Roman" w:hAnsi="Times New Roman"/>
                      <w:color w:val="FF0000"/>
                      <w:lang w:val="en-GB"/>
                    </w:rPr>
                  </w:pPr>
                  <w:ins w:id="1460" w:author="EINNO3" w:date="2026-01-12T14:27:00Z">
                    <w:r w:rsidRPr="00BD27C3">
                      <w:rPr>
                        <w:rFonts w:ascii="Times New Roman" w:hAnsi="Times New Roman"/>
                        <w:color w:val="FF0000"/>
                        <w:lang w:val="en-GB"/>
                      </w:rPr>
                      <w:t>1</w:t>
                    </w:r>
                  </w:ins>
                  <w:ins w:id="1461" w:author="EINNO3" w:date="2026-01-12T14:30:00Z">
                    <w:r w:rsidRPr="00BD27C3">
                      <w:rPr>
                        <w:rFonts w:ascii="Times New Roman" w:hAnsi="Times New Roman"/>
                        <w:color w:val="FF0000"/>
                        <w:lang w:val="en-GB"/>
                      </w:rPr>
                      <w:t>3</w:t>
                    </w:r>
                  </w:ins>
                </w:p>
              </w:tc>
              <w:tc>
                <w:tcPr>
                  <w:tcW w:w="2835" w:type="dxa"/>
                </w:tcPr>
                <w:p w14:paraId="03E9A0DF" w14:textId="77777777" w:rsidR="00F509EE" w:rsidRPr="00BD27C3" w:rsidRDefault="00F509EE" w:rsidP="00A35A97">
                  <w:pPr>
                    <w:pStyle w:val="af2"/>
                    <w:framePr w:hSpace="180" w:wrap="around" w:vAnchor="text" w:hAnchor="text" w:y="1"/>
                    <w:ind w:leftChars="0" w:left="0"/>
                    <w:suppressOverlap/>
                    <w:jc w:val="both"/>
                    <w:rPr>
                      <w:ins w:id="1462" w:author="EINNO3" w:date="2026-01-12T14:27:00Z"/>
                      <w:rFonts w:ascii="Times New Roman" w:hAnsi="Times New Roman"/>
                      <w:color w:val="FF0000"/>
                      <w:lang w:val="en-GB"/>
                    </w:rPr>
                  </w:pPr>
                </w:p>
              </w:tc>
            </w:tr>
            <w:tr w:rsidR="00F509EE" w:rsidRPr="00525F09" w14:paraId="32B95746" w14:textId="77777777" w:rsidTr="4990096E">
              <w:trPr>
                <w:ins w:id="1463" w:author="EINNO3" w:date="2026-01-12T14:27:00Z"/>
              </w:trPr>
              <w:tc>
                <w:tcPr>
                  <w:tcW w:w="1843" w:type="dxa"/>
                </w:tcPr>
                <w:p w14:paraId="4DBCAB65" w14:textId="46DB9E78" w:rsidR="00F509EE" w:rsidRPr="00BD27C3" w:rsidRDefault="00F509EE" w:rsidP="00A35A97">
                  <w:pPr>
                    <w:pStyle w:val="af2"/>
                    <w:framePr w:hSpace="180" w:wrap="around" w:vAnchor="text" w:hAnchor="text" w:y="1"/>
                    <w:ind w:leftChars="0" w:left="0"/>
                    <w:suppressOverlap/>
                    <w:jc w:val="both"/>
                    <w:rPr>
                      <w:ins w:id="1464" w:author="EINNO3" w:date="2026-01-12T14:27:00Z"/>
                      <w:rFonts w:ascii="Times New Roman" w:hAnsi="Times New Roman"/>
                      <w:b/>
                      <w:bCs/>
                      <w:color w:val="FF0000"/>
                      <w:lang w:val="en-GB"/>
                    </w:rPr>
                  </w:pPr>
                  <w:ins w:id="1465" w:author="EINNO3" w:date="2026-01-12T14:30:00Z">
                    <w:r w:rsidRPr="00BD27C3">
                      <w:rPr>
                        <w:rFonts w:ascii="Times New Roman" w:hAnsi="Times New Roman"/>
                        <w:b/>
                        <w:bCs/>
                        <w:color w:val="FF0000"/>
                        <w:lang w:val="en-GB"/>
                      </w:rPr>
                      <w:t>Total</w:t>
                    </w:r>
                  </w:ins>
                </w:p>
              </w:tc>
              <w:tc>
                <w:tcPr>
                  <w:tcW w:w="1417" w:type="dxa"/>
                </w:tcPr>
                <w:p w14:paraId="5A082771" w14:textId="325E13BE" w:rsidR="00F509EE" w:rsidRPr="00BD27C3" w:rsidRDefault="00A451A0" w:rsidP="00A35A97">
                  <w:pPr>
                    <w:pStyle w:val="af2"/>
                    <w:framePr w:hSpace="180" w:wrap="around" w:vAnchor="text" w:hAnchor="text" w:y="1"/>
                    <w:ind w:leftChars="0" w:left="0"/>
                    <w:suppressOverlap/>
                    <w:jc w:val="both"/>
                    <w:rPr>
                      <w:ins w:id="1466" w:author="EINNO3" w:date="2026-01-12T14:27:00Z"/>
                      <w:rFonts w:ascii="Times New Roman" w:hAnsi="Times New Roman"/>
                      <w:b/>
                      <w:color w:val="FF0000"/>
                      <w:lang w:val="en-GB"/>
                    </w:rPr>
                  </w:pPr>
                  <w:ins w:id="1467" w:author="Ms CHIK Kar Lai 戚嘉麗女士" w:date="2026-01-23T17:27:00Z">
                    <w:del w:id="1468" w:author="EINNO3" w:date="2026-01-26T10:58:00Z">
                      <w:r w:rsidRPr="00BD27C3" w:rsidDel="00283B2C">
                        <w:rPr>
                          <w:rFonts w:ascii="Times New Roman" w:hAnsi="Times New Roman"/>
                          <w:b/>
                          <w:color w:val="FF0000"/>
                          <w:lang w:val="en-GB"/>
                        </w:rPr>
                        <w:delText>1</w:delText>
                      </w:r>
                    </w:del>
                  </w:ins>
                  <w:ins w:id="1469" w:author="EINNO3" w:date="2026-01-12T14:30:00Z">
                    <w:r w:rsidR="00F509EE" w:rsidRPr="00BD27C3">
                      <w:rPr>
                        <w:rFonts w:ascii="Times New Roman" w:hAnsi="Times New Roman"/>
                        <w:b/>
                        <w:bCs/>
                        <w:color w:val="FF0000"/>
                        <w:lang w:val="en-GB"/>
                      </w:rPr>
                      <w:t>4</w:t>
                    </w:r>
                  </w:ins>
                  <w:ins w:id="1470" w:author="EINNO3" w:date="2026-01-26T10:56:00Z">
                    <w:r w:rsidR="00B445A3" w:rsidRPr="00BD27C3">
                      <w:rPr>
                        <w:rFonts w:ascii="Times New Roman" w:hAnsi="Times New Roman"/>
                        <w:b/>
                        <w:bCs/>
                        <w:color w:val="FF0000"/>
                        <w:lang w:val="en-GB"/>
                      </w:rPr>
                      <w:t>2</w:t>
                    </w:r>
                  </w:ins>
                </w:p>
              </w:tc>
              <w:tc>
                <w:tcPr>
                  <w:tcW w:w="2835" w:type="dxa"/>
                </w:tcPr>
                <w:p w14:paraId="05DE0D85" w14:textId="77777777" w:rsidR="00F509EE" w:rsidRPr="00BD27C3" w:rsidRDefault="00F509EE" w:rsidP="00A35A97">
                  <w:pPr>
                    <w:pStyle w:val="af2"/>
                    <w:framePr w:hSpace="180" w:wrap="around" w:vAnchor="text" w:hAnchor="text" w:y="1"/>
                    <w:ind w:leftChars="0" w:left="0"/>
                    <w:suppressOverlap/>
                    <w:jc w:val="both"/>
                    <w:rPr>
                      <w:ins w:id="1471" w:author="EINNO3" w:date="2026-01-12T14:27:00Z"/>
                      <w:rFonts w:ascii="Times New Roman" w:hAnsi="Times New Roman"/>
                      <w:color w:val="FF0000"/>
                      <w:lang w:val="en-GB"/>
                    </w:rPr>
                  </w:pPr>
                </w:p>
              </w:tc>
            </w:tr>
          </w:tbl>
          <w:p w14:paraId="33727C44" w14:textId="677C967E" w:rsidR="002F30EB" w:rsidRPr="00BD27C3" w:rsidDel="002F30EB" w:rsidRDefault="002F30EB" w:rsidP="00213AC8">
            <w:pPr>
              <w:pStyle w:val="31"/>
              <w:tabs>
                <w:tab w:val="left" w:pos="1680"/>
              </w:tabs>
              <w:spacing w:line="300" w:lineRule="exact"/>
              <w:ind w:leftChars="37" w:left="90" w:rightChars="106" w:right="254" w:hanging="1"/>
              <w:rPr>
                <w:del w:id="1472" w:author="EINNO3" w:date="2026-01-14T08:36:00Z"/>
                <w:rFonts w:ascii="Times New Roman" w:eastAsia="標楷體" w:hAnsi="Times New Roman"/>
                <w:color w:val="FF0000"/>
                <w:lang w:val="en-US"/>
              </w:rPr>
            </w:pPr>
            <w:ins w:id="1473" w:author="EINNO3" w:date="2026-01-14T08:36:00Z">
              <w:r w:rsidRPr="00BD27C3">
                <w:rPr>
                  <w:rFonts w:ascii="Times New Roman" w:eastAsia="標楷體" w:hAnsi="Times New Roman"/>
                  <w:color w:val="FF0000"/>
                  <w:lang w:val="en-US"/>
                </w:rPr>
                <w:t xml:space="preserve">As understand, </w:t>
              </w:r>
              <w:del w:id="1474" w:author="Mr HUI Ka Wai 許嘉威先生" w:date="2026-01-28T15:43:00Z">
                <w:r w:rsidRPr="00BD27C3">
                  <w:rPr>
                    <w:rFonts w:ascii="Times New Roman" w:eastAsia="標楷體" w:hAnsi="Times New Roman"/>
                    <w:color w:val="FF0000"/>
                    <w:lang w:val="en-US"/>
                  </w:rPr>
                  <w:delText xml:space="preserve">PS(W) and </w:delText>
                </w:r>
              </w:del>
              <w:r w:rsidRPr="00BD27C3">
                <w:rPr>
                  <w:rFonts w:ascii="Times New Roman" w:eastAsia="標楷體" w:hAnsi="Times New Roman"/>
                  <w:color w:val="FF0000"/>
                  <w:lang w:val="en-US"/>
                </w:rPr>
                <w:t>DS(W)3 will visit the exhibition on 13-March and join the prize ceremony on 14-March.</w:t>
              </w:r>
            </w:ins>
          </w:p>
          <w:p w14:paraId="7D51999B" w14:textId="77777777" w:rsidR="00213AC8" w:rsidRPr="00BD27C3" w:rsidRDefault="00213AC8" w:rsidP="00213AC8">
            <w:pPr>
              <w:pStyle w:val="31"/>
              <w:tabs>
                <w:tab w:val="left" w:pos="1680"/>
              </w:tabs>
              <w:spacing w:line="300" w:lineRule="exact"/>
              <w:ind w:leftChars="37" w:left="90" w:rightChars="106" w:right="254" w:hanging="1"/>
              <w:rPr>
                <w:del w:id="1475" w:author="EINNO3" w:date="2026-01-12T16:34:00Z"/>
                <w:rFonts w:ascii="Times New Roman" w:eastAsia="標楷體" w:hAnsi="Times New Roman"/>
                <w:color w:val="FF0000"/>
              </w:rPr>
            </w:pPr>
            <w:del w:id="1476" w:author="EINNO3" w:date="2026-01-12T16:34:00Z">
              <w:r w:rsidRPr="00BD27C3">
                <w:rPr>
                  <w:rFonts w:ascii="Times New Roman" w:eastAsia="標楷體" w:hAnsi="Times New Roman"/>
                  <w:color w:val="FF0000"/>
                </w:rPr>
                <w:delText xml:space="preserve">2025 annual meeting with GBA MoC partners was held from 2-3 September 2025 in Guangzhou. Annual meeting with GBA MoC partners was held from 2 – 3 September 2025 in Guangzhou to review the cooperative activities held in last year, exchange the latest development and upcoming planning in innovation and technology. MunSD was exploring with </w:delText>
              </w:r>
              <w:r w:rsidRPr="00BD27C3">
                <w:rPr>
                  <w:rFonts w:ascii="Times New Roman" w:eastAsia="標楷體" w:hAnsi="Times New Roman"/>
                  <w:color w:val="FF0000"/>
                </w:rPr>
                <w:delText>廣東省科學院</w:delText>
              </w:r>
              <w:r w:rsidRPr="00BD27C3">
                <w:rPr>
                  <w:rFonts w:ascii="Times New Roman" w:eastAsia="標楷體" w:hAnsi="Times New Roman"/>
                  <w:color w:val="FF0000"/>
                </w:rPr>
                <w:delText xml:space="preserve"> to develop </w:delText>
              </w:r>
              <w:r w:rsidRPr="00BD27C3">
                <w:rPr>
                  <w:rFonts w:ascii="Times New Roman" w:eastAsia="標楷體" w:hAnsi="Times New Roman"/>
                  <w:color w:val="FF0000"/>
                </w:rPr>
                <w:delText>游泳池過濾系統密閉空間</w:delText>
              </w:r>
              <w:r w:rsidRPr="00BD27C3">
                <w:rPr>
                  <w:rFonts w:ascii="Times New Roman" w:eastAsia="標楷體" w:hAnsi="Times New Roman"/>
                  <w:color w:val="FF0000"/>
                </w:rPr>
                <w:delText xml:space="preserve"> </w:delText>
              </w:r>
              <w:r w:rsidRPr="00BD27C3">
                <w:rPr>
                  <w:rFonts w:ascii="Times New Roman" w:eastAsia="標楷體" w:hAnsi="Times New Roman"/>
                  <w:color w:val="FF0000"/>
                </w:rPr>
                <w:delText>檢查維護機器人</w:delText>
              </w:r>
              <w:r w:rsidRPr="00BD27C3">
                <w:rPr>
                  <w:rFonts w:ascii="Times New Roman" w:eastAsia="標楷體" w:hAnsi="Times New Roman"/>
                  <w:color w:val="FF0000"/>
                </w:rPr>
                <w:delText xml:space="preserve"> to facilitate confined cylindrical tank inspection and uplift the OSH level.</w:delText>
              </w:r>
            </w:del>
          </w:p>
          <w:p w14:paraId="3E7EC087" w14:textId="36CD8D2E" w:rsidR="00213AC8" w:rsidRPr="00BD27C3" w:rsidRDefault="00213AC8" w:rsidP="00213AC8">
            <w:pPr>
              <w:pStyle w:val="31"/>
              <w:tabs>
                <w:tab w:val="left" w:pos="1680"/>
              </w:tabs>
              <w:spacing w:line="300" w:lineRule="exact"/>
              <w:ind w:leftChars="37" w:left="90" w:rightChars="106" w:right="254" w:hanging="1"/>
              <w:rPr>
                <w:del w:id="1477" w:author="Mr HUI Ka Wai 許嘉威先生" w:date="2026-01-12T14:49:00Z"/>
                <w:rFonts w:ascii="Times New Roman" w:eastAsia="標楷體" w:hAnsi="Times New Roman"/>
                <w:color w:val="FF0000"/>
              </w:rPr>
            </w:pPr>
          </w:p>
          <w:p w14:paraId="1FACC034" w14:textId="37E5A09F" w:rsidR="00213AC8" w:rsidRPr="00BD27C3" w:rsidRDefault="00213AC8" w:rsidP="00213AC8">
            <w:pPr>
              <w:pStyle w:val="31"/>
              <w:tabs>
                <w:tab w:val="left" w:pos="1680"/>
              </w:tabs>
              <w:spacing w:line="300" w:lineRule="exact"/>
              <w:ind w:leftChars="37" w:left="90" w:rightChars="106" w:right="254" w:hanging="1"/>
              <w:rPr>
                <w:del w:id="1478" w:author="EINNO3" w:date="2026-01-12T14:34:00Z"/>
                <w:rFonts w:ascii="Times New Roman" w:eastAsia="標楷體" w:hAnsi="Times New Roman"/>
                <w:color w:val="FF0000"/>
              </w:rPr>
            </w:pPr>
            <w:del w:id="1479" w:author="EINNO3" w:date="2026-01-12T14:34:00Z">
              <w:r w:rsidRPr="00BD27C3">
                <w:rPr>
                  <w:rFonts w:ascii="Times New Roman" w:eastAsia="標楷體" w:hAnsi="Times New Roman"/>
                  <w:color w:val="FF0000"/>
                </w:rPr>
                <w:delText xml:space="preserve">EMSD participated </w:delText>
              </w:r>
              <w:r w:rsidRPr="00BD27C3">
                <w:rPr>
                  <w:rFonts w:ascii="Times New Roman" w:eastAsia="標楷體" w:hAnsi="Times New Roman"/>
                  <w:color w:val="FF0000"/>
                </w:rPr>
                <w:delText>全國科普月暨廣東科普嘉年華</w:delText>
              </w:r>
              <w:r w:rsidRPr="00BD27C3">
                <w:rPr>
                  <w:rFonts w:ascii="Times New Roman" w:eastAsia="標楷體" w:hAnsi="Times New Roman"/>
                  <w:color w:val="FF0000"/>
                </w:rPr>
                <w:delText xml:space="preserve"> held on 4-7 September 2025 in Guangzhou.  The award-winning projects of International Exhibition of Inventions of Geneva were showcased.</w:delText>
              </w:r>
            </w:del>
          </w:p>
          <w:p w14:paraId="41565778" w14:textId="0DD48A43" w:rsidR="00213AC8" w:rsidRPr="00BD27C3" w:rsidRDefault="00213AC8" w:rsidP="00213AC8">
            <w:pPr>
              <w:pStyle w:val="31"/>
              <w:tabs>
                <w:tab w:val="left" w:pos="1680"/>
              </w:tabs>
              <w:spacing w:line="300" w:lineRule="exact"/>
              <w:ind w:leftChars="37" w:left="90" w:rightChars="106" w:right="254" w:hanging="1"/>
              <w:rPr>
                <w:del w:id="1480" w:author="Mr HUI Ka Wai 許嘉威先生" w:date="2026-01-12T14:49:00Z"/>
                <w:rFonts w:ascii="Times New Roman" w:eastAsia="標楷體" w:hAnsi="Times New Roman"/>
                <w:color w:val="FF0000"/>
              </w:rPr>
            </w:pPr>
          </w:p>
          <w:p w14:paraId="2866627F" w14:textId="458F4323" w:rsidR="00213AC8" w:rsidRPr="00BD27C3" w:rsidRDefault="00213AC8" w:rsidP="00213AC8">
            <w:pPr>
              <w:pStyle w:val="31"/>
              <w:tabs>
                <w:tab w:val="left" w:pos="1680"/>
              </w:tabs>
              <w:spacing w:line="300" w:lineRule="exact"/>
              <w:ind w:leftChars="37" w:left="90" w:rightChars="106" w:right="254" w:hanging="1"/>
              <w:rPr>
                <w:del w:id="1481" w:author="EINNO3" w:date="2026-01-12T14:35:00Z"/>
                <w:rFonts w:ascii="Times New Roman" w:eastAsia="標楷體" w:hAnsi="Times New Roman"/>
                <w:color w:val="FF0000"/>
              </w:rPr>
            </w:pPr>
            <w:del w:id="1482" w:author="EINNO3" w:date="2026-01-12T14:35:00Z">
              <w:r w:rsidRPr="00BD27C3">
                <w:rPr>
                  <w:rFonts w:ascii="Times New Roman" w:eastAsia="標楷體" w:hAnsi="Times New Roman"/>
                  <w:color w:val="FF0000"/>
                </w:rPr>
                <w:delText>Organised by ITC, InnoCarnival 2025 was held from 18 – 26 October 2025 in HKSTP.  EMSD would showcase the award-winning projects of 50th International Exhibition of Inventions of Geneva.</w:delText>
              </w:r>
            </w:del>
          </w:p>
          <w:p w14:paraId="7ADD7C0C" w14:textId="4F79D321" w:rsidR="00A7610F" w:rsidRPr="00BD27C3" w:rsidRDefault="00A7610F" w:rsidP="00213AC8">
            <w:pPr>
              <w:pStyle w:val="31"/>
              <w:tabs>
                <w:tab w:val="left" w:pos="1680"/>
              </w:tabs>
              <w:spacing w:line="300" w:lineRule="exact"/>
              <w:ind w:leftChars="37" w:left="90" w:rightChars="106" w:right="254" w:hanging="1"/>
              <w:rPr>
                <w:del w:id="1483" w:author="Mr HUI Ka Wai 許嘉威先生" w:date="2026-01-12T14:49:00Z"/>
                <w:rFonts w:ascii="Times New Roman" w:eastAsia="標楷體" w:hAnsi="Times New Roman"/>
                <w:color w:val="FF0000"/>
              </w:rPr>
            </w:pPr>
          </w:p>
          <w:p w14:paraId="1DECD75E" w14:textId="4C1B13D1" w:rsidR="00A77B20" w:rsidRPr="00BD27C3" w:rsidRDefault="00A77B20" w:rsidP="00A77B20">
            <w:pPr>
              <w:pStyle w:val="31"/>
              <w:tabs>
                <w:tab w:val="left" w:pos="1680"/>
              </w:tabs>
              <w:spacing w:line="300" w:lineRule="exact"/>
              <w:ind w:leftChars="37" w:left="90" w:rightChars="106" w:right="254" w:hanging="1"/>
              <w:rPr>
                <w:del w:id="1484" w:author="EINNO3" w:date="2026-01-12T14:35:00Z"/>
                <w:rFonts w:ascii="Times New Roman" w:eastAsia="標楷體" w:hAnsi="Times New Roman"/>
                <w:color w:val="FF0000"/>
                <w:lang w:val="en-US"/>
              </w:rPr>
            </w:pPr>
            <w:del w:id="1485" w:author="EINNO3" w:date="2026-01-12T14:35:00Z">
              <w:r w:rsidRPr="00BD27C3">
                <w:rPr>
                  <w:rFonts w:ascii="Times New Roman" w:eastAsia="標楷體" w:hAnsi="Times New Roman"/>
                  <w:color w:val="FF0000"/>
                </w:rPr>
                <w:delText xml:space="preserve">Organised by </w:delText>
              </w:r>
              <w:r w:rsidRPr="00BD27C3">
                <w:rPr>
                  <w:rFonts w:ascii="Times New Roman" w:eastAsia="標楷體" w:hAnsi="Times New Roman"/>
                  <w:color w:val="FF0000"/>
                </w:rPr>
                <w:delText>廣東省</w:delText>
              </w:r>
              <w:r w:rsidRPr="00BD27C3">
                <w:rPr>
                  <w:rFonts w:ascii="Times New Roman" w:eastAsia="標楷體" w:hAnsi="Times New Roman"/>
                  <w:color w:val="FF0000"/>
                  <w:lang w:val="en-US"/>
                </w:rPr>
                <w:delText>生產力促進中心</w:delText>
              </w:r>
              <w:r w:rsidRPr="00BD27C3">
                <w:rPr>
                  <w:rFonts w:ascii="Times New Roman" w:eastAsia="標楷體" w:hAnsi="Times New Roman"/>
                  <w:color w:val="FF0000"/>
                  <w:lang w:val="en-US"/>
                </w:rPr>
                <w:delText xml:space="preserve">, </w:delText>
              </w:r>
              <w:r w:rsidRPr="00BD27C3">
                <w:rPr>
                  <w:rFonts w:ascii="Times New Roman" w:eastAsia="標楷體" w:hAnsi="Times New Roman"/>
                  <w:color w:val="FF0000"/>
                  <w:lang w:val="en-US"/>
                </w:rPr>
                <w:delText>中國科學院廣東省科技成果對接會</w:delText>
              </w:r>
              <w:r w:rsidRPr="00BD27C3">
                <w:rPr>
                  <w:rFonts w:ascii="Times New Roman" w:eastAsia="標楷體" w:hAnsi="Times New Roman"/>
                  <w:color w:val="FF0000"/>
                  <w:lang w:val="en-US"/>
                </w:rPr>
                <w:delText xml:space="preserve"> - </w:delText>
              </w:r>
              <w:r w:rsidRPr="00BD27C3">
                <w:rPr>
                  <w:rFonts w:ascii="Times New Roman" w:eastAsia="標楷體" w:hAnsi="Times New Roman"/>
                  <w:color w:val="FF0000"/>
                  <w:lang w:val="en-US"/>
                </w:rPr>
                <w:delText>低空智能交通技術及載運裝備專場</w:delText>
              </w:r>
              <w:r w:rsidRPr="00BD27C3">
                <w:rPr>
                  <w:rFonts w:ascii="Times New Roman" w:eastAsia="標楷體" w:hAnsi="Times New Roman"/>
                  <w:color w:val="FF0000"/>
                  <w:lang w:val="en-US"/>
                </w:rPr>
                <w:delText xml:space="preserve"> was held on 22 October 2025. E/DRA/3, PO/Inno/40 and EME/Inno/1 attend the captioned.</w:delText>
              </w:r>
            </w:del>
          </w:p>
          <w:p w14:paraId="220EE021" w14:textId="5D0A0E2E" w:rsidR="00A77B20" w:rsidRPr="00BD27C3" w:rsidRDefault="00A77B20" w:rsidP="00A7610F">
            <w:pPr>
              <w:pStyle w:val="31"/>
              <w:tabs>
                <w:tab w:val="left" w:pos="1680"/>
              </w:tabs>
              <w:spacing w:line="300" w:lineRule="exact"/>
              <w:ind w:leftChars="37" w:left="90" w:rightChars="106" w:right="254" w:hanging="1"/>
              <w:rPr>
                <w:del w:id="1486" w:author="Mr HUI Ka Wai 許嘉威先生" w:date="2026-01-12T14:49:00Z"/>
                <w:rFonts w:ascii="Times New Roman" w:eastAsia="標楷體" w:hAnsi="Times New Roman"/>
                <w:color w:val="FF0000"/>
                <w:lang w:val="en-US"/>
              </w:rPr>
            </w:pPr>
          </w:p>
          <w:p w14:paraId="2FB9278F" w14:textId="17961F90" w:rsidR="00A7610F" w:rsidRPr="00BD27C3" w:rsidRDefault="00A7610F" w:rsidP="00A7610F">
            <w:pPr>
              <w:pStyle w:val="31"/>
              <w:tabs>
                <w:tab w:val="left" w:pos="1680"/>
              </w:tabs>
              <w:spacing w:line="300" w:lineRule="exact"/>
              <w:ind w:leftChars="37" w:left="90" w:rightChars="106" w:right="254" w:hanging="1"/>
              <w:rPr>
                <w:del w:id="1487" w:author="EINNO3" w:date="2026-01-12T14:35:00Z"/>
                <w:rFonts w:ascii="Times New Roman" w:eastAsia="標楷體" w:hAnsi="Times New Roman"/>
                <w:color w:val="FF0000"/>
              </w:rPr>
            </w:pPr>
            <w:del w:id="1488" w:author="EINNO3" w:date="2026-01-12T14:35:00Z">
              <w:r w:rsidRPr="00BD27C3">
                <w:rPr>
                  <w:rFonts w:ascii="Times New Roman" w:eastAsia="標楷體" w:hAnsi="Times New Roman"/>
                  <w:color w:val="FF0000"/>
                </w:rPr>
                <w:delText>Organised by the Institution of Engineering and Technology Hong Kong (IETHK), Young Professionals Exhibition and Competition (YPEC) 2025 was held on 2 November 2025. The EMSD team achieved 1</w:delText>
              </w:r>
              <w:r w:rsidRPr="00BD27C3">
                <w:rPr>
                  <w:rFonts w:ascii="Times New Roman" w:eastAsia="標楷體" w:hAnsi="Times New Roman"/>
                  <w:color w:val="FF0000"/>
                  <w:vertAlign w:val="superscript"/>
                </w:rPr>
                <w:delText>st</w:delText>
              </w:r>
              <w:r w:rsidRPr="00BD27C3">
                <w:rPr>
                  <w:rFonts w:ascii="Times New Roman" w:eastAsia="標楷體" w:hAnsi="Times New Roman"/>
                  <w:color w:val="FF0000"/>
                </w:rPr>
                <w:delText xml:space="preserve"> runner up of the open section for its project AI Prediction of Lift Fault with Non-intrusive Sensing.</w:delText>
              </w:r>
            </w:del>
          </w:p>
          <w:p w14:paraId="6D2F5D0E" w14:textId="3DD8E2CB" w:rsidR="00DC7DAF" w:rsidRPr="00525F09" w:rsidRDefault="00DC7DAF" w:rsidP="00A7610F">
            <w:pPr>
              <w:pStyle w:val="31"/>
              <w:tabs>
                <w:tab w:val="left" w:pos="1680"/>
              </w:tabs>
              <w:spacing w:line="300" w:lineRule="exact"/>
              <w:ind w:leftChars="37" w:left="90" w:rightChars="106" w:right="254" w:hanging="1"/>
              <w:rPr>
                <w:ins w:id="1489" w:author="Ka Wai Hui" w:date="2026-01-23T20:23:00Z"/>
                <w:rFonts w:ascii="Times New Roman" w:eastAsia="標楷體" w:hAnsi="Times New Roman"/>
              </w:rPr>
            </w:pPr>
          </w:p>
          <w:p w14:paraId="18D38574" w14:textId="77777777" w:rsidR="00ED11B7" w:rsidRPr="00525F09" w:rsidRDefault="00ED11B7" w:rsidP="00A7610F">
            <w:pPr>
              <w:pStyle w:val="31"/>
              <w:tabs>
                <w:tab w:val="left" w:pos="1680"/>
              </w:tabs>
              <w:spacing w:line="300" w:lineRule="exact"/>
              <w:ind w:leftChars="37" w:left="90" w:rightChars="106" w:right="254" w:hanging="1"/>
              <w:rPr>
                <w:rFonts w:ascii="Times New Roman" w:eastAsia="標楷體" w:hAnsi="Times New Roman"/>
              </w:rPr>
            </w:pPr>
          </w:p>
          <w:p w14:paraId="4D11E68F" w14:textId="2958F1A2" w:rsidR="00A77B20" w:rsidRPr="00525F09" w:rsidRDefault="00A77B20" w:rsidP="00A77B20">
            <w:pPr>
              <w:pStyle w:val="31"/>
              <w:tabs>
                <w:tab w:val="left" w:pos="1680"/>
              </w:tabs>
              <w:spacing w:line="300" w:lineRule="exact"/>
              <w:ind w:leftChars="37" w:left="90" w:rightChars="106" w:right="254" w:hanging="1"/>
              <w:rPr>
                <w:rFonts w:ascii="Times New Roman" w:eastAsia="標楷體" w:hAnsi="Times New Roman"/>
              </w:rPr>
            </w:pPr>
            <w:bookmarkStart w:id="1490" w:name="_Hlk219122172"/>
            <w:r w:rsidRPr="00525F09">
              <w:rPr>
                <w:rFonts w:ascii="Times New Roman" w:eastAsia="標楷體" w:hAnsi="Times New Roman"/>
              </w:rPr>
              <w:t xml:space="preserve">Organised by </w:t>
            </w:r>
            <w:r w:rsidRPr="00525F09">
              <w:rPr>
                <w:rFonts w:ascii="Times New Roman" w:eastAsia="標楷體" w:hAnsi="Times New Roman"/>
              </w:rPr>
              <w:t>廣東省</w:t>
            </w:r>
            <w:r w:rsidRPr="00525F09">
              <w:rPr>
                <w:rFonts w:ascii="Times New Roman" w:eastAsia="標楷體" w:hAnsi="Times New Roman"/>
                <w:lang w:val="en-US"/>
              </w:rPr>
              <w:t>生產力促進中心</w:t>
            </w:r>
            <w:r w:rsidRPr="00525F09">
              <w:rPr>
                <w:rFonts w:ascii="Times New Roman" w:eastAsia="標楷體" w:hAnsi="Times New Roman"/>
                <w:lang w:val="en-US"/>
              </w:rPr>
              <w:t xml:space="preserve">, </w:t>
            </w:r>
            <w:r w:rsidRPr="00525F09">
              <w:rPr>
                <w:rFonts w:ascii="Times New Roman" w:eastAsia="標楷體" w:hAnsi="Times New Roman"/>
                <w:lang w:val="en-US"/>
              </w:rPr>
              <w:t>粵港澳大灣區交通科技與產業創新專題研修班</w:t>
            </w:r>
            <w:r w:rsidRPr="00525F09">
              <w:rPr>
                <w:rFonts w:ascii="Times New Roman" w:eastAsia="標楷體" w:hAnsi="Times New Roman"/>
                <w:lang w:val="en-US"/>
              </w:rPr>
              <w:t xml:space="preserve"> w</w:t>
            </w:r>
            <w:ins w:id="1491" w:author="Mr HUI Ka Wai 許嘉威先生" w:date="2026-01-12T14:50:00Z">
              <w:r w:rsidR="00586D47" w:rsidRPr="00525F09">
                <w:rPr>
                  <w:rFonts w:ascii="Times New Roman" w:eastAsia="標楷體" w:hAnsi="Times New Roman"/>
                  <w:lang w:val="en-US"/>
                </w:rPr>
                <w:t xml:space="preserve">as </w:t>
              </w:r>
            </w:ins>
            <w:del w:id="1492" w:author="Mr HUI Ka Wai 許嘉威先生" w:date="2026-01-12T14:50:00Z">
              <w:r w:rsidRPr="00525F09" w:rsidDel="00586D47">
                <w:rPr>
                  <w:rFonts w:ascii="Times New Roman" w:eastAsia="標楷體" w:hAnsi="Times New Roman"/>
                  <w:lang w:val="en-US"/>
                </w:rPr>
                <w:delText>il</w:delText>
              </w:r>
            </w:del>
            <w:del w:id="1493" w:author="Mr HUI Ka Wai 許嘉威先生" w:date="2026-01-12T14:49:00Z">
              <w:r w:rsidRPr="00525F09" w:rsidDel="00586D47">
                <w:rPr>
                  <w:rFonts w:ascii="Times New Roman" w:eastAsia="標楷體" w:hAnsi="Times New Roman"/>
                  <w:lang w:val="en-US"/>
                </w:rPr>
                <w:delText>l</w:delText>
              </w:r>
              <w:r w:rsidRPr="00525F09">
                <w:rPr>
                  <w:rFonts w:ascii="Times New Roman" w:eastAsia="標楷體" w:hAnsi="Times New Roman"/>
                  <w:lang w:val="en-US"/>
                </w:rPr>
                <w:delText xml:space="preserve"> be </w:delText>
              </w:r>
            </w:del>
            <w:r w:rsidRPr="00525F09">
              <w:rPr>
                <w:rFonts w:ascii="Times New Roman" w:eastAsia="標楷體" w:hAnsi="Times New Roman"/>
                <w:lang w:val="en-US"/>
              </w:rPr>
              <w:t xml:space="preserve">held in </w:t>
            </w:r>
            <w:r w:rsidRPr="00525F09">
              <w:rPr>
                <w:rFonts w:ascii="Times New Roman" w:eastAsia="標楷體" w:hAnsi="Times New Roman"/>
              </w:rPr>
              <w:t xml:space="preserve">Guangzhou from 24 to 28 November 2025. Nomination from SVSD, BTSD and DTD </w:t>
            </w:r>
            <w:del w:id="1494" w:author="Mr HUI Ka Wai 許嘉威先生" w:date="2026-01-12T14:50:00Z">
              <w:r w:rsidRPr="00EE7F24">
                <w:rPr>
                  <w:rFonts w:ascii="Times New Roman" w:eastAsia="標楷體" w:hAnsi="Times New Roman"/>
                  <w:color w:val="FF0000"/>
                </w:rPr>
                <w:delText xml:space="preserve">will </w:delText>
              </w:r>
            </w:del>
            <w:r w:rsidRPr="00EE7F24">
              <w:rPr>
                <w:rFonts w:ascii="Times New Roman" w:eastAsia="標楷體" w:hAnsi="Times New Roman"/>
                <w:color w:val="FF0000"/>
              </w:rPr>
              <w:t>attend</w:t>
            </w:r>
            <w:ins w:id="1495" w:author="Mr HUI Ka Wai 許嘉威先生" w:date="2026-01-12T14:50:00Z">
              <w:r w:rsidR="00586D47" w:rsidRPr="00EE7F24">
                <w:rPr>
                  <w:rFonts w:ascii="Times New Roman" w:eastAsia="標楷體" w:hAnsi="Times New Roman"/>
                  <w:color w:val="FF0000"/>
                </w:rPr>
                <w:t>ed</w:t>
              </w:r>
            </w:ins>
            <w:r w:rsidRPr="00EE7F24">
              <w:rPr>
                <w:rFonts w:ascii="Times New Roman" w:eastAsia="標楷體" w:hAnsi="Times New Roman"/>
                <w:color w:val="FF0000"/>
              </w:rPr>
              <w:t xml:space="preserve"> </w:t>
            </w:r>
            <w:r w:rsidRPr="00525F09">
              <w:rPr>
                <w:rFonts w:ascii="Times New Roman" w:eastAsia="標楷體" w:hAnsi="Times New Roman"/>
              </w:rPr>
              <w:t>the captioned.</w:t>
            </w:r>
          </w:p>
          <w:bookmarkEnd w:id="1490"/>
          <w:p w14:paraId="42C6DB2F" w14:textId="77777777" w:rsidR="00A77B20" w:rsidRPr="00525F09" w:rsidRDefault="00A77B20" w:rsidP="00A7610F">
            <w:pPr>
              <w:pStyle w:val="31"/>
              <w:tabs>
                <w:tab w:val="left" w:pos="1680"/>
              </w:tabs>
              <w:spacing w:line="300" w:lineRule="exact"/>
              <w:ind w:leftChars="37" w:left="90" w:rightChars="106" w:right="254" w:hanging="1"/>
              <w:rPr>
                <w:rFonts w:ascii="Times New Roman" w:eastAsia="標楷體" w:hAnsi="Times New Roman"/>
              </w:rPr>
            </w:pPr>
          </w:p>
          <w:p w14:paraId="61D36EBE" w14:textId="60781D48" w:rsidR="00A7610F" w:rsidRPr="00525F09" w:rsidRDefault="00A7610F" w:rsidP="00A7610F">
            <w:pPr>
              <w:pStyle w:val="31"/>
              <w:tabs>
                <w:tab w:val="left" w:pos="1680"/>
              </w:tabs>
              <w:spacing w:line="300" w:lineRule="exact"/>
              <w:ind w:leftChars="37" w:left="90" w:rightChars="106" w:right="254" w:hanging="1"/>
              <w:rPr>
                <w:ins w:id="1496" w:author="Mr HUI Ka Wai 許嘉威先生" w:date="2026-01-12T14:56:00Z"/>
                <w:rFonts w:ascii="Times New Roman" w:eastAsia="標楷體" w:hAnsi="Times New Roman"/>
                <w:lang w:val="en-US"/>
              </w:rPr>
            </w:pPr>
            <w:r w:rsidRPr="00525F09">
              <w:rPr>
                <w:rFonts w:ascii="Times New Roman" w:eastAsia="標楷體" w:hAnsi="Times New Roman"/>
              </w:rPr>
              <w:t xml:space="preserve">Organised by </w:t>
            </w:r>
            <w:r w:rsidRPr="00525F09">
              <w:rPr>
                <w:rFonts w:ascii="Times New Roman" w:eastAsia="標楷體" w:hAnsi="Times New Roman"/>
              </w:rPr>
              <w:t>廣東省科協</w:t>
            </w:r>
            <w:r w:rsidRPr="00525F09">
              <w:rPr>
                <w:rFonts w:ascii="Times New Roman" w:eastAsia="標楷體" w:hAnsi="Times New Roman"/>
              </w:rPr>
              <w:t xml:space="preserve">, </w:t>
            </w:r>
            <w:r w:rsidRPr="00525F09">
              <w:rPr>
                <w:rFonts w:ascii="Times New Roman" w:eastAsia="標楷體" w:hAnsi="Times New Roman"/>
              </w:rPr>
              <w:t>第四屆大灣區工程師論壇</w:t>
            </w:r>
            <w:r w:rsidRPr="00525F09">
              <w:rPr>
                <w:rFonts w:ascii="Times New Roman" w:eastAsia="標楷體" w:hAnsi="Times New Roman"/>
              </w:rPr>
              <w:t xml:space="preserve"> w</w:t>
            </w:r>
            <w:ins w:id="1497" w:author="Mr HUI Ka Wai 許嘉威先生" w:date="2026-01-12T14:56:00Z">
              <w:r w:rsidR="005D0BD2" w:rsidRPr="00525F09">
                <w:rPr>
                  <w:rFonts w:ascii="Times New Roman" w:eastAsia="標楷體" w:hAnsi="Times New Roman"/>
                </w:rPr>
                <w:t>as</w:t>
              </w:r>
            </w:ins>
            <w:del w:id="1498" w:author="Mr HUI Ka Wai 許嘉威先生" w:date="2026-01-12T14:56:00Z">
              <w:r w:rsidRPr="00525F09" w:rsidDel="005D0BD2">
                <w:rPr>
                  <w:rFonts w:ascii="Times New Roman" w:eastAsia="標楷體" w:hAnsi="Times New Roman"/>
                </w:rPr>
                <w:delText>ill</w:delText>
              </w:r>
              <w:r w:rsidRPr="00525F09">
                <w:rPr>
                  <w:rFonts w:ascii="Times New Roman" w:eastAsia="標楷體" w:hAnsi="Times New Roman"/>
                </w:rPr>
                <w:delText xml:space="preserve"> be</w:delText>
              </w:r>
            </w:del>
            <w:r w:rsidRPr="00525F09">
              <w:rPr>
                <w:rFonts w:ascii="Times New Roman" w:eastAsia="標楷體" w:hAnsi="Times New Roman"/>
              </w:rPr>
              <w:t xml:space="preserve"> held in Guangzhou on 30 November 2025. </w:t>
            </w:r>
            <w:del w:id="1499" w:author="Mr HUI Ka Wai 許嘉威先生" w:date="2026-01-12T14:50:00Z">
              <w:r w:rsidRPr="00EE7F24">
                <w:rPr>
                  <w:rFonts w:ascii="Times New Roman" w:eastAsia="標楷體" w:hAnsi="Times New Roman"/>
                  <w:color w:val="FF0000"/>
                  <w:lang w:val="en-US"/>
                </w:rPr>
                <w:delText>Considering the theme is related to sustainable and career development of young engineer, representatives from EMSD will be invited to participate</w:delText>
              </w:r>
            </w:del>
            <w:ins w:id="1500" w:author="Mr HUI Ka Wai 許嘉威先生" w:date="2026-01-12T14:50:00Z">
              <w:r w:rsidR="00586D47" w:rsidRPr="00EE7F24">
                <w:rPr>
                  <w:rFonts w:ascii="Times New Roman" w:eastAsia="標楷體" w:hAnsi="Times New Roman"/>
                  <w:color w:val="FF0000"/>
                  <w:lang w:val="en-US"/>
                </w:rPr>
                <w:t>I</w:t>
              </w:r>
            </w:ins>
            <w:del w:id="1501" w:author="Mr HUI Ka Wai 許嘉威先生" w:date="2026-01-12T14:50:00Z">
              <w:r w:rsidRPr="00EE7F24" w:rsidDel="00586D47">
                <w:rPr>
                  <w:rFonts w:ascii="Times New Roman" w:eastAsia="標楷體" w:hAnsi="Times New Roman"/>
                  <w:color w:val="FF0000"/>
                  <w:lang w:val="en-US"/>
                </w:rPr>
                <w:delText>.</w:delText>
              </w:r>
            </w:del>
            <w:ins w:id="1502" w:author="Mr HUI Ka Wai 許嘉威先生" w:date="2026-01-12T14:50:00Z">
              <w:r w:rsidR="00586D47" w:rsidRPr="00EE7F24">
                <w:rPr>
                  <w:rFonts w:ascii="Times New Roman" w:eastAsia="標楷體" w:hAnsi="Times New Roman"/>
                  <w:color w:val="FF0000"/>
                  <w:lang w:val="en-US"/>
                </w:rPr>
                <w:t xml:space="preserve">n view of the </w:t>
              </w:r>
            </w:ins>
            <w:ins w:id="1503" w:author="Mr HUI Ka Wai 許嘉威先生" w:date="2026-01-12T14:51:00Z">
              <w:r w:rsidR="00586D47" w:rsidRPr="00EE7F24">
                <w:rPr>
                  <w:rFonts w:ascii="Times New Roman" w:eastAsia="標楷體" w:hAnsi="Times New Roman"/>
                  <w:color w:val="FF0000"/>
                  <w:lang w:val="en-US"/>
                </w:rPr>
                <w:t>tragic</w:t>
              </w:r>
            </w:ins>
            <w:ins w:id="1504" w:author="Mr HUI Ka Wai 許嘉威先生" w:date="2026-01-12T14:50:00Z">
              <w:r w:rsidR="00586D47" w:rsidRPr="00EE7F24">
                <w:rPr>
                  <w:rFonts w:ascii="Times New Roman" w:eastAsia="標楷體" w:hAnsi="Times New Roman"/>
                  <w:color w:val="FF0000"/>
                  <w:lang w:val="en-US"/>
                </w:rPr>
                <w:t xml:space="preserve"> fire in Tai Po</w:t>
              </w:r>
            </w:ins>
            <w:ins w:id="1505" w:author="Mr HUI Ka Wai 許嘉威先生" w:date="2026-01-12T14:51:00Z">
              <w:r w:rsidR="00586D47" w:rsidRPr="00EE7F24">
                <w:rPr>
                  <w:rFonts w:ascii="Times New Roman" w:eastAsia="標楷體" w:hAnsi="Times New Roman"/>
                  <w:color w:val="FF0000"/>
                  <w:lang w:val="en-US"/>
                </w:rPr>
                <w:t>, the trip was cancelled</w:t>
              </w:r>
              <w:r w:rsidRPr="00EE7F24">
                <w:rPr>
                  <w:rFonts w:ascii="Times New Roman" w:eastAsia="標楷體" w:hAnsi="Times New Roman"/>
                  <w:color w:val="FF0000"/>
                  <w:lang w:val="en-US"/>
                </w:rPr>
                <w:t>.</w:t>
              </w:r>
            </w:ins>
          </w:p>
          <w:p w14:paraId="1C4B8463" w14:textId="77777777" w:rsidR="005D0BD2" w:rsidRPr="00525F09" w:rsidRDefault="005D0BD2" w:rsidP="00A7610F">
            <w:pPr>
              <w:pStyle w:val="31"/>
              <w:tabs>
                <w:tab w:val="left" w:pos="1680"/>
              </w:tabs>
              <w:spacing w:line="300" w:lineRule="exact"/>
              <w:ind w:leftChars="37" w:left="90" w:rightChars="106" w:right="254" w:hanging="1"/>
              <w:rPr>
                <w:ins w:id="1506" w:author="Mr HUI Ka Wai 許嘉威先生" w:date="2026-01-12T14:56:00Z"/>
                <w:rFonts w:ascii="Times New Roman" w:eastAsia="標楷體" w:hAnsi="Times New Roman"/>
                <w:lang w:val="en-US"/>
              </w:rPr>
            </w:pPr>
          </w:p>
          <w:p w14:paraId="435CCC3C" w14:textId="41EA2708" w:rsidR="005D0BD2" w:rsidRPr="00525F09" w:rsidRDefault="005D0BD2" w:rsidP="005D0BD2">
            <w:pPr>
              <w:pStyle w:val="31"/>
              <w:tabs>
                <w:tab w:val="left" w:pos="1680"/>
              </w:tabs>
              <w:spacing w:line="300" w:lineRule="exact"/>
              <w:ind w:leftChars="37" w:left="90" w:rightChars="106" w:right="254" w:hanging="1"/>
              <w:rPr>
                <w:ins w:id="1507" w:author="Mr HUI Ka Wai 許嘉威先生" w:date="2026-01-12T14:57:00Z"/>
                <w:rFonts w:ascii="Times New Roman" w:eastAsia="標楷體" w:hAnsi="Times New Roman"/>
                <w:color w:val="FF0000"/>
              </w:rPr>
            </w:pPr>
            <w:ins w:id="1508" w:author="Mr HUI Ka Wai 許嘉威先生" w:date="2026-01-12T14:56:00Z">
              <w:r w:rsidRPr="00525F09">
                <w:rPr>
                  <w:rFonts w:ascii="Times New Roman" w:eastAsia="標楷體" w:hAnsi="Times New Roman"/>
                  <w:color w:val="FF0000"/>
                </w:rPr>
                <w:t xml:space="preserve">Organised by </w:t>
              </w:r>
              <w:r w:rsidRPr="00525F09">
                <w:rPr>
                  <w:rFonts w:ascii="Times New Roman" w:eastAsia="標楷體" w:hAnsi="Times New Roman"/>
                  <w:color w:val="FF0000"/>
                </w:rPr>
                <w:t>廣東省科協</w:t>
              </w:r>
              <w:r w:rsidRPr="00525F09">
                <w:rPr>
                  <w:rFonts w:ascii="Times New Roman" w:eastAsia="標楷體" w:hAnsi="Times New Roman"/>
                  <w:color w:val="FF0000"/>
                </w:rPr>
                <w:t xml:space="preserve">, </w:t>
              </w:r>
              <w:r w:rsidRPr="00525F09">
                <w:rPr>
                  <w:rFonts w:ascii="Times New Roman" w:eastAsia="標楷體" w:hAnsi="Times New Roman"/>
                  <w:color w:val="FF0000"/>
                </w:rPr>
                <w:t>第</w:t>
              </w:r>
              <w:r w:rsidRPr="00525F09">
                <w:rPr>
                  <w:rFonts w:ascii="Times New Roman" w:eastAsia="標楷體" w:hAnsi="Times New Roman"/>
                  <w:color w:val="FF0000"/>
                </w:rPr>
                <w:t>12</w:t>
              </w:r>
              <w:r w:rsidRPr="00525F09">
                <w:rPr>
                  <w:rFonts w:ascii="Times New Roman" w:eastAsia="標楷體" w:hAnsi="Times New Roman"/>
                  <w:color w:val="FF0000"/>
                </w:rPr>
                <w:t>屆粵港澳大灣區可持續發展研討會</w:t>
              </w:r>
              <w:r w:rsidRPr="00525F09">
                <w:rPr>
                  <w:rFonts w:ascii="Times New Roman" w:eastAsia="標楷體" w:hAnsi="Times New Roman"/>
                  <w:color w:val="FF0000"/>
                </w:rPr>
                <w:t xml:space="preserve"> </w:t>
              </w:r>
            </w:ins>
            <w:ins w:id="1509" w:author="Mr HUI Ka Wai 許嘉威先生" w:date="2026-01-12T14:57:00Z">
              <w:r w:rsidRPr="00525F09">
                <w:rPr>
                  <w:rFonts w:ascii="Times New Roman" w:eastAsia="標楷體" w:hAnsi="Times New Roman"/>
                  <w:color w:val="FF0000"/>
                </w:rPr>
                <w:t>was</w:t>
              </w:r>
            </w:ins>
            <w:ins w:id="1510" w:author="Mr HUI Ka Wai 許嘉威先生" w:date="2026-01-12T14:56:00Z">
              <w:r w:rsidRPr="00525F09">
                <w:rPr>
                  <w:rFonts w:ascii="Times New Roman" w:eastAsia="標楷體" w:hAnsi="Times New Roman"/>
                  <w:color w:val="FF0000"/>
                </w:rPr>
                <w:t xml:space="preserve"> held in </w:t>
              </w:r>
            </w:ins>
            <w:ins w:id="1511" w:author="Mr HUI Ka Wai 許嘉威先生" w:date="2026-01-12T14:57:00Z">
              <w:r w:rsidRPr="00525F09">
                <w:rPr>
                  <w:rFonts w:ascii="Times New Roman" w:eastAsia="標楷體" w:hAnsi="Times New Roman"/>
                  <w:color w:val="FF0000"/>
                </w:rPr>
                <w:t>Macau</w:t>
              </w:r>
            </w:ins>
            <w:ins w:id="1512" w:author="Mr HUI Ka Wai 許嘉威先生" w:date="2026-01-12T14:56:00Z">
              <w:r w:rsidRPr="00525F09">
                <w:rPr>
                  <w:rFonts w:ascii="Times New Roman" w:eastAsia="標楷體" w:hAnsi="Times New Roman"/>
                  <w:color w:val="FF0000"/>
                </w:rPr>
                <w:t xml:space="preserve"> on </w:t>
              </w:r>
            </w:ins>
            <w:ins w:id="1513" w:author="Mr HUI Ka Wai 許嘉威先生" w:date="2026-01-12T14:57:00Z">
              <w:r w:rsidRPr="00525F09">
                <w:rPr>
                  <w:rFonts w:ascii="Times New Roman" w:eastAsia="標楷體" w:hAnsi="Times New Roman"/>
                  <w:color w:val="FF0000"/>
                </w:rPr>
                <w:t>12</w:t>
              </w:r>
            </w:ins>
            <w:ins w:id="1514" w:author="Mr HUI Ka Wai 許嘉威先生" w:date="2026-01-12T14:56:00Z">
              <w:r w:rsidRPr="00525F09">
                <w:rPr>
                  <w:rFonts w:ascii="Times New Roman" w:eastAsia="標楷體" w:hAnsi="Times New Roman"/>
                  <w:color w:val="FF0000"/>
                </w:rPr>
                <w:t xml:space="preserve"> </w:t>
              </w:r>
            </w:ins>
            <w:ins w:id="1515" w:author="Mr HUI Ka Wai 許嘉威先生" w:date="2026-01-12T14:57:00Z">
              <w:r w:rsidRPr="00525F09">
                <w:rPr>
                  <w:rFonts w:ascii="Times New Roman" w:eastAsia="標楷體" w:hAnsi="Times New Roman"/>
                  <w:color w:val="FF0000"/>
                </w:rPr>
                <w:t xml:space="preserve">December </w:t>
              </w:r>
            </w:ins>
            <w:ins w:id="1516" w:author="Mr HUI Ka Wai 許嘉威先生" w:date="2026-01-12T14:56:00Z">
              <w:r w:rsidRPr="00525F09">
                <w:rPr>
                  <w:rFonts w:ascii="Times New Roman" w:eastAsia="標楷體" w:hAnsi="Times New Roman"/>
                  <w:color w:val="FF0000"/>
                </w:rPr>
                <w:t xml:space="preserve">2025. </w:t>
              </w:r>
            </w:ins>
            <w:ins w:id="1517" w:author="Mr HUI Ka Wai 許嘉威先生" w:date="2026-01-12T14:57:00Z">
              <w:r w:rsidRPr="00525F09">
                <w:rPr>
                  <w:rFonts w:ascii="Times New Roman" w:eastAsia="標楷體" w:hAnsi="Times New Roman"/>
                  <w:color w:val="FF0000"/>
                </w:rPr>
                <w:t>Nomination from EEO and DTD attended the captioned.</w:t>
              </w:r>
            </w:ins>
          </w:p>
          <w:p w14:paraId="40BAE23B" w14:textId="77777777" w:rsidR="005D0BD2" w:rsidRPr="00525F09" w:rsidRDefault="005D0BD2" w:rsidP="005D0BD2">
            <w:pPr>
              <w:pStyle w:val="31"/>
              <w:tabs>
                <w:tab w:val="left" w:pos="1680"/>
              </w:tabs>
              <w:spacing w:line="300" w:lineRule="exact"/>
              <w:ind w:leftChars="37" w:left="90" w:rightChars="106" w:right="254" w:hanging="1"/>
              <w:rPr>
                <w:ins w:id="1518" w:author="Mr HUI Ka Wai 許嘉威先生" w:date="2026-01-12T14:57:00Z"/>
                <w:rFonts w:ascii="Times New Roman" w:eastAsia="標楷體" w:hAnsi="Times New Roman"/>
                <w:color w:val="FF0000"/>
              </w:rPr>
            </w:pPr>
          </w:p>
          <w:p w14:paraId="29C810A5" w14:textId="581C92EC" w:rsidR="005D0BD2" w:rsidRPr="00525F09" w:rsidRDefault="005D0BD2" w:rsidP="005D0BD2">
            <w:pPr>
              <w:pStyle w:val="31"/>
              <w:tabs>
                <w:tab w:val="left" w:pos="1680"/>
              </w:tabs>
              <w:spacing w:line="300" w:lineRule="exact"/>
              <w:ind w:leftChars="37" w:left="90" w:rightChars="106" w:right="254" w:hanging="1"/>
              <w:rPr>
                <w:ins w:id="1519" w:author="Mr HUI Ka Wai 許嘉威先生" w:date="2026-01-12T14:56:00Z"/>
                <w:rFonts w:ascii="Times New Roman" w:eastAsia="標楷體" w:hAnsi="Times New Roman"/>
                <w:color w:val="FF0000"/>
              </w:rPr>
            </w:pPr>
            <w:ins w:id="1520" w:author="Mr HUI Ka Wai 許嘉威先生" w:date="2026-01-12T14:57:00Z">
              <w:r w:rsidRPr="00525F09">
                <w:rPr>
                  <w:rFonts w:ascii="Times New Roman" w:eastAsia="標楷體" w:hAnsi="Times New Roman"/>
                  <w:color w:val="FF0000"/>
                </w:rPr>
                <w:t xml:space="preserve">Organised by </w:t>
              </w:r>
              <w:r w:rsidRPr="00525F09">
                <w:rPr>
                  <w:rFonts w:ascii="Times New Roman" w:eastAsia="標楷體" w:hAnsi="Times New Roman"/>
                  <w:color w:val="FF0000"/>
                </w:rPr>
                <w:t>廣東省科協</w:t>
              </w:r>
              <w:r w:rsidRPr="00525F09">
                <w:rPr>
                  <w:rFonts w:ascii="Times New Roman" w:eastAsia="標楷體" w:hAnsi="Times New Roman"/>
                  <w:color w:val="FF0000"/>
                </w:rPr>
                <w:t xml:space="preserve">, </w:t>
              </w:r>
            </w:ins>
            <w:ins w:id="1521" w:author="Mr HUI Ka Wai 許嘉威先生" w:date="2026-01-12T14:58:00Z">
              <w:r w:rsidRPr="00525F09">
                <w:rPr>
                  <w:rFonts w:ascii="Times New Roman" w:eastAsia="標楷體" w:hAnsi="Times New Roman"/>
                  <w:color w:val="FF0000"/>
                </w:rPr>
                <w:t xml:space="preserve">2025 </w:t>
              </w:r>
              <w:r w:rsidRPr="00525F09">
                <w:rPr>
                  <w:rFonts w:ascii="Times New Roman" w:eastAsia="標楷體" w:hAnsi="Times New Roman"/>
                  <w:color w:val="FF0000"/>
                </w:rPr>
                <w:t>中國創新創業成果交易會暨中國海外人才交流大會和</w:t>
              </w:r>
              <w:r w:rsidRPr="00525F09">
                <w:rPr>
                  <w:rFonts w:ascii="Times New Roman" w:eastAsia="標楷體" w:hAnsi="Times New Roman"/>
                  <w:color w:val="FF0000"/>
                </w:rPr>
                <w:t>2025“</w:t>
              </w:r>
              <w:r w:rsidRPr="00525F09">
                <w:rPr>
                  <w:rFonts w:ascii="Times New Roman" w:eastAsia="標楷體" w:hAnsi="Times New Roman"/>
                  <w:color w:val="FF0000"/>
                </w:rPr>
                <w:t>科創下午茶</w:t>
              </w:r>
              <w:r w:rsidRPr="00525F09">
                <w:rPr>
                  <w:rFonts w:ascii="Times New Roman" w:eastAsia="標楷體" w:hAnsi="Times New Roman"/>
                  <w:color w:val="FF0000"/>
                </w:rPr>
                <w:t>”</w:t>
              </w:r>
              <w:r w:rsidRPr="00525F09">
                <w:rPr>
                  <w:rFonts w:ascii="Times New Roman" w:eastAsia="標楷體" w:hAnsi="Times New Roman"/>
                  <w:color w:val="FF0000"/>
                </w:rPr>
                <w:t>工作交流暨</w:t>
              </w:r>
              <w:r w:rsidRPr="00525F09">
                <w:rPr>
                  <w:rFonts w:ascii="Times New Roman" w:eastAsia="標楷體" w:hAnsi="Times New Roman"/>
                  <w:color w:val="FF0000"/>
                </w:rPr>
                <w:t xml:space="preserve">2026 </w:t>
              </w:r>
              <w:r w:rsidRPr="00525F09">
                <w:rPr>
                  <w:rFonts w:ascii="Times New Roman" w:eastAsia="標楷體" w:hAnsi="Times New Roman"/>
                  <w:color w:val="FF0000"/>
                </w:rPr>
                <w:t>宣傳推介活動</w:t>
              </w:r>
              <w:r w:rsidRPr="00525F09">
                <w:rPr>
                  <w:rFonts w:ascii="Times New Roman" w:eastAsia="標楷體" w:hAnsi="Times New Roman"/>
                  <w:color w:val="FF0000"/>
                </w:rPr>
                <w:t xml:space="preserve"> </w:t>
              </w:r>
            </w:ins>
            <w:ins w:id="1522" w:author="Mr HUI Ka Wai 許嘉威先生" w:date="2026-01-12T14:57:00Z">
              <w:r w:rsidRPr="00525F09">
                <w:rPr>
                  <w:rFonts w:ascii="Times New Roman" w:eastAsia="標楷體" w:hAnsi="Times New Roman"/>
                  <w:color w:val="FF0000"/>
                </w:rPr>
                <w:t xml:space="preserve">was held in </w:t>
              </w:r>
            </w:ins>
            <w:ins w:id="1523" w:author="Mr HUI Ka Wai 許嘉威先生" w:date="2026-01-12T14:58:00Z">
              <w:r w:rsidRPr="00525F09">
                <w:rPr>
                  <w:rFonts w:ascii="Times New Roman" w:eastAsia="標楷體" w:hAnsi="Times New Roman"/>
                  <w:color w:val="FF0000"/>
                </w:rPr>
                <w:t>Guangzhou</w:t>
              </w:r>
            </w:ins>
            <w:ins w:id="1524" w:author="Mr HUI Ka Wai 許嘉威先生" w:date="2026-01-12T14:57:00Z">
              <w:r w:rsidRPr="00525F09">
                <w:rPr>
                  <w:rFonts w:ascii="Times New Roman" w:eastAsia="標楷體" w:hAnsi="Times New Roman"/>
                  <w:color w:val="FF0000"/>
                </w:rPr>
                <w:t xml:space="preserve"> on 1</w:t>
              </w:r>
            </w:ins>
            <w:ins w:id="1525" w:author="Mr HUI Ka Wai 許嘉威先生" w:date="2026-01-12T14:58:00Z">
              <w:r w:rsidRPr="00525F09">
                <w:rPr>
                  <w:rFonts w:ascii="Times New Roman" w:eastAsia="標楷體" w:hAnsi="Times New Roman"/>
                  <w:color w:val="FF0000"/>
                </w:rPr>
                <w:t>5</w:t>
              </w:r>
            </w:ins>
            <w:ins w:id="1526" w:author="Mr HUI Ka Wai 許嘉威先生" w:date="2026-01-12T14:57:00Z">
              <w:r w:rsidRPr="00525F09">
                <w:rPr>
                  <w:rFonts w:ascii="Times New Roman" w:eastAsia="標楷體" w:hAnsi="Times New Roman"/>
                  <w:color w:val="FF0000"/>
                </w:rPr>
                <w:t xml:space="preserve"> December 2025. Nomination from DTD attended the captioned.</w:t>
              </w:r>
            </w:ins>
          </w:p>
          <w:p w14:paraId="7CCC219F" w14:textId="47B61F72" w:rsidR="005D0BD2" w:rsidRPr="00525F09" w:rsidDel="005D0BD2" w:rsidRDefault="005D0BD2" w:rsidP="00A7610F">
            <w:pPr>
              <w:pStyle w:val="31"/>
              <w:tabs>
                <w:tab w:val="left" w:pos="1680"/>
              </w:tabs>
              <w:spacing w:line="300" w:lineRule="exact"/>
              <w:ind w:leftChars="37" w:left="90" w:rightChars="106" w:right="254" w:hanging="1"/>
              <w:rPr>
                <w:del w:id="1527" w:author="Mr HUI Ka Wai 許嘉威先生" w:date="2026-01-12T14:58:00Z"/>
                <w:rFonts w:ascii="Times New Roman" w:eastAsia="標楷體" w:hAnsi="Times New Roman"/>
              </w:rPr>
            </w:pPr>
          </w:p>
          <w:p w14:paraId="074C529B" w14:textId="77777777" w:rsidR="00A7610F" w:rsidRPr="00525F09" w:rsidRDefault="00A7610F" w:rsidP="00071073">
            <w:pPr>
              <w:pStyle w:val="31"/>
              <w:tabs>
                <w:tab w:val="left" w:pos="1680"/>
              </w:tabs>
              <w:spacing w:line="300" w:lineRule="exact"/>
              <w:ind w:leftChars="37" w:left="90" w:rightChars="106" w:right="254" w:hanging="1"/>
              <w:rPr>
                <w:rFonts w:ascii="Times New Roman" w:eastAsia="標楷體" w:hAnsi="Times New Roman"/>
              </w:rPr>
            </w:pPr>
          </w:p>
          <w:p w14:paraId="66BA1417" w14:textId="0A2377B4" w:rsidR="00A7610F" w:rsidRPr="00525F09" w:rsidRDefault="00213AC8" w:rsidP="00A7610F">
            <w:pPr>
              <w:pStyle w:val="31"/>
              <w:tabs>
                <w:tab w:val="left" w:pos="1680"/>
              </w:tabs>
              <w:spacing w:line="300" w:lineRule="exact"/>
              <w:ind w:leftChars="37" w:left="90" w:rightChars="106" w:right="254" w:hanging="1"/>
              <w:rPr>
                <w:rFonts w:ascii="Times New Roman" w:eastAsia="標楷體" w:hAnsi="Times New Roman"/>
              </w:rPr>
            </w:pPr>
            <w:r w:rsidRPr="00525F09">
              <w:rPr>
                <w:rFonts w:ascii="Times New Roman" w:eastAsia="標楷體" w:hAnsi="Times New Roman"/>
              </w:rPr>
              <w:t xml:space="preserve">Organised by CIC, Construction Innovation Expo 2025 </w:t>
            </w:r>
            <w:del w:id="1528" w:author="EINNO3" w:date="2026-01-12T14:36:00Z">
              <w:r w:rsidRPr="00525F09">
                <w:rPr>
                  <w:rFonts w:ascii="Times New Roman" w:eastAsia="標楷體" w:hAnsi="Times New Roman"/>
                </w:rPr>
                <w:delText xml:space="preserve">will </w:delText>
              </w:r>
            </w:del>
            <w:ins w:id="1529" w:author="EINNO3" w:date="2026-01-12T14:36:00Z">
              <w:r w:rsidR="00B44377" w:rsidRPr="00525F09">
                <w:rPr>
                  <w:rFonts w:ascii="Times New Roman" w:eastAsia="標楷體" w:hAnsi="Times New Roman"/>
                </w:rPr>
                <w:t xml:space="preserve">was planned to </w:t>
              </w:r>
            </w:ins>
            <w:r w:rsidRPr="00525F09">
              <w:rPr>
                <w:rFonts w:ascii="Times New Roman" w:eastAsia="標楷體" w:hAnsi="Times New Roman"/>
              </w:rPr>
              <w:t xml:space="preserve">be held from 11-13 December 2025 in HK Convention and Exhibition Centre. EMSD </w:t>
            </w:r>
            <w:del w:id="1530" w:author="EINNO3" w:date="2026-01-12T14:36:00Z">
              <w:r w:rsidRPr="00525F09">
                <w:rPr>
                  <w:rFonts w:ascii="Times New Roman" w:eastAsia="標楷體" w:hAnsi="Times New Roman"/>
                </w:rPr>
                <w:delText xml:space="preserve">will </w:delText>
              </w:r>
            </w:del>
            <w:ins w:id="1531" w:author="EINNO3" w:date="2026-01-12T14:36:00Z">
              <w:r w:rsidR="00B44377" w:rsidRPr="00525F09">
                <w:rPr>
                  <w:rFonts w:ascii="Times New Roman" w:eastAsia="標楷體" w:hAnsi="Times New Roman"/>
                </w:rPr>
                <w:t xml:space="preserve">planned to </w:t>
              </w:r>
            </w:ins>
            <w:r w:rsidRPr="00525F09">
              <w:rPr>
                <w:rFonts w:ascii="Times New Roman" w:eastAsia="標楷體" w:hAnsi="Times New Roman"/>
              </w:rPr>
              <w:t>showcase our smart construction solutions during the event</w:t>
            </w:r>
            <w:ins w:id="1532" w:author="EINNO3" w:date="2026-01-12T14:36:00Z">
              <w:r w:rsidR="00B44377" w:rsidRPr="00525F09">
                <w:rPr>
                  <w:rFonts w:ascii="Times New Roman" w:hAnsi="Times New Roman"/>
                </w:rPr>
                <w:t xml:space="preserve"> </w:t>
              </w:r>
              <w:r w:rsidR="00B44377" w:rsidRPr="00525F09">
                <w:rPr>
                  <w:rFonts w:ascii="Times New Roman" w:eastAsia="標楷體" w:hAnsi="Times New Roman"/>
                </w:rPr>
                <w:t xml:space="preserve">and the </w:t>
              </w:r>
              <w:proofErr w:type="spellStart"/>
              <w:r w:rsidR="00B44377" w:rsidRPr="00525F09">
                <w:rPr>
                  <w:rFonts w:ascii="Times New Roman" w:eastAsia="標楷體" w:hAnsi="Times New Roman"/>
                </w:rPr>
                <w:t>MiMEP</w:t>
              </w:r>
              <w:proofErr w:type="spellEnd"/>
              <w:r w:rsidR="00B44377" w:rsidRPr="00525F09">
                <w:rPr>
                  <w:rFonts w:ascii="Times New Roman" w:eastAsia="標楷體" w:hAnsi="Times New Roman"/>
                </w:rPr>
                <w:t xml:space="preserve"> WG planned to deliver a 5-min. sharing on 11 Dec 2025. </w:t>
              </w:r>
              <w:r w:rsidR="00B44377" w:rsidRPr="00643338">
                <w:rPr>
                  <w:rFonts w:ascii="Times New Roman" w:eastAsia="標楷體" w:hAnsi="Times New Roman"/>
                  <w:color w:val="FF0000"/>
                </w:rPr>
                <w:t>However, the event was postponed to 2026 due to the Tai Po tragic fire incident</w:t>
              </w:r>
            </w:ins>
            <w:r w:rsidRPr="00643338">
              <w:rPr>
                <w:rFonts w:ascii="Times New Roman" w:eastAsia="標楷體" w:hAnsi="Times New Roman"/>
                <w:color w:val="FF0000"/>
              </w:rPr>
              <w:t>.</w:t>
            </w:r>
          </w:p>
          <w:p w14:paraId="16261E22" w14:textId="53C5AC38" w:rsidR="00D572A5" w:rsidRPr="00525F09" w:rsidRDefault="00D572A5" w:rsidP="00D572A5">
            <w:pPr>
              <w:pStyle w:val="31"/>
              <w:tabs>
                <w:tab w:val="left" w:pos="1680"/>
              </w:tabs>
              <w:spacing w:line="300" w:lineRule="exact"/>
              <w:ind w:leftChars="37" w:left="90" w:rightChars="106" w:right="254" w:hanging="1"/>
              <w:rPr>
                <w:ins w:id="1533" w:author="EINNO3" w:date="2026-01-13T19:37:00Z"/>
                <w:del w:id="1534" w:author="Ka Wai Hui" w:date="2026-01-23T20:23:00Z"/>
                <w:rFonts w:ascii="Times New Roman" w:eastAsia="標楷體" w:hAnsi="Times New Roman"/>
              </w:rPr>
            </w:pPr>
          </w:p>
          <w:p w14:paraId="0BA1AF71" w14:textId="77777777" w:rsidR="009F4624" w:rsidRPr="00525F09" w:rsidRDefault="009F4624" w:rsidP="00A7610F">
            <w:pPr>
              <w:pStyle w:val="31"/>
              <w:tabs>
                <w:tab w:val="left" w:pos="1680"/>
              </w:tabs>
              <w:spacing w:line="300" w:lineRule="exact"/>
              <w:ind w:leftChars="37" w:left="90" w:rightChars="106" w:right="254" w:hanging="1"/>
              <w:rPr>
                <w:rFonts w:ascii="Times New Roman" w:eastAsia="標楷體" w:hAnsi="Times New Roman"/>
              </w:rPr>
            </w:pPr>
          </w:p>
          <w:p w14:paraId="54D449E8" w14:textId="7208FD95" w:rsidR="009F4624" w:rsidRPr="00525F09" w:rsidRDefault="009F4624" w:rsidP="00A7610F">
            <w:pPr>
              <w:pStyle w:val="31"/>
              <w:tabs>
                <w:tab w:val="left" w:pos="1680"/>
              </w:tabs>
              <w:spacing w:line="300" w:lineRule="exact"/>
              <w:ind w:leftChars="37" w:left="90" w:rightChars="106" w:right="254" w:hanging="1"/>
              <w:rPr>
                <w:ins w:id="1535" w:author="Mr HUI Ka Wai 許嘉威先生" w:date="2026-01-12T14:53:00Z"/>
                <w:rFonts w:ascii="Times New Roman" w:eastAsia="標楷體" w:hAnsi="Times New Roman"/>
              </w:rPr>
            </w:pPr>
            <w:r w:rsidRPr="00525F09">
              <w:rPr>
                <w:rFonts w:ascii="Times New Roman" w:eastAsia="標楷體" w:hAnsi="Times New Roman"/>
              </w:rPr>
              <w:t>Organised by</w:t>
            </w:r>
            <w:r w:rsidR="007656B4" w:rsidRPr="00525F09">
              <w:rPr>
                <w:rFonts w:ascii="Times New Roman" w:eastAsia="標楷體" w:hAnsi="Times New Roman"/>
              </w:rPr>
              <w:t xml:space="preserve"> </w:t>
            </w:r>
            <w:r w:rsidRPr="00525F09">
              <w:rPr>
                <w:rFonts w:ascii="Times New Roman" w:eastAsia="標楷體" w:hAnsi="Times New Roman"/>
              </w:rPr>
              <w:t xml:space="preserve">HKIE, </w:t>
            </w:r>
            <w:r w:rsidRPr="00525F09">
              <w:rPr>
                <w:rFonts w:ascii="Times New Roman" w:eastAsia="標楷體" w:hAnsi="Times New Roman"/>
              </w:rPr>
              <w:t>香港工程傳奇展覽</w:t>
            </w:r>
            <w:r w:rsidRPr="00525F09">
              <w:rPr>
                <w:rFonts w:ascii="Times New Roman" w:eastAsia="標楷體" w:hAnsi="Times New Roman"/>
              </w:rPr>
              <w:t>@</w:t>
            </w:r>
            <w:r w:rsidRPr="00525F09">
              <w:rPr>
                <w:rFonts w:ascii="Times New Roman" w:eastAsia="標楷體" w:hAnsi="Times New Roman"/>
              </w:rPr>
              <w:t>首都</w:t>
            </w:r>
            <w:r w:rsidRPr="00525F09">
              <w:rPr>
                <w:rFonts w:ascii="Times New Roman" w:eastAsia="標楷體" w:hAnsi="Times New Roman"/>
              </w:rPr>
              <w:t xml:space="preserve"> </w:t>
            </w:r>
            <w:del w:id="1536" w:author="EINNO3" w:date="2026-01-12T14:37:00Z">
              <w:r w:rsidRPr="00525F09">
                <w:rPr>
                  <w:rFonts w:ascii="Times New Roman" w:eastAsia="標楷體" w:hAnsi="Times New Roman"/>
                </w:rPr>
                <w:delText>will be</w:delText>
              </w:r>
            </w:del>
            <w:ins w:id="1537" w:author="EINNO3" w:date="2026-01-12T14:37:00Z">
              <w:r w:rsidR="00B44377" w:rsidRPr="00525F09">
                <w:rPr>
                  <w:rFonts w:ascii="Times New Roman" w:eastAsia="標楷體" w:hAnsi="Times New Roman"/>
                </w:rPr>
                <w:t>was planned to be</w:t>
              </w:r>
            </w:ins>
            <w:r w:rsidRPr="00525F09">
              <w:rPr>
                <w:rFonts w:ascii="Times New Roman" w:eastAsia="標楷體" w:hAnsi="Times New Roman"/>
              </w:rPr>
              <w:t xml:space="preserve"> held from 15 Dec</w:t>
            </w:r>
            <w:r w:rsidR="007B69C4" w:rsidRPr="00525F09">
              <w:rPr>
                <w:rFonts w:ascii="Times New Roman" w:eastAsia="標楷體" w:hAnsi="Times New Roman"/>
              </w:rPr>
              <w:t>ember</w:t>
            </w:r>
            <w:r w:rsidRPr="00525F09">
              <w:rPr>
                <w:rFonts w:ascii="Times New Roman" w:eastAsia="標楷體" w:hAnsi="Times New Roman"/>
              </w:rPr>
              <w:t xml:space="preserve"> 2025 to 11 </w:t>
            </w:r>
            <w:proofErr w:type="spellStart"/>
            <w:r w:rsidRPr="00525F09">
              <w:rPr>
                <w:rFonts w:ascii="Times New Roman" w:eastAsia="標楷體" w:hAnsi="Times New Roman"/>
              </w:rPr>
              <w:t>Jan</w:t>
            </w:r>
            <w:r w:rsidR="007B69C4" w:rsidRPr="00525F09">
              <w:rPr>
                <w:rFonts w:ascii="Times New Roman" w:eastAsia="標楷體" w:hAnsi="Times New Roman"/>
              </w:rPr>
              <w:t>urary</w:t>
            </w:r>
            <w:proofErr w:type="spellEnd"/>
            <w:r w:rsidRPr="00525F09">
              <w:rPr>
                <w:rFonts w:ascii="Times New Roman" w:eastAsia="標楷體" w:hAnsi="Times New Roman"/>
              </w:rPr>
              <w:t xml:space="preserve"> 2026.  A video of "Autonomous Airfield Ground Lighting Cleaning and Inspection Robot" </w:t>
            </w:r>
            <w:del w:id="1538" w:author="EINNO3" w:date="2026-01-12T14:37:00Z">
              <w:r w:rsidRPr="00525F09">
                <w:rPr>
                  <w:rFonts w:ascii="Times New Roman" w:eastAsia="標楷體" w:hAnsi="Times New Roman"/>
                </w:rPr>
                <w:delText xml:space="preserve">will </w:delText>
              </w:r>
            </w:del>
            <w:ins w:id="1539" w:author="EINNO3" w:date="2026-01-12T14:37:00Z">
              <w:r w:rsidR="00B44377" w:rsidRPr="00525F09">
                <w:rPr>
                  <w:rFonts w:ascii="Times New Roman" w:eastAsia="標楷體" w:hAnsi="Times New Roman"/>
                </w:rPr>
                <w:t>was planned to</w:t>
              </w:r>
            </w:ins>
            <w:del w:id="1540" w:author="EINNO3" w:date="2026-01-12T14:37:00Z">
              <w:r w:rsidRPr="00525F09">
                <w:rPr>
                  <w:rFonts w:ascii="Times New Roman" w:eastAsia="標楷體" w:hAnsi="Times New Roman"/>
                </w:rPr>
                <w:delText>be</w:delText>
              </w:r>
            </w:del>
            <w:r w:rsidRPr="00525F09">
              <w:rPr>
                <w:rFonts w:ascii="Times New Roman" w:eastAsia="標楷體" w:hAnsi="Times New Roman"/>
              </w:rPr>
              <w:t xml:space="preserve"> display</w:t>
            </w:r>
            <w:del w:id="1541" w:author="EINNO3" w:date="2026-01-12T14:37:00Z">
              <w:r w:rsidRPr="00525F09">
                <w:rPr>
                  <w:rFonts w:ascii="Times New Roman" w:eastAsia="標楷體" w:hAnsi="Times New Roman"/>
                </w:rPr>
                <w:delText>ed</w:delText>
              </w:r>
            </w:del>
            <w:r w:rsidRPr="00525F09">
              <w:rPr>
                <w:rFonts w:ascii="Times New Roman" w:eastAsia="標楷體" w:hAnsi="Times New Roman"/>
              </w:rPr>
              <w:t xml:space="preserve"> on the LED panel of our booth.</w:t>
            </w:r>
            <w:r w:rsidR="007656B4" w:rsidRPr="00525F09">
              <w:rPr>
                <w:rFonts w:ascii="Times New Roman" w:eastAsia="標楷體" w:hAnsi="Times New Roman"/>
              </w:rPr>
              <w:t xml:space="preserve"> </w:t>
            </w:r>
            <w:ins w:id="1542" w:author="EINNO3" w:date="2026-01-12T14:38:00Z">
              <w:r w:rsidR="00B44377" w:rsidRPr="00525F09">
                <w:rPr>
                  <w:rFonts w:ascii="Times New Roman" w:eastAsia="標楷體" w:hAnsi="Times New Roman"/>
                </w:rPr>
                <w:t xml:space="preserve"> However, </w:t>
              </w:r>
            </w:ins>
            <w:ins w:id="1543" w:author="EINNO3" w:date="2026-01-13T09:26:00Z">
              <w:r w:rsidR="00360FB8" w:rsidRPr="00525F09">
                <w:rPr>
                  <w:rFonts w:ascii="Times New Roman" w:eastAsia="標楷體" w:hAnsi="Times New Roman"/>
                </w:rPr>
                <w:t xml:space="preserve">due to the Tai Po tragic fire incident, </w:t>
              </w:r>
            </w:ins>
            <w:ins w:id="1544" w:author="EINNO3" w:date="2026-01-12T14:38:00Z">
              <w:r w:rsidR="00B44377" w:rsidRPr="00525F09">
                <w:rPr>
                  <w:rFonts w:ascii="Times New Roman" w:eastAsia="標楷體" w:hAnsi="Times New Roman"/>
                  <w:color w:val="FF0000"/>
                </w:rPr>
                <w:t xml:space="preserve">the event was postponed to </w:t>
              </w:r>
            </w:ins>
            <w:ins w:id="1545" w:author="EINNO3" w:date="2026-01-13T09:27:00Z">
              <w:r w:rsidR="00514980" w:rsidRPr="00525F09">
                <w:rPr>
                  <w:rFonts w:ascii="Times New Roman" w:eastAsia="標楷體" w:hAnsi="Times New Roman"/>
                  <w:color w:val="FF0000"/>
                </w:rPr>
                <w:t>April</w:t>
              </w:r>
            </w:ins>
            <w:ins w:id="1546" w:author="Mr HUI Ka Wai 許嘉威先生" w:date="2026-01-12T15:19:00Z">
              <w:r w:rsidR="00D6078D" w:rsidRPr="00525F09">
                <w:rPr>
                  <w:rFonts w:ascii="Times New Roman" w:eastAsia="標楷體" w:hAnsi="Times New Roman"/>
                  <w:color w:val="FF0000"/>
                </w:rPr>
                <w:t xml:space="preserve"> </w:t>
              </w:r>
            </w:ins>
            <w:ins w:id="1547" w:author="EINNO3" w:date="2026-01-12T14:38:00Z">
              <w:r w:rsidR="00B44377" w:rsidRPr="00525F09">
                <w:rPr>
                  <w:rFonts w:ascii="Times New Roman" w:eastAsia="標楷體" w:hAnsi="Times New Roman"/>
                  <w:color w:val="FF0000"/>
                </w:rPr>
                <w:t>2026</w:t>
              </w:r>
            </w:ins>
            <w:ins w:id="1548" w:author="EINNO3" w:date="2026-01-13T09:26:00Z">
              <w:r w:rsidR="00360FB8" w:rsidRPr="00525F09">
                <w:rPr>
                  <w:rFonts w:ascii="Times New Roman" w:eastAsia="標楷體" w:hAnsi="Times New Roman"/>
                  <w:color w:val="FF0000"/>
                </w:rPr>
                <w:t xml:space="preserve"> with the opening ceremony to be held on 20 April 2026</w:t>
              </w:r>
            </w:ins>
            <w:del w:id="1549" w:author="EINNO3" w:date="2026-01-12T14:38:00Z">
              <w:r w:rsidR="007656B4" w:rsidRPr="00525F09">
                <w:rPr>
                  <w:rFonts w:ascii="Times New Roman" w:eastAsia="標楷體" w:hAnsi="Times New Roman"/>
                  <w:color w:val="FF0000"/>
                </w:rPr>
                <w:delText>Delivery of physical exhibit was being coordinated with HKIE</w:delText>
              </w:r>
            </w:del>
            <w:r w:rsidR="007656B4" w:rsidRPr="00525F09">
              <w:rPr>
                <w:rFonts w:ascii="Times New Roman" w:eastAsia="標楷體" w:hAnsi="Times New Roman"/>
                <w:color w:val="FF0000"/>
              </w:rPr>
              <w:t>.</w:t>
            </w:r>
          </w:p>
          <w:p w14:paraId="2862DBBF" w14:textId="77777777" w:rsidR="005D0BD2" w:rsidRPr="00525F09" w:rsidRDefault="005D0BD2" w:rsidP="00A7610F">
            <w:pPr>
              <w:pStyle w:val="31"/>
              <w:tabs>
                <w:tab w:val="left" w:pos="1680"/>
              </w:tabs>
              <w:spacing w:line="300" w:lineRule="exact"/>
              <w:ind w:leftChars="37" w:left="90" w:rightChars="106" w:right="254" w:hanging="1"/>
              <w:rPr>
                <w:rFonts w:ascii="Times New Roman" w:eastAsia="標楷體" w:hAnsi="Times New Roman"/>
              </w:rPr>
            </w:pPr>
          </w:p>
          <w:p w14:paraId="7BF98728" w14:textId="1AEB428F" w:rsidR="00213AC8" w:rsidRPr="00643338" w:rsidRDefault="002240DE" w:rsidP="00213AC8">
            <w:pPr>
              <w:pStyle w:val="31"/>
              <w:tabs>
                <w:tab w:val="left" w:pos="1680"/>
              </w:tabs>
              <w:spacing w:line="300" w:lineRule="exact"/>
              <w:ind w:leftChars="37" w:left="90" w:rightChars="106" w:right="254" w:hanging="1"/>
              <w:rPr>
                <w:ins w:id="1550" w:author="EINNO3" w:date="2026-01-12T14:42:00Z"/>
                <w:rFonts w:ascii="Times New Roman" w:eastAsia="標楷體" w:hAnsi="Times New Roman"/>
                <w:color w:val="FF0000"/>
                <w:kern w:val="0"/>
              </w:rPr>
            </w:pPr>
            <w:ins w:id="1551" w:author="EINNO3" w:date="2026-01-12T14:41:00Z">
              <w:r w:rsidRPr="00643338">
                <w:rPr>
                  <w:rFonts w:ascii="Times New Roman" w:eastAsia="標楷體" w:hAnsi="Times New Roman"/>
                  <w:color w:val="FF0000"/>
                </w:rPr>
                <w:t xml:space="preserve">Organised by ITIB and HKTDC, </w:t>
              </w:r>
            </w:ins>
            <w:ins w:id="1552" w:author="EINNO3" w:date="2026-01-12T14:42:00Z">
              <w:r w:rsidRPr="00643338">
                <w:rPr>
                  <w:rFonts w:ascii="Times New Roman" w:eastAsia="標楷體" w:hAnsi="Times New Roman"/>
                  <w:color w:val="FF0000"/>
                  <w:kern w:val="0"/>
                </w:rPr>
                <w:t>o</w:t>
              </w:r>
            </w:ins>
            <w:ins w:id="1553" w:author="EINNO3" w:date="2026-01-12T14:41:00Z">
              <w:r w:rsidRPr="00643338">
                <w:rPr>
                  <w:rFonts w:ascii="Times New Roman" w:eastAsia="標楷體" w:hAnsi="Times New Roman"/>
                  <w:color w:val="FF0000"/>
                  <w:kern w:val="0"/>
                </w:rPr>
                <w:t xml:space="preserve">ther than those projects awarded in Hong Kong ICT Awards 2024, EMSD was also invited to submit proposals showcasing our I&amp;T adoption and achievements at Smart Hong Kong Pavilion in the </w:t>
              </w:r>
              <w:proofErr w:type="spellStart"/>
              <w:r w:rsidRPr="00643338">
                <w:rPr>
                  <w:rFonts w:ascii="Times New Roman" w:eastAsia="標楷體" w:hAnsi="Times New Roman"/>
                  <w:color w:val="FF0000"/>
                  <w:kern w:val="0"/>
                </w:rPr>
                <w:t>InnoEX</w:t>
              </w:r>
              <w:proofErr w:type="spellEnd"/>
              <w:r w:rsidRPr="00643338">
                <w:rPr>
                  <w:rFonts w:ascii="Times New Roman" w:eastAsia="標楷體" w:hAnsi="Times New Roman"/>
                  <w:color w:val="FF0000"/>
                  <w:kern w:val="0"/>
                </w:rPr>
                <w:t xml:space="preserve"> 2026 during 13 – 16 April 2026. EMSD would showcase the 7 projects awarded in Invention Geneva 2025 or Invention HK 2025, including </w:t>
              </w:r>
              <w:proofErr w:type="spellStart"/>
              <w:r w:rsidRPr="00643338">
                <w:rPr>
                  <w:rFonts w:ascii="Times New Roman" w:eastAsia="標楷體" w:hAnsi="Times New Roman"/>
                  <w:color w:val="FF0000"/>
                  <w:kern w:val="0"/>
                </w:rPr>
                <w:t>SmartEye</w:t>
              </w:r>
              <w:proofErr w:type="spellEnd"/>
              <w:r w:rsidRPr="00643338">
                <w:rPr>
                  <w:rFonts w:ascii="Times New Roman" w:eastAsia="標楷體" w:hAnsi="Times New Roman"/>
                  <w:color w:val="FF0000"/>
                  <w:kern w:val="0"/>
                </w:rPr>
                <w:t xml:space="preserve"> (in collaboration with </w:t>
              </w:r>
              <w:proofErr w:type="spellStart"/>
              <w:r w:rsidRPr="00643338">
                <w:rPr>
                  <w:rFonts w:ascii="Times New Roman" w:eastAsia="標楷體" w:hAnsi="Times New Roman"/>
                  <w:color w:val="FF0000"/>
                  <w:kern w:val="0"/>
                </w:rPr>
                <w:t>DevB</w:t>
              </w:r>
              <w:proofErr w:type="spellEnd"/>
              <w:r w:rsidRPr="00643338">
                <w:rPr>
                  <w:rFonts w:ascii="Times New Roman" w:eastAsia="標楷體" w:hAnsi="Times New Roman"/>
                  <w:color w:val="FF0000"/>
                  <w:kern w:val="0"/>
                </w:rPr>
                <w:t>). Meanwhile</w:t>
              </w:r>
            </w:ins>
            <w:ins w:id="1554" w:author="EINNO3" w:date="2026-01-26T11:01:00Z">
              <w:r w:rsidR="001260B1" w:rsidRPr="00643338">
                <w:rPr>
                  <w:rFonts w:ascii="Times New Roman" w:eastAsia="標楷體" w:hAnsi="Times New Roman"/>
                  <w:color w:val="FF0000"/>
                  <w:kern w:val="0"/>
                </w:rPr>
                <w:t xml:space="preserve"> and Autonomous Airfield Ground Lighting Cleaning and Inspection Robot.</w:t>
              </w:r>
            </w:ins>
            <w:ins w:id="1555" w:author="EINNO3" w:date="2026-01-12T14:41:00Z">
              <w:r w:rsidRPr="00643338">
                <w:rPr>
                  <w:rFonts w:ascii="Times New Roman" w:eastAsia="標楷體" w:hAnsi="Times New Roman"/>
                  <w:color w:val="FF0000"/>
                  <w:kern w:val="0"/>
                </w:rPr>
                <w:t xml:space="preserve"> EMSD would </w:t>
              </w:r>
            </w:ins>
            <w:ins w:id="1556" w:author="EINNO3" w:date="2026-01-26T11:01:00Z">
              <w:r w:rsidR="001260B1" w:rsidRPr="00643338">
                <w:rPr>
                  <w:rFonts w:ascii="Times New Roman" w:eastAsia="標楷體" w:hAnsi="Times New Roman"/>
                  <w:color w:val="FF0000"/>
                  <w:kern w:val="0"/>
                </w:rPr>
                <w:t xml:space="preserve">also </w:t>
              </w:r>
            </w:ins>
            <w:ins w:id="1557" w:author="EINNO3" w:date="2026-01-12T14:41:00Z">
              <w:r w:rsidRPr="00643338">
                <w:rPr>
                  <w:rFonts w:ascii="Times New Roman" w:eastAsia="標楷體" w:hAnsi="Times New Roman"/>
                  <w:color w:val="FF0000"/>
                  <w:kern w:val="0"/>
                </w:rPr>
                <w:t xml:space="preserve">join with FEHD to showcase the “AI-powered Quadruped Robotic </w:t>
              </w:r>
              <w:proofErr w:type="spellStart"/>
              <w:r w:rsidRPr="00643338">
                <w:rPr>
                  <w:rFonts w:ascii="Times New Roman" w:eastAsia="標楷體" w:hAnsi="Times New Roman"/>
                  <w:color w:val="FF0000"/>
                  <w:kern w:val="0"/>
                </w:rPr>
                <w:t>Fogger</w:t>
              </w:r>
              <w:proofErr w:type="spellEnd"/>
              <w:r w:rsidRPr="00643338">
                <w:rPr>
                  <w:rFonts w:ascii="Times New Roman" w:eastAsia="標楷體" w:hAnsi="Times New Roman"/>
                  <w:color w:val="FF0000"/>
                  <w:kern w:val="0"/>
                </w:rPr>
                <w:t xml:space="preserve"> for Pest Control”.</w:t>
              </w:r>
            </w:ins>
          </w:p>
          <w:p w14:paraId="5AAC3C07" w14:textId="38A45732" w:rsidR="002240DE" w:rsidRPr="00643338" w:rsidRDefault="002240DE" w:rsidP="00213AC8">
            <w:pPr>
              <w:pStyle w:val="31"/>
              <w:tabs>
                <w:tab w:val="left" w:pos="1680"/>
              </w:tabs>
              <w:spacing w:line="300" w:lineRule="exact"/>
              <w:ind w:leftChars="37" w:left="90" w:rightChars="106" w:right="254" w:hanging="1"/>
              <w:rPr>
                <w:ins w:id="1558" w:author="EINNO3" w:date="2026-01-12T14:44:00Z"/>
                <w:rFonts w:ascii="Times New Roman" w:eastAsia="標楷體" w:hAnsi="Times New Roman"/>
                <w:color w:val="FF0000"/>
                <w:kern w:val="0"/>
                <w:szCs w:val="24"/>
              </w:rPr>
            </w:pPr>
          </w:p>
          <w:p w14:paraId="13B1DE7A" w14:textId="3828DEC5" w:rsidR="00395709" w:rsidRPr="00643338" w:rsidRDefault="00395709" w:rsidP="00213AC8">
            <w:pPr>
              <w:pStyle w:val="31"/>
              <w:tabs>
                <w:tab w:val="left" w:pos="1680"/>
              </w:tabs>
              <w:spacing w:line="300" w:lineRule="exact"/>
              <w:ind w:leftChars="37" w:left="90" w:rightChars="106" w:right="254" w:hanging="1"/>
              <w:rPr>
                <w:ins w:id="1559" w:author="EINNO3" w:date="2026-01-13T19:27:00Z"/>
                <w:rFonts w:ascii="Times New Roman" w:eastAsia="標楷體" w:hAnsi="Times New Roman"/>
                <w:color w:val="FF0000"/>
                <w:kern w:val="0"/>
              </w:rPr>
            </w:pPr>
            <w:ins w:id="1560" w:author="EINNO3" w:date="2026-01-13T19:27:00Z">
              <w:r w:rsidRPr="00643338">
                <w:rPr>
                  <w:rFonts w:ascii="Times New Roman" w:eastAsia="標楷體" w:hAnsi="Times New Roman"/>
                  <w:color w:val="FF0000"/>
                  <w:kern w:val="0"/>
                </w:rPr>
                <w:t xml:space="preserve">Organised by OSHC, </w:t>
              </w:r>
            </w:ins>
            <w:ins w:id="1561" w:author="EINNO3" w:date="2026-01-13T19:29:00Z">
              <w:r w:rsidRPr="00643338">
                <w:rPr>
                  <w:rFonts w:ascii="Times New Roman" w:eastAsia="標楷體" w:hAnsi="Times New Roman"/>
                  <w:color w:val="FF0000"/>
                  <w:kern w:val="0"/>
                </w:rPr>
                <w:t xml:space="preserve">2nd OSH </w:t>
              </w:r>
              <w:proofErr w:type="spellStart"/>
              <w:r w:rsidRPr="00643338">
                <w:rPr>
                  <w:rFonts w:ascii="Times New Roman" w:eastAsia="標楷體" w:hAnsi="Times New Roman"/>
                  <w:color w:val="FF0000"/>
                  <w:kern w:val="0"/>
                </w:rPr>
                <w:t>Inno</w:t>
              </w:r>
              <w:proofErr w:type="spellEnd"/>
              <w:r w:rsidRPr="00643338">
                <w:rPr>
                  <w:rFonts w:ascii="Times New Roman" w:eastAsia="標楷體" w:hAnsi="Times New Roman"/>
                  <w:color w:val="FF0000"/>
                  <w:kern w:val="0"/>
                </w:rPr>
                <w:t xml:space="preserve"> Expo will be held on 2-3 June </w:t>
              </w:r>
            </w:ins>
            <w:ins w:id="1562" w:author="EINNO3" w:date="2026-01-13T19:30:00Z">
              <w:r w:rsidRPr="00643338">
                <w:rPr>
                  <w:rFonts w:ascii="Times New Roman" w:eastAsia="標楷體" w:hAnsi="Times New Roman"/>
                  <w:color w:val="FF0000"/>
                  <w:kern w:val="0"/>
                </w:rPr>
                <w:t xml:space="preserve">2026. </w:t>
              </w:r>
              <w:r w:rsidR="003D75B7" w:rsidRPr="00643338">
                <w:rPr>
                  <w:rFonts w:ascii="Times New Roman" w:eastAsia="標楷體" w:hAnsi="Times New Roman"/>
                  <w:color w:val="FF0000"/>
                  <w:kern w:val="0"/>
                </w:rPr>
                <w:t xml:space="preserve">EMSD was invited to showcase our solution at the </w:t>
              </w:r>
            </w:ins>
            <w:ins w:id="1563" w:author="EINNO3" w:date="2026-01-13T19:31:00Z">
              <w:r w:rsidR="003D75B7" w:rsidRPr="00643338">
                <w:rPr>
                  <w:rFonts w:ascii="Times New Roman" w:eastAsia="標楷體" w:hAnsi="Times New Roman"/>
                  <w:color w:val="FF0000"/>
                  <w:kern w:val="0"/>
                </w:rPr>
                <w:t xml:space="preserve">event. </w:t>
              </w:r>
            </w:ins>
            <w:ins w:id="1564" w:author="EINNO3" w:date="2026-01-26T11:02:00Z">
              <w:r w:rsidR="006909C6" w:rsidRPr="00643338">
                <w:rPr>
                  <w:rFonts w:ascii="Times New Roman" w:eastAsia="標楷體" w:hAnsi="Times New Roman"/>
                  <w:color w:val="FF0000"/>
                  <w:kern w:val="0"/>
                </w:rPr>
                <w:t>5</w:t>
              </w:r>
            </w:ins>
            <w:ins w:id="1565" w:author="EINNO3" w:date="2026-01-13T19:31:00Z">
              <w:r w:rsidR="003D75B7" w:rsidRPr="00643338">
                <w:rPr>
                  <w:rFonts w:ascii="Times New Roman" w:eastAsia="標楷體" w:hAnsi="Times New Roman"/>
                  <w:color w:val="FF0000"/>
                  <w:kern w:val="0"/>
                </w:rPr>
                <w:t xml:space="preserve"> projects were preliminary proposed to showcase</w:t>
              </w:r>
            </w:ins>
            <w:ins w:id="1566" w:author="EINNO3" w:date="2026-01-13T19:33:00Z">
              <w:r w:rsidR="003D75B7" w:rsidRPr="00643338">
                <w:rPr>
                  <w:rFonts w:ascii="Times New Roman" w:eastAsia="標楷體" w:hAnsi="Times New Roman"/>
                  <w:color w:val="FF0000"/>
                  <w:kern w:val="0"/>
                </w:rPr>
                <w:t xml:space="preserve"> and would be further reviewed in consideration of the results of Invention Geneva 2026</w:t>
              </w:r>
            </w:ins>
            <w:ins w:id="1567" w:author="EINNO3" w:date="2026-01-13T19:32:00Z">
              <w:r w:rsidR="003D75B7" w:rsidRPr="00643338">
                <w:rPr>
                  <w:rFonts w:ascii="Times New Roman" w:eastAsia="標楷體" w:hAnsi="Times New Roman"/>
                  <w:color w:val="FF0000"/>
                  <w:kern w:val="0"/>
                </w:rPr>
                <w:t>.</w:t>
              </w:r>
            </w:ins>
          </w:p>
          <w:p w14:paraId="7855BF9D" w14:textId="77777777" w:rsidR="00395709" w:rsidRPr="00643338" w:rsidRDefault="00395709" w:rsidP="00213AC8">
            <w:pPr>
              <w:pStyle w:val="31"/>
              <w:tabs>
                <w:tab w:val="left" w:pos="1680"/>
              </w:tabs>
              <w:spacing w:line="300" w:lineRule="exact"/>
              <w:ind w:leftChars="37" w:left="90" w:rightChars="106" w:right="254" w:hanging="1"/>
              <w:rPr>
                <w:ins w:id="1568" w:author="EINNO3" w:date="2026-01-12T14:44:00Z"/>
                <w:rFonts w:ascii="Times New Roman" w:eastAsia="標楷體" w:hAnsi="Times New Roman"/>
                <w:color w:val="FF0000"/>
                <w:kern w:val="0"/>
                <w:szCs w:val="24"/>
              </w:rPr>
            </w:pPr>
          </w:p>
          <w:p w14:paraId="3EDA6EBB" w14:textId="77777777" w:rsidR="00213AC8" w:rsidRPr="00643338" w:rsidRDefault="00CA31C6" w:rsidP="00D572A5">
            <w:pPr>
              <w:pStyle w:val="31"/>
              <w:tabs>
                <w:tab w:val="left" w:pos="1680"/>
              </w:tabs>
              <w:spacing w:line="300" w:lineRule="exact"/>
              <w:ind w:leftChars="37" w:left="90" w:rightChars="106" w:right="254" w:hanging="1"/>
              <w:rPr>
                <w:ins w:id="1569" w:author="EINNO3" w:date="2026-01-14T08:28:00Z"/>
                <w:rFonts w:ascii="Times New Roman" w:eastAsia="標楷體" w:hAnsi="Times New Roman"/>
                <w:color w:val="FF0000"/>
                <w:kern w:val="0"/>
              </w:rPr>
            </w:pPr>
            <w:ins w:id="1570" w:author="EINNO3" w:date="2026-01-14T08:28:00Z">
              <w:r w:rsidRPr="00643338">
                <w:rPr>
                  <w:rFonts w:ascii="Times New Roman" w:eastAsia="標楷體" w:hAnsi="Times New Roman"/>
                  <w:color w:val="FF0000"/>
                  <w:kern w:val="0"/>
                </w:rPr>
                <w:t xml:space="preserve">HKMA/HKT Global Innovation Award 2025/26 will be held in Jun 2026. EMSD has made 2 submissions which are </w:t>
              </w:r>
              <w:proofErr w:type="spellStart"/>
              <w:r w:rsidRPr="00643338">
                <w:rPr>
                  <w:rFonts w:ascii="Times New Roman" w:eastAsia="標楷體" w:hAnsi="Times New Roman"/>
                  <w:color w:val="FF0000"/>
                  <w:kern w:val="0"/>
                </w:rPr>
                <w:t>ChillStream</w:t>
              </w:r>
              <w:proofErr w:type="spellEnd"/>
              <w:r w:rsidRPr="00643338">
                <w:rPr>
                  <w:rFonts w:ascii="Times New Roman" w:eastAsia="標楷體" w:hAnsi="Times New Roman"/>
                  <w:color w:val="FF0000"/>
                  <w:kern w:val="0"/>
                </w:rPr>
                <w:t xml:space="preserve"> (Category: Process Innovation) &amp; Pest Control Robotics Dog (Category: Product &amp; Service Innovation). The 1</w:t>
              </w:r>
              <w:r w:rsidRPr="00643338">
                <w:rPr>
                  <w:rFonts w:ascii="Times New Roman" w:eastAsia="標楷體" w:hAnsi="Times New Roman"/>
                  <w:color w:val="FF0000"/>
                  <w:kern w:val="0"/>
                  <w:vertAlign w:val="superscript"/>
                </w:rPr>
                <w:t>st</w:t>
              </w:r>
              <w:r w:rsidRPr="00643338">
                <w:rPr>
                  <w:rFonts w:ascii="Times New Roman" w:eastAsia="標楷體" w:hAnsi="Times New Roman"/>
                  <w:color w:val="FF0000"/>
                  <w:kern w:val="0"/>
                </w:rPr>
                <w:t xml:space="preserve"> round judging will be held in Mar 2026.</w:t>
              </w:r>
            </w:ins>
          </w:p>
          <w:p w14:paraId="6F242A89" w14:textId="75F1230C"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kern w:val="0"/>
                <w:szCs w:val="24"/>
              </w:rPr>
            </w:pPr>
          </w:p>
        </w:tc>
        <w:tc>
          <w:tcPr>
            <w:tcW w:w="1701" w:type="dxa"/>
            <w:tcBorders>
              <w:left w:val="nil"/>
            </w:tcBorders>
          </w:tcPr>
          <w:p w14:paraId="5980C121"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lang w:eastAsia="zh-HK"/>
              </w:rPr>
            </w:pPr>
            <w:r w:rsidRPr="00525F09">
              <w:rPr>
                <w:rFonts w:ascii="Times New Roman" w:eastAsia="標楷體" w:hAnsi="Times New Roman"/>
                <w:kern w:val="2"/>
                <w:sz w:val="24"/>
              </w:rPr>
              <w:t>SE/</w:t>
            </w:r>
            <w:proofErr w:type="spellStart"/>
            <w:r w:rsidRPr="00525F09">
              <w:rPr>
                <w:rFonts w:ascii="Times New Roman" w:eastAsia="標楷體" w:hAnsi="Times New Roman"/>
                <w:kern w:val="2"/>
                <w:sz w:val="24"/>
              </w:rPr>
              <w:t>Inno</w:t>
            </w:r>
            <w:proofErr w:type="spellEnd"/>
          </w:p>
        </w:tc>
      </w:tr>
      <w:tr w:rsidR="00071073" w:rsidRPr="00525F09" w14:paraId="79F61D1A" w14:textId="77777777" w:rsidTr="007321F8">
        <w:trPr>
          <w:trHeight w:val="558"/>
        </w:trPr>
        <w:tc>
          <w:tcPr>
            <w:tcW w:w="709" w:type="dxa"/>
          </w:tcPr>
          <w:p w14:paraId="6A650726" w14:textId="77777777" w:rsidR="00213AC8" w:rsidRPr="00525F09" w:rsidRDefault="00213AC8" w:rsidP="00213AC8">
            <w:pPr>
              <w:spacing w:line="300" w:lineRule="exact"/>
              <w:ind w:rightChars="60" w:right="144"/>
              <w:rPr>
                <w:rFonts w:eastAsia="標楷體"/>
                <w:b/>
              </w:rPr>
            </w:pPr>
          </w:p>
        </w:tc>
        <w:tc>
          <w:tcPr>
            <w:tcW w:w="1003" w:type="dxa"/>
            <w:gridSpan w:val="2"/>
          </w:tcPr>
          <w:p w14:paraId="40D0276E" w14:textId="77777777" w:rsidR="00213AC8" w:rsidRPr="00525F09" w:rsidRDefault="00213AC8" w:rsidP="00213AC8">
            <w:pPr>
              <w:pStyle w:val="31"/>
              <w:numPr>
                <w:ilvl w:val="0"/>
                <w:numId w:val="26"/>
              </w:numPr>
              <w:spacing w:line="300" w:lineRule="exact"/>
              <w:ind w:rightChars="60" w:right="144"/>
              <w:jc w:val="left"/>
              <w:rPr>
                <w:rFonts w:ascii="Times New Roman" w:eastAsia="標楷體" w:hAnsi="Times New Roman"/>
                <w:szCs w:val="24"/>
              </w:rPr>
            </w:pPr>
          </w:p>
        </w:tc>
        <w:tc>
          <w:tcPr>
            <w:tcW w:w="6226" w:type="dxa"/>
          </w:tcPr>
          <w:p w14:paraId="0C856CA6" w14:textId="4F3C0260" w:rsidR="00213AC8" w:rsidRPr="00525F09" w:rsidRDefault="00213AC8" w:rsidP="009E401B">
            <w:pPr>
              <w:spacing w:line="300" w:lineRule="exact"/>
              <w:ind w:leftChars="37" w:left="89" w:rightChars="106" w:right="254"/>
              <w:jc w:val="both"/>
              <w:rPr>
                <w:rFonts w:eastAsia="標楷體"/>
              </w:rPr>
            </w:pPr>
            <w:r w:rsidRPr="00525F09">
              <w:rPr>
                <w:rFonts w:eastAsia="標楷體"/>
              </w:rPr>
              <w:t xml:space="preserve">For GWIN deployment, a total of </w:t>
            </w:r>
            <w:del w:id="1571" w:author="Mr CHEUNG Ka Kei 張家麒先生" w:date="2026-02-04T08:01:00Z">
              <w:r w:rsidR="009E401B" w:rsidRPr="00EE7F24" w:rsidDel="00822517">
                <w:rPr>
                  <w:rFonts w:eastAsia="標楷體"/>
                  <w:color w:val="FF0000"/>
                </w:rPr>
                <w:delText xml:space="preserve">893 </w:delText>
              </w:r>
            </w:del>
            <w:ins w:id="1572" w:author="Mr CHEUNG Ka Kei 張家麒先生" w:date="2026-02-04T08:01:00Z">
              <w:r w:rsidR="00822517" w:rsidRPr="00EE7F24">
                <w:rPr>
                  <w:rFonts w:eastAsia="標楷體"/>
                  <w:color w:val="FF0000"/>
                </w:rPr>
                <w:t xml:space="preserve">902 </w:t>
              </w:r>
            </w:ins>
            <w:r w:rsidRPr="00525F09">
              <w:rPr>
                <w:rFonts w:eastAsia="標楷體"/>
              </w:rPr>
              <w:t xml:space="preserve">gateways in </w:t>
            </w:r>
            <w:del w:id="1573" w:author="Mr CHEUNG Ka Kei 張家麒先生" w:date="2026-02-04T08:01:00Z">
              <w:r w:rsidR="009E401B" w:rsidRPr="00EE7F24" w:rsidDel="00822517">
                <w:rPr>
                  <w:rFonts w:eastAsia="標楷體"/>
                  <w:color w:val="FF0000"/>
                </w:rPr>
                <w:delText xml:space="preserve">620 </w:delText>
              </w:r>
            </w:del>
            <w:ins w:id="1574" w:author="Mr CHEUNG Ka Kei 張家麒先生" w:date="2026-02-04T08:01:00Z">
              <w:r w:rsidR="00822517" w:rsidRPr="00EE7F24">
                <w:rPr>
                  <w:rFonts w:eastAsia="標楷體"/>
                  <w:color w:val="FF0000"/>
                </w:rPr>
                <w:t xml:space="preserve">624 </w:t>
              </w:r>
            </w:ins>
            <w:r w:rsidRPr="00525F09">
              <w:rPr>
                <w:rFonts w:eastAsia="標楷體"/>
              </w:rPr>
              <w:t xml:space="preserve">sites were completed as at </w:t>
            </w:r>
            <w:r w:rsidR="00BB2B4B" w:rsidRPr="007A0F85">
              <w:rPr>
                <w:rFonts w:eastAsia="標楷體"/>
                <w:color w:val="FF0000"/>
              </w:rPr>
              <w:t>end January</w:t>
            </w:r>
            <w:r w:rsidR="009E401B" w:rsidRPr="007A0F85">
              <w:rPr>
                <w:rFonts w:eastAsia="標楷體"/>
                <w:color w:val="FF0000"/>
              </w:rPr>
              <w:t xml:space="preserve"> </w:t>
            </w:r>
            <w:r w:rsidRPr="007A0F85">
              <w:rPr>
                <w:rFonts w:eastAsia="標楷體"/>
                <w:color w:val="FF0000"/>
              </w:rPr>
              <w:t>202</w:t>
            </w:r>
            <w:r w:rsidR="00BB2B4B" w:rsidRPr="007A0F85">
              <w:rPr>
                <w:rFonts w:eastAsia="標楷體"/>
                <w:color w:val="FF0000"/>
              </w:rPr>
              <w:t>6</w:t>
            </w:r>
            <w:ins w:id="1575" w:author="Mr CHEUNG Ka Kei 張家麒先生" w:date="2026-02-04T08:02:00Z">
              <w:r w:rsidR="00822517" w:rsidRPr="00525F09">
                <w:rPr>
                  <w:rFonts w:eastAsia="標楷體"/>
                </w:rPr>
                <w:t xml:space="preserve">, </w:t>
              </w:r>
            </w:ins>
            <w:del w:id="1576" w:author="Mr CHEUNG Ka Kei 張家麒先生" w:date="2026-02-04T08:02:00Z">
              <w:r w:rsidRPr="00525F09" w:rsidDel="00822517">
                <w:rPr>
                  <w:rFonts w:eastAsia="標楷體"/>
                </w:rPr>
                <w:delText xml:space="preserve">. The </w:delText>
              </w:r>
              <w:r w:rsidR="009E401B" w:rsidRPr="00525F09" w:rsidDel="00822517">
                <w:rPr>
                  <w:rFonts w:eastAsia="標楷體"/>
                </w:rPr>
                <w:delText xml:space="preserve">620 </w:delText>
              </w:r>
              <w:r w:rsidRPr="00525F09" w:rsidDel="00822517">
                <w:rPr>
                  <w:rFonts w:eastAsia="標楷體"/>
                </w:rPr>
                <w:delText>sites were</w:delText>
              </w:r>
            </w:del>
            <w:ins w:id="1577" w:author="Mr CHEUNG Ka Kei 張家麒先生" w:date="2026-02-04T08:02:00Z">
              <w:r w:rsidR="00822517" w:rsidRPr="00525F09">
                <w:rPr>
                  <w:rFonts w:eastAsia="標楷體"/>
                </w:rPr>
                <w:t xml:space="preserve"> with</w:t>
              </w:r>
            </w:ins>
            <w:r w:rsidRPr="00525F09">
              <w:rPr>
                <w:rFonts w:eastAsia="標楷體"/>
              </w:rPr>
              <w:t xml:space="preserve"> </w:t>
            </w:r>
            <w:r w:rsidR="009E401B" w:rsidRPr="00525F09">
              <w:rPr>
                <w:rFonts w:eastAsia="標楷體"/>
              </w:rPr>
              <w:t>103</w:t>
            </w:r>
            <w:r w:rsidRPr="00525F09">
              <w:rPr>
                <w:rFonts w:eastAsia="標楷體"/>
              </w:rPr>
              <w:t xml:space="preserve">(HKI), </w:t>
            </w:r>
            <w:r w:rsidR="009E401B" w:rsidRPr="00525F09">
              <w:rPr>
                <w:rFonts w:eastAsia="標楷體"/>
              </w:rPr>
              <w:t>88</w:t>
            </w:r>
            <w:r w:rsidRPr="00525F09">
              <w:rPr>
                <w:rFonts w:eastAsia="標楷體"/>
              </w:rPr>
              <w:t xml:space="preserve">(KE), </w:t>
            </w:r>
            <w:r w:rsidR="009E401B" w:rsidRPr="00525F09">
              <w:rPr>
                <w:rFonts w:eastAsia="標楷體"/>
              </w:rPr>
              <w:t>104</w:t>
            </w:r>
            <w:r w:rsidRPr="00525F09">
              <w:rPr>
                <w:rFonts w:eastAsia="標楷體"/>
              </w:rPr>
              <w:t xml:space="preserve">(KW), </w:t>
            </w:r>
            <w:del w:id="1578" w:author="Mr CHEUNG Ka Kei 張家麒先生" w:date="2026-02-04T08:02:00Z">
              <w:r w:rsidR="009E401B" w:rsidRPr="00D44AB5" w:rsidDel="00822517">
                <w:rPr>
                  <w:rFonts w:eastAsia="標楷體"/>
                  <w:color w:val="FF0000"/>
                </w:rPr>
                <w:delText>162</w:delText>
              </w:r>
            </w:del>
            <w:ins w:id="1579" w:author="Mr CHEUNG Ka Kei 張家麒先生" w:date="2026-02-04T08:02:00Z">
              <w:r w:rsidR="00822517" w:rsidRPr="00D44AB5">
                <w:rPr>
                  <w:rFonts w:eastAsia="標楷體"/>
                  <w:color w:val="FF0000"/>
                </w:rPr>
                <w:t>165</w:t>
              </w:r>
            </w:ins>
            <w:r w:rsidRPr="00525F09">
              <w:rPr>
                <w:rFonts w:eastAsia="標楷體"/>
              </w:rPr>
              <w:t xml:space="preserve">(NTE), </w:t>
            </w:r>
            <w:del w:id="1580" w:author="Mr CHEUNG Ka Kei 張家麒先生" w:date="2026-02-04T08:02:00Z">
              <w:r w:rsidRPr="00D44AB5" w:rsidDel="00822517">
                <w:rPr>
                  <w:rFonts w:eastAsia="標楷體"/>
                  <w:color w:val="FF0000"/>
                </w:rPr>
                <w:delText>163</w:delText>
              </w:r>
            </w:del>
            <w:ins w:id="1581" w:author="Mr CHEUNG Ka Kei 張家麒先生" w:date="2026-02-04T08:02:00Z">
              <w:r w:rsidR="00822517" w:rsidRPr="00D44AB5">
                <w:rPr>
                  <w:rFonts w:eastAsia="標楷體"/>
                  <w:color w:val="FF0000"/>
                </w:rPr>
                <w:t>164</w:t>
              </w:r>
            </w:ins>
            <w:r w:rsidRPr="00525F09">
              <w:rPr>
                <w:rFonts w:eastAsia="標楷體"/>
              </w:rPr>
              <w:t>(NTW).  For the GWIN rollout to 424 major government buildings in 18 districts, 169 buildings were installed with GWIN gateways.</w:t>
            </w:r>
          </w:p>
          <w:p w14:paraId="75A5CCEE" w14:textId="77777777" w:rsidR="00213AC8" w:rsidRPr="00525F09" w:rsidRDefault="00213AC8" w:rsidP="00213AC8">
            <w:pPr>
              <w:spacing w:line="300" w:lineRule="exact"/>
              <w:ind w:leftChars="37" w:left="89" w:rightChars="106" w:right="254"/>
              <w:jc w:val="both"/>
              <w:rPr>
                <w:rFonts w:eastAsia="標楷體"/>
              </w:rPr>
            </w:pPr>
          </w:p>
          <w:p w14:paraId="74B3C23D" w14:textId="218AEBE3" w:rsidR="00213AC8" w:rsidRPr="00525F09" w:rsidRDefault="00213AC8" w:rsidP="00213AC8">
            <w:pPr>
              <w:spacing w:line="300" w:lineRule="exact"/>
              <w:ind w:leftChars="37" w:left="89" w:rightChars="106" w:right="254"/>
              <w:jc w:val="both"/>
              <w:rPr>
                <w:rFonts w:eastAsia="標楷體"/>
              </w:rPr>
            </w:pPr>
            <w:r w:rsidRPr="00525F09">
              <w:rPr>
                <w:rFonts w:eastAsia="標楷體"/>
              </w:rPr>
              <w:t xml:space="preserve">CE/DT reported </w:t>
            </w:r>
            <w:r w:rsidR="00355D14" w:rsidRPr="00525F09">
              <w:rPr>
                <w:rFonts w:eastAsia="標楷體"/>
              </w:rPr>
              <w:t>wider adoption</w:t>
            </w:r>
            <w:r w:rsidRPr="00525F09">
              <w:rPr>
                <w:rFonts w:eastAsia="標楷體"/>
              </w:rPr>
              <w:t xml:space="preserve"> of GWIN applications in following venues: -</w:t>
            </w:r>
          </w:p>
          <w:p w14:paraId="69A1B4F9" w14:textId="2B9007D6" w:rsidR="00355D14" w:rsidRPr="00221E78" w:rsidRDefault="00355D14" w:rsidP="00355D14">
            <w:pPr>
              <w:pStyle w:val="af2"/>
              <w:numPr>
                <w:ilvl w:val="0"/>
                <w:numId w:val="53"/>
              </w:numPr>
              <w:spacing w:line="300" w:lineRule="exact"/>
              <w:ind w:leftChars="0" w:rightChars="106" w:right="254"/>
              <w:jc w:val="both"/>
              <w:rPr>
                <w:rFonts w:ascii="Times New Roman" w:eastAsia="標楷體" w:hAnsi="Times New Roman"/>
                <w:color w:val="FF0000"/>
                <w:sz w:val="24"/>
                <w:szCs w:val="24"/>
              </w:rPr>
            </w:pPr>
            <w:r w:rsidRPr="00525F09">
              <w:rPr>
                <w:rFonts w:ascii="Times New Roman" w:eastAsia="標楷體" w:hAnsi="Times New Roman"/>
                <w:sz w:val="24"/>
                <w:szCs w:val="24"/>
              </w:rPr>
              <w:t xml:space="preserve">Following the successful trial of smart toilet systems </w:t>
            </w:r>
            <w:r w:rsidR="00E64EED" w:rsidRPr="00525F09">
              <w:rPr>
                <w:rFonts w:ascii="Times New Roman" w:eastAsia="標楷體" w:hAnsi="Times New Roman"/>
                <w:sz w:val="24"/>
                <w:szCs w:val="24"/>
              </w:rPr>
              <w:t>for</w:t>
            </w:r>
            <w:r w:rsidRPr="00525F09">
              <w:rPr>
                <w:rFonts w:ascii="Times New Roman" w:eastAsia="標楷體" w:hAnsi="Times New Roman"/>
                <w:sz w:val="24"/>
                <w:szCs w:val="24"/>
              </w:rPr>
              <w:t xml:space="preserve"> 15</w:t>
            </w:r>
            <w:r w:rsidR="00E64EED" w:rsidRPr="00525F09">
              <w:rPr>
                <w:rFonts w:ascii="Times New Roman" w:eastAsia="標楷體" w:hAnsi="Times New Roman"/>
                <w:sz w:val="24"/>
                <w:szCs w:val="24"/>
              </w:rPr>
              <w:t xml:space="preserve"> no. of</w:t>
            </w:r>
            <w:r w:rsidRPr="00525F09">
              <w:rPr>
                <w:rFonts w:ascii="Times New Roman" w:eastAsia="標楷體" w:hAnsi="Times New Roman"/>
                <w:sz w:val="24"/>
                <w:szCs w:val="24"/>
              </w:rPr>
              <w:t xml:space="preserve"> public toilets under the VAS funding</w:t>
            </w:r>
            <w:ins w:id="1582" w:author="Mr CHEUNG Ka Kei 張家麒先生" w:date="2026-02-04T08:20:00Z">
              <w:r w:rsidR="00846C0E" w:rsidRPr="00525F09">
                <w:rPr>
                  <w:rFonts w:ascii="Times New Roman" w:eastAsia="標楷體" w:hAnsi="Times New Roman"/>
                  <w:sz w:val="24"/>
                  <w:szCs w:val="24"/>
                </w:rPr>
                <w:t xml:space="preserve">. </w:t>
              </w:r>
              <w:r w:rsidR="00846C0E" w:rsidRPr="00221E78">
                <w:rPr>
                  <w:rFonts w:ascii="Times New Roman" w:eastAsia="標楷體" w:hAnsi="Times New Roman"/>
                  <w:color w:val="FF0000"/>
                  <w:sz w:val="24"/>
                  <w:szCs w:val="24"/>
                </w:rPr>
                <w:t>FEHD was considering expanding the Smart Toilets initiative to an additional 38 toilets in FY26</w:t>
              </w:r>
            </w:ins>
            <w:r w:rsidR="00640FC5">
              <w:rPr>
                <w:rFonts w:ascii="Times New Roman" w:eastAsia="標楷體" w:hAnsi="Times New Roman"/>
                <w:color w:val="FF0000"/>
                <w:sz w:val="24"/>
                <w:szCs w:val="24"/>
              </w:rPr>
              <w:t>/</w:t>
            </w:r>
            <w:ins w:id="1583" w:author="Mr CHEUNG Ka Kei 張家麒先生" w:date="2026-02-04T08:20:00Z">
              <w:r w:rsidR="00846C0E" w:rsidRPr="00221E78">
                <w:rPr>
                  <w:rFonts w:ascii="Times New Roman" w:eastAsia="標楷體" w:hAnsi="Times New Roman"/>
                  <w:color w:val="FF0000"/>
                  <w:sz w:val="24"/>
                  <w:szCs w:val="24"/>
                </w:rPr>
                <w:t xml:space="preserve">27, with an estimated budget of around $12.4 M. This included $4.4 M for installing fall detection sensors by </w:t>
              </w:r>
              <w:proofErr w:type="spellStart"/>
              <w:r w:rsidR="00846C0E" w:rsidRPr="00221E78">
                <w:rPr>
                  <w:rFonts w:ascii="Times New Roman" w:eastAsia="標楷體" w:hAnsi="Times New Roman"/>
                  <w:color w:val="FF0000"/>
                  <w:sz w:val="24"/>
                  <w:szCs w:val="24"/>
                </w:rPr>
                <w:t>MunSD</w:t>
              </w:r>
              <w:proofErr w:type="spellEnd"/>
              <w:r w:rsidR="00846C0E" w:rsidRPr="00221E78">
                <w:rPr>
                  <w:rFonts w:ascii="Times New Roman" w:eastAsia="標楷體" w:hAnsi="Times New Roman"/>
                  <w:color w:val="FF0000"/>
                  <w:sz w:val="24"/>
                  <w:szCs w:val="24"/>
                </w:rPr>
                <w:t>, and $8M for setting up the smart toilet infrastructure.</w:t>
              </w:r>
            </w:ins>
            <w:del w:id="1584" w:author="Mr CHEUNG Ka Kei 張家麒先生" w:date="2026-02-04T08:19:00Z">
              <w:r w:rsidRPr="00221E78" w:rsidDel="00846C0E">
                <w:rPr>
                  <w:rFonts w:ascii="Times New Roman" w:eastAsia="標楷體" w:hAnsi="Times New Roman"/>
                  <w:color w:val="FF0000"/>
                  <w:sz w:val="24"/>
                  <w:szCs w:val="24"/>
                </w:rPr>
                <w:delText>, FEHD has been in ongoing discussions with EMSD to expand the scope of smart public toilets to</w:delText>
              </w:r>
              <w:r w:rsidR="00E64EED" w:rsidRPr="00221E78" w:rsidDel="00846C0E">
                <w:rPr>
                  <w:rFonts w:ascii="Times New Roman" w:eastAsia="標楷體" w:hAnsi="Times New Roman"/>
                  <w:color w:val="FF0000"/>
                  <w:sz w:val="24"/>
                  <w:szCs w:val="24"/>
                </w:rPr>
                <w:delText xml:space="preserve"> cover</w:delText>
              </w:r>
              <w:r w:rsidRPr="00221E78" w:rsidDel="00846C0E">
                <w:rPr>
                  <w:rFonts w:ascii="Times New Roman" w:eastAsia="標楷體" w:hAnsi="Times New Roman"/>
                  <w:color w:val="FF0000"/>
                  <w:sz w:val="24"/>
                  <w:szCs w:val="24"/>
                </w:rPr>
                <w:delText xml:space="preserve"> 80 additional locations.</w:delText>
              </w:r>
            </w:del>
          </w:p>
          <w:p w14:paraId="488CB445" w14:textId="57955327" w:rsidR="00355D14" w:rsidRPr="00525F09" w:rsidRDefault="00355D14" w:rsidP="00071073">
            <w:pPr>
              <w:spacing w:line="300" w:lineRule="exact"/>
              <w:ind w:left="89" w:rightChars="106" w:right="254"/>
              <w:jc w:val="both"/>
              <w:rPr>
                <w:rFonts w:eastAsia="標楷體"/>
              </w:rPr>
            </w:pPr>
          </w:p>
          <w:p w14:paraId="2F2FA110" w14:textId="140A80D6" w:rsidR="00213AC8" w:rsidRPr="00525F09" w:rsidRDefault="00213AC8" w:rsidP="00355D14">
            <w:pPr>
              <w:pStyle w:val="af2"/>
              <w:numPr>
                <w:ilvl w:val="0"/>
                <w:numId w:val="53"/>
              </w:numPr>
              <w:spacing w:line="300" w:lineRule="exact"/>
              <w:ind w:leftChars="0" w:rightChars="106" w:right="254"/>
              <w:jc w:val="both"/>
              <w:rPr>
                <w:rFonts w:ascii="Times New Roman" w:eastAsia="標楷體" w:hAnsi="Times New Roman"/>
                <w:sz w:val="24"/>
                <w:szCs w:val="24"/>
              </w:rPr>
            </w:pPr>
            <w:r w:rsidRPr="00525F09">
              <w:rPr>
                <w:rFonts w:ascii="Times New Roman" w:eastAsia="標楷體" w:hAnsi="Times New Roman"/>
                <w:sz w:val="24"/>
                <w:szCs w:val="24"/>
              </w:rPr>
              <w:t xml:space="preserve">Meanwhile, AFCD has shortlisted </w:t>
            </w:r>
            <w:r w:rsidR="00931F75" w:rsidRPr="00525F09">
              <w:rPr>
                <w:rFonts w:ascii="Times New Roman" w:eastAsia="標楷體" w:hAnsi="Times New Roman"/>
                <w:sz w:val="24"/>
                <w:szCs w:val="24"/>
              </w:rPr>
              <w:t>an additional 11 country park toilets for upgrading to smart toilets, following the initial rollout of 7 smart toilets in the first phase by EMSD.</w:t>
            </w:r>
            <w:r w:rsidRPr="00525F09">
              <w:rPr>
                <w:rFonts w:ascii="Times New Roman" w:eastAsia="標楷體" w:hAnsi="Times New Roman"/>
                <w:sz w:val="24"/>
                <w:szCs w:val="24"/>
              </w:rPr>
              <w:t xml:space="preserve"> GWIN team will be responsible for the supply and installation of smart toilets system</w:t>
            </w:r>
            <w:r w:rsidR="00931F75" w:rsidRPr="00525F09">
              <w:rPr>
                <w:rFonts w:ascii="Times New Roman" w:eastAsia="標楷體" w:hAnsi="Times New Roman"/>
                <w:sz w:val="24"/>
                <w:szCs w:val="24"/>
              </w:rPr>
              <w:t>,</w:t>
            </w:r>
            <w:r w:rsidRPr="00525F09">
              <w:rPr>
                <w:rFonts w:ascii="Times New Roman" w:eastAsia="標楷體" w:hAnsi="Times New Roman"/>
                <w:sz w:val="24"/>
                <w:szCs w:val="24"/>
              </w:rPr>
              <w:t xml:space="preserve"> </w:t>
            </w:r>
            <w:r w:rsidR="00931F75" w:rsidRPr="00525F09">
              <w:rPr>
                <w:rFonts w:ascii="Times New Roman" w:eastAsia="標楷體" w:hAnsi="Times New Roman"/>
                <w:sz w:val="24"/>
                <w:szCs w:val="24"/>
              </w:rPr>
              <w:t xml:space="preserve">funded by </w:t>
            </w:r>
            <w:proofErr w:type="spellStart"/>
            <w:r w:rsidR="00931F75" w:rsidRPr="00525F09">
              <w:rPr>
                <w:rFonts w:ascii="Times New Roman" w:eastAsia="標楷體" w:hAnsi="Times New Roman"/>
                <w:sz w:val="24"/>
                <w:szCs w:val="24"/>
              </w:rPr>
              <w:t>ArchSD</w:t>
            </w:r>
            <w:proofErr w:type="spellEnd"/>
            <w:r w:rsidRPr="00525F09">
              <w:rPr>
                <w:rFonts w:ascii="Times New Roman" w:eastAsia="標楷體" w:hAnsi="Times New Roman"/>
                <w:sz w:val="24"/>
                <w:szCs w:val="24"/>
              </w:rPr>
              <w:t>.</w:t>
            </w:r>
          </w:p>
          <w:p w14:paraId="5142A2E0" w14:textId="77777777" w:rsidR="00213AC8" w:rsidRPr="00525F09" w:rsidRDefault="00213AC8" w:rsidP="00213AC8">
            <w:pPr>
              <w:pStyle w:val="af2"/>
              <w:spacing w:line="300" w:lineRule="exact"/>
              <w:ind w:leftChars="0" w:left="569" w:rightChars="106" w:right="254"/>
              <w:jc w:val="both"/>
              <w:rPr>
                <w:rFonts w:ascii="Times New Roman" w:eastAsia="標楷體" w:hAnsi="Times New Roman"/>
                <w:sz w:val="24"/>
                <w:szCs w:val="24"/>
              </w:rPr>
            </w:pPr>
          </w:p>
          <w:p w14:paraId="046F50D5" w14:textId="4A05FC41" w:rsidR="00213AC8" w:rsidRDefault="00213AC8" w:rsidP="00213AC8">
            <w:pPr>
              <w:pStyle w:val="af2"/>
              <w:numPr>
                <w:ilvl w:val="0"/>
                <w:numId w:val="53"/>
              </w:numPr>
              <w:spacing w:line="300" w:lineRule="exact"/>
              <w:ind w:leftChars="0" w:rightChars="106" w:right="254"/>
              <w:jc w:val="both"/>
              <w:rPr>
                <w:ins w:id="1585" w:author="Manon TAM" w:date="2026-02-04T09:29:00Z"/>
                <w:rFonts w:ascii="Times New Roman" w:eastAsia="標楷體" w:hAnsi="Times New Roman"/>
                <w:sz w:val="24"/>
                <w:szCs w:val="24"/>
              </w:rPr>
            </w:pPr>
            <w:r w:rsidRPr="00525F09">
              <w:rPr>
                <w:rFonts w:ascii="Times New Roman" w:eastAsia="標楷體" w:hAnsi="Times New Roman"/>
                <w:sz w:val="24"/>
                <w:szCs w:val="24"/>
              </w:rPr>
              <w:t xml:space="preserve">Housing Authority (HA) intended to </w:t>
            </w:r>
            <w:r w:rsidR="007019EE" w:rsidRPr="00525F09">
              <w:rPr>
                <w:rFonts w:ascii="Times New Roman" w:eastAsia="標楷體" w:hAnsi="Times New Roman"/>
                <w:sz w:val="24"/>
                <w:szCs w:val="24"/>
              </w:rPr>
              <w:t xml:space="preserve">invite tender for </w:t>
            </w:r>
            <w:r w:rsidR="00DA11FF" w:rsidRPr="00525F09">
              <w:rPr>
                <w:rFonts w:ascii="Times New Roman" w:eastAsia="標楷體" w:hAnsi="Times New Roman"/>
                <w:sz w:val="24"/>
                <w:szCs w:val="24"/>
              </w:rPr>
              <w:t>project works to install</w:t>
            </w:r>
            <w:r w:rsidR="007019EE" w:rsidRPr="00525F09">
              <w:rPr>
                <w:rFonts w:ascii="Times New Roman" w:eastAsia="標楷體" w:hAnsi="Times New Roman"/>
                <w:sz w:val="24"/>
                <w:szCs w:val="24"/>
              </w:rPr>
              <w:t xml:space="preserve"> </w:t>
            </w:r>
            <w:proofErr w:type="spellStart"/>
            <w:r w:rsidR="007019EE" w:rsidRPr="00525F09">
              <w:rPr>
                <w:rFonts w:ascii="Times New Roman" w:eastAsia="標楷體" w:hAnsi="Times New Roman"/>
                <w:sz w:val="24"/>
                <w:szCs w:val="24"/>
              </w:rPr>
              <w:t>LoRA</w:t>
            </w:r>
            <w:proofErr w:type="spellEnd"/>
            <w:r w:rsidR="007019EE" w:rsidRPr="00525F09">
              <w:rPr>
                <w:rFonts w:ascii="Times New Roman" w:eastAsia="標楷體" w:hAnsi="Times New Roman"/>
                <w:sz w:val="24"/>
                <w:szCs w:val="24"/>
              </w:rPr>
              <w:t xml:space="preserve"> coverage </w:t>
            </w:r>
            <w:r w:rsidR="00DA11FF" w:rsidRPr="00525F09">
              <w:rPr>
                <w:rFonts w:ascii="Times New Roman" w:eastAsia="標楷體" w:hAnsi="Times New Roman"/>
                <w:sz w:val="24"/>
                <w:szCs w:val="24"/>
              </w:rPr>
              <w:t>at approximate</w:t>
            </w:r>
            <w:r w:rsidR="007019EE" w:rsidRPr="00525F09">
              <w:rPr>
                <w:rFonts w:ascii="Times New Roman" w:eastAsia="標楷體" w:hAnsi="Times New Roman"/>
                <w:sz w:val="24"/>
                <w:szCs w:val="24"/>
              </w:rPr>
              <w:t xml:space="preserve"> </w:t>
            </w:r>
            <w:r w:rsidRPr="00525F09">
              <w:rPr>
                <w:rFonts w:ascii="Times New Roman" w:eastAsia="標楷體" w:hAnsi="Times New Roman"/>
                <w:sz w:val="24"/>
                <w:szCs w:val="24"/>
              </w:rPr>
              <w:t>5</w:t>
            </w:r>
            <w:r w:rsidR="00DA11FF" w:rsidRPr="00525F09">
              <w:rPr>
                <w:rFonts w:ascii="Times New Roman" w:eastAsia="標楷體" w:hAnsi="Times New Roman"/>
                <w:sz w:val="24"/>
                <w:szCs w:val="24"/>
              </w:rPr>
              <w:t>0</w:t>
            </w:r>
            <w:r w:rsidRPr="00525F09">
              <w:rPr>
                <w:rFonts w:ascii="Times New Roman" w:eastAsia="標楷體" w:hAnsi="Times New Roman"/>
                <w:sz w:val="24"/>
                <w:szCs w:val="24"/>
              </w:rPr>
              <w:t xml:space="preserve"> nos. of estate</w:t>
            </w:r>
            <w:r w:rsidR="00DA11FF" w:rsidRPr="00525F09">
              <w:rPr>
                <w:rFonts w:ascii="Times New Roman" w:eastAsia="標楷體" w:hAnsi="Times New Roman"/>
                <w:sz w:val="24"/>
                <w:szCs w:val="24"/>
              </w:rPr>
              <w:t xml:space="preserve"> </w:t>
            </w:r>
            <w:r w:rsidRPr="00525F09">
              <w:rPr>
                <w:rFonts w:ascii="Times New Roman" w:eastAsia="標楷體" w:hAnsi="Times New Roman"/>
                <w:sz w:val="24"/>
                <w:szCs w:val="24"/>
              </w:rPr>
              <w:t>to achieve Smart Estate.</w:t>
            </w:r>
            <w:r w:rsidR="00355D14" w:rsidRPr="00525F09">
              <w:rPr>
                <w:rFonts w:ascii="Times New Roman" w:eastAsia="標楷體" w:hAnsi="Times New Roman"/>
                <w:sz w:val="24"/>
                <w:szCs w:val="24"/>
              </w:rPr>
              <w:t xml:space="preserve"> </w:t>
            </w:r>
            <w:del w:id="1586" w:author="Manon TAM" w:date="2026-02-04T09:26:00Z">
              <w:r w:rsidR="00F27454" w:rsidRPr="00525F09" w:rsidDel="00F220F8">
                <w:rPr>
                  <w:rFonts w:ascii="Times New Roman" w:eastAsia="標楷體" w:hAnsi="Times New Roman"/>
                  <w:sz w:val="24"/>
                  <w:szCs w:val="24"/>
                </w:rPr>
                <w:delText xml:space="preserve">GWIN S/D </w:delText>
              </w:r>
            </w:del>
            <w:ins w:id="1587" w:author="Manon TAM" w:date="2026-02-04T09:26:00Z">
              <w:r w:rsidR="00F220F8" w:rsidRPr="00371D70">
                <w:rPr>
                  <w:rFonts w:ascii="Times New Roman" w:eastAsia="標楷體" w:hAnsi="Times New Roman"/>
                  <w:color w:val="FF0000"/>
                  <w:sz w:val="24"/>
                  <w:szCs w:val="24"/>
                </w:rPr>
                <w:t>A total project estimate of $33M was proposed to HA for their consideration.</w:t>
              </w:r>
            </w:ins>
            <w:del w:id="1588" w:author="Manon TAM" w:date="2026-02-04T09:26:00Z">
              <w:r w:rsidR="00F27454" w:rsidRPr="00525F09" w:rsidDel="00F220F8">
                <w:rPr>
                  <w:rFonts w:ascii="Times New Roman" w:eastAsia="標楷體" w:hAnsi="Times New Roman"/>
                  <w:sz w:val="24"/>
                  <w:szCs w:val="24"/>
                </w:rPr>
                <w:delText>would review the user requirement</w:delText>
              </w:r>
              <w:r w:rsidR="00D664D1" w:rsidRPr="00525F09" w:rsidDel="00F220F8">
                <w:rPr>
                  <w:rFonts w:ascii="Times New Roman" w:eastAsia="標楷體" w:hAnsi="Times New Roman"/>
                  <w:sz w:val="24"/>
                  <w:szCs w:val="24"/>
                </w:rPr>
                <w:delText>s</w:delText>
              </w:r>
              <w:r w:rsidR="00F27454" w:rsidRPr="00525F09" w:rsidDel="00F220F8">
                <w:rPr>
                  <w:rFonts w:ascii="Times New Roman" w:eastAsia="標楷體" w:hAnsi="Times New Roman"/>
                  <w:sz w:val="24"/>
                  <w:szCs w:val="24"/>
                </w:rPr>
                <w:delText xml:space="preserve"> and </w:delText>
              </w:r>
              <w:r w:rsidR="00B247BF" w:rsidRPr="00525F09" w:rsidDel="00F220F8">
                <w:rPr>
                  <w:rFonts w:ascii="Times New Roman" w:eastAsia="標楷體" w:hAnsi="Times New Roman"/>
                  <w:sz w:val="24"/>
                  <w:szCs w:val="24"/>
                </w:rPr>
                <w:delText>follow up the preparation works</w:delText>
              </w:r>
              <w:r w:rsidR="00F27454" w:rsidRPr="00525F09" w:rsidDel="00F220F8">
                <w:rPr>
                  <w:rFonts w:ascii="Times New Roman" w:eastAsia="標楷體" w:hAnsi="Times New Roman"/>
                  <w:sz w:val="24"/>
                  <w:szCs w:val="24"/>
                </w:rPr>
                <w:delText>.</w:delText>
              </w:r>
            </w:del>
          </w:p>
          <w:p w14:paraId="3EA19D21" w14:textId="77777777" w:rsidR="0068197C" w:rsidRPr="00371D70" w:rsidRDefault="0068197C" w:rsidP="00371D70">
            <w:pPr>
              <w:pStyle w:val="af2"/>
              <w:rPr>
                <w:ins w:id="1589" w:author="Manon TAM" w:date="2026-02-04T09:29:00Z"/>
                <w:rFonts w:ascii="Times New Roman" w:eastAsia="標楷體" w:hAnsi="Times New Roman"/>
                <w:sz w:val="24"/>
                <w:szCs w:val="24"/>
              </w:rPr>
            </w:pPr>
          </w:p>
          <w:p w14:paraId="1BE86CC6" w14:textId="4E965267" w:rsidR="0068197C" w:rsidRPr="00F571FE" w:rsidRDefault="0068197C" w:rsidP="00213AC8">
            <w:pPr>
              <w:pStyle w:val="af2"/>
              <w:numPr>
                <w:ilvl w:val="0"/>
                <w:numId w:val="53"/>
              </w:numPr>
              <w:spacing w:line="300" w:lineRule="exact"/>
              <w:ind w:leftChars="0" w:rightChars="106" w:right="254"/>
              <w:jc w:val="both"/>
              <w:rPr>
                <w:rFonts w:ascii="Times New Roman" w:eastAsia="標楷體" w:hAnsi="Times New Roman"/>
                <w:color w:val="FF0000"/>
                <w:sz w:val="24"/>
                <w:szCs w:val="24"/>
              </w:rPr>
            </w:pPr>
            <w:ins w:id="1590" w:author="Manon TAM" w:date="2026-02-04T09:29:00Z">
              <w:r w:rsidRPr="00F571FE">
                <w:rPr>
                  <w:rFonts w:ascii="Times New Roman" w:eastAsia="標楷體" w:hAnsi="Times New Roman"/>
                  <w:color w:val="FF0000"/>
                  <w:sz w:val="24"/>
                  <w:szCs w:val="24"/>
                </w:rPr>
                <w:t xml:space="preserve">The Tree Management Office (TMO) of </w:t>
              </w:r>
              <w:proofErr w:type="spellStart"/>
              <w:r w:rsidRPr="00F571FE">
                <w:rPr>
                  <w:rFonts w:ascii="Times New Roman" w:eastAsia="標楷體" w:hAnsi="Times New Roman"/>
                  <w:color w:val="FF0000"/>
                  <w:sz w:val="24"/>
                  <w:szCs w:val="24"/>
                </w:rPr>
                <w:t>DevB</w:t>
              </w:r>
              <w:proofErr w:type="spellEnd"/>
              <w:r w:rsidRPr="00F571FE">
                <w:rPr>
                  <w:rFonts w:ascii="Times New Roman" w:eastAsia="標楷體" w:hAnsi="Times New Roman"/>
                  <w:color w:val="FF0000"/>
                  <w:sz w:val="24"/>
                  <w:szCs w:val="24"/>
                </w:rPr>
                <w:t xml:space="preserve"> previously approached GWIN S/D to discuss the way forward and provide guidance regarding GWIN services for the Tree Monitoring Project. Currently, most of the setup utilizes a mixed radio network approach (LoRa via </w:t>
              </w:r>
              <w:proofErr w:type="spellStart"/>
              <w:r w:rsidRPr="00F571FE">
                <w:rPr>
                  <w:rFonts w:ascii="Times New Roman" w:eastAsia="標楷體" w:hAnsi="Times New Roman"/>
                  <w:color w:val="FF0000"/>
                  <w:sz w:val="24"/>
                  <w:szCs w:val="24"/>
                </w:rPr>
                <w:t>PixelNet</w:t>
              </w:r>
              <w:proofErr w:type="spellEnd"/>
              <w:r w:rsidRPr="00F571FE">
                <w:rPr>
                  <w:rFonts w:ascii="Times New Roman" w:eastAsia="標楷體" w:hAnsi="Times New Roman"/>
                  <w:color w:val="FF0000"/>
                  <w:sz w:val="24"/>
                  <w:szCs w:val="24"/>
                </w:rPr>
                <w:t xml:space="preserve"> + </w:t>
              </w:r>
              <w:proofErr w:type="spellStart"/>
              <w:r w:rsidRPr="00F571FE">
                <w:rPr>
                  <w:rFonts w:ascii="Times New Roman" w:eastAsia="標楷體" w:hAnsi="Times New Roman"/>
                  <w:color w:val="FF0000"/>
                  <w:sz w:val="24"/>
                  <w:szCs w:val="24"/>
                </w:rPr>
                <w:t>NBIoT</w:t>
              </w:r>
              <w:proofErr w:type="spellEnd"/>
              <w:r w:rsidRPr="00F571FE">
                <w:rPr>
                  <w:rFonts w:ascii="Times New Roman" w:eastAsia="標楷體" w:hAnsi="Times New Roman"/>
                  <w:color w:val="FF0000"/>
                  <w:sz w:val="24"/>
                  <w:szCs w:val="24"/>
                </w:rPr>
                <w:t xml:space="preserve"> via CMHK) with coverage across Hong Kong. A preliminary study has been completed, in which 300+ tree sensors were seamlessly integrated into the GWIN network. The contract for battery replacement and system revamp were in progress, with a target to re-connect 2000+ tree sensors and rebuilt the system for client departments.</w:t>
              </w:r>
            </w:ins>
          </w:p>
          <w:p w14:paraId="3D7CAC9B" w14:textId="77777777" w:rsidR="00213AC8" w:rsidRPr="00525F09" w:rsidRDefault="00213AC8" w:rsidP="00213AC8">
            <w:pPr>
              <w:spacing w:line="300" w:lineRule="exact"/>
              <w:ind w:rightChars="106" w:right="254"/>
              <w:jc w:val="both"/>
              <w:rPr>
                <w:rFonts w:eastAsia="標楷體"/>
              </w:rPr>
            </w:pPr>
          </w:p>
        </w:tc>
        <w:tc>
          <w:tcPr>
            <w:tcW w:w="1701" w:type="dxa"/>
            <w:tcBorders>
              <w:left w:val="nil"/>
            </w:tcBorders>
          </w:tcPr>
          <w:p w14:paraId="72F69D1C"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r w:rsidRPr="00525F09">
              <w:rPr>
                <w:rFonts w:ascii="Times New Roman" w:eastAsia="標楷體" w:hAnsi="Times New Roman"/>
                <w:sz w:val="24"/>
              </w:rPr>
              <w:t>SE/GWIN</w:t>
            </w:r>
          </w:p>
        </w:tc>
      </w:tr>
      <w:tr w:rsidR="00F571FE" w:rsidRPr="00525F09" w14:paraId="1C8BCC72" w14:textId="77777777" w:rsidTr="00E94CB4">
        <w:trPr>
          <w:trHeight w:val="558"/>
          <w:ins w:id="1591" w:author="Mr CHEUNG Ka Kei 張家麒先生" w:date="2026-02-04T09:37:00Z"/>
        </w:trPr>
        <w:tc>
          <w:tcPr>
            <w:tcW w:w="709" w:type="dxa"/>
          </w:tcPr>
          <w:p w14:paraId="7C790C69" w14:textId="77777777" w:rsidR="00F571FE" w:rsidRPr="00525F09" w:rsidRDefault="00F571FE" w:rsidP="00F571FE">
            <w:pPr>
              <w:spacing w:line="300" w:lineRule="exact"/>
              <w:ind w:rightChars="60" w:right="144"/>
              <w:rPr>
                <w:ins w:id="1592" w:author="Mr CHEUNG Ka Kei 張家麒先生" w:date="2026-02-04T09:37:00Z"/>
                <w:rFonts w:eastAsia="標楷體"/>
                <w:b/>
              </w:rPr>
            </w:pPr>
          </w:p>
        </w:tc>
        <w:tc>
          <w:tcPr>
            <w:tcW w:w="1003" w:type="dxa"/>
            <w:gridSpan w:val="2"/>
          </w:tcPr>
          <w:p w14:paraId="4ADE16B3" w14:textId="77777777" w:rsidR="00F571FE" w:rsidRPr="00525F09" w:rsidRDefault="00F571FE" w:rsidP="00F571FE">
            <w:pPr>
              <w:pStyle w:val="31"/>
              <w:numPr>
                <w:ilvl w:val="0"/>
                <w:numId w:val="26"/>
              </w:numPr>
              <w:spacing w:line="300" w:lineRule="exact"/>
              <w:ind w:rightChars="60" w:right="144"/>
              <w:jc w:val="left"/>
              <w:rPr>
                <w:ins w:id="1593" w:author="Mr CHEUNG Ka Kei 張家麒先生" w:date="2026-02-04T09:37:00Z"/>
                <w:rFonts w:ascii="Times New Roman" w:eastAsia="標楷體" w:hAnsi="Times New Roman"/>
                <w:szCs w:val="24"/>
              </w:rPr>
            </w:pPr>
          </w:p>
        </w:tc>
        <w:tc>
          <w:tcPr>
            <w:tcW w:w="6226" w:type="dxa"/>
          </w:tcPr>
          <w:p w14:paraId="4519A2ED" w14:textId="77777777" w:rsidR="00F571FE" w:rsidRPr="00525F09" w:rsidRDefault="00F571FE" w:rsidP="00F571FE">
            <w:pPr>
              <w:pStyle w:val="31"/>
              <w:tabs>
                <w:tab w:val="left" w:pos="1680"/>
              </w:tabs>
              <w:spacing w:line="300" w:lineRule="exact"/>
              <w:ind w:leftChars="37" w:left="90" w:rightChars="45" w:right="108" w:hanging="1"/>
              <w:rPr>
                <w:ins w:id="1594" w:author="Mr CHEUNG Ka Kei 張家麒先生" w:date="2026-02-04T09:37:00Z"/>
                <w:rFonts w:ascii="Times New Roman" w:eastAsia="標楷體" w:hAnsi="Times New Roman"/>
                <w:lang w:eastAsia="zh-HK"/>
              </w:rPr>
            </w:pPr>
            <w:ins w:id="1595" w:author="Mr CHEUNG Ka Kei 張家麒先生" w:date="2026-02-04T09:37:00Z">
              <w:r w:rsidRPr="00525F09">
                <w:rPr>
                  <w:rFonts w:ascii="Times New Roman" w:eastAsia="標楷體" w:hAnsi="Times New Roman"/>
                  <w:lang w:eastAsia="zh-HK"/>
                </w:rPr>
                <w:t xml:space="preserve">SE/GWIN reported that DTD was working with FEHD for a trial operation of an outdoor cleaning robot along the route from Ma Liu Shui off </w:t>
              </w:r>
              <w:proofErr w:type="spellStart"/>
              <w:r w:rsidRPr="00525F09">
                <w:rPr>
                  <w:rFonts w:ascii="Times New Roman" w:eastAsia="標楷體" w:hAnsi="Times New Roman"/>
                  <w:lang w:eastAsia="zh-HK"/>
                </w:rPr>
                <w:t>Tolo</w:t>
              </w:r>
              <w:proofErr w:type="spellEnd"/>
              <w:r w:rsidRPr="00525F09">
                <w:rPr>
                  <w:rFonts w:ascii="Times New Roman" w:eastAsia="標楷體" w:hAnsi="Times New Roman"/>
                  <w:lang w:eastAsia="zh-HK"/>
                </w:rPr>
                <w:t xml:space="preserve"> Highway Public Toilet  (</w:t>
              </w:r>
              <w:r w:rsidRPr="00525F09">
                <w:rPr>
                  <w:rFonts w:ascii="Times New Roman" w:eastAsia="標楷體" w:hAnsi="Times New Roman"/>
                  <w:lang w:eastAsia="zh-HK"/>
                </w:rPr>
                <w:t>馬料水吐露港公路公廁</w:t>
              </w:r>
              <w:r w:rsidRPr="00525F09">
                <w:rPr>
                  <w:rFonts w:ascii="Times New Roman" w:eastAsia="標楷體" w:hAnsi="Times New Roman"/>
                  <w:lang w:eastAsia="zh-HK"/>
                </w:rPr>
                <w:t>) to Ma Liu Shui Waterfront Public Toilet (</w:t>
              </w:r>
              <w:r w:rsidRPr="00525F09">
                <w:rPr>
                  <w:rFonts w:ascii="Times New Roman" w:eastAsia="標楷體" w:hAnsi="Times New Roman"/>
                  <w:lang w:eastAsia="zh-HK"/>
                </w:rPr>
                <w:t>馬料水海濱公廁</w:t>
              </w:r>
              <w:r w:rsidRPr="00525F09">
                <w:rPr>
                  <w:rFonts w:ascii="Times New Roman" w:eastAsia="標楷體" w:hAnsi="Times New Roman"/>
                  <w:lang w:eastAsia="zh-HK"/>
                </w:rPr>
                <w:t xml:space="preserve">) . </w:t>
              </w:r>
              <w:r w:rsidRPr="006F6C1E">
                <w:rPr>
                  <w:rFonts w:ascii="Times New Roman" w:eastAsia="標楷體" w:hAnsi="Times New Roman"/>
                  <w:color w:val="FF0000"/>
                  <w:lang w:eastAsia="zh-HK"/>
                </w:rPr>
                <w:t>The 3rd permit at Shing Kai Road(</w:t>
              </w:r>
              <w:r w:rsidRPr="006F6C1E">
                <w:rPr>
                  <w:rFonts w:ascii="Times New Roman" w:eastAsia="標楷體" w:hAnsi="Times New Roman"/>
                  <w:color w:val="FF0000"/>
                  <w:lang w:eastAsia="zh-HK"/>
                </w:rPr>
                <w:t>承啟道</w:t>
              </w:r>
              <w:r w:rsidRPr="006F6C1E">
                <w:rPr>
                  <w:rFonts w:ascii="Times New Roman" w:eastAsia="標楷體" w:hAnsi="Times New Roman"/>
                  <w:color w:val="FF0000"/>
                  <w:lang w:eastAsia="zh-HK"/>
                </w:rPr>
                <w:t>) was granted in November 2025, with the aim of commencing regular operations in the first quarter of 2026.</w:t>
              </w:r>
            </w:ins>
          </w:p>
          <w:p w14:paraId="038C2608" w14:textId="77777777" w:rsidR="00F571FE" w:rsidRPr="00525F09" w:rsidRDefault="00F571FE" w:rsidP="00F571FE">
            <w:pPr>
              <w:pStyle w:val="31"/>
              <w:tabs>
                <w:tab w:val="left" w:pos="1680"/>
              </w:tabs>
              <w:spacing w:line="300" w:lineRule="exact"/>
              <w:ind w:leftChars="37" w:left="90" w:rightChars="106" w:right="254" w:hanging="1"/>
              <w:rPr>
                <w:ins w:id="1596" w:author="Mr CHEUNG Ka Kei 張家麒先生" w:date="2026-02-04T09:37:00Z"/>
                <w:rFonts w:ascii="Times New Roman" w:eastAsia="標楷體" w:hAnsi="Times New Roman"/>
                <w:kern w:val="0"/>
              </w:rPr>
            </w:pPr>
          </w:p>
        </w:tc>
        <w:tc>
          <w:tcPr>
            <w:tcW w:w="1701" w:type="dxa"/>
            <w:tcBorders>
              <w:left w:val="nil"/>
            </w:tcBorders>
          </w:tcPr>
          <w:p w14:paraId="329BC2C5" w14:textId="77777777" w:rsidR="00F571FE" w:rsidRPr="00525F09" w:rsidRDefault="00F571FE" w:rsidP="00F571FE">
            <w:pPr>
              <w:pStyle w:val="a5"/>
              <w:spacing w:before="0" w:after="0" w:line="300" w:lineRule="exact"/>
              <w:ind w:rightChars="0" w:right="0"/>
              <w:jc w:val="center"/>
              <w:rPr>
                <w:ins w:id="1597" w:author="Mr CHEUNG Ka Kei 張家麒先生" w:date="2026-02-04T09:37:00Z"/>
                <w:rFonts w:ascii="Times New Roman" w:eastAsia="標楷體" w:hAnsi="Times New Roman"/>
                <w:kern w:val="2"/>
                <w:sz w:val="24"/>
              </w:rPr>
            </w:pPr>
            <w:ins w:id="1598" w:author="Mr CHEUNG Ka Kei 張家麒先生" w:date="2026-02-04T09:37:00Z">
              <w:r w:rsidRPr="00525F09">
                <w:rPr>
                  <w:rFonts w:ascii="Times New Roman" w:eastAsia="標楷體" w:hAnsi="Times New Roman"/>
                  <w:kern w:val="2"/>
                  <w:sz w:val="24"/>
                </w:rPr>
                <w:t>SE/GWIN</w:t>
              </w:r>
            </w:ins>
          </w:p>
        </w:tc>
      </w:tr>
      <w:tr w:rsidR="00F571FE" w:rsidRPr="00525F09" w14:paraId="3E11639F" w14:textId="77777777" w:rsidTr="00E94CB4">
        <w:trPr>
          <w:trHeight w:val="558"/>
          <w:ins w:id="1599" w:author="Mr CHEUNG Ka Kei 張家麒先生" w:date="2026-02-04T09:37:00Z"/>
        </w:trPr>
        <w:tc>
          <w:tcPr>
            <w:tcW w:w="709" w:type="dxa"/>
          </w:tcPr>
          <w:p w14:paraId="3A2EF2D4" w14:textId="77777777" w:rsidR="00F571FE" w:rsidRPr="00525F09" w:rsidRDefault="00F571FE" w:rsidP="00F571FE">
            <w:pPr>
              <w:spacing w:line="300" w:lineRule="exact"/>
              <w:ind w:rightChars="60" w:right="144"/>
              <w:rPr>
                <w:ins w:id="1600" w:author="Mr CHEUNG Ka Kei 張家麒先生" w:date="2026-02-04T09:37:00Z"/>
                <w:rFonts w:eastAsia="標楷體"/>
                <w:b/>
              </w:rPr>
            </w:pPr>
          </w:p>
        </w:tc>
        <w:tc>
          <w:tcPr>
            <w:tcW w:w="1003" w:type="dxa"/>
            <w:gridSpan w:val="2"/>
          </w:tcPr>
          <w:p w14:paraId="36267872" w14:textId="77777777" w:rsidR="00F571FE" w:rsidRPr="00525F09" w:rsidRDefault="00F571FE" w:rsidP="00F571FE">
            <w:pPr>
              <w:pStyle w:val="31"/>
              <w:numPr>
                <w:ilvl w:val="0"/>
                <w:numId w:val="26"/>
              </w:numPr>
              <w:spacing w:line="300" w:lineRule="exact"/>
              <w:ind w:rightChars="60" w:right="144"/>
              <w:jc w:val="left"/>
              <w:rPr>
                <w:ins w:id="1601" w:author="Mr CHEUNG Ka Kei 張家麒先生" w:date="2026-02-04T09:37:00Z"/>
                <w:rFonts w:ascii="Times New Roman" w:eastAsia="標楷體" w:hAnsi="Times New Roman"/>
                <w:szCs w:val="24"/>
              </w:rPr>
            </w:pPr>
          </w:p>
        </w:tc>
        <w:tc>
          <w:tcPr>
            <w:tcW w:w="6226" w:type="dxa"/>
          </w:tcPr>
          <w:p w14:paraId="7CE7878D" w14:textId="77777777" w:rsidR="00F571FE" w:rsidRPr="00525F09" w:rsidRDefault="00F571FE" w:rsidP="00F571FE">
            <w:pPr>
              <w:pStyle w:val="31"/>
              <w:tabs>
                <w:tab w:val="left" w:pos="1680"/>
              </w:tabs>
              <w:spacing w:line="300" w:lineRule="exact"/>
              <w:ind w:leftChars="37" w:left="90" w:rightChars="45" w:right="108" w:hanging="1"/>
              <w:rPr>
                <w:ins w:id="1602" w:author="Mr CHEUNG Ka Kei 張家麒先生" w:date="2026-02-04T09:37:00Z"/>
                <w:rFonts w:ascii="Times New Roman" w:eastAsia="標楷體" w:hAnsi="Times New Roman"/>
                <w:kern w:val="0"/>
                <w:lang w:val="en-US"/>
              </w:rPr>
            </w:pPr>
            <w:ins w:id="1603" w:author="Mr CHEUNG Ka Kei 張家麒先生" w:date="2026-02-04T09:37:00Z">
              <w:r w:rsidRPr="00525F09">
                <w:rPr>
                  <w:rFonts w:ascii="Times New Roman" w:eastAsia="標楷體" w:hAnsi="Times New Roman"/>
                  <w:kern w:val="0"/>
                </w:rPr>
                <w:t>SE/GWIN</w:t>
              </w:r>
              <w:r w:rsidRPr="00525F09">
                <w:rPr>
                  <w:rFonts w:ascii="Times New Roman" w:eastAsia="標楷體" w:hAnsi="Times New Roman"/>
                </w:rPr>
                <w:t xml:space="preserve"> </w:t>
              </w:r>
              <w:r w:rsidRPr="00525F09">
                <w:rPr>
                  <w:rFonts w:ascii="Times New Roman" w:eastAsia="標楷體" w:hAnsi="Times New Roman"/>
                  <w:kern w:val="0"/>
                </w:rPr>
                <w:t xml:space="preserve">reported that tender for a contractor to perform a system checking on the compliance with IEEE2668 and benchmarking the </w:t>
              </w:r>
              <w:proofErr w:type="spellStart"/>
              <w:r w:rsidRPr="00525F09">
                <w:rPr>
                  <w:rFonts w:ascii="Times New Roman" w:eastAsia="標楷體" w:hAnsi="Times New Roman"/>
                  <w:kern w:val="0"/>
                </w:rPr>
                <w:t>IDex</w:t>
              </w:r>
              <w:proofErr w:type="spellEnd"/>
              <w:r w:rsidRPr="00525F09">
                <w:rPr>
                  <w:rFonts w:ascii="Times New Roman" w:eastAsia="標楷體" w:hAnsi="Times New Roman"/>
                  <w:kern w:val="0"/>
                </w:rPr>
                <w:t xml:space="preserve"> scores on EMSD IoT infrastructure and harmonization with other IoT infrastructure stakeholders in Hong Kong</w:t>
              </w:r>
              <w:r>
                <w:rPr>
                  <w:rFonts w:ascii="Times New Roman" w:eastAsia="標楷體" w:hAnsi="Times New Roman"/>
                  <w:kern w:val="0"/>
                </w:rPr>
                <w:t xml:space="preserve"> </w:t>
              </w:r>
              <w:r w:rsidRPr="00B7174F">
                <w:rPr>
                  <w:rFonts w:ascii="Times New Roman" w:eastAsia="標楷體" w:hAnsi="Times New Roman"/>
                  <w:color w:val="FF0000"/>
                  <w:kern w:val="0"/>
                </w:rPr>
                <w:t>was awarded in December 2025. The study would be completed in March 2027</w:t>
              </w:r>
              <w:r w:rsidRPr="00525F09">
                <w:rPr>
                  <w:rFonts w:ascii="Times New Roman" w:eastAsia="標楷體" w:hAnsi="Times New Roman"/>
                  <w:kern w:val="0"/>
                </w:rPr>
                <w:t>. This technical study was aim to further improve the IoT infrastructure in terms of stability, performance and security base on the recommendations.</w:t>
              </w:r>
            </w:ins>
          </w:p>
        </w:tc>
        <w:tc>
          <w:tcPr>
            <w:tcW w:w="1701" w:type="dxa"/>
            <w:tcBorders>
              <w:left w:val="nil"/>
            </w:tcBorders>
          </w:tcPr>
          <w:p w14:paraId="594819C4" w14:textId="77777777" w:rsidR="00F571FE" w:rsidRPr="00525F09" w:rsidRDefault="00F571FE" w:rsidP="00F571FE">
            <w:pPr>
              <w:pStyle w:val="a5"/>
              <w:spacing w:before="0" w:after="0" w:line="300" w:lineRule="exact"/>
              <w:ind w:rightChars="0" w:right="0"/>
              <w:jc w:val="center"/>
              <w:rPr>
                <w:ins w:id="1604" w:author="Mr CHEUNG Ka Kei 張家麒先生" w:date="2026-02-04T09:37:00Z"/>
                <w:rFonts w:ascii="Times New Roman" w:eastAsia="標楷體" w:hAnsi="Times New Roman"/>
                <w:sz w:val="24"/>
                <w:lang w:eastAsia="zh-HK"/>
              </w:rPr>
            </w:pPr>
            <w:ins w:id="1605" w:author="Mr CHEUNG Ka Kei 張家麒先生" w:date="2026-02-04T09:37:00Z">
              <w:r w:rsidRPr="00525F09">
                <w:rPr>
                  <w:rFonts w:ascii="Times New Roman" w:eastAsia="標楷體" w:hAnsi="Times New Roman"/>
                  <w:kern w:val="2"/>
                  <w:sz w:val="24"/>
                </w:rPr>
                <w:t>SE/GWIN</w:t>
              </w:r>
            </w:ins>
          </w:p>
        </w:tc>
      </w:tr>
      <w:tr w:rsidR="00F571FE" w:rsidRPr="00525F09" w14:paraId="603D7723" w14:textId="77777777" w:rsidTr="00F571FE">
        <w:trPr>
          <w:trHeight w:val="229"/>
          <w:ins w:id="1606" w:author="Mr CHEUNG Ka Kei 張家麒先生" w:date="2026-02-04T09:38:00Z"/>
        </w:trPr>
        <w:tc>
          <w:tcPr>
            <w:tcW w:w="709" w:type="dxa"/>
          </w:tcPr>
          <w:p w14:paraId="55043C93" w14:textId="77777777" w:rsidR="00F571FE" w:rsidRPr="00525F09" w:rsidRDefault="00F571FE" w:rsidP="00213AC8">
            <w:pPr>
              <w:spacing w:line="300" w:lineRule="exact"/>
              <w:ind w:rightChars="60" w:right="144"/>
              <w:rPr>
                <w:ins w:id="1607" w:author="Mr CHEUNG Ka Kei 張家麒先生" w:date="2026-02-04T09:38:00Z"/>
                <w:rFonts w:eastAsia="標楷體"/>
                <w:b/>
              </w:rPr>
            </w:pPr>
          </w:p>
        </w:tc>
        <w:tc>
          <w:tcPr>
            <w:tcW w:w="1003" w:type="dxa"/>
            <w:gridSpan w:val="2"/>
          </w:tcPr>
          <w:p w14:paraId="1E94B0B1" w14:textId="77777777" w:rsidR="00F571FE" w:rsidRPr="00525F09" w:rsidRDefault="00F571FE" w:rsidP="00F571FE">
            <w:pPr>
              <w:pStyle w:val="31"/>
              <w:spacing w:line="300" w:lineRule="exact"/>
              <w:ind w:rightChars="60" w:right="144"/>
              <w:jc w:val="left"/>
              <w:rPr>
                <w:ins w:id="1608" w:author="Mr CHEUNG Ka Kei 張家麒先生" w:date="2026-02-04T09:38:00Z"/>
                <w:rFonts w:ascii="Times New Roman" w:eastAsia="標楷體" w:hAnsi="Times New Roman"/>
                <w:szCs w:val="24"/>
              </w:rPr>
            </w:pPr>
          </w:p>
        </w:tc>
        <w:tc>
          <w:tcPr>
            <w:tcW w:w="6226" w:type="dxa"/>
          </w:tcPr>
          <w:p w14:paraId="494B2F3F" w14:textId="77777777" w:rsidR="00F571FE" w:rsidRPr="00525F09" w:rsidRDefault="00F571FE" w:rsidP="00213AC8">
            <w:pPr>
              <w:pStyle w:val="31"/>
              <w:spacing w:line="300" w:lineRule="exact"/>
              <w:ind w:leftChars="36" w:left="86" w:rightChars="106" w:right="254" w:firstLine="0"/>
              <w:rPr>
                <w:ins w:id="1609" w:author="Mr CHEUNG Ka Kei 張家麒先生" w:date="2026-02-04T09:38:00Z"/>
                <w:rFonts w:ascii="Times New Roman" w:eastAsia="標楷體" w:hAnsi="Times New Roman"/>
                <w:u w:val="single"/>
                <w:lang w:val="en-US"/>
              </w:rPr>
            </w:pPr>
          </w:p>
        </w:tc>
        <w:tc>
          <w:tcPr>
            <w:tcW w:w="1701" w:type="dxa"/>
            <w:tcBorders>
              <w:left w:val="nil"/>
            </w:tcBorders>
          </w:tcPr>
          <w:p w14:paraId="64605F86" w14:textId="77777777" w:rsidR="00F571FE" w:rsidRPr="00525F09" w:rsidRDefault="00F571FE" w:rsidP="00213AC8">
            <w:pPr>
              <w:pStyle w:val="a5"/>
              <w:spacing w:before="0" w:after="0" w:line="300" w:lineRule="exact"/>
              <w:ind w:rightChars="0" w:right="0"/>
              <w:jc w:val="center"/>
              <w:rPr>
                <w:ins w:id="1610" w:author="Mr CHEUNG Ka Kei 張家麒先生" w:date="2026-02-04T09:38:00Z"/>
                <w:rFonts w:ascii="Times New Roman" w:eastAsia="標楷體" w:hAnsi="Times New Roman"/>
                <w:sz w:val="24"/>
              </w:rPr>
            </w:pPr>
          </w:p>
        </w:tc>
      </w:tr>
      <w:tr w:rsidR="00071073" w:rsidRPr="00525F09" w14:paraId="7CC586FF" w14:textId="77777777" w:rsidTr="007321F8">
        <w:trPr>
          <w:trHeight w:val="558"/>
        </w:trPr>
        <w:tc>
          <w:tcPr>
            <w:tcW w:w="709" w:type="dxa"/>
          </w:tcPr>
          <w:p w14:paraId="71C757DE" w14:textId="77777777" w:rsidR="00213AC8" w:rsidRPr="00525F09" w:rsidRDefault="00213AC8" w:rsidP="00213AC8">
            <w:pPr>
              <w:spacing w:line="300" w:lineRule="exact"/>
              <w:ind w:rightChars="60" w:right="144"/>
              <w:rPr>
                <w:rFonts w:eastAsia="標楷體"/>
                <w:b/>
              </w:rPr>
            </w:pPr>
          </w:p>
        </w:tc>
        <w:tc>
          <w:tcPr>
            <w:tcW w:w="1003" w:type="dxa"/>
            <w:gridSpan w:val="2"/>
          </w:tcPr>
          <w:p w14:paraId="0782CF5F" w14:textId="77777777" w:rsidR="00213AC8" w:rsidRPr="00525F09" w:rsidRDefault="00213AC8" w:rsidP="00213AC8">
            <w:pPr>
              <w:pStyle w:val="31"/>
              <w:numPr>
                <w:ilvl w:val="0"/>
                <w:numId w:val="26"/>
              </w:numPr>
              <w:spacing w:line="300" w:lineRule="exact"/>
              <w:ind w:rightChars="60" w:right="144"/>
              <w:jc w:val="left"/>
              <w:rPr>
                <w:rFonts w:ascii="Times New Roman" w:eastAsia="標楷體" w:hAnsi="Times New Roman"/>
                <w:szCs w:val="24"/>
              </w:rPr>
            </w:pPr>
          </w:p>
        </w:tc>
        <w:tc>
          <w:tcPr>
            <w:tcW w:w="6226" w:type="dxa"/>
          </w:tcPr>
          <w:p w14:paraId="42890C2D" w14:textId="320FF877" w:rsidR="0007700B" w:rsidRPr="00525F09" w:rsidRDefault="0007700B" w:rsidP="00213AC8">
            <w:pPr>
              <w:pStyle w:val="31"/>
              <w:spacing w:line="300" w:lineRule="exact"/>
              <w:ind w:leftChars="36" w:left="86" w:rightChars="106" w:right="254" w:firstLine="0"/>
              <w:rPr>
                <w:rFonts w:ascii="Times New Roman" w:eastAsia="DengXian" w:hAnsi="Times New Roman"/>
                <w:u w:val="single"/>
                <w:lang w:val="en-US" w:eastAsia="zh-CN"/>
              </w:rPr>
            </w:pPr>
            <w:r w:rsidRPr="00525F09">
              <w:rPr>
                <w:rFonts w:ascii="Times New Roman" w:eastAsia="標楷體" w:hAnsi="Times New Roman"/>
                <w:u w:val="single"/>
                <w:lang w:val="en-US"/>
              </w:rPr>
              <w:t>BIM</w:t>
            </w:r>
            <w:r w:rsidRPr="00525F09">
              <w:rPr>
                <w:rFonts w:ascii="Times New Roman" w:eastAsia="DengXian" w:hAnsi="Times New Roman"/>
                <w:u w:val="single"/>
                <w:lang w:val="en-US" w:eastAsia="zh-CN"/>
              </w:rPr>
              <w:t>-AM Portal and BIM-AM Resource Centre</w:t>
            </w:r>
          </w:p>
          <w:p w14:paraId="1F814FFF" w14:textId="5BD55325" w:rsidR="00772DA6" w:rsidRPr="00525F09" w:rsidRDefault="00772DA6" w:rsidP="00772DA6">
            <w:pPr>
              <w:pStyle w:val="31"/>
              <w:spacing w:line="300" w:lineRule="exact"/>
              <w:ind w:leftChars="36" w:left="86" w:rightChars="45" w:right="108" w:firstLine="0"/>
              <w:rPr>
                <w:ins w:id="1611" w:author="Mr CHEUNG Ka Kei 張家麒先生" w:date="2026-01-09T11:18:00Z"/>
                <w:rFonts w:ascii="Times New Roman" w:eastAsia="DengXian" w:hAnsi="Times New Roman"/>
                <w:lang w:eastAsia="zh-CN"/>
              </w:rPr>
            </w:pPr>
            <w:ins w:id="1612" w:author="Mr CHEUNG Ka Kei 張家麒先生" w:date="2026-01-09T11:18:00Z">
              <w:r w:rsidRPr="00525F09">
                <w:rPr>
                  <w:rFonts w:ascii="Times New Roman" w:eastAsia="DengXian" w:hAnsi="Times New Roman"/>
                  <w:lang w:eastAsia="zh-CN"/>
                </w:rPr>
                <w:t xml:space="preserve">The BIM-AM Portal aimed at providing a quick and easy-to-use interface for staff to access BIM models and AM information and enabling staff to access BIM models by general desktop computers without installing BIM software. The on-line BIM-AM Resource Centre is a web-based platform aimed at providing staff BIM training materials, information on BIM-AM handover, access to BIM related IT systems, etc. </w:t>
              </w:r>
              <w:r w:rsidRPr="00EE7F24">
                <w:rPr>
                  <w:rFonts w:ascii="Times New Roman" w:eastAsia="DengXian" w:hAnsi="Times New Roman"/>
                  <w:color w:val="FF0000"/>
                  <w:lang w:eastAsia="zh-CN"/>
                </w:rPr>
                <w:t xml:space="preserve">The BIM-AM Portal and on-line BIM-AM Resource Centre were put on-line for trial use in </w:t>
              </w:r>
            </w:ins>
            <w:r w:rsidR="0065088D" w:rsidRPr="00EE7F24">
              <w:rPr>
                <w:rFonts w:ascii="Times New Roman" w:eastAsia="DengXian" w:hAnsi="Times New Roman"/>
                <w:color w:val="FF0000"/>
                <w:lang w:eastAsia="zh-CN"/>
              </w:rPr>
              <w:t xml:space="preserve">end </w:t>
            </w:r>
            <w:ins w:id="1613" w:author="Mr CHEUNG Ka Kei 張家麒先生" w:date="2026-01-09T11:18:00Z">
              <w:r w:rsidRPr="00EE7F24">
                <w:rPr>
                  <w:rFonts w:ascii="Times New Roman" w:eastAsia="DengXian" w:hAnsi="Times New Roman"/>
                  <w:color w:val="FF0000"/>
                  <w:lang w:eastAsia="zh-CN"/>
                </w:rPr>
                <w:t>November 2025.</w:t>
              </w:r>
            </w:ins>
          </w:p>
          <w:p w14:paraId="3EE69ADD" w14:textId="77777777" w:rsidR="00772DA6" w:rsidRPr="00525F09" w:rsidRDefault="00772DA6" w:rsidP="00772DA6">
            <w:pPr>
              <w:pStyle w:val="31"/>
              <w:spacing w:line="300" w:lineRule="exact"/>
              <w:ind w:leftChars="36" w:left="566" w:rightChars="45" w:right="108"/>
              <w:rPr>
                <w:ins w:id="1614" w:author="Mr CHEUNG Ka Kei 張家麒先生" w:date="2026-01-09T11:18:00Z"/>
                <w:rFonts w:ascii="Times New Roman" w:eastAsia="DengXian" w:hAnsi="Times New Roman"/>
                <w:lang w:eastAsia="zh-CN"/>
              </w:rPr>
            </w:pPr>
          </w:p>
          <w:p w14:paraId="42076A51" w14:textId="19C96A1E" w:rsidR="0007700B" w:rsidRPr="00525F09" w:rsidRDefault="00772DA6" w:rsidP="00807A64">
            <w:pPr>
              <w:pStyle w:val="31"/>
              <w:spacing w:line="300" w:lineRule="exact"/>
              <w:ind w:leftChars="36" w:left="86" w:rightChars="45" w:right="108" w:firstLine="0"/>
              <w:rPr>
                <w:rFonts w:ascii="Times New Roman" w:eastAsia="DengXian" w:hAnsi="Times New Roman"/>
                <w:lang w:val="en-US" w:eastAsia="zh-CN"/>
              </w:rPr>
            </w:pPr>
            <w:ins w:id="1615" w:author="Mr CHEUNG Ka Kei 張家麒先生" w:date="2026-01-09T11:18:00Z">
              <w:r w:rsidRPr="00525F09">
                <w:rPr>
                  <w:rFonts w:ascii="Times New Roman" w:eastAsia="DengXian" w:hAnsi="Times New Roman"/>
                  <w:lang w:eastAsia="zh-CN"/>
                </w:rPr>
                <w:t xml:space="preserve">As of </w:t>
              </w:r>
            </w:ins>
            <w:r w:rsidR="00CE5DBF" w:rsidRPr="00525F09">
              <w:rPr>
                <w:rFonts w:ascii="Times New Roman" w:eastAsia="DengXian" w:hAnsi="Times New Roman"/>
                <w:lang w:eastAsia="zh-CN"/>
              </w:rPr>
              <w:t>end</w:t>
            </w:r>
            <w:ins w:id="1616" w:author="Mr CHEUNG Ka Kei 張家麒先生" w:date="2026-01-09T11:18:00Z">
              <w:r w:rsidRPr="00525F09">
                <w:rPr>
                  <w:rFonts w:ascii="Times New Roman" w:eastAsia="DengXian" w:hAnsi="Times New Roman"/>
                  <w:lang w:eastAsia="zh-CN"/>
                </w:rPr>
                <w:t xml:space="preserve"> January 2026, </w:t>
              </w:r>
            </w:ins>
            <w:r w:rsidR="00CE5DBF" w:rsidRPr="00525F09">
              <w:rPr>
                <w:rFonts w:ascii="Times New Roman" w:eastAsia="DengXian" w:hAnsi="Times New Roman"/>
                <w:color w:val="FF0000"/>
                <w:lang w:eastAsia="zh-CN"/>
              </w:rPr>
              <w:t>about 40</w:t>
            </w:r>
            <w:ins w:id="1617" w:author="Mr CHEUNG Ka Kei 張家麒先生" w:date="2026-01-09T11:18:00Z">
              <w:r w:rsidRPr="00525F09">
                <w:rPr>
                  <w:rFonts w:ascii="Times New Roman" w:eastAsia="DengXian" w:hAnsi="Times New Roman"/>
                  <w:lang w:eastAsia="zh-CN"/>
                </w:rPr>
                <w:t xml:space="preserve"> venues with MEP models were available in the BIM-AM Portal. </w:t>
              </w:r>
              <w:r w:rsidR="00807A64" w:rsidRPr="00525F09">
                <w:rPr>
                  <w:rFonts w:ascii="Times New Roman" w:eastAsia="DengXian" w:hAnsi="Times New Roman"/>
                  <w:lang w:eastAsia="zh-CN"/>
                </w:rPr>
                <w:t>BIMSD would keep arranging training and promotion to staff.</w:t>
              </w:r>
            </w:ins>
            <w:del w:id="1618" w:author="Mr CHEUNG Ka Kei 張家麒先生" w:date="2026-01-09T11:18:00Z">
              <w:r w:rsidR="0007700B" w:rsidRPr="00525F09" w:rsidDel="00772DA6">
                <w:rPr>
                  <w:rFonts w:ascii="Times New Roman" w:eastAsia="DengXian" w:hAnsi="Times New Roman"/>
                  <w:lang w:eastAsia="zh-CN"/>
                </w:rPr>
                <w:delText>The BIM-AM Portal [</w:delText>
              </w:r>
              <w:r w:rsidRPr="00525F09" w:rsidDel="00772DA6">
                <w:fldChar w:fldCharType="begin"/>
              </w:r>
              <w:r w:rsidRPr="00525F09" w:rsidDel="00772DA6">
                <w:rPr>
                  <w:rFonts w:ascii="Times New Roman" w:hAnsi="Times New Roman"/>
                </w:rPr>
                <w:delInstrText>HYPERLINK "https://bimam.emsd.gov.hk/bim-am-portal/app"</w:delInstrText>
              </w:r>
              <w:r w:rsidRPr="00525F09" w:rsidDel="00772DA6">
                <w:fldChar w:fldCharType="separate"/>
              </w:r>
              <w:r w:rsidR="0007700B" w:rsidRPr="00525F09" w:rsidDel="00772DA6">
                <w:rPr>
                  <w:rStyle w:val="af0"/>
                  <w:rFonts w:ascii="Times New Roman" w:eastAsia="DengXian" w:hAnsi="Times New Roman"/>
                  <w:color w:val="auto"/>
                  <w:lang w:eastAsia="zh-CN"/>
                </w:rPr>
                <w:delText>https://bimam.emsd.gov.hk/bim-am-portal/app</w:delText>
              </w:r>
              <w:r w:rsidRPr="00525F09" w:rsidDel="00772DA6">
                <w:rPr>
                  <w:rStyle w:val="af0"/>
                  <w:rFonts w:ascii="Times New Roman" w:eastAsia="DengXian" w:hAnsi="Times New Roman"/>
                  <w:color w:val="auto"/>
                  <w:lang w:eastAsia="zh-CN"/>
                </w:rPr>
                <w:fldChar w:fldCharType="end"/>
              </w:r>
              <w:r w:rsidR="0007700B" w:rsidRPr="00525F09" w:rsidDel="00772DA6">
                <w:rPr>
                  <w:rFonts w:ascii="Times New Roman" w:eastAsia="DengXian" w:hAnsi="Times New Roman"/>
                  <w:lang w:eastAsia="zh-CN"/>
                </w:rPr>
                <w:delText>] and on-line BIM-AM Resource Centre [</w:delText>
              </w:r>
              <w:r w:rsidRPr="00525F09" w:rsidDel="00772DA6">
                <w:fldChar w:fldCharType="begin"/>
              </w:r>
              <w:r w:rsidRPr="00525F09" w:rsidDel="00772DA6">
                <w:rPr>
                  <w:rFonts w:ascii="Times New Roman" w:hAnsi="Times New Roman"/>
                </w:rPr>
                <w:delInstrText>HYPERLINK "http://bimamrc/eng/home"</w:delInstrText>
              </w:r>
              <w:r w:rsidRPr="00525F09" w:rsidDel="00772DA6">
                <w:fldChar w:fldCharType="separate"/>
              </w:r>
              <w:r w:rsidR="0007700B" w:rsidRPr="00525F09" w:rsidDel="00772DA6">
                <w:rPr>
                  <w:rStyle w:val="af0"/>
                  <w:rFonts w:ascii="Times New Roman" w:eastAsia="DengXian" w:hAnsi="Times New Roman"/>
                  <w:color w:val="auto"/>
                  <w:lang w:eastAsia="zh-CN"/>
                </w:rPr>
                <w:delText>http://bimamrc/eng/home</w:delText>
              </w:r>
              <w:r w:rsidRPr="00525F09" w:rsidDel="00772DA6">
                <w:rPr>
                  <w:rStyle w:val="af0"/>
                  <w:rFonts w:ascii="Times New Roman" w:eastAsia="DengXian" w:hAnsi="Times New Roman"/>
                  <w:color w:val="auto"/>
                  <w:lang w:eastAsia="zh-CN"/>
                </w:rPr>
                <w:fldChar w:fldCharType="end"/>
              </w:r>
              <w:r w:rsidR="0007700B" w:rsidRPr="00525F09" w:rsidDel="00772DA6">
                <w:rPr>
                  <w:rFonts w:ascii="Times New Roman" w:eastAsia="DengXian" w:hAnsi="Times New Roman"/>
                  <w:lang w:eastAsia="zh-CN"/>
                </w:rPr>
                <w:delText>] were put on-line</w:delText>
              </w:r>
              <w:r w:rsidR="000F42D2" w:rsidRPr="00525F09" w:rsidDel="00772DA6">
                <w:rPr>
                  <w:rFonts w:ascii="Times New Roman" w:eastAsia="DengXian" w:hAnsi="Times New Roman"/>
                  <w:lang w:eastAsia="zh-CN"/>
                </w:rPr>
                <w:delText xml:space="preserve"> </w:delText>
              </w:r>
              <w:r w:rsidR="00C45574" w:rsidRPr="00525F09" w:rsidDel="00772DA6">
                <w:rPr>
                  <w:rFonts w:ascii="Times New Roman" w:eastAsia="DengXian" w:hAnsi="Times New Roman"/>
                  <w:lang w:eastAsia="zh-CN"/>
                </w:rPr>
                <w:delText xml:space="preserve">for trial use </w:delText>
              </w:r>
              <w:r w:rsidR="000F42D2" w:rsidRPr="00525F09" w:rsidDel="00772DA6">
                <w:rPr>
                  <w:rFonts w:ascii="Times New Roman" w:eastAsia="DengXian" w:hAnsi="Times New Roman"/>
                  <w:lang w:eastAsia="zh-CN"/>
                </w:rPr>
                <w:delText>in November 2025</w:delText>
              </w:r>
              <w:r w:rsidR="0007700B" w:rsidRPr="00525F09" w:rsidDel="00772DA6">
                <w:rPr>
                  <w:rFonts w:ascii="Times New Roman" w:eastAsia="DengXian" w:hAnsi="Times New Roman"/>
                  <w:lang w:eastAsia="zh-CN"/>
                </w:rPr>
                <w:delText>.</w:delText>
              </w:r>
              <w:r w:rsidR="00B241A9" w:rsidRPr="00525F09" w:rsidDel="00772DA6">
                <w:rPr>
                  <w:rFonts w:ascii="Times New Roman" w:eastAsia="DengXian" w:hAnsi="Times New Roman"/>
                  <w:lang w:eastAsia="zh-CN"/>
                </w:rPr>
                <w:delText xml:space="preserve"> Training for and promotion to relevant working groups and staff were being proceeded accordingly. </w:delText>
              </w:r>
              <w:r w:rsidR="00E35ED5" w:rsidRPr="00525F09" w:rsidDel="00772DA6">
                <w:rPr>
                  <w:rFonts w:ascii="Times New Roman" w:eastAsia="DengXian" w:hAnsi="Times New Roman"/>
                  <w:lang w:eastAsia="zh-CN"/>
                </w:rPr>
                <w:delText>The BIM-AM Portal aimed at providing a quick and easy-to-use interface to access BIM models</w:delText>
              </w:r>
              <w:r w:rsidR="00441B1E" w:rsidRPr="00525F09" w:rsidDel="00772DA6">
                <w:rPr>
                  <w:rFonts w:ascii="Times New Roman" w:eastAsia="DengXian" w:hAnsi="Times New Roman"/>
                  <w:lang w:eastAsia="zh-CN"/>
                </w:rPr>
                <w:delText>, equipment search, etc</w:delText>
              </w:r>
              <w:r w:rsidR="00E35ED5" w:rsidRPr="00525F09" w:rsidDel="00772DA6">
                <w:rPr>
                  <w:rFonts w:ascii="Times New Roman" w:eastAsia="DengXian" w:hAnsi="Times New Roman"/>
                  <w:lang w:eastAsia="zh-CN"/>
                </w:rPr>
                <w:delText>.</w:delText>
              </w:r>
              <w:r w:rsidR="00441B1E" w:rsidRPr="00525F09" w:rsidDel="00772DA6">
                <w:rPr>
                  <w:rFonts w:ascii="Times New Roman" w:eastAsia="DengXian" w:hAnsi="Times New Roman"/>
                  <w:lang w:eastAsia="zh-CN"/>
                </w:rPr>
                <w:delText xml:space="preserve"> Identification of </w:delText>
              </w:r>
              <w:r w:rsidR="00260772" w:rsidRPr="00525F09" w:rsidDel="00772DA6">
                <w:rPr>
                  <w:rFonts w:ascii="Times New Roman" w:eastAsia="DengXian" w:hAnsi="Times New Roman"/>
                  <w:lang w:eastAsia="zh-CN"/>
                </w:rPr>
                <w:delText>more</w:delText>
              </w:r>
              <w:r w:rsidR="00441B1E" w:rsidRPr="00525F09" w:rsidDel="00772DA6">
                <w:rPr>
                  <w:rFonts w:ascii="Times New Roman" w:eastAsia="DengXian" w:hAnsi="Times New Roman"/>
                  <w:lang w:eastAsia="zh-CN"/>
                </w:rPr>
                <w:delText xml:space="preserve"> applications of BIM-AM Portal</w:delText>
              </w:r>
              <w:r w:rsidR="00260772" w:rsidRPr="00525F09" w:rsidDel="00772DA6">
                <w:rPr>
                  <w:rFonts w:ascii="Times New Roman" w:eastAsia="DengXian" w:hAnsi="Times New Roman"/>
                  <w:lang w:eastAsia="zh-CN"/>
                </w:rPr>
                <w:delText xml:space="preserve"> with SBU was in progress.</w:delText>
              </w:r>
              <w:r w:rsidR="00B3488C" w:rsidRPr="00525F09" w:rsidDel="00772DA6">
                <w:rPr>
                  <w:rFonts w:ascii="Times New Roman" w:eastAsia="DengXian" w:hAnsi="Times New Roman"/>
                  <w:lang w:eastAsia="zh-CN"/>
                </w:rPr>
                <w:delText xml:space="preserve">  The on-line BIM-AM Resource Centre</w:delText>
              </w:r>
              <w:r w:rsidR="00253B71" w:rsidRPr="00525F09" w:rsidDel="00772DA6">
                <w:rPr>
                  <w:rFonts w:ascii="Times New Roman" w:eastAsia="DengXian" w:hAnsi="Times New Roman"/>
                  <w:lang w:eastAsia="zh-CN"/>
                </w:rPr>
                <w:delText xml:space="preserve"> aimed at providing staff BIM training materials, links for BIM related IT systems, handover workflow, etc.</w:delText>
              </w:r>
              <w:r w:rsidR="00EC3553" w:rsidRPr="00525F09" w:rsidDel="00772DA6">
                <w:rPr>
                  <w:rFonts w:ascii="Times New Roman" w:eastAsia="DengXian" w:hAnsi="Times New Roman"/>
                  <w:lang w:eastAsia="zh-CN"/>
                </w:rPr>
                <w:delText xml:space="preserve"> for getting </w:delText>
              </w:r>
              <w:r w:rsidR="00507FD6" w:rsidRPr="00525F09" w:rsidDel="00772DA6">
                <w:rPr>
                  <w:rFonts w:ascii="Times New Roman" w:eastAsia="DengXian" w:hAnsi="Times New Roman"/>
                  <w:lang w:eastAsia="zh-CN"/>
                </w:rPr>
                <w:delText xml:space="preserve">themselves </w:delText>
              </w:r>
              <w:r w:rsidR="00EC3553" w:rsidRPr="00525F09" w:rsidDel="00772DA6">
                <w:rPr>
                  <w:rFonts w:ascii="Times New Roman" w:eastAsia="DengXian" w:hAnsi="Times New Roman"/>
                  <w:lang w:eastAsia="zh-CN"/>
                </w:rPr>
                <w:delText>familiar with BIM.</w:delText>
              </w:r>
            </w:del>
          </w:p>
          <w:p w14:paraId="6E90567A" w14:textId="77777777" w:rsidR="0007700B" w:rsidRPr="00525F09" w:rsidRDefault="0007700B" w:rsidP="00213AC8">
            <w:pPr>
              <w:pStyle w:val="31"/>
              <w:spacing w:line="300" w:lineRule="exact"/>
              <w:ind w:leftChars="36" w:left="86" w:rightChars="106" w:right="254" w:firstLine="0"/>
              <w:rPr>
                <w:ins w:id="1619" w:author="Mr CHEUNG Ka Kei 張家麒先生" w:date="2026-01-09T11:26:00Z"/>
                <w:rFonts w:ascii="Times New Roman" w:eastAsia="DengXian" w:hAnsi="Times New Roman"/>
                <w:u w:val="single"/>
                <w:lang w:val="en-US" w:eastAsia="zh-CN"/>
              </w:rPr>
            </w:pPr>
          </w:p>
          <w:p w14:paraId="01D08664" w14:textId="784E6169" w:rsidR="002C607F" w:rsidRPr="00525F09" w:rsidRDefault="002C607F" w:rsidP="00213AC8">
            <w:pPr>
              <w:pStyle w:val="31"/>
              <w:spacing w:line="300" w:lineRule="exact"/>
              <w:ind w:leftChars="36" w:left="86" w:rightChars="106" w:right="254" w:firstLine="0"/>
              <w:rPr>
                <w:ins w:id="1620" w:author="Mr CHEUNG Ka Kei 張家麒先生" w:date="2026-01-09T11:26:00Z"/>
                <w:rFonts w:ascii="Times New Roman" w:eastAsia="DengXian" w:hAnsi="Times New Roman"/>
                <w:u w:val="single"/>
                <w:lang w:val="en-US" w:eastAsia="zh-CN"/>
              </w:rPr>
            </w:pPr>
            <w:ins w:id="1621" w:author="Mr CHEUNG Ka Kei 張家麒先生" w:date="2026-01-09T11:26:00Z">
              <w:r w:rsidRPr="00525F09">
                <w:rPr>
                  <w:rFonts w:ascii="Times New Roman" w:eastAsia="DengXian" w:hAnsi="Times New Roman"/>
                  <w:u w:val="single"/>
                  <w:lang w:val="en-US" w:eastAsia="zh-CN"/>
                </w:rPr>
                <w:t xml:space="preserve">Joint CDE with </w:t>
              </w:r>
              <w:proofErr w:type="spellStart"/>
              <w:r w:rsidRPr="00525F09">
                <w:rPr>
                  <w:rFonts w:ascii="Times New Roman" w:eastAsia="DengXian" w:hAnsi="Times New Roman"/>
                  <w:u w:val="single"/>
                  <w:lang w:val="en-US" w:eastAsia="zh-CN"/>
                </w:rPr>
                <w:t>ArchSD</w:t>
              </w:r>
              <w:proofErr w:type="spellEnd"/>
            </w:ins>
          </w:p>
          <w:p w14:paraId="206F1082" w14:textId="2BBE9568" w:rsidR="002C607F" w:rsidRPr="00525F09" w:rsidRDefault="002C607F" w:rsidP="00213AC8">
            <w:pPr>
              <w:pStyle w:val="31"/>
              <w:spacing w:line="300" w:lineRule="exact"/>
              <w:ind w:leftChars="36" w:left="86" w:rightChars="106" w:right="254" w:firstLine="0"/>
              <w:rPr>
                <w:ins w:id="1622" w:author="Mr CHEUNG Ka Kei 張家麒先生" w:date="2026-01-09T11:26:00Z"/>
                <w:rFonts w:ascii="Times New Roman" w:eastAsia="DengXian" w:hAnsi="Times New Roman"/>
                <w:color w:val="FF0000"/>
                <w:lang w:val="en-US" w:eastAsia="zh-CN"/>
              </w:rPr>
            </w:pPr>
            <w:ins w:id="1623" w:author="Mr CHEUNG Ka Kei 張家麒先生" w:date="2026-01-09T11:26:00Z">
              <w:r w:rsidRPr="00525F09">
                <w:rPr>
                  <w:rFonts w:ascii="Times New Roman" w:eastAsia="DengXian" w:hAnsi="Times New Roman"/>
                  <w:lang w:val="en-US" w:eastAsia="zh-CN"/>
                </w:rPr>
                <w:t xml:space="preserve">BIM team was liaising with </w:t>
              </w:r>
              <w:proofErr w:type="spellStart"/>
              <w:r w:rsidRPr="00525F09">
                <w:rPr>
                  <w:rFonts w:ascii="Times New Roman" w:eastAsia="DengXian" w:hAnsi="Times New Roman"/>
                  <w:lang w:val="en-US" w:eastAsia="zh-CN"/>
                </w:rPr>
                <w:t>ArchSD</w:t>
              </w:r>
              <w:proofErr w:type="spellEnd"/>
              <w:r w:rsidRPr="00525F09">
                <w:rPr>
                  <w:rFonts w:ascii="Times New Roman" w:eastAsia="DengXian" w:hAnsi="Times New Roman"/>
                  <w:lang w:val="en-US" w:eastAsia="zh-CN"/>
                </w:rPr>
                <w:t xml:space="preserve"> for establishment of a joint CDE for sharing BIM models between the two departments. The development cost incurred would be about 0.7M and absorbed by EMSD, in consideration of this platform would enable EMSD to acquire latest BIM models from </w:t>
              </w:r>
              <w:proofErr w:type="spellStart"/>
              <w:r w:rsidRPr="00525F09">
                <w:rPr>
                  <w:rFonts w:ascii="Times New Roman" w:eastAsia="DengXian" w:hAnsi="Times New Roman"/>
                  <w:lang w:val="en-US" w:eastAsia="zh-CN"/>
                </w:rPr>
                <w:t>ArchSD</w:t>
              </w:r>
              <w:proofErr w:type="spellEnd"/>
              <w:r w:rsidRPr="00525F09">
                <w:rPr>
                  <w:rFonts w:ascii="Times New Roman" w:eastAsia="DengXian" w:hAnsi="Times New Roman"/>
                  <w:lang w:val="en-US" w:eastAsia="zh-CN"/>
                </w:rPr>
                <w:t xml:space="preserve"> more effective. The joint CDE would base on the software foundation of BIM-AM Portal and AIMP, with building up uploading and approval workflow to be agreed by both departments. </w:t>
              </w:r>
              <w:r w:rsidRPr="00525F09">
                <w:rPr>
                  <w:rFonts w:ascii="Times New Roman" w:eastAsia="DengXian" w:hAnsi="Times New Roman"/>
                  <w:color w:val="FF0000"/>
                  <w:lang w:val="en-US" w:eastAsia="zh-CN"/>
                </w:rPr>
                <w:t xml:space="preserve">A working group for the joint CDE would be formed between the BIM teams of EMSD and </w:t>
              </w:r>
              <w:proofErr w:type="spellStart"/>
              <w:r w:rsidRPr="00525F09">
                <w:rPr>
                  <w:rFonts w:ascii="Times New Roman" w:eastAsia="DengXian" w:hAnsi="Times New Roman"/>
                  <w:color w:val="FF0000"/>
                  <w:lang w:val="en-US" w:eastAsia="zh-CN"/>
                </w:rPr>
                <w:t>ArchSD</w:t>
              </w:r>
              <w:proofErr w:type="spellEnd"/>
              <w:r w:rsidRPr="00525F09">
                <w:rPr>
                  <w:rFonts w:ascii="Times New Roman" w:eastAsia="DengXian" w:hAnsi="Times New Roman"/>
                  <w:color w:val="FF0000"/>
                  <w:lang w:val="en-US" w:eastAsia="zh-CN"/>
                </w:rPr>
                <w:t>. It was anticipated the system development work would complete within 2026.</w:t>
              </w:r>
            </w:ins>
          </w:p>
          <w:p w14:paraId="59205D37" w14:textId="77777777" w:rsidR="002C607F" w:rsidRPr="00525F09" w:rsidRDefault="002C607F" w:rsidP="00213AC8">
            <w:pPr>
              <w:pStyle w:val="31"/>
              <w:spacing w:line="300" w:lineRule="exact"/>
              <w:ind w:leftChars="36" w:left="86" w:rightChars="106" w:right="254" w:firstLine="0"/>
              <w:rPr>
                <w:rFonts w:ascii="Times New Roman" w:eastAsia="DengXian" w:hAnsi="Times New Roman"/>
                <w:u w:val="single"/>
                <w:lang w:val="en-US" w:eastAsia="zh-CN"/>
              </w:rPr>
            </w:pPr>
          </w:p>
          <w:p w14:paraId="405A1C65" w14:textId="77777777" w:rsidR="00213AC8" w:rsidRPr="00525F09" w:rsidRDefault="00213AC8" w:rsidP="00213AC8">
            <w:pPr>
              <w:pStyle w:val="31"/>
              <w:spacing w:line="300" w:lineRule="exact"/>
              <w:ind w:leftChars="36" w:left="86" w:rightChars="106" w:right="254" w:firstLine="0"/>
              <w:rPr>
                <w:rFonts w:ascii="Times New Roman" w:eastAsia="標楷體" w:hAnsi="Times New Roman"/>
              </w:rPr>
            </w:pPr>
            <w:r w:rsidRPr="00525F09">
              <w:rPr>
                <w:rFonts w:ascii="Times New Roman" w:eastAsia="標楷體" w:hAnsi="Times New Roman"/>
                <w:u w:val="single"/>
              </w:rPr>
              <w:t>Patent Application for open BIM</w:t>
            </w:r>
          </w:p>
          <w:p w14:paraId="5C0020F6" w14:textId="4512E54B" w:rsidR="00213AC8" w:rsidRPr="00525F09" w:rsidRDefault="00213AC8" w:rsidP="00071073">
            <w:pPr>
              <w:pStyle w:val="31"/>
              <w:tabs>
                <w:tab w:val="left" w:pos="1680"/>
              </w:tabs>
              <w:spacing w:line="300" w:lineRule="exact"/>
              <w:ind w:leftChars="37" w:left="90" w:rightChars="45" w:right="108" w:hanging="1"/>
              <w:rPr>
                <w:rFonts w:ascii="Times New Roman" w:eastAsia="標楷體" w:hAnsi="Times New Roman"/>
              </w:rPr>
            </w:pPr>
            <w:r w:rsidRPr="00525F09">
              <w:rPr>
                <w:rFonts w:ascii="Times New Roman" w:eastAsia="標楷體" w:hAnsi="Times New Roman"/>
              </w:rPr>
              <w:t>A Hong Kong short-term patent application titled “Framework for Applying Open Building Information Modelling – Asset Management in Operation and Maintenance Stage of Mechanical, Electrical, and Plumbing Systems” was filed to HKIPD on 8 September 2025.  The processing time for HKIPD to grant the patent certificate is around 4 to 6 months.</w:t>
            </w:r>
            <w:ins w:id="1624" w:author="Mr CHEUNG Ka Kei 張家麒先生" w:date="2026-01-09T11:20:00Z">
              <w:r w:rsidR="003259B7" w:rsidRPr="00525F09">
                <w:rPr>
                  <w:rFonts w:ascii="Times New Roman" w:eastAsia="標楷體" w:hAnsi="Times New Roman"/>
                </w:rPr>
                <w:t xml:space="preserve"> </w:t>
              </w:r>
              <w:r w:rsidR="003259B7" w:rsidRPr="00525F09">
                <w:rPr>
                  <w:rFonts w:ascii="Times New Roman" w:hAnsi="Times New Roman"/>
                </w:rPr>
                <w:t xml:space="preserve"> </w:t>
              </w:r>
              <w:r w:rsidR="003259B7" w:rsidRPr="00525F09">
                <w:rPr>
                  <w:rFonts w:ascii="Times New Roman" w:eastAsia="標楷體" w:hAnsi="Times New Roman"/>
                  <w:color w:val="FF0000"/>
                </w:rPr>
                <w:t>Response from HKIPD was being pended.</w:t>
              </w:r>
            </w:ins>
          </w:p>
          <w:p w14:paraId="0BFD6825" w14:textId="77777777" w:rsidR="00213AC8" w:rsidRPr="00525F09" w:rsidRDefault="00213AC8" w:rsidP="00213AC8">
            <w:pPr>
              <w:pStyle w:val="31"/>
              <w:tabs>
                <w:tab w:val="left" w:pos="1680"/>
              </w:tabs>
              <w:spacing w:line="300" w:lineRule="exact"/>
              <w:ind w:leftChars="37" w:left="90" w:rightChars="106" w:right="254" w:hanging="1"/>
              <w:rPr>
                <w:rFonts w:ascii="Times New Roman" w:eastAsia="標楷體" w:hAnsi="Times New Roman"/>
              </w:rPr>
            </w:pPr>
          </w:p>
          <w:p w14:paraId="139100B3" w14:textId="77777777" w:rsidR="00213AC8" w:rsidRPr="00525F09" w:rsidRDefault="00213AC8" w:rsidP="00213AC8">
            <w:pPr>
              <w:spacing w:line="300" w:lineRule="exact"/>
              <w:ind w:leftChars="37" w:left="89" w:rightChars="106" w:right="254"/>
              <w:jc w:val="both"/>
              <w:rPr>
                <w:rFonts w:eastAsia="標楷體"/>
                <w:u w:val="single"/>
                <w:lang w:eastAsia="zh-HK"/>
              </w:rPr>
            </w:pPr>
            <w:r w:rsidRPr="00525F09">
              <w:rPr>
                <w:rFonts w:eastAsia="標楷體"/>
                <w:u w:val="single"/>
                <w:lang w:eastAsia="zh-HK"/>
              </w:rPr>
              <w:t>BIM-AM System Development for DSD</w:t>
            </w:r>
          </w:p>
          <w:p w14:paraId="3CD4A1C7" w14:textId="548BCCE9" w:rsidR="00213AC8" w:rsidRPr="00525F09" w:rsidRDefault="00A80D65" w:rsidP="00071073">
            <w:pPr>
              <w:spacing w:line="300" w:lineRule="exact"/>
              <w:ind w:leftChars="37" w:left="89" w:rightChars="45" w:right="108"/>
              <w:jc w:val="both"/>
              <w:rPr>
                <w:rFonts w:eastAsia="標楷體"/>
                <w:lang w:eastAsia="zh-HK"/>
              </w:rPr>
            </w:pPr>
            <w:r w:rsidRPr="00525F09">
              <w:rPr>
                <w:rFonts w:eastAsia="標楷體"/>
                <w:lang w:eastAsia="zh-HK"/>
              </w:rPr>
              <w:t xml:space="preserve">DSD </w:t>
            </w:r>
            <w:r w:rsidR="00E41C5E" w:rsidRPr="00525F09">
              <w:rPr>
                <w:rFonts w:eastAsia="標楷體"/>
                <w:lang w:eastAsia="zh-HK"/>
              </w:rPr>
              <w:t xml:space="preserve">in October 2025 confirmed a funding of $3M for </w:t>
            </w:r>
            <w:r w:rsidRPr="00525F09">
              <w:rPr>
                <w:rFonts w:eastAsia="標楷體"/>
                <w:lang w:eastAsia="zh-HK"/>
              </w:rPr>
              <w:t xml:space="preserve">development work </w:t>
            </w:r>
            <w:r w:rsidR="00E41C5E" w:rsidRPr="00525F09">
              <w:rPr>
                <w:rFonts w:eastAsia="標楷體"/>
                <w:lang w:eastAsia="zh-HK"/>
              </w:rPr>
              <w:t xml:space="preserve">of BIM-AM Portal for two DSD venues. The development work </w:t>
            </w:r>
            <w:r w:rsidRPr="00525F09">
              <w:rPr>
                <w:rFonts w:eastAsia="標楷體"/>
                <w:lang w:eastAsia="zh-HK"/>
              </w:rPr>
              <w:t>was in progress and</w:t>
            </w:r>
            <w:r w:rsidR="00213AC8" w:rsidRPr="00525F09">
              <w:rPr>
                <w:rFonts w:eastAsia="標楷體"/>
                <w:lang w:eastAsia="zh-HK"/>
              </w:rPr>
              <w:t xml:space="preserve"> </w:t>
            </w:r>
            <w:r w:rsidR="00CE5DBF" w:rsidRPr="00525F09">
              <w:rPr>
                <w:rFonts w:eastAsia="標楷體"/>
                <w:lang w:eastAsia="zh-HK"/>
              </w:rPr>
              <w:t>the</w:t>
            </w:r>
            <w:r w:rsidR="00CE5DBF" w:rsidRPr="00525F09">
              <w:rPr>
                <w:rFonts w:eastAsia="標楷體"/>
                <w:color w:val="FF0000"/>
                <w:lang w:eastAsia="zh-HK"/>
              </w:rPr>
              <w:t xml:space="preserve"> UAT was being conducted</w:t>
            </w:r>
            <w:del w:id="1625" w:author="Mr CHEUNG Ka Kei 張家麒先生" w:date="2026-01-09T11:22:00Z">
              <w:r w:rsidR="00213AC8" w:rsidRPr="00525F09" w:rsidDel="003259B7">
                <w:rPr>
                  <w:rFonts w:eastAsia="標楷體"/>
                  <w:szCs w:val="20"/>
                  <w:lang w:eastAsia="zh-HK"/>
                </w:rPr>
                <w:delText xml:space="preserve"> and the anticipated revenue was budgeted in CBP</w:delText>
              </w:r>
            </w:del>
            <w:r w:rsidR="00213AC8" w:rsidRPr="00525F09">
              <w:rPr>
                <w:rFonts w:eastAsia="標楷體"/>
                <w:lang w:eastAsia="zh-HK"/>
              </w:rPr>
              <w:t>.</w:t>
            </w:r>
            <w:ins w:id="1626" w:author="Mr CHEUNG Ka Kei 張家麒先生" w:date="2026-01-09T11:23:00Z">
              <w:r w:rsidR="003259B7" w:rsidRPr="00525F09">
                <w:t xml:space="preserve"> </w:t>
              </w:r>
              <w:r w:rsidR="003259B7" w:rsidRPr="00525F09">
                <w:rPr>
                  <w:color w:val="FF0000"/>
                </w:rPr>
                <w:t>A</w:t>
              </w:r>
              <w:r w:rsidR="003259B7" w:rsidRPr="00525F09">
                <w:rPr>
                  <w:rFonts w:eastAsia="標楷體"/>
                  <w:color w:val="FF0000"/>
                  <w:lang w:eastAsia="zh-HK"/>
                </w:rPr>
                <w:t xml:space="preserve"> progress meeting with DSD was held in Dec</w:t>
              </w:r>
            </w:ins>
            <w:ins w:id="1627" w:author="Mr CHEUNG Ka Kei 張家麒先生" w:date="2026-01-09T11:24:00Z">
              <w:r w:rsidR="00476D9C" w:rsidRPr="00525F09">
                <w:rPr>
                  <w:rFonts w:eastAsia="標楷體"/>
                  <w:color w:val="FF0000"/>
                  <w:lang w:eastAsia="zh-HK"/>
                </w:rPr>
                <w:t>ember</w:t>
              </w:r>
            </w:ins>
            <w:ins w:id="1628" w:author="Mr CHEUNG Ka Kei 張家麒先生" w:date="2026-01-09T11:23:00Z">
              <w:r w:rsidR="003259B7" w:rsidRPr="00525F09">
                <w:rPr>
                  <w:rFonts w:eastAsia="標楷體"/>
                  <w:color w:val="FF0000"/>
                  <w:lang w:eastAsia="zh-HK"/>
                </w:rPr>
                <w:t xml:space="preserve"> 2025.</w:t>
              </w:r>
            </w:ins>
          </w:p>
          <w:p w14:paraId="444F2576" w14:textId="77777777" w:rsidR="00213AC8" w:rsidRPr="00525F09" w:rsidRDefault="00213AC8" w:rsidP="00213AC8">
            <w:pPr>
              <w:spacing w:line="300" w:lineRule="exact"/>
              <w:ind w:leftChars="37" w:left="89" w:rightChars="106" w:right="254"/>
              <w:jc w:val="both"/>
              <w:rPr>
                <w:rFonts w:eastAsia="標楷體"/>
                <w:szCs w:val="20"/>
                <w:lang w:eastAsia="zh-HK"/>
              </w:rPr>
            </w:pPr>
          </w:p>
          <w:p w14:paraId="2B5CF55D" w14:textId="77777777" w:rsidR="00213AC8" w:rsidRPr="00525F09" w:rsidRDefault="00213AC8" w:rsidP="00213AC8">
            <w:pPr>
              <w:spacing w:line="300" w:lineRule="exact"/>
              <w:ind w:leftChars="37" w:left="89" w:rightChars="106" w:right="254"/>
              <w:jc w:val="both"/>
              <w:rPr>
                <w:rFonts w:eastAsia="標楷體"/>
                <w:u w:val="single"/>
                <w:lang w:eastAsia="zh-HK"/>
              </w:rPr>
            </w:pPr>
            <w:r w:rsidRPr="00525F09">
              <w:rPr>
                <w:rFonts w:eastAsia="標楷體"/>
                <w:u w:val="single"/>
                <w:lang w:eastAsia="zh-HK"/>
              </w:rPr>
              <w:t>Mainland BIM Trial</w:t>
            </w:r>
          </w:p>
          <w:p w14:paraId="0A0E45B0" w14:textId="0A4C641D" w:rsidR="009E45F3" w:rsidRPr="00525F09" w:rsidRDefault="00213AC8" w:rsidP="00071073">
            <w:pPr>
              <w:spacing w:line="300" w:lineRule="exact"/>
              <w:ind w:leftChars="37" w:left="89" w:rightChars="45" w:right="108"/>
              <w:jc w:val="both"/>
              <w:rPr>
                <w:rFonts w:eastAsia="標楷體"/>
                <w:lang w:eastAsia="zh-HK"/>
              </w:rPr>
            </w:pPr>
            <w:r w:rsidRPr="00525F09">
              <w:rPr>
                <w:rFonts w:eastAsia="標楷體"/>
                <w:lang w:eastAsia="zh-HK"/>
              </w:rPr>
              <w:t>DTD built up contact with four mainland BIM software companies (</w:t>
            </w:r>
            <w:r w:rsidRPr="00525F09">
              <w:rPr>
                <w:rFonts w:eastAsia="標楷體"/>
                <w:lang w:eastAsia="zh-HK"/>
              </w:rPr>
              <w:t>构力科技</w:t>
            </w:r>
            <w:r w:rsidRPr="00525F09">
              <w:rPr>
                <w:rFonts w:eastAsia="標楷體"/>
                <w:lang w:eastAsia="zh-HK"/>
              </w:rPr>
              <w:t xml:space="preserve">, </w:t>
            </w:r>
            <w:r w:rsidRPr="00525F09">
              <w:rPr>
                <w:rFonts w:eastAsia="標楷體"/>
                <w:lang w:eastAsia="zh-HK"/>
              </w:rPr>
              <w:t>广联达</w:t>
            </w:r>
            <w:r w:rsidRPr="00525F09">
              <w:rPr>
                <w:rFonts w:eastAsia="標楷體"/>
                <w:lang w:eastAsia="zh-HK"/>
              </w:rPr>
              <w:t xml:space="preserve">, </w:t>
            </w:r>
            <w:r w:rsidRPr="00525F09">
              <w:rPr>
                <w:rFonts w:eastAsia="標楷體"/>
                <w:lang w:eastAsia="zh-HK"/>
              </w:rPr>
              <w:t>盈建科</w:t>
            </w:r>
            <w:r w:rsidRPr="00525F09">
              <w:rPr>
                <w:rFonts w:eastAsia="標楷體"/>
                <w:lang w:eastAsia="zh-HK"/>
              </w:rPr>
              <w:t xml:space="preserve"> and </w:t>
            </w:r>
            <w:r w:rsidRPr="00525F09">
              <w:rPr>
                <w:rFonts w:eastAsia="標楷體"/>
                <w:lang w:eastAsia="zh-HK"/>
              </w:rPr>
              <w:t>斯维尔</w:t>
            </w:r>
            <w:r w:rsidRPr="00525F09">
              <w:rPr>
                <w:rFonts w:eastAsia="標楷體"/>
                <w:lang w:eastAsia="zh-HK"/>
              </w:rPr>
              <w:t xml:space="preserve">) for arranging and conducting trials.  </w:t>
            </w:r>
            <w:r w:rsidR="00AB5D54" w:rsidRPr="00525F09">
              <w:rPr>
                <w:rFonts w:eastAsia="標楷體"/>
                <w:lang w:eastAsia="zh-HK"/>
              </w:rPr>
              <w:t xml:space="preserve">DTD </w:t>
            </w:r>
            <w:r w:rsidR="00C048A0" w:rsidRPr="00525F09">
              <w:rPr>
                <w:rFonts w:eastAsia="標楷體"/>
                <w:lang w:eastAsia="zh-HK"/>
              </w:rPr>
              <w:t>was</w:t>
            </w:r>
            <w:r w:rsidR="00AB5D54" w:rsidRPr="00525F09">
              <w:rPr>
                <w:rFonts w:eastAsia="標楷體"/>
                <w:lang w:eastAsia="zh-HK"/>
              </w:rPr>
              <w:t xml:space="preserve"> also facilitating SBU to conduct trials on Mainland BIM</w:t>
            </w:r>
            <w:r w:rsidR="001965EF" w:rsidRPr="00525F09">
              <w:rPr>
                <w:rFonts w:eastAsia="標楷體"/>
                <w:lang w:eastAsia="zh-HK"/>
              </w:rPr>
              <w:t xml:space="preserve"> </w:t>
            </w:r>
            <w:r w:rsidR="009A2EBC" w:rsidRPr="00525F09">
              <w:rPr>
                <w:rFonts w:eastAsia="標楷體"/>
                <w:lang w:eastAsia="zh-HK"/>
              </w:rPr>
              <w:t xml:space="preserve">software on </w:t>
            </w:r>
            <w:r w:rsidR="00842ADB" w:rsidRPr="00525F09">
              <w:rPr>
                <w:rFonts w:eastAsia="標楷體"/>
                <w:lang w:eastAsia="zh-HK"/>
              </w:rPr>
              <w:t>three</w:t>
            </w:r>
            <w:r w:rsidR="00AB5D54" w:rsidRPr="00525F09">
              <w:rPr>
                <w:rFonts w:eastAsia="標楷體"/>
                <w:lang w:eastAsia="zh-HK"/>
              </w:rPr>
              <w:t xml:space="preserve"> </w:t>
            </w:r>
            <w:proofErr w:type="spellStart"/>
            <w:r w:rsidR="00AB5D54" w:rsidRPr="00525F09">
              <w:rPr>
                <w:rFonts w:eastAsia="標楷體"/>
                <w:lang w:eastAsia="zh-HK"/>
              </w:rPr>
              <w:t>MiMEP</w:t>
            </w:r>
            <w:proofErr w:type="spellEnd"/>
            <w:r w:rsidR="00AB5D54" w:rsidRPr="00525F09">
              <w:rPr>
                <w:rFonts w:eastAsia="標楷體"/>
                <w:lang w:eastAsia="zh-HK"/>
              </w:rPr>
              <w:t xml:space="preserve"> </w:t>
            </w:r>
            <w:proofErr w:type="spellStart"/>
            <w:r w:rsidR="00AB5D54" w:rsidRPr="00525F09">
              <w:rPr>
                <w:rFonts w:eastAsia="標楷體"/>
                <w:lang w:eastAsia="zh-HK"/>
              </w:rPr>
              <w:t>projects.</w:t>
            </w:r>
            <w:del w:id="1629" w:author="Mr CHEUNG Ka Kei 張家麒先生" w:date="2026-01-09T11:24:00Z">
              <w:r w:rsidR="00AB5D54" w:rsidRPr="00525F09" w:rsidDel="00B8757A">
                <w:rPr>
                  <w:rFonts w:eastAsia="標楷體"/>
                  <w:szCs w:val="20"/>
                  <w:lang w:eastAsia="zh-HK"/>
                </w:rPr>
                <w:delText xml:space="preserve"> </w:delText>
              </w:r>
            </w:del>
            <w:ins w:id="1630" w:author="Mr CHEUNG Ka Kei 張家麒先生" w:date="2026-01-09T11:24:00Z">
              <w:r w:rsidR="00B8757A" w:rsidRPr="00525F09">
                <w:rPr>
                  <w:rFonts w:eastAsia="標楷體"/>
                  <w:lang w:eastAsia="zh-HK"/>
                </w:rPr>
                <w:t>The</w:t>
              </w:r>
              <w:proofErr w:type="spellEnd"/>
              <w:r w:rsidR="00B8757A" w:rsidRPr="00525F09">
                <w:rPr>
                  <w:rFonts w:eastAsia="標楷體"/>
                  <w:lang w:eastAsia="zh-HK"/>
                </w:rPr>
                <w:t xml:space="preserve"> trials for the three projects were completed. Feedback was provided to DEVB. Overall speaking, the mainland BIM software was basically functional. However, the gap with mainstream BIM software was large, in particular on BIM authoring practices, BIM object library, user plugin support, open BIM format export, local training, user community, etc. To compete commercially with mainstream software and gain ready acceptance among local users, vendor mainland BIM software should invest further in enhancing and promoting their software to for the local trade.</w:t>
              </w:r>
            </w:ins>
            <w:ins w:id="1631" w:author="Mr CHEUNG Ka Kei 張家麒先生" w:date="2026-01-09T11:29:00Z">
              <w:r w:rsidR="001979E5" w:rsidRPr="00525F09">
                <w:rPr>
                  <w:rFonts w:eastAsia="標楷體"/>
                  <w:lang w:eastAsia="zh-HK"/>
                </w:rPr>
                <w:t xml:space="preserve"> </w:t>
              </w:r>
            </w:ins>
            <w:del w:id="1632" w:author="Mr CHEUNG Ka Kei 張家麒先生" w:date="2026-01-09T11:24:00Z">
              <w:r w:rsidR="00842ADB" w:rsidRPr="00525F09" w:rsidDel="00476D9C">
                <w:rPr>
                  <w:rFonts w:eastAsia="標楷體"/>
                  <w:color w:val="FF0000"/>
                  <w:szCs w:val="20"/>
                  <w:lang w:eastAsia="zh-HK"/>
                </w:rPr>
                <w:delText>Two</w:delText>
              </w:r>
              <w:r w:rsidR="001965EF" w:rsidRPr="00525F09" w:rsidDel="00476D9C">
                <w:rPr>
                  <w:rFonts w:eastAsia="標楷體"/>
                  <w:color w:val="FF0000"/>
                  <w:szCs w:val="20"/>
                  <w:lang w:eastAsia="zh-HK"/>
                </w:rPr>
                <w:delText xml:space="preserve"> of the projects are completed and f</w:delText>
              </w:r>
              <w:r w:rsidRPr="00525F09" w:rsidDel="00476D9C">
                <w:rPr>
                  <w:rFonts w:eastAsia="標楷體"/>
                  <w:color w:val="FF0000"/>
                  <w:szCs w:val="20"/>
                  <w:lang w:eastAsia="zh-HK"/>
                </w:rPr>
                <w:delText xml:space="preserve">indings </w:delText>
              </w:r>
              <w:r w:rsidR="00AB5D54" w:rsidRPr="00525F09" w:rsidDel="00476D9C">
                <w:rPr>
                  <w:rFonts w:eastAsia="標楷體"/>
                  <w:color w:val="FF0000"/>
                  <w:szCs w:val="20"/>
                  <w:lang w:eastAsia="zh-HK"/>
                </w:rPr>
                <w:delText>are</w:delText>
              </w:r>
              <w:r w:rsidRPr="00525F09" w:rsidDel="00476D9C">
                <w:rPr>
                  <w:rFonts w:eastAsia="標楷體"/>
                  <w:color w:val="FF0000"/>
                  <w:szCs w:val="20"/>
                  <w:lang w:eastAsia="zh-HK"/>
                </w:rPr>
                <w:delText xml:space="preserve"> reported to DevB BIM Team</w:delText>
              </w:r>
              <w:r w:rsidR="008611A8" w:rsidRPr="00525F09" w:rsidDel="00476D9C">
                <w:rPr>
                  <w:rFonts w:eastAsia="標楷體"/>
                  <w:color w:val="FF0000"/>
                  <w:szCs w:val="20"/>
                  <w:lang w:eastAsia="zh-HK"/>
                </w:rPr>
                <w:delText>, while the remaining trial</w:delText>
              </w:r>
              <w:r w:rsidR="00C048A0" w:rsidRPr="00525F09" w:rsidDel="00476D9C">
                <w:rPr>
                  <w:rFonts w:eastAsia="標楷體"/>
                  <w:color w:val="FF0000"/>
                  <w:szCs w:val="20"/>
                  <w:lang w:eastAsia="zh-HK"/>
                </w:rPr>
                <w:delText xml:space="preserve"> project was</w:delText>
              </w:r>
              <w:r w:rsidR="009A2EBC" w:rsidRPr="00525F09" w:rsidDel="00476D9C">
                <w:rPr>
                  <w:rFonts w:eastAsia="標楷體"/>
                  <w:color w:val="FF0000"/>
                  <w:szCs w:val="20"/>
                  <w:lang w:eastAsia="zh-HK"/>
                </w:rPr>
                <w:delText xml:space="preserve"> expected to be completed by December.</w:delText>
              </w:r>
              <w:r w:rsidRPr="00525F09" w:rsidDel="00476D9C">
                <w:rPr>
                  <w:rFonts w:eastAsia="標楷體"/>
                  <w:color w:val="FF0000"/>
                  <w:szCs w:val="20"/>
                  <w:lang w:eastAsia="zh-HK"/>
                </w:rPr>
                <w:delText xml:space="preserve"> </w:delText>
              </w:r>
            </w:del>
            <w:ins w:id="1633" w:author="Mr CHEUNG Ka Kei 張家麒先生" w:date="2026-01-09T11:28:00Z">
              <w:r w:rsidR="0017503E" w:rsidRPr="00525F09">
                <w:rPr>
                  <w:rFonts w:eastAsia="標楷體"/>
                  <w:color w:val="FF0000"/>
                  <w:lang w:eastAsia="zh-HK"/>
                </w:rPr>
                <w:t xml:space="preserve">BIMSD was arranging procurement of two set of </w:t>
              </w:r>
              <w:proofErr w:type="gramStart"/>
              <w:r w:rsidR="0017503E" w:rsidRPr="00525F09">
                <w:rPr>
                  <w:rFonts w:eastAsia="標楷體"/>
                  <w:color w:val="FF0000"/>
                  <w:lang w:eastAsia="zh-HK"/>
                </w:rPr>
                <w:t>license</w:t>
              </w:r>
              <w:proofErr w:type="gramEnd"/>
              <w:r w:rsidR="0017503E" w:rsidRPr="00525F09">
                <w:rPr>
                  <w:rFonts w:eastAsia="標楷體"/>
                  <w:color w:val="FF0000"/>
                  <w:lang w:eastAsia="zh-HK"/>
                </w:rPr>
                <w:t xml:space="preserve"> for those software</w:t>
              </w:r>
            </w:ins>
            <w:ins w:id="1634" w:author="Mr CHEUNG Ka Kei 張家麒先生" w:date="2026-01-09T11:29:00Z">
              <w:r w:rsidR="00CF1CA4" w:rsidRPr="00525F09">
                <w:rPr>
                  <w:rFonts w:eastAsia="標楷體"/>
                  <w:color w:val="FF0000"/>
                  <w:lang w:eastAsia="zh-HK"/>
                </w:rPr>
                <w:t xml:space="preserve"> as well as training for TO grade staff.</w:t>
              </w:r>
            </w:ins>
          </w:p>
          <w:p w14:paraId="1FBB7347" w14:textId="77777777" w:rsidR="009E45F3" w:rsidRPr="00525F09" w:rsidRDefault="009E45F3" w:rsidP="00213AC8">
            <w:pPr>
              <w:spacing w:line="300" w:lineRule="exact"/>
              <w:ind w:leftChars="37" w:left="89" w:rightChars="106" w:right="254"/>
              <w:jc w:val="both"/>
              <w:rPr>
                <w:rFonts w:eastAsia="標楷體"/>
                <w:szCs w:val="20"/>
                <w:lang w:val="en-US" w:eastAsia="zh-HK"/>
              </w:rPr>
            </w:pPr>
          </w:p>
          <w:p w14:paraId="5EF85860" w14:textId="77777777" w:rsidR="00213AC8" w:rsidRPr="00525F09" w:rsidRDefault="00213AC8" w:rsidP="00213AC8">
            <w:pPr>
              <w:pStyle w:val="31"/>
              <w:tabs>
                <w:tab w:val="left" w:pos="1680"/>
              </w:tabs>
              <w:spacing w:afterLines="50" w:after="120" w:line="300" w:lineRule="exact"/>
              <w:ind w:leftChars="47" w:left="114" w:rightChars="106" w:right="254" w:hanging="1"/>
              <w:rPr>
                <w:rFonts w:ascii="Times New Roman" w:eastAsia="標楷體" w:hAnsi="Times New Roman"/>
                <w:u w:val="single"/>
              </w:rPr>
            </w:pPr>
            <w:r w:rsidRPr="00525F09">
              <w:rPr>
                <w:rFonts w:ascii="Times New Roman" w:eastAsia="標楷體" w:hAnsi="Times New Roman"/>
                <w:u w:val="single"/>
              </w:rPr>
              <w:t>BIM Audit</w:t>
            </w:r>
          </w:p>
          <w:p w14:paraId="78633310" w14:textId="4566F174" w:rsidR="00213AC8" w:rsidRPr="00525F09" w:rsidRDefault="00213AC8" w:rsidP="00071073">
            <w:pPr>
              <w:pStyle w:val="31"/>
              <w:tabs>
                <w:tab w:val="left" w:pos="1680"/>
              </w:tabs>
              <w:spacing w:afterLines="50" w:after="120" w:line="300" w:lineRule="exact"/>
              <w:ind w:leftChars="47" w:left="114" w:rightChars="45" w:right="108" w:hanging="1"/>
              <w:rPr>
                <w:rFonts w:ascii="Times New Roman" w:eastAsia="標楷體" w:hAnsi="Times New Roman"/>
                <w:lang w:eastAsia="zh-HK"/>
              </w:rPr>
            </w:pPr>
            <w:r w:rsidRPr="00525F09">
              <w:rPr>
                <w:rFonts w:ascii="Times New Roman" w:eastAsia="標楷體" w:hAnsi="Times New Roman"/>
                <w:lang w:eastAsia="zh-HK"/>
              </w:rPr>
              <w:t>The 5</w:t>
            </w:r>
            <w:r w:rsidRPr="00525F09">
              <w:rPr>
                <w:rFonts w:ascii="Times New Roman" w:eastAsia="標楷體" w:hAnsi="Times New Roman"/>
                <w:vertAlign w:val="superscript"/>
                <w:lang w:eastAsia="zh-HK"/>
              </w:rPr>
              <w:t>th</w:t>
            </w:r>
            <w:r w:rsidRPr="00525F09">
              <w:rPr>
                <w:rFonts w:ascii="Times New Roman" w:eastAsia="標楷體" w:hAnsi="Times New Roman"/>
                <w:lang w:eastAsia="zh-HK"/>
              </w:rPr>
              <w:t xml:space="preserve"> BIM audit </w:t>
            </w:r>
            <w:r w:rsidR="00C06005" w:rsidRPr="00525F09">
              <w:rPr>
                <w:rFonts w:ascii="Times New Roman" w:eastAsia="標楷體" w:hAnsi="Times New Roman"/>
                <w:lang w:eastAsia="zh-HK"/>
              </w:rPr>
              <w:t>was being c</w:t>
            </w:r>
            <w:r w:rsidRPr="00525F09">
              <w:rPr>
                <w:rFonts w:ascii="Times New Roman" w:eastAsia="標楷體" w:hAnsi="Times New Roman"/>
                <w:lang w:eastAsia="zh-HK"/>
              </w:rPr>
              <w:t>onducted in November 2025 on a TCSS related project.</w:t>
            </w:r>
            <w:r w:rsidR="00FD11EA" w:rsidRPr="00525F09">
              <w:rPr>
                <w:rFonts w:ascii="Times New Roman" w:eastAsia="標楷體" w:hAnsi="Times New Roman"/>
                <w:lang w:eastAsia="zh-HK"/>
              </w:rPr>
              <w:t xml:space="preserve"> The audit report was planned for submitting to DEVB in </w:t>
            </w:r>
            <w:del w:id="1635" w:author="Mr CHEUNG Ka Kei 張家麒先生" w:date="2026-01-09T11:25:00Z">
              <w:r w:rsidR="00FD11EA" w:rsidRPr="00610D56" w:rsidDel="00B8757A">
                <w:rPr>
                  <w:rFonts w:ascii="Times New Roman" w:eastAsia="標楷體" w:hAnsi="Times New Roman"/>
                  <w:color w:val="FF0000"/>
                  <w:lang w:eastAsia="zh-HK"/>
                </w:rPr>
                <w:delText>Dec</w:delText>
              </w:r>
              <w:r w:rsidR="008C7A3C" w:rsidRPr="00610D56" w:rsidDel="00B8757A">
                <w:rPr>
                  <w:rFonts w:ascii="Times New Roman" w:eastAsia="標楷體" w:hAnsi="Times New Roman"/>
                  <w:color w:val="FF0000"/>
                  <w:lang w:eastAsia="zh-HK"/>
                </w:rPr>
                <w:delText>ember</w:delText>
              </w:r>
              <w:r w:rsidR="00FD11EA" w:rsidRPr="00610D56" w:rsidDel="00B8757A">
                <w:rPr>
                  <w:rFonts w:ascii="Times New Roman" w:eastAsia="標楷體" w:hAnsi="Times New Roman"/>
                  <w:color w:val="FF0000"/>
                  <w:lang w:eastAsia="zh-HK"/>
                </w:rPr>
                <w:delText xml:space="preserve"> 2025</w:delText>
              </w:r>
            </w:del>
            <w:r w:rsidR="00CE5DBF" w:rsidRPr="00610D56">
              <w:rPr>
                <w:rFonts w:ascii="Times New Roman" w:eastAsia="標楷體" w:hAnsi="Times New Roman"/>
                <w:color w:val="FF0000"/>
                <w:lang w:eastAsia="zh-HK"/>
              </w:rPr>
              <w:t>February</w:t>
            </w:r>
            <w:ins w:id="1636" w:author="Mr CHEUNG Ka Kei 張家麒先生" w:date="2026-01-09T11:25:00Z">
              <w:r w:rsidR="00B8757A" w:rsidRPr="00610D56">
                <w:rPr>
                  <w:rFonts w:ascii="Times New Roman" w:eastAsia="標楷體" w:hAnsi="Times New Roman"/>
                  <w:color w:val="FF0000"/>
                  <w:lang w:eastAsia="zh-HK"/>
                </w:rPr>
                <w:t xml:space="preserve"> 2026</w:t>
              </w:r>
            </w:ins>
            <w:r w:rsidR="00FD11EA" w:rsidRPr="00610D56">
              <w:rPr>
                <w:rFonts w:ascii="Times New Roman" w:eastAsia="標楷體" w:hAnsi="Times New Roman"/>
                <w:color w:val="FF0000"/>
                <w:lang w:eastAsia="zh-HK"/>
              </w:rPr>
              <w:t>.</w:t>
            </w:r>
          </w:p>
          <w:p w14:paraId="10AAE500" w14:textId="77777777" w:rsidR="00213AC8" w:rsidRPr="00525F09" w:rsidRDefault="00213AC8" w:rsidP="00213AC8">
            <w:pPr>
              <w:pStyle w:val="31"/>
              <w:tabs>
                <w:tab w:val="left" w:pos="1680"/>
              </w:tabs>
              <w:spacing w:afterLines="50" w:after="120" w:line="300" w:lineRule="exact"/>
              <w:ind w:leftChars="47" w:left="114" w:rightChars="106" w:right="254" w:hanging="1"/>
              <w:rPr>
                <w:rFonts w:ascii="Times New Roman" w:eastAsia="標楷體" w:hAnsi="Times New Roman"/>
                <w:u w:val="single"/>
              </w:rPr>
            </w:pPr>
          </w:p>
          <w:p w14:paraId="071FF1F7" w14:textId="77777777" w:rsidR="00213AC8" w:rsidRPr="00525F09" w:rsidRDefault="00213AC8" w:rsidP="00213AC8">
            <w:pPr>
              <w:pStyle w:val="31"/>
              <w:tabs>
                <w:tab w:val="left" w:pos="1680"/>
              </w:tabs>
              <w:spacing w:afterLines="50" w:after="120" w:line="300" w:lineRule="exact"/>
              <w:ind w:leftChars="47" w:left="114" w:rightChars="106" w:right="254" w:hanging="1"/>
              <w:rPr>
                <w:rFonts w:ascii="Times New Roman" w:eastAsia="標楷體" w:hAnsi="Times New Roman"/>
                <w:u w:val="single"/>
              </w:rPr>
            </w:pPr>
            <w:r w:rsidRPr="00525F09">
              <w:rPr>
                <w:rFonts w:ascii="Times New Roman" w:eastAsia="標楷體" w:hAnsi="Times New Roman"/>
                <w:u w:val="single"/>
              </w:rPr>
              <w:t>Task Specific Training on DTD Technology for EG &amp; TT</w:t>
            </w:r>
          </w:p>
          <w:p w14:paraId="6F9256B6" w14:textId="34348865" w:rsidR="00213AC8" w:rsidRPr="00525F09" w:rsidRDefault="00213AC8" w:rsidP="00071073">
            <w:pPr>
              <w:spacing w:line="300" w:lineRule="exact"/>
              <w:ind w:leftChars="37" w:left="89" w:rightChars="45" w:right="108"/>
              <w:jc w:val="both"/>
              <w:rPr>
                <w:rFonts w:eastAsia="標楷體"/>
                <w:lang w:eastAsia="zh-HK"/>
              </w:rPr>
            </w:pPr>
            <w:r w:rsidRPr="00525F09">
              <w:rPr>
                <w:rFonts w:eastAsia="標楷體"/>
                <w:lang w:eastAsia="zh-HK"/>
              </w:rPr>
              <w:t xml:space="preserve">The task specific training on DTD technology for EG and TT will be conducted on February 2026.  A 5-day training with hands-on workshops will be offered, covering the deployment of GWIN sensors, </w:t>
            </w:r>
            <w:r w:rsidR="00193EDC" w:rsidRPr="00525F09">
              <w:rPr>
                <w:rFonts w:eastAsia="標楷體"/>
                <w:lang w:eastAsia="zh-HK"/>
              </w:rPr>
              <w:t xml:space="preserve">operation of 3D laser scanner, </w:t>
            </w:r>
            <w:r w:rsidRPr="00525F09">
              <w:rPr>
                <w:rFonts w:eastAsia="標楷體"/>
                <w:lang w:eastAsia="zh-HK"/>
              </w:rPr>
              <w:t>BIM Authoring, and the BIM-AM handover process.  DTD is working closely with TU on the arrangement of the training and the practical project session afterwards for EG.</w:t>
            </w:r>
            <w:ins w:id="1637" w:author="Mr CHEUNG Ka Kei 張家麒先生" w:date="2026-01-09T11:25:00Z">
              <w:r w:rsidR="00ED49B6" w:rsidRPr="00525F09">
                <w:rPr>
                  <w:rFonts w:eastAsia="標楷體"/>
                  <w:lang w:eastAsia="zh-HK"/>
                </w:rPr>
                <w:t xml:space="preserve"> </w:t>
              </w:r>
              <w:r w:rsidR="00ED49B6" w:rsidRPr="00525F09">
                <w:t xml:space="preserve"> </w:t>
              </w:r>
              <w:r w:rsidR="00ED49B6" w:rsidRPr="00525F09">
                <w:rPr>
                  <w:rFonts w:eastAsia="標楷體"/>
                  <w:color w:val="FF0000"/>
                  <w:lang w:eastAsia="zh-HK"/>
                </w:rPr>
                <w:t xml:space="preserve">A briefing to EG on the programme of task specific training was </w:t>
              </w:r>
            </w:ins>
            <w:r w:rsidR="00CE5DBF" w:rsidRPr="00525F09">
              <w:rPr>
                <w:rFonts w:eastAsia="標楷體"/>
                <w:color w:val="FF0000"/>
                <w:lang w:eastAsia="zh-HK"/>
              </w:rPr>
              <w:t>held</w:t>
            </w:r>
            <w:ins w:id="1638" w:author="Mr CHEUNG Ka Kei 張家麒先生" w:date="2026-01-09T11:25:00Z">
              <w:r w:rsidR="00ED49B6" w:rsidRPr="00525F09">
                <w:rPr>
                  <w:rFonts w:eastAsia="標楷體"/>
                  <w:color w:val="FF0000"/>
                  <w:lang w:eastAsia="zh-HK"/>
                </w:rPr>
                <w:t xml:space="preserve"> for 30 January 2026.</w:t>
              </w:r>
            </w:ins>
          </w:p>
          <w:p w14:paraId="5C1576FB" w14:textId="77777777" w:rsidR="00213AC8" w:rsidRPr="00F571FE" w:rsidRDefault="00213AC8" w:rsidP="00F571FE">
            <w:pPr>
              <w:pStyle w:val="31"/>
              <w:spacing w:line="300" w:lineRule="exact"/>
              <w:ind w:leftChars="200" w:rightChars="106" w:right="254"/>
              <w:rPr>
                <w:rFonts w:ascii="Times New Roman" w:eastAsia="標楷體" w:hAnsi="Times New Roman"/>
                <w:u w:val="single"/>
                <w:lang w:val="en-US"/>
              </w:rPr>
            </w:pPr>
          </w:p>
        </w:tc>
        <w:tc>
          <w:tcPr>
            <w:tcW w:w="1701" w:type="dxa"/>
            <w:tcBorders>
              <w:left w:val="nil"/>
            </w:tcBorders>
          </w:tcPr>
          <w:p w14:paraId="3E82668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r w:rsidRPr="00525F09">
              <w:rPr>
                <w:rFonts w:ascii="Times New Roman" w:eastAsia="標楷體" w:hAnsi="Times New Roman"/>
                <w:sz w:val="24"/>
              </w:rPr>
              <w:t>SE/BIM</w:t>
            </w:r>
          </w:p>
          <w:p w14:paraId="2BA53A97"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tc>
      </w:tr>
      <w:tr w:rsidR="00071073" w:rsidRPr="00525F09" w:rsidDel="00F571FE" w14:paraId="5103E893" w14:textId="4EFE3194" w:rsidTr="007321F8">
        <w:trPr>
          <w:trHeight w:val="558"/>
          <w:del w:id="1639" w:author="Mr CHEUNG Ka Kei 張家麒先生" w:date="2026-02-04T09:38:00Z"/>
        </w:trPr>
        <w:tc>
          <w:tcPr>
            <w:tcW w:w="709" w:type="dxa"/>
          </w:tcPr>
          <w:p w14:paraId="40D8E42A" w14:textId="6C31AFE5" w:rsidR="00213AC8" w:rsidRPr="00525F09" w:rsidDel="00F571FE" w:rsidRDefault="00213AC8" w:rsidP="00213AC8">
            <w:pPr>
              <w:spacing w:line="300" w:lineRule="exact"/>
              <w:ind w:rightChars="60" w:right="144"/>
              <w:rPr>
                <w:del w:id="1640" w:author="Mr CHEUNG Ka Kei 張家麒先生" w:date="2026-02-04T09:38:00Z"/>
                <w:rFonts w:eastAsia="標楷體"/>
                <w:b/>
              </w:rPr>
            </w:pPr>
          </w:p>
        </w:tc>
        <w:tc>
          <w:tcPr>
            <w:tcW w:w="1003" w:type="dxa"/>
            <w:gridSpan w:val="2"/>
          </w:tcPr>
          <w:p w14:paraId="5BB5FF17" w14:textId="4935C453" w:rsidR="00213AC8" w:rsidRPr="00525F09" w:rsidDel="00F571FE" w:rsidRDefault="00213AC8" w:rsidP="00213AC8">
            <w:pPr>
              <w:pStyle w:val="31"/>
              <w:numPr>
                <w:ilvl w:val="0"/>
                <w:numId w:val="26"/>
              </w:numPr>
              <w:spacing w:line="300" w:lineRule="exact"/>
              <w:ind w:rightChars="60" w:right="144"/>
              <w:jc w:val="left"/>
              <w:rPr>
                <w:del w:id="1641" w:author="Mr CHEUNG Ka Kei 張家麒先生" w:date="2026-02-04T09:38:00Z"/>
                <w:rFonts w:ascii="Times New Roman" w:eastAsia="標楷體" w:hAnsi="Times New Roman"/>
                <w:szCs w:val="24"/>
              </w:rPr>
            </w:pPr>
          </w:p>
        </w:tc>
        <w:tc>
          <w:tcPr>
            <w:tcW w:w="6226" w:type="dxa"/>
          </w:tcPr>
          <w:p w14:paraId="7007FB68" w14:textId="1CC125C8" w:rsidR="00213AC8" w:rsidRPr="00525F09" w:rsidDel="00F571FE" w:rsidRDefault="00213AC8" w:rsidP="00071073">
            <w:pPr>
              <w:pStyle w:val="31"/>
              <w:tabs>
                <w:tab w:val="left" w:pos="1680"/>
              </w:tabs>
              <w:spacing w:line="300" w:lineRule="exact"/>
              <w:ind w:leftChars="37" w:left="90" w:rightChars="45" w:right="108" w:hanging="1"/>
              <w:rPr>
                <w:del w:id="1642" w:author="Mr CHEUNG Ka Kei 張家麒先生" w:date="2026-02-04T09:38:00Z"/>
                <w:rFonts w:ascii="Times New Roman" w:eastAsia="標楷體" w:hAnsi="Times New Roman"/>
                <w:lang w:eastAsia="zh-HK"/>
              </w:rPr>
            </w:pPr>
            <w:del w:id="1643" w:author="Mr CHEUNG Ka Kei 張家麒先生" w:date="2026-02-04T09:38:00Z">
              <w:r w:rsidRPr="00525F09" w:rsidDel="00F571FE">
                <w:rPr>
                  <w:rFonts w:ascii="Times New Roman" w:eastAsia="標楷體" w:hAnsi="Times New Roman"/>
                  <w:lang w:eastAsia="zh-HK"/>
                </w:rPr>
                <w:delText>SE/GWIN reported that DTD was working with FEHD for a trial operation of an outdoor cleaning robot along the route from Ma Liu Shui off Tolo Highway Public Toilet  (</w:delText>
              </w:r>
              <w:r w:rsidRPr="00525F09" w:rsidDel="00F571FE">
                <w:rPr>
                  <w:rFonts w:ascii="Times New Roman" w:eastAsia="標楷體" w:hAnsi="Times New Roman"/>
                  <w:lang w:eastAsia="zh-HK"/>
                </w:rPr>
                <w:delText>馬料水吐露港公路公廁</w:delText>
              </w:r>
              <w:r w:rsidRPr="00525F09" w:rsidDel="00F571FE">
                <w:rPr>
                  <w:rFonts w:ascii="Times New Roman" w:eastAsia="標楷體" w:hAnsi="Times New Roman"/>
                  <w:lang w:eastAsia="zh-HK"/>
                </w:rPr>
                <w:delText>) to Ma Liu Shui Waterfront Public Toilet (</w:delText>
              </w:r>
              <w:r w:rsidRPr="00525F09" w:rsidDel="00F571FE">
                <w:rPr>
                  <w:rFonts w:ascii="Times New Roman" w:eastAsia="標楷體" w:hAnsi="Times New Roman"/>
                  <w:lang w:eastAsia="zh-HK"/>
                </w:rPr>
                <w:delText>馬料水海濱公廁</w:delText>
              </w:r>
              <w:r w:rsidRPr="00525F09" w:rsidDel="00F571FE">
                <w:rPr>
                  <w:rFonts w:ascii="Times New Roman" w:eastAsia="標楷體" w:hAnsi="Times New Roman"/>
                  <w:lang w:eastAsia="zh-HK"/>
                </w:rPr>
                <w:delText xml:space="preserve">) . </w:delText>
              </w:r>
              <w:r w:rsidR="00C04523" w:rsidRPr="006F6C1E" w:rsidDel="00F571FE">
                <w:rPr>
                  <w:rFonts w:ascii="Times New Roman" w:eastAsia="標楷體" w:hAnsi="Times New Roman"/>
                  <w:color w:val="FF0000"/>
                  <w:lang w:eastAsia="zh-HK"/>
                </w:rPr>
                <w:delText>The 3rd</w:delText>
              </w:r>
              <w:r w:rsidR="00931F75" w:rsidRPr="006F6C1E" w:rsidDel="00F571FE">
                <w:rPr>
                  <w:rFonts w:ascii="Times New Roman" w:eastAsia="標楷體" w:hAnsi="Times New Roman"/>
                  <w:color w:val="FF0000"/>
                  <w:lang w:eastAsia="zh-HK"/>
                </w:rPr>
                <w:delText xml:space="preserve"> </w:delText>
              </w:r>
            </w:del>
            <w:del w:id="1644" w:author="Mr CHEUNG Ka Kei 張家麒先生" w:date="2026-02-04T08:20:00Z">
              <w:r w:rsidR="00931F75" w:rsidRPr="006F6C1E" w:rsidDel="006D3E8D">
                <w:rPr>
                  <w:rFonts w:ascii="Times New Roman" w:eastAsia="標楷體" w:hAnsi="Times New Roman"/>
                  <w:color w:val="FF0000"/>
                  <w:lang w:eastAsia="zh-HK"/>
                </w:rPr>
                <w:delText xml:space="preserve">trial </w:delText>
              </w:r>
            </w:del>
            <w:del w:id="1645" w:author="Mr CHEUNG Ka Kei 張家麒先生" w:date="2026-02-04T09:38:00Z">
              <w:r w:rsidR="00931F75" w:rsidRPr="006F6C1E" w:rsidDel="00F571FE">
                <w:rPr>
                  <w:rFonts w:ascii="Times New Roman" w:eastAsia="標楷體" w:hAnsi="Times New Roman"/>
                  <w:color w:val="FF0000"/>
                  <w:lang w:eastAsia="zh-HK"/>
                </w:rPr>
                <w:delText xml:space="preserve">at </w:delText>
              </w:r>
              <w:r w:rsidR="00C04523" w:rsidRPr="006F6C1E" w:rsidDel="00F571FE">
                <w:rPr>
                  <w:rFonts w:ascii="Times New Roman" w:eastAsia="標楷體" w:hAnsi="Times New Roman"/>
                  <w:color w:val="FF0000"/>
                  <w:lang w:eastAsia="zh-HK"/>
                </w:rPr>
                <w:delText>Shing Kai Road(</w:delText>
              </w:r>
              <w:r w:rsidR="00C04523" w:rsidRPr="006F6C1E" w:rsidDel="00F571FE">
                <w:rPr>
                  <w:rFonts w:ascii="Times New Roman" w:eastAsia="標楷體" w:hAnsi="Times New Roman"/>
                  <w:color w:val="FF0000"/>
                  <w:lang w:eastAsia="zh-HK"/>
                </w:rPr>
                <w:delText>承啟道</w:delText>
              </w:r>
              <w:r w:rsidR="00C04523" w:rsidRPr="006F6C1E" w:rsidDel="00F571FE">
                <w:rPr>
                  <w:rFonts w:ascii="Times New Roman" w:eastAsia="標楷體" w:hAnsi="Times New Roman"/>
                  <w:color w:val="FF0000"/>
                  <w:lang w:eastAsia="zh-HK"/>
                </w:rPr>
                <w:delText>) was</w:delText>
              </w:r>
            </w:del>
            <w:del w:id="1646" w:author="Mr CHEUNG Ka Kei 張家麒先生" w:date="2026-02-04T08:21:00Z">
              <w:r w:rsidR="00C04523" w:rsidRPr="006F6C1E" w:rsidDel="006D3E8D">
                <w:rPr>
                  <w:rFonts w:ascii="Times New Roman" w:eastAsia="標楷體" w:hAnsi="Times New Roman"/>
                  <w:color w:val="FF0000"/>
                  <w:lang w:eastAsia="zh-HK"/>
                </w:rPr>
                <w:delText xml:space="preserve"> submitted to TD and target to receive the </w:delText>
              </w:r>
              <w:r w:rsidR="00E64EED" w:rsidRPr="006F6C1E" w:rsidDel="006D3E8D">
                <w:rPr>
                  <w:rFonts w:ascii="Times New Roman" w:eastAsia="標楷體" w:hAnsi="Times New Roman"/>
                  <w:color w:val="FF0000"/>
                  <w:lang w:eastAsia="zh-HK"/>
                </w:rPr>
                <w:delText>movement permit</w:delText>
              </w:r>
              <w:r w:rsidR="00C04523" w:rsidRPr="006F6C1E" w:rsidDel="006D3E8D">
                <w:rPr>
                  <w:rFonts w:ascii="Times New Roman" w:eastAsia="標楷體" w:hAnsi="Times New Roman"/>
                  <w:color w:val="FF0000"/>
                  <w:lang w:eastAsia="zh-HK"/>
                </w:rPr>
                <w:delText xml:space="preserve"> by end</w:delText>
              </w:r>
            </w:del>
            <w:del w:id="1647" w:author="Mr CHEUNG Ka Kei 張家麒先生" w:date="2026-02-04T09:38:00Z">
              <w:r w:rsidR="00C04523" w:rsidRPr="006F6C1E" w:rsidDel="00F571FE">
                <w:rPr>
                  <w:rFonts w:ascii="Times New Roman" w:eastAsia="標楷體" w:hAnsi="Times New Roman"/>
                  <w:color w:val="FF0000"/>
                  <w:lang w:eastAsia="zh-HK"/>
                </w:rPr>
                <w:delText xml:space="preserve"> Nov</w:delText>
              </w:r>
              <w:r w:rsidR="00F80515" w:rsidRPr="006F6C1E" w:rsidDel="00F571FE">
                <w:rPr>
                  <w:rFonts w:ascii="Times New Roman" w:eastAsia="標楷體" w:hAnsi="Times New Roman"/>
                  <w:color w:val="FF0000"/>
                  <w:lang w:eastAsia="zh-HK"/>
                </w:rPr>
                <w:delText>ember</w:delText>
              </w:r>
              <w:r w:rsidR="00C04523" w:rsidRPr="006F6C1E" w:rsidDel="00F571FE">
                <w:rPr>
                  <w:rFonts w:ascii="Times New Roman" w:eastAsia="標楷體" w:hAnsi="Times New Roman"/>
                  <w:color w:val="FF0000"/>
                  <w:lang w:eastAsia="zh-HK"/>
                </w:rPr>
                <w:delText xml:space="preserve"> 2025</w:delText>
              </w:r>
            </w:del>
            <w:del w:id="1648" w:author="Mr CHEUNG Ka Kei 張家麒先生" w:date="2026-02-04T08:21:00Z">
              <w:r w:rsidR="00C04523" w:rsidRPr="00525F09" w:rsidDel="007C27D4">
                <w:rPr>
                  <w:rFonts w:ascii="Times New Roman" w:eastAsia="標楷體" w:hAnsi="Times New Roman"/>
                  <w:lang w:eastAsia="zh-HK"/>
                </w:rPr>
                <w:delText xml:space="preserve">. </w:delText>
              </w:r>
              <w:r w:rsidR="00E64EED" w:rsidRPr="00525F09" w:rsidDel="007C27D4">
                <w:rPr>
                  <w:rFonts w:ascii="Times New Roman" w:eastAsia="標楷體" w:hAnsi="Times New Roman"/>
                  <w:lang w:eastAsia="zh-HK"/>
                </w:rPr>
                <w:delText>FEHD intended</w:delText>
              </w:r>
              <w:r w:rsidR="00C04523" w:rsidRPr="00525F09" w:rsidDel="007C27D4">
                <w:rPr>
                  <w:rFonts w:ascii="Times New Roman" w:eastAsia="標楷體" w:hAnsi="Times New Roman"/>
                </w:rPr>
                <w:delText xml:space="preserve"> to explore the possibility of expanding the scope to deploy two more robots for street cleaning.</w:delText>
              </w:r>
            </w:del>
          </w:p>
          <w:p w14:paraId="7D44ADC1" w14:textId="38D33077" w:rsidR="00213AC8" w:rsidRPr="00525F09" w:rsidDel="00F571FE" w:rsidRDefault="00213AC8" w:rsidP="00213AC8">
            <w:pPr>
              <w:pStyle w:val="31"/>
              <w:tabs>
                <w:tab w:val="left" w:pos="1680"/>
              </w:tabs>
              <w:spacing w:line="300" w:lineRule="exact"/>
              <w:ind w:leftChars="37" w:left="90" w:rightChars="106" w:right="254" w:hanging="1"/>
              <w:rPr>
                <w:del w:id="1649" w:author="Mr CHEUNG Ka Kei 張家麒先生" w:date="2026-02-04T09:38:00Z"/>
                <w:rFonts w:ascii="Times New Roman" w:eastAsia="標楷體" w:hAnsi="Times New Roman"/>
                <w:kern w:val="0"/>
              </w:rPr>
            </w:pPr>
          </w:p>
        </w:tc>
        <w:tc>
          <w:tcPr>
            <w:tcW w:w="1701" w:type="dxa"/>
            <w:tcBorders>
              <w:left w:val="nil"/>
            </w:tcBorders>
          </w:tcPr>
          <w:p w14:paraId="4ECAB162" w14:textId="596D3E5C" w:rsidR="00213AC8" w:rsidRPr="00525F09" w:rsidDel="00F571FE" w:rsidRDefault="00213AC8" w:rsidP="00213AC8">
            <w:pPr>
              <w:pStyle w:val="a5"/>
              <w:spacing w:before="0" w:after="0" w:line="300" w:lineRule="exact"/>
              <w:ind w:rightChars="0" w:right="0"/>
              <w:jc w:val="center"/>
              <w:rPr>
                <w:del w:id="1650" w:author="Mr CHEUNG Ka Kei 張家麒先生" w:date="2026-02-04T09:38:00Z"/>
                <w:rFonts w:ascii="Times New Roman" w:eastAsia="標楷體" w:hAnsi="Times New Roman"/>
                <w:kern w:val="2"/>
                <w:sz w:val="24"/>
              </w:rPr>
            </w:pPr>
            <w:del w:id="1651" w:author="Mr CHEUNG Ka Kei 張家麒先生" w:date="2026-02-04T09:38:00Z">
              <w:r w:rsidRPr="00525F09" w:rsidDel="00F571FE">
                <w:rPr>
                  <w:rFonts w:ascii="Times New Roman" w:eastAsia="標楷體" w:hAnsi="Times New Roman"/>
                  <w:kern w:val="2"/>
                  <w:sz w:val="24"/>
                </w:rPr>
                <w:delText>SE/GWIN</w:delText>
              </w:r>
            </w:del>
          </w:p>
        </w:tc>
      </w:tr>
      <w:tr w:rsidR="00071073" w:rsidRPr="00525F09" w:rsidDel="00F571FE" w14:paraId="69027FE5" w14:textId="51429A3C" w:rsidTr="007321F8">
        <w:trPr>
          <w:trHeight w:val="558"/>
          <w:del w:id="1652" w:author="Mr CHEUNG Ka Kei 張家麒先生" w:date="2026-02-04T09:38:00Z"/>
        </w:trPr>
        <w:tc>
          <w:tcPr>
            <w:tcW w:w="709" w:type="dxa"/>
          </w:tcPr>
          <w:p w14:paraId="74BF1B10" w14:textId="08C0D2A9" w:rsidR="00213AC8" w:rsidRPr="00525F09" w:rsidDel="00F571FE" w:rsidRDefault="00213AC8" w:rsidP="00213AC8">
            <w:pPr>
              <w:spacing w:line="300" w:lineRule="exact"/>
              <w:ind w:rightChars="60" w:right="144"/>
              <w:rPr>
                <w:del w:id="1653" w:author="Mr CHEUNG Ka Kei 張家麒先生" w:date="2026-02-04T09:38:00Z"/>
                <w:rFonts w:eastAsia="標楷體"/>
                <w:b/>
              </w:rPr>
            </w:pPr>
          </w:p>
        </w:tc>
        <w:tc>
          <w:tcPr>
            <w:tcW w:w="1003" w:type="dxa"/>
            <w:gridSpan w:val="2"/>
          </w:tcPr>
          <w:p w14:paraId="627E3491" w14:textId="685E5357" w:rsidR="00213AC8" w:rsidRPr="00525F09" w:rsidDel="00F571FE" w:rsidRDefault="00213AC8" w:rsidP="00213AC8">
            <w:pPr>
              <w:pStyle w:val="31"/>
              <w:numPr>
                <w:ilvl w:val="0"/>
                <w:numId w:val="26"/>
              </w:numPr>
              <w:spacing w:line="300" w:lineRule="exact"/>
              <w:ind w:rightChars="60" w:right="144"/>
              <w:jc w:val="left"/>
              <w:rPr>
                <w:del w:id="1654" w:author="Mr CHEUNG Ka Kei 張家麒先生" w:date="2026-02-04T09:38:00Z"/>
                <w:rFonts w:ascii="Times New Roman" w:eastAsia="標楷體" w:hAnsi="Times New Roman"/>
                <w:szCs w:val="24"/>
              </w:rPr>
            </w:pPr>
          </w:p>
        </w:tc>
        <w:tc>
          <w:tcPr>
            <w:tcW w:w="6226" w:type="dxa"/>
          </w:tcPr>
          <w:p w14:paraId="1EB383E8" w14:textId="2D1C9C81" w:rsidR="00DA214F" w:rsidRPr="00525F09" w:rsidDel="00F571FE" w:rsidRDefault="00213AC8" w:rsidP="00FA17F3">
            <w:pPr>
              <w:pStyle w:val="31"/>
              <w:tabs>
                <w:tab w:val="left" w:pos="1680"/>
              </w:tabs>
              <w:spacing w:line="300" w:lineRule="exact"/>
              <w:ind w:leftChars="37" w:left="90" w:rightChars="45" w:right="108" w:hanging="1"/>
              <w:rPr>
                <w:del w:id="1655" w:author="Mr CHEUNG Ka Kei 張家麒先生" w:date="2026-02-04T09:38:00Z"/>
                <w:rFonts w:ascii="Times New Roman" w:eastAsia="標楷體" w:hAnsi="Times New Roman"/>
                <w:kern w:val="0"/>
                <w:lang w:val="en-US"/>
              </w:rPr>
            </w:pPr>
            <w:del w:id="1656" w:author="Mr CHEUNG Ka Kei 張家麒先生" w:date="2026-02-04T09:38:00Z">
              <w:r w:rsidRPr="00525F09" w:rsidDel="00F571FE">
                <w:rPr>
                  <w:rFonts w:ascii="Times New Roman" w:eastAsia="標楷體" w:hAnsi="Times New Roman"/>
                  <w:kern w:val="0"/>
                </w:rPr>
                <w:delText>SE/GWIN</w:delText>
              </w:r>
              <w:r w:rsidRPr="00525F09" w:rsidDel="00F571FE">
                <w:rPr>
                  <w:rFonts w:ascii="Times New Roman" w:eastAsia="標楷體" w:hAnsi="Times New Roman"/>
                </w:rPr>
                <w:delText xml:space="preserve"> </w:delText>
              </w:r>
              <w:r w:rsidRPr="00525F09" w:rsidDel="00F571FE">
                <w:rPr>
                  <w:rFonts w:ascii="Times New Roman" w:eastAsia="標楷體" w:hAnsi="Times New Roman"/>
                  <w:kern w:val="0"/>
                </w:rPr>
                <w:delText>reported that tender for a contractor to perform a system checking on the compliance with IEEE2668 and benchmarking the IDex scores on EMSD IoT infrastructure and harmonization with other IoT infrastructure stakeholders in Hong Kong</w:delText>
              </w:r>
            </w:del>
            <w:del w:id="1657" w:author="Mr CHEUNG Ka Kei 張家麒先生" w:date="2026-02-04T09:19:00Z">
              <w:r w:rsidRPr="00525F09" w:rsidDel="00491287">
                <w:rPr>
                  <w:rFonts w:ascii="Times New Roman" w:eastAsia="標楷體" w:hAnsi="Times New Roman"/>
                  <w:kern w:val="0"/>
                </w:rPr>
                <w:delText xml:space="preserve"> </w:delText>
              </w:r>
            </w:del>
            <w:del w:id="1658" w:author="Mr CHEUNG Ka Kei 張家麒先生" w:date="2026-02-04T09:12:00Z">
              <w:r w:rsidRPr="00525F09" w:rsidDel="00CC4888">
                <w:rPr>
                  <w:rFonts w:ascii="Times New Roman" w:eastAsia="標楷體" w:hAnsi="Times New Roman"/>
                  <w:kern w:val="0"/>
                </w:rPr>
                <w:delText>had been invited and was closed on 12 September 2025</w:delText>
              </w:r>
            </w:del>
            <w:del w:id="1659" w:author="Mr CHEUNG Ka Kei 張家麒先生" w:date="2026-02-04T09:38:00Z">
              <w:r w:rsidRPr="00525F09" w:rsidDel="00F571FE">
                <w:rPr>
                  <w:rFonts w:ascii="Times New Roman" w:eastAsia="標楷體" w:hAnsi="Times New Roman"/>
                  <w:kern w:val="0"/>
                </w:rPr>
                <w:delText xml:space="preserve">. </w:delText>
              </w:r>
            </w:del>
            <w:del w:id="1660" w:author="Mr CHEUNG Ka Kei 張家麒先生" w:date="2026-02-04T09:13:00Z">
              <w:r w:rsidRPr="00525F09" w:rsidDel="00B7174F">
                <w:rPr>
                  <w:rFonts w:ascii="Times New Roman" w:eastAsia="標楷體" w:hAnsi="Times New Roman"/>
                  <w:kern w:val="0"/>
                </w:rPr>
                <w:delText xml:space="preserve">The received quotation is being evaluated.  </w:delText>
              </w:r>
            </w:del>
            <w:del w:id="1661" w:author="Mr CHEUNG Ka Kei 張家麒先生" w:date="2026-02-04T09:38:00Z">
              <w:r w:rsidRPr="00525F09" w:rsidDel="00F571FE">
                <w:rPr>
                  <w:rFonts w:ascii="Times New Roman" w:eastAsia="標楷體" w:hAnsi="Times New Roman"/>
                  <w:kern w:val="0"/>
                </w:rPr>
                <w:delText>This technical study was aim to further improve the IoT infrastructure in terms of stability, performance and security base on the recommendations.</w:delText>
              </w:r>
            </w:del>
          </w:p>
        </w:tc>
        <w:tc>
          <w:tcPr>
            <w:tcW w:w="1701" w:type="dxa"/>
            <w:tcBorders>
              <w:left w:val="nil"/>
            </w:tcBorders>
          </w:tcPr>
          <w:p w14:paraId="67D81DF7" w14:textId="2B82BABC" w:rsidR="00213AC8" w:rsidRPr="00525F09" w:rsidDel="00F571FE" w:rsidRDefault="00213AC8" w:rsidP="00213AC8">
            <w:pPr>
              <w:pStyle w:val="a5"/>
              <w:spacing w:before="0" w:after="0" w:line="300" w:lineRule="exact"/>
              <w:ind w:rightChars="0" w:right="0"/>
              <w:jc w:val="center"/>
              <w:rPr>
                <w:del w:id="1662" w:author="Mr CHEUNG Ka Kei 張家麒先生" w:date="2026-02-04T09:38:00Z"/>
                <w:rFonts w:ascii="Times New Roman" w:eastAsia="標楷體" w:hAnsi="Times New Roman"/>
                <w:sz w:val="24"/>
                <w:lang w:eastAsia="zh-HK"/>
              </w:rPr>
            </w:pPr>
            <w:del w:id="1663" w:author="Mr CHEUNG Ka Kei 張家麒先生" w:date="2026-02-04T09:38:00Z">
              <w:r w:rsidRPr="00525F09" w:rsidDel="00F571FE">
                <w:rPr>
                  <w:rFonts w:ascii="Times New Roman" w:eastAsia="標楷體" w:hAnsi="Times New Roman"/>
                  <w:kern w:val="2"/>
                  <w:sz w:val="24"/>
                </w:rPr>
                <w:delText>SE/GWIN</w:delText>
              </w:r>
            </w:del>
          </w:p>
        </w:tc>
      </w:tr>
      <w:tr w:rsidR="00071073" w:rsidRPr="00525F09" w14:paraId="3828788C" w14:textId="77777777" w:rsidTr="007321F8">
        <w:trPr>
          <w:trHeight w:val="558"/>
        </w:trPr>
        <w:tc>
          <w:tcPr>
            <w:tcW w:w="709" w:type="dxa"/>
          </w:tcPr>
          <w:p w14:paraId="1FF15500" w14:textId="77777777" w:rsidR="00213AC8" w:rsidRPr="00525F09" w:rsidRDefault="00213AC8" w:rsidP="00213AC8">
            <w:pPr>
              <w:spacing w:line="300" w:lineRule="exact"/>
              <w:ind w:rightChars="60" w:right="144"/>
              <w:rPr>
                <w:rFonts w:eastAsia="標楷體"/>
                <w:b/>
              </w:rPr>
            </w:pPr>
          </w:p>
        </w:tc>
        <w:tc>
          <w:tcPr>
            <w:tcW w:w="1003" w:type="dxa"/>
            <w:gridSpan w:val="2"/>
          </w:tcPr>
          <w:p w14:paraId="0856AE8E" w14:textId="12AC1880" w:rsidR="00213AC8" w:rsidRPr="00525F09" w:rsidRDefault="00A950F1" w:rsidP="00213AC8">
            <w:pPr>
              <w:pStyle w:val="31"/>
              <w:spacing w:line="300" w:lineRule="exact"/>
              <w:ind w:left="0" w:rightChars="60" w:right="144" w:firstLine="0"/>
              <w:jc w:val="left"/>
              <w:rPr>
                <w:rFonts w:ascii="Times New Roman" w:eastAsia="標楷體" w:hAnsi="Times New Roman"/>
                <w:lang w:val="en-US"/>
              </w:rPr>
            </w:pPr>
            <w:del w:id="1664" w:author="Mr CHAN Hei Yim, Leo 陳禧棪" w:date="2026-01-12T10:43:00Z">
              <w:r w:rsidRPr="00525F09" w:rsidDel="00E523D3">
                <w:rPr>
                  <w:rFonts w:ascii="Times New Roman" w:eastAsia="標楷體" w:hAnsi="Times New Roman"/>
                  <w:lang w:val="en-US"/>
                </w:rPr>
                <w:delText>4.</w:delText>
              </w:r>
              <w:r w:rsidR="007B69C4" w:rsidRPr="00525F09" w:rsidDel="00E523D3">
                <w:rPr>
                  <w:rFonts w:ascii="Times New Roman" w:eastAsia="標楷體" w:hAnsi="Times New Roman"/>
                  <w:lang w:val="en-US"/>
                </w:rPr>
                <w:delText>7</w:delText>
              </w:r>
            </w:del>
          </w:p>
        </w:tc>
        <w:tc>
          <w:tcPr>
            <w:tcW w:w="6226" w:type="dxa"/>
          </w:tcPr>
          <w:p w14:paraId="007330FE" w14:textId="4D8356E9" w:rsidR="00213AC8" w:rsidRPr="00525F09" w:rsidRDefault="00892781" w:rsidP="00213AC8">
            <w:pPr>
              <w:pStyle w:val="31"/>
              <w:tabs>
                <w:tab w:val="left" w:pos="1680"/>
              </w:tabs>
              <w:spacing w:line="300" w:lineRule="exact"/>
              <w:ind w:leftChars="47" w:left="114" w:rightChars="60" w:right="144" w:hanging="1"/>
              <w:rPr>
                <w:rFonts w:ascii="Times New Roman" w:eastAsia="標楷體" w:hAnsi="Times New Roman"/>
                <w:lang w:val="en-US"/>
              </w:rPr>
            </w:pPr>
            <w:del w:id="1665" w:author="Mr CHAN Hei Yim, Leo 陳禧棪" w:date="2026-01-12T10:43:00Z">
              <w:r w:rsidRPr="00525F09" w:rsidDel="00E523D3">
                <w:rPr>
                  <w:rFonts w:ascii="Times New Roman" w:eastAsia="標楷體" w:hAnsi="Times New Roman"/>
                  <w:lang w:val="en-US"/>
                </w:rPr>
                <w:delText>The eSurvey system has been successfully commercialized and adopted by the TD/EDB. In October 2025, TD/EDB approached ITSS1 with an urgent request to conduct a large-scale survey targeting approximately 1,000 school principals across Hong Kong to gather their views and feedback on school bus parking area arrangements. The eSurvey team promptly collaborated with TD/EDB stakeholders and successfully set up the customized survey platform within just one week. The survey was officially launched on 31 October 2025, and closure on 30 November 2025. The project funding from TD/EDB has been received through AW, marking another successful government commercialization milestone for the eSurvey system.</w:delText>
              </w:r>
            </w:del>
          </w:p>
        </w:tc>
        <w:tc>
          <w:tcPr>
            <w:tcW w:w="1701" w:type="dxa"/>
            <w:tcBorders>
              <w:left w:val="nil"/>
            </w:tcBorders>
          </w:tcPr>
          <w:p w14:paraId="5E2B249D" w14:textId="47157391" w:rsidR="00213AC8" w:rsidRPr="00525F09" w:rsidRDefault="00596454" w:rsidP="00213AC8">
            <w:pPr>
              <w:pStyle w:val="a5"/>
              <w:spacing w:before="0" w:after="0" w:line="300" w:lineRule="exact"/>
              <w:ind w:rightChars="0" w:right="0"/>
              <w:jc w:val="center"/>
              <w:rPr>
                <w:rFonts w:ascii="Times New Roman" w:eastAsia="標楷體" w:hAnsi="Times New Roman"/>
                <w:kern w:val="2"/>
                <w:sz w:val="24"/>
                <w:lang w:eastAsia="zh-HK"/>
              </w:rPr>
            </w:pPr>
            <w:del w:id="1666" w:author="Mr CHAN Hei Yim, Leo 陳禧棪" w:date="2026-01-12T10:43:00Z">
              <w:r w:rsidRPr="00525F09" w:rsidDel="00E523D3">
                <w:rPr>
                  <w:rFonts w:ascii="Times New Roman" w:eastAsia="標楷體" w:hAnsi="Times New Roman"/>
                  <w:kern w:val="2"/>
                  <w:sz w:val="24"/>
                </w:rPr>
                <w:delText>SE/GWIN</w:delText>
              </w:r>
            </w:del>
          </w:p>
        </w:tc>
      </w:tr>
      <w:tr w:rsidR="00071073" w:rsidRPr="00525F09" w14:paraId="09C701D5" w14:textId="77777777" w:rsidTr="007321F8">
        <w:trPr>
          <w:trHeight w:val="558"/>
        </w:trPr>
        <w:tc>
          <w:tcPr>
            <w:tcW w:w="709" w:type="dxa"/>
          </w:tcPr>
          <w:p w14:paraId="03A56C2E" w14:textId="77777777" w:rsidR="00213AC8" w:rsidRPr="00525F09" w:rsidRDefault="00213AC8" w:rsidP="00213AC8">
            <w:pPr>
              <w:pStyle w:val="31"/>
              <w:spacing w:line="300" w:lineRule="exact"/>
              <w:ind w:left="0" w:rightChars="60" w:right="144" w:firstLine="0"/>
              <w:rPr>
                <w:rFonts w:ascii="Times New Roman" w:eastAsia="標楷體" w:hAnsi="Times New Roman"/>
                <w:b/>
                <w:bCs/>
              </w:rPr>
            </w:pPr>
            <w:r w:rsidRPr="00525F09">
              <w:rPr>
                <w:rFonts w:ascii="Times New Roman" w:eastAsia="標楷體" w:hAnsi="Times New Roman"/>
                <w:b/>
                <w:bCs/>
              </w:rPr>
              <w:t>5.</w:t>
            </w:r>
          </w:p>
        </w:tc>
        <w:tc>
          <w:tcPr>
            <w:tcW w:w="7229" w:type="dxa"/>
            <w:gridSpan w:val="3"/>
          </w:tcPr>
          <w:p w14:paraId="7C33C19A" w14:textId="77777777" w:rsidR="00213AC8" w:rsidRPr="00525F09" w:rsidRDefault="00213AC8" w:rsidP="00213AC8">
            <w:pPr>
              <w:pStyle w:val="31"/>
              <w:keepNext/>
              <w:spacing w:line="300" w:lineRule="exact"/>
              <w:ind w:leftChars="5" w:left="24" w:rightChars="60" w:right="144" w:hanging="12"/>
              <w:rPr>
                <w:rFonts w:ascii="Times New Roman" w:eastAsia="標楷體" w:hAnsi="Times New Roman"/>
                <w:b/>
                <w:bCs/>
              </w:rPr>
            </w:pPr>
            <w:r w:rsidRPr="00525F09">
              <w:rPr>
                <w:rFonts w:ascii="Times New Roman" w:eastAsia="標楷體" w:hAnsi="Times New Roman"/>
                <w:b/>
                <w:bCs/>
              </w:rPr>
              <w:t>A.O.B.</w:t>
            </w:r>
          </w:p>
        </w:tc>
        <w:tc>
          <w:tcPr>
            <w:tcW w:w="1701" w:type="dxa"/>
            <w:tcBorders>
              <w:left w:val="nil"/>
            </w:tcBorders>
          </w:tcPr>
          <w:p w14:paraId="6897272E" w14:textId="77777777" w:rsidR="00213AC8" w:rsidRPr="00525F09" w:rsidRDefault="00213AC8" w:rsidP="00213AC8">
            <w:pPr>
              <w:pStyle w:val="a5"/>
              <w:keepNext/>
              <w:spacing w:before="0" w:after="0" w:line="300" w:lineRule="exact"/>
              <w:ind w:rightChars="0" w:right="0"/>
              <w:rPr>
                <w:rFonts w:ascii="Times New Roman" w:eastAsia="標楷體" w:hAnsi="Times New Roman"/>
                <w:kern w:val="2"/>
                <w:sz w:val="24"/>
                <w:lang w:eastAsia="zh-HK"/>
              </w:rPr>
            </w:pPr>
          </w:p>
        </w:tc>
      </w:tr>
      <w:tr w:rsidR="00071073" w:rsidRPr="00525F09" w14:paraId="2A48663A" w14:textId="77777777" w:rsidTr="007321F8">
        <w:trPr>
          <w:trHeight w:val="558"/>
        </w:trPr>
        <w:tc>
          <w:tcPr>
            <w:tcW w:w="709" w:type="dxa"/>
          </w:tcPr>
          <w:p w14:paraId="329DEDFE" w14:textId="77777777" w:rsidR="00213AC8" w:rsidRPr="00525F09" w:rsidRDefault="00213AC8" w:rsidP="00213AC8">
            <w:pPr>
              <w:spacing w:line="300" w:lineRule="exact"/>
              <w:ind w:rightChars="60" w:right="144"/>
              <w:rPr>
                <w:rFonts w:eastAsia="標楷體"/>
                <w:b/>
              </w:rPr>
            </w:pPr>
          </w:p>
        </w:tc>
        <w:tc>
          <w:tcPr>
            <w:tcW w:w="1003" w:type="dxa"/>
            <w:gridSpan w:val="2"/>
          </w:tcPr>
          <w:p w14:paraId="6FC00A27" w14:textId="77777777" w:rsidR="00213AC8" w:rsidRPr="00525F09" w:rsidDel="001D790A" w:rsidRDefault="00213AC8" w:rsidP="00213AC8">
            <w:pPr>
              <w:pStyle w:val="af2"/>
              <w:numPr>
                <w:ilvl w:val="0"/>
                <w:numId w:val="64"/>
              </w:numPr>
              <w:spacing w:line="300" w:lineRule="exact"/>
              <w:ind w:leftChars="0" w:rightChars="60" w:right="144"/>
              <w:jc w:val="both"/>
              <w:rPr>
                <w:rFonts w:ascii="Times New Roman" w:eastAsia="標楷體" w:hAnsi="Times New Roman"/>
              </w:rPr>
            </w:pPr>
          </w:p>
        </w:tc>
        <w:tc>
          <w:tcPr>
            <w:tcW w:w="6226" w:type="dxa"/>
          </w:tcPr>
          <w:p w14:paraId="3552750D" w14:textId="77777777" w:rsidR="00213AC8" w:rsidRPr="00525F09" w:rsidRDefault="00213AC8" w:rsidP="00213AC8">
            <w:pPr>
              <w:spacing w:line="300" w:lineRule="exact"/>
              <w:ind w:leftChars="47" w:left="113" w:rightChars="47" w:right="113"/>
              <w:jc w:val="both"/>
              <w:rPr>
                <w:rFonts w:eastAsia="標楷體"/>
                <w:u w:val="single"/>
              </w:rPr>
            </w:pPr>
            <w:r w:rsidRPr="00525F09">
              <w:rPr>
                <w:rFonts w:eastAsia="標楷體"/>
                <w:kern w:val="0"/>
                <w:u w:val="single"/>
              </w:rPr>
              <w:t>Attendance Management System (</w:t>
            </w:r>
            <w:proofErr w:type="spellStart"/>
            <w:r w:rsidRPr="00525F09">
              <w:rPr>
                <w:rFonts w:eastAsia="標楷體"/>
                <w:kern w:val="0"/>
                <w:u w:val="single"/>
              </w:rPr>
              <w:t>AttMS</w:t>
            </w:r>
            <w:proofErr w:type="spellEnd"/>
            <w:r w:rsidRPr="00525F09">
              <w:rPr>
                <w:rFonts w:eastAsia="標楷體"/>
                <w:kern w:val="0"/>
                <w:u w:val="single"/>
              </w:rPr>
              <w:t>)</w:t>
            </w:r>
          </w:p>
        </w:tc>
        <w:tc>
          <w:tcPr>
            <w:tcW w:w="1701" w:type="dxa"/>
            <w:tcBorders>
              <w:left w:val="nil"/>
            </w:tcBorders>
          </w:tcPr>
          <w:p w14:paraId="3761495E" w14:textId="77777777" w:rsidR="00213AC8" w:rsidRPr="00525F09" w:rsidRDefault="00213AC8" w:rsidP="00213AC8">
            <w:pPr>
              <w:pStyle w:val="a5"/>
              <w:spacing w:before="0" w:after="0" w:line="300" w:lineRule="exact"/>
              <w:ind w:rightChars="0" w:right="0"/>
              <w:jc w:val="center"/>
              <w:rPr>
                <w:rFonts w:ascii="Times New Roman" w:eastAsia="標楷體" w:hAnsi="Times New Roman"/>
                <w:sz w:val="24"/>
              </w:rPr>
            </w:pPr>
          </w:p>
        </w:tc>
      </w:tr>
      <w:tr w:rsidR="00071073" w:rsidRPr="00525F09" w14:paraId="37C9F95E" w14:textId="77777777" w:rsidTr="007321F8">
        <w:trPr>
          <w:trHeight w:val="567"/>
        </w:trPr>
        <w:tc>
          <w:tcPr>
            <w:tcW w:w="709" w:type="dxa"/>
          </w:tcPr>
          <w:p w14:paraId="3686990F" w14:textId="77777777" w:rsidR="00213AC8" w:rsidRPr="00525F09" w:rsidRDefault="00213AC8" w:rsidP="00213AC8">
            <w:pPr>
              <w:spacing w:line="300" w:lineRule="exact"/>
              <w:ind w:rightChars="60" w:right="144"/>
              <w:rPr>
                <w:rFonts w:eastAsia="標楷體"/>
                <w:b/>
              </w:rPr>
            </w:pPr>
          </w:p>
        </w:tc>
        <w:tc>
          <w:tcPr>
            <w:tcW w:w="992" w:type="dxa"/>
          </w:tcPr>
          <w:p w14:paraId="64AAB40E" w14:textId="77777777" w:rsidR="00213AC8" w:rsidRPr="00525F09" w:rsidRDefault="00213AC8" w:rsidP="00213AC8">
            <w:pPr>
              <w:spacing w:line="300" w:lineRule="exact"/>
              <w:ind w:rightChars="60" w:right="144"/>
              <w:jc w:val="both"/>
              <w:rPr>
                <w:rFonts w:eastAsia="標楷體"/>
              </w:rPr>
            </w:pPr>
          </w:p>
        </w:tc>
        <w:tc>
          <w:tcPr>
            <w:tcW w:w="6237" w:type="dxa"/>
            <w:gridSpan w:val="2"/>
          </w:tcPr>
          <w:p w14:paraId="03CA749A" w14:textId="0BF401D9" w:rsidR="006E4FCA" w:rsidRPr="00525F09" w:rsidRDefault="0072379C" w:rsidP="006E4FCA">
            <w:pPr>
              <w:spacing w:line="300" w:lineRule="exact"/>
              <w:ind w:leftChars="47" w:left="113" w:rightChars="47" w:right="113"/>
              <w:jc w:val="both"/>
              <w:rPr>
                <w:rFonts w:eastAsia="標楷體"/>
              </w:rPr>
            </w:pPr>
            <w:ins w:id="1667" w:author="Mr CHAN Hei Yim, Leo 陳禧棪" w:date="2026-01-15T16:06:00Z">
              <w:r w:rsidRPr="00525F09">
                <w:rPr>
                  <w:rFonts w:eastAsia="標楷體"/>
                </w:rPr>
                <w:t xml:space="preserve">Since the launch of </w:t>
              </w:r>
              <w:proofErr w:type="spellStart"/>
              <w:r w:rsidRPr="00525F09">
                <w:rPr>
                  <w:rFonts w:eastAsia="標楷體"/>
                </w:rPr>
                <w:t>AttMS</w:t>
              </w:r>
              <w:proofErr w:type="spellEnd"/>
              <w:r w:rsidRPr="00525F09">
                <w:rPr>
                  <w:rFonts w:eastAsia="標楷體"/>
                </w:rPr>
                <w:t xml:space="preserve"> in mid-2025, the system had been used by more than 1 000 staff members, covering over 120 000 records.  </w:t>
              </w:r>
            </w:ins>
            <w:ins w:id="1668" w:author="Mr CHAN Hei Yim, Leo 陳禧棪" w:date="2026-01-15T16:10:00Z">
              <w:r w:rsidRPr="00525F09">
                <w:rPr>
                  <w:rFonts w:eastAsia="標楷體"/>
                </w:rPr>
                <w:t>A</w:t>
              </w:r>
            </w:ins>
            <w:ins w:id="1669" w:author="Mr CHAN Hei Yim, Leo 陳禧棪" w:date="2026-01-15T16:06:00Z">
              <w:r w:rsidRPr="00525F09">
                <w:rPr>
                  <w:rFonts w:eastAsia="標楷體"/>
                </w:rPr>
                <w:t xml:space="preserve"> Working Group Meeting was arranged on 22 December 2025, to provide a status update among staff representatives.</w:t>
              </w:r>
            </w:ins>
            <w:ins w:id="1670" w:author="Mr CHAN Hei Yim, Leo 陳禧棪" w:date="2026-01-15T16:10:00Z">
              <w:r w:rsidRPr="00525F09">
                <w:rPr>
                  <w:rFonts w:eastAsia="標楷體"/>
                </w:rPr>
                <w:t xml:space="preserve">  Around 90 additional venues is scheduled to </w:t>
              </w:r>
            </w:ins>
            <w:ins w:id="1671" w:author="Mr CHAN Hei Yim, Leo 陳禧棪" w:date="2026-01-15T16:11:00Z">
              <w:r w:rsidRPr="00525F09">
                <w:rPr>
                  <w:rFonts w:eastAsia="標楷體"/>
                </w:rPr>
                <w:t xml:space="preserve">launch </w:t>
              </w:r>
              <w:proofErr w:type="spellStart"/>
              <w:r w:rsidRPr="00525F09">
                <w:rPr>
                  <w:rFonts w:eastAsia="標楷體"/>
                </w:rPr>
                <w:t>AttMS</w:t>
              </w:r>
              <w:proofErr w:type="spellEnd"/>
              <w:r w:rsidRPr="00525F09">
                <w:rPr>
                  <w:rFonts w:eastAsia="標楷體"/>
                </w:rPr>
                <w:t xml:space="preserve"> by end Q1 2026, with the remaining around 240 venues scheduled to launch</w:t>
              </w:r>
            </w:ins>
            <w:ins w:id="1672" w:author="Mr CHAN Hei Yim, Leo 陳禧棪" w:date="2026-01-15T16:12:00Z">
              <w:r w:rsidRPr="00525F09">
                <w:rPr>
                  <w:rFonts w:eastAsia="標楷體"/>
                </w:rPr>
                <w:t xml:space="preserve"> </w:t>
              </w:r>
              <w:r w:rsidR="00786238" w:rsidRPr="00525F09">
                <w:rPr>
                  <w:rFonts w:eastAsia="標楷體"/>
                </w:rPr>
                <w:t xml:space="preserve">in </w:t>
              </w:r>
              <w:r w:rsidRPr="00525F09">
                <w:rPr>
                  <w:rFonts w:eastAsia="標楷體"/>
                </w:rPr>
                <w:t>phase by end 2026.</w:t>
              </w:r>
            </w:ins>
            <w:del w:id="1673" w:author="Mr CHAN Hei Yim, Leo 陳禧棪" w:date="2026-01-15T16:06:00Z">
              <w:r w:rsidR="00213AC8" w:rsidRPr="00525F09">
                <w:rPr>
                  <w:rFonts w:eastAsia="標楷體"/>
                </w:rPr>
                <w:delText xml:space="preserve">The Full AttMS has been </w:delText>
              </w:r>
              <w:r w:rsidR="006E4FCA" w:rsidRPr="00525F09">
                <w:rPr>
                  <w:rFonts w:eastAsia="標楷體"/>
                </w:rPr>
                <w:delText>gradually launched since Jun, with monthly rollouts to selected sites occurring on the first of each month for easy cut-off reference. As of mid-Nov</w:delText>
              </w:r>
              <w:r w:rsidR="007B69C4" w:rsidRPr="00525F09">
                <w:rPr>
                  <w:rFonts w:eastAsia="標楷體"/>
                </w:rPr>
                <w:delText>ember</w:delText>
              </w:r>
              <w:r w:rsidR="006E4FCA" w:rsidRPr="00525F09">
                <w:rPr>
                  <w:rFonts w:eastAsia="標楷體"/>
                </w:rPr>
                <w:delText xml:space="preserve">, over 500 users are utilizing AttMS across 41 venues. Ongoing function and system enhancements are in progress, with the target completion date for a full launch to </w:delText>
              </w:r>
              <w:r w:rsidR="007B69C4" w:rsidRPr="00525F09">
                <w:rPr>
                  <w:rFonts w:eastAsia="DengXian"/>
                  <w:lang w:eastAsia="zh-CN"/>
                </w:rPr>
                <w:delText xml:space="preserve">around </w:delText>
              </w:r>
              <w:r w:rsidR="006E4FCA" w:rsidRPr="00525F09">
                <w:rPr>
                  <w:rFonts w:eastAsia="標楷體"/>
                </w:rPr>
                <w:delText xml:space="preserve">380 venues </w:delText>
              </w:r>
              <w:r w:rsidR="006E4FCA" w:rsidRPr="00525F09">
                <w:rPr>
                  <w:rFonts w:eastAsia="DengXian"/>
                  <w:lang w:eastAsia="zh-CN"/>
                </w:rPr>
                <w:delText>covering</w:delText>
              </w:r>
              <w:r w:rsidR="006E4FCA" w:rsidRPr="00525F09">
                <w:rPr>
                  <w:rFonts w:eastAsia="標楷體"/>
                </w:rPr>
                <w:delText xml:space="preserve"> </w:delText>
              </w:r>
              <w:r w:rsidR="007B69C4" w:rsidRPr="00525F09">
                <w:rPr>
                  <w:rFonts w:eastAsia="DengXian"/>
                  <w:lang w:eastAsia="zh-CN"/>
                </w:rPr>
                <w:delText xml:space="preserve">around </w:delText>
              </w:r>
              <w:r w:rsidR="006E4FCA" w:rsidRPr="00525F09">
                <w:rPr>
                  <w:rFonts w:eastAsia="標楷體"/>
                </w:rPr>
                <w:delText>5,200 users set for Q4 2026</w:delText>
              </w:r>
            </w:del>
            <w:r w:rsidR="006E4FCA" w:rsidRPr="00525F09">
              <w:rPr>
                <w:rFonts w:eastAsia="標楷體"/>
              </w:rPr>
              <w:t>.</w:t>
            </w:r>
          </w:p>
          <w:p w14:paraId="08E7E08F" w14:textId="77777777" w:rsidR="006E4FCA" w:rsidRPr="00525F09" w:rsidRDefault="006E4FCA" w:rsidP="006E4FCA">
            <w:pPr>
              <w:spacing w:line="300" w:lineRule="exact"/>
              <w:ind w:leftChars="47" w:left="113" w:rightChars="47" w:right="113"/>
              <w:jc w:val="both"/>
              <w:rPr>
                <w:rFonts w:eastAsia="標楷體"/>
              </w:rPr>
            </w:pPr>
          </w:p>
          <w:p w14:paraId="429E92A9" w14:textId="71E437FA" w:rsidR="00213AC8" w:rsidRPr="00525F09" w:rsidRDefault="006E4FCA" w:rsidP="006E4FCA">
            <w:pPr>
              <w:spacing w:line="300" w:lineRule="exact"/>
              <w:ind w:leftChars="47" w:left="113" w:rightChars="47" w:right="113"/>
              <w:jc w:val="both"/>
              <w:rPr>
                <w:del w:id="1674" w:author="Mr CHAN Hei Yim, Leo 陳禧棪" w:date="2026-01-15T16:05:00Z"/>
                <w:rFonts w:eastAsia="DengXian"/>
                <w:lang w:eastAsia="zh-CN"/>
              </w:rPr>
            </w:pPr>
            <w:del w:id="1675" w:author="Mr CHAN Hei Yim, Leo 陳禧棪" w:date="2026-01-15T16:05:00Z">
              <w:r w:rsidRPr="00525F09" w:rsidDel="0072379C">
                <w:rPr>
                  <w:rFonts w:eastAsia="標楷體"/>
                </w:rPr>
                <w:delText>After the meeting with FEDH</w:delText>
              </w:r>
              <w:r w:rsidRPr="00525F09" w:rsidDel="0072379C">
                <w:rPr>
                  <w:rFonts w:eastAsia="DengXian"/>
                  <w:lang w:eastAsia="zh-CN"/>
                </w:rPr>
                <w:delText xml:space="preserve"> arranged by GWIN</w:delText>
              </w:r>
              <w:r w:rsidRPr="00525F09" w:rsidDel="0072379C">
                <w:rPr>
                  <w:rFonts w:eastAsia="標楷體"/>
                </w:rPr>
                <w:delText xml:space="preserve"> </w:delText>
              </w:r>
              <w:r w:rsidRPr="00525F09" w:rsidDel="0072379C">
                <w:rPr>
                  <w:rFonts w:eastAsia="DengXian"/>
                  <w:lang w:eastAsia="zh-CN"/>
                </w:rPr>
                <w:delText xml:space="preserve">team </w:delText>
              </w:r>
              <w:r w:rsidRPr="00525F09" w:rsidDel="0072379C">
                <w:rPr>
                  <w:rFonts w:eastAsia="標楷體"/>
                </w:rPr>
                <w:delText xml:space="preserve">on October 20, they expressed interest </w:delText>
              </w:r>
              <w:r w:rsidRPr="00525F09" w:rsidDel="0072379C">
                <w:rPr>
                  <w:rFonts w:eastAsia="DengXian"/>
                  <w:lang w:eastAsia="zh-CN"/>
                </w:rPr>
                <w:delText xml:space="preserve">for </w:delText>
              </w:r>
              <w:r w:rsidRPr="00525F09" w:rsidDel="0072379C">
                <w:rPr>
                  <w:rFonts w:eastAsia="標楷體"/>
                </w:rPr>
                <w:delText>system</w:delText>
              </w:r>
              <w:r w:rsidRPr="00525F09" w:rsidDel="0072379C">
                <w:rPr>
                  <w:rFonts w:eastAsia="DengXian"/>
                  <w:lang w:eastAsia="zh-CN"/>
                </w:rPr>
                <w:delText xml:space="preserve"> trial</w:delText>
              </w:r>
              <w:r w:rsidRPr="00525F09" w:rsidDel="0072379C">
                <w:rPr>
                  <w:rFonts w:eastAsia="標楷體"/>
                </w:rPr>
                <w:delText>.</w:delText>
              </w:r>
            </w:del>
            <w:ins w:id="1676" w:author="Mr CHAN Hei Yim, Leo 陳禧棪" w:date="2026-01-15T16:13:00Z">
              <w:r w:rsidR="006D24FF" w:rsidRPr="00525F09">
                <w:rPr>
                  <w:rFonts w:eastAsia="標楷體"/>
                </w:rPr>
                <w:t xml:space="preserve">In </w:t>
              </w:r>
            </w:ins>
            <w:ins w:id="1677" w:author="Mr CHAN Hei Yim, Leo 陳禧棪" w:date="2026-01-16T10:18:00Z">
              <w:r w:rsidR="008412CC" w:rsidRPr="00525F09">
                <w:rPr>
                  <w:rFonts w:eastAsia="標楷體"/>
                </w:rPr>
                <w:t>January 202</w:t>
              </w:r>
            </w:ins>
            <w:ins w:id="1678" w:author="Mr CHAN Hei Yim, Leo 陳禧棪" w:date="2026-01-16T10:20:00Z">
              <w:r w:rsidR="00067C52" w:rsidRPr="00525F09">
                <w:rPr>
                  <w:rFonts w:eastAsia="標楷體"/>
                </w:rPr>
                <w:t>6</w:t>
              </w:r>
            </w:ins>
            <w:ins w:id="1679" w:author="Mr CHAN Hei Yim, Leo 陳禧棪" w:date="2026-01-16T10:18:00Z">
              <w:r w:rsidR="008412CC" w:rsidRPr="00525F09">
                <w:rPr>
                  <w:rFonts w:eastAsia="標楷體"/>
                </w:rPr>
                <w:t xml:space="preserve">, FEHD </w:t>
              </w:r>
            </w:ins>
            <w:ins w:id="1680" w:author="Mr CHAN Hei Yim, Leo 陳禧棪" w:date="2026-01-16T10:19:00Z">
              <w:r w:rsidR="008412CC" w:rsidRPr="00525F09">
                <w:rPr>
                  <w:rFonts w:eastAsia="標楷體"/>
                </w:rPr>
                <w:t>replied</w:t>
              </w:r>
            </w:ins>
            <w:ins w:id="1681" w:author="Mr CHAN Hei Yim, Leo 陳禧棪" w:date="2026-01-16T10:18:00Z">
              <w:r w:rsidR="008412CC" w:rsidRPr="00525F09">
                <w:rPr>
                  <w:rFonts w:eastAsia="標楷體"/>
                </w:rPr>
                <w:t xml:space="preserve"> that</w:t>
              </w:r>
            </w:ins>
            <w:ins w:id="1682" w:author="Mr CHAN Hei Yim, Leo 陳禧棪" w:date="2026-01-16T10:19:00Z">
              <w:r w:rsidR="008412CC" w:rsidRPr="00525F09">
                <w:rPr>
                  <w:rFonts w:eastAsia="標楷體"/>
                </w:rPr>
                <w:t xml:space="preserve"> they are</w:t>
              </w:r>
            </w:ins>
            <w:ins w:id="1683" w:author="Mr CHAN Hei Yim, Leo 陳禧棪" w:date="2026-01-16T10:18:00Z">
              <w:r w:rsidR="008412CC" w:rsidRPr="00525F09">
                <w:rPr>
                  <w:rFonts w:eastAsia="標楷體"/>
                </w:rPr>
                <w:t xml:space="preserve"> </w:t>
              </w:r>
            </w:ins>
            <w:ins w:id="1684" w:author="Mr CHAN Hei Yim, Leo 陳禧棪" w:date="2026-01-16T10:19:00Z">
              <w:r w:rsidR="008412CC" w:rsidRPr="00525F09">
                <w:rPr>
                  <w:rFonts w:eastAsia="標楷體"/>
                </w:rPr>
                <w:t>interested in conducting a trial at one of their outstations</w:t>
              </w:r>
            </w:ins>
            <w:ins w:id="1685" w:author="Mr CHAN Hei Yim, Leo 陳禧棪" w:date="2026-01-16T10:20:00Z">
              <w:r w:rsidR="0032275F" w:rsidRPr="00525F09">
                <w:rPr>
                  <w:rFonts w:eastAsia="標楷體"/>
                </w:rPr>
                <w:t>, targeted in February 2026</w:t>
              </w:r>
            </w:ins>
            <w:ins w:id="1686" w:author="Mr CHAN Hei Yim, Leo 陳禧棪" w:date="2026-01-16T10:19:00Z">
              <w:r w:rsidR="008412CC" w:rsidRPr="00525F09">
                <w:rPr>
                  <w:rFonts w:eastAsia="標楷體"/>
                </w:rPr>
                <w:t>.  They have identified a front-line volunteer to participate in the trial</w:t>
              </w:r>
            </w:ins>
            <w:ins w:id="1687" w:author="Mr CHAN Hei Yim, Leo 陳禧棪" w:date="2026-01-15T16:16:00Z">
              <w:r w:rsidR="00BE2FF0" w:rsidRPr="00525F09">
                <w:rPr>
                  <w:rFonts w:eastAsia="標楷體"/>
                </w:rPr>
                <w:t>.</w:t>
              </w:r>
            </w:ins>
            <w:ins w:id="1688" w:author="Mr CHAN Hei Yim, Leo 陳禧棪" w:date="2026-01-16T10:19:00Z">
              <w:r w:rsidR="008412CC" w:rsidRPr="00525F09">
                <w:rPr>
                  <w:rFonts w:eastAsia="標楷體"/>
                </w:rPr>
                <w:t xml:space="preserve">  We would provide technical support to</w:t>
              </w:r>
              <w:r w:rsidR="00D220A0" w:rsidRPr="00525F09">
                <w:rPr>
                  <w:rFonts w:eastAsia="標楷體"/>
                </w:rPr>
                <w:t xml:space="preserve"> FEHD </w:t>
              </w:r>
              <w:r w:rsidR="008412CC" w:rsidRPr="00525F09">
                <w:rPr>
                  <w:rFonts w:eastAsia="標楷體"/>
                </w:rPr>
                <w:t>to facilitate the trial.</w:t>
              </w:r>
            </w:ins>
          </w:p>
          <w:p w14:paraId="586D2686" w14:textId="77777777" w:rsidR="00213AC8" w:rsidRPr="00525F09" w:rsidRDefault="00213AC8" w:rsidP="00213AC8">
            <w:pPr>
              <w:spacing w:line="300" w:lineRule="exact"/>
              <w:ind w:leftChars="47" w:left="113" w:rightChars="47" w:right="113"/>
              <w:jc w:val="both"/>
              <w:rPr>
                <w:rFonts w:eastAsia="標楷體"/>
                <w:kern w:val="0"/>
              </w:rPr>
            </w:pPr>
          </w:p>
        </w:tc>
        <w:tc>
          <w:tcPr>
            <w:tcW w:w="1701" w:type="dxa"/>
          </w:tcPr>
          <w:p w14:paraId="6E6BC74E" w14:textId="77777777" w:rsidR="00213AC8" w:rsidRPr="00525F09" w:rsidRDefault="00213AC8" w:rsidP="00213AC8">
            <w:pPr>
              <w:spacing w:line="300" w:lineRule="exact"/>
              <w:ind w:leftChars="47" w:left="113" w:rightChars="47" w:right="113"/>
              <w:jc w:val="center"/>
              <w:rPr>
                <w:rFonts w:eastAsia="標楷體"/>
                <w:kern w:val="0"/>
              </w:rPr>
            </w:pPr>
            <w:r w:rsidRPr="00525F09">
              <w:rPr>
                <w:rFonts w:eastAsia="標楷體"/>
              </w:rPr>
              <w:t>CE/CS &amp; CE/DT</w:t>
            </w:r>
          </w:p>
        </w:tc>
      </w:tr>
      <w:tr w:rsidR="00071073" w:rsidRPr="00525F09" w:rsidDel="00B542D5" w14:paraId="338B4637" w14:textId="1A301F67" w:rsidTr="007321F8">
        <w:trPr>
          <w:trHeight w:val="558"/>
          <w:del w:id="1689" w:author="Mr CHEUNG Ka Kei 張家麒先生" w:date="2026-02-04T08:22:00Z"/>
        </w:trPr>
        <w:tc>
          <w:tcPr>
            <w:tcW w:w="709" w:type="dxa"/>
          </w:tcPr>
          <w:p w14:paraId="5A7052B4" w14:textId="76AC35B2" w:rsidR="00213AC8" w:rsidRPr="00525F09" w:rsidDel="00B542D5" w:rsidRDefault="00213AC8" w:rsidP="00213AC8">
            <w:pPr>
              <w:spacing w:line="300" w:lineRule="exact"/>
              <w:ind w:rightChars="60" w:right="144"/>
              <w:rPr>
                <w:del w:id="1690" w:author="Mr CHEUNG Ka Kei 張家麒先生" w:date="2026-02-04T08:22:00Z"/>
                <w:rFonts w:eastAsia="標楷體"/>
                <w:b/>
              </w:rPr>
            </w:pPr>
          </w:p>
        </w:tc>
        <w:tc>
          <w:tcPr>
            <w:tcW w:w="1003" w:type="dxa"/>
            <w:gridSpan w:val="2"/>
          </w:tcPr>
          <w:p w14:paraId="2221AF24" w14:textId="4794F403" w:rsidR="00213AC8" w:rsidRPr="00525F09" w:rsidDel="00B542D5" w:rsidRDefault="00213AC8" w:rsidP="00213AC8">
            <w:pPr>
              <w:pStyle w:val="af2"/>
              <w:numPr>
                <w:ilvl w:val="0"/>
                <w:numId w:val="64"/>
              </w:numPr>
              <w:spacing w:line="300" w:lineRule="exact"/>
              <w:ind w:leftChars="0" w:rightChars="60" w:right="144"/>
              <w:jc w:val="both"/>
              <w:rPr>
                <w:del w:id="1691" w:author="Mr CHEUNG Ka Kei 張家麒先生" w:date="2026-02-04T08:22:00Z"/>
                <w:rFonts w:ascii="Times New Roman" w:eastAsia="標楷體" w:hAnsi="Times New Roman"/>
              </w:rPr>
            </w:pPr>
          </w:p>
        </w:tc>
        <w:tc>
          <w:tcPr>
            <w:tcW w:w="6226" w:type="dxa"/>
          </w:tcPr>
          <w:p w14:paraId="0148B333" w14:textId="1E930116" w:rsidR="00213AC8" w:rsidRPr="00525F09" w:rsidDel="00B542D5" w:rsidRDefault="00213AC8" w:rsidP="00213AC8">
            <w:pPr>
              <w:spacing w:line="300" w:lineRule="exact"/>
              <w:ind w:leftChars="27" w:left="65" w:rightChars="165" w:right="396"/>
              <w:jc w:val="both"/>
              <w:rPr>
                <w:del w:id="1692" w:author="Mr CHEUNG Ka Kei 張家麒先生" w:date="2026-02-04T08:22:00Z"/>
                <w:rFonts w:eastAsia="標楷體"/>
                <w:kern w:val="0"/>
                <w:u w:val="single"/>
              </w:rPr>
            </w:pPr>
            <w:del w:id="1693" w:author="Mr CHEUNG Ka Kei 張家麒先生" w:date="2026-02-04T08:22:00Z">
              <w:r w:rsidRPr="00525F09" w:rsidDel="00B542D5">
                <w:rPr>
                  <w:rFonts w:eastAsia="標楷體"/>
                  <w:kern w:val="0"/>
                  <w:u w:val="single"/>
                </w:rPr>
                <w:delText>Implementation of Server with Immersive Cooling Technology</w:delText>
              </w:r>
            </w:del>
          </w:p>
        </w:tc>
        <w:tc>
          <w:tcPr>
            <w:tcW w:w="1701" w:type="dxa"/>
          </w:tcPr>
          <w:p w14:paraId="5D0F6B11" w14:textId="089D6B75" w:rsidR="00213AC8" w:rsidRPr="00525F09" w:rsidDel="00B542D5" w:rsidRDefault="00213AC8" w:rsidP="00213AC8">
            <w:pPr>
              <w:pStyle w:val="a5"/>
              <w:spacing w:before="0" w:after="0" w:line="300" w:lineRule="exact"/>
              <w:ind w:rightChars="0" w:right="0"/>
              <w:jc w:val="center"/>
              <w:rPr>
                <w:del w:id="1694" w:author="Mr CHEUNG Ka Kei 張家麒先生" w:date="2026-02-04T08:22:00Z"/>
                <w:rFonts w:ascii="Times New Roman" w:eastAsia="標楷體" w:hAnsi="Times New Roman"/>
                <w:sz w:val="24"/>
              </w:rPr>
            </w:pPr>
          </w:p>
        </w:tc>
      </w:tr>
      <w:tr w:rsidR="00071073" w:rsidRPr="00525F09" w:rsidDel="00B542D5" w14:paraId="7D351312" w14:textId="414AAA94" w:rsidTr="007321F8">
        <w:trPr>
          <w:trHeight w:val="207"/>
          <w:del w:id="1695" w:author="Mr CHEUNG Ka Kei 張家麒先生" w:date="2026-02-04T08:22:00Z"/>
        </w:trPr>
        <w:tc>
          <w:tcPr>
            <w:tcW w:w="709" w:type="dxa"/>
          </w:tcPr>
          <w:p w14:paraId="01118586" w14:textId="5CE1C85C" w:rsidR="00213AC8" w:rsidRPr="00525F09" w:rsidDel="00B542D5" w:rsidRDefault="00213AC8" w:rsidP="00213AC8">
            <w:pPr>
              <w:spacing w:line="300" w:lineRule="exact"/>
              <w:ind w:rightChars="60" w:right="144"/>
              <w:rPr>
                <w:del w:id="1696" w:author="Mr CHEUNG Ka Kei 張家麒先生" w:date="2026-02-04T08:22:00Z"/>
                <w:rFonts w:eastAsia="標楷體"/>
                <w:b/>
              </w:rPr>
            </w:pPr>
          </w:p>
        </w:tc>
        <w:tc>
          <w:tcPr>
            <w:tcW w:w="1003" w:type="dxa"/>
            <w:gridSpan w:val="2"/>
          </w:tcPr>
          <w:p w14:paraId="183C1B7B" w14:textId="5CD05DD7" w:rsidR="00213AC8" w:rsidRPr="00525F09" w:rsidDel="00B542D5" w:rsidRDefault="00213AC8" w:rsidP="00213AC8">
            <w:pPr>
              <w:spacing w:line="300" w:lineRule="exact"/>
              <w:ind w:rightChars="60" w:right="144"/>
              <w:jc w:val="both"/>
              <w:rPr>
                <w:del w:id="1697" w:author="Mr CHEUNG Ka Kei 張家麒先生" w:date="2026-02-04T08:22:00Z"/>
                <w:rFonts w:eastAsia="標楷體"/>
              </w:rPr>
            </w:pPr>
          </w:p>
        </w:tc>
        <w:tc>
          <w:tcPr>
            <w:tcW w:w="6226" w:type="dxa"/>
          </w:tcPr>
          <w:p w14:paraId="22F5B365" w14:textId="51F54B92" w:rsidR="00213AC8" w:rsidRPr="00525F09" w:rsidDel="00B542D5" w:rsidRDefault="00213AC8" w:rsidP="00071073">
            <w:pPr>
              <w:spacing w:line="300" w:lineRule="exact"/>
              <w:ind w:leftChars="27" w:left="65" w:rightChars="165" w:right="396"/>
              <w:jc w:val="both"/>
              <w:rPr>
                <w:del w:id="1698" w:author="Mr CHEUNG Ka Kei 張家麒先生" w:date="2026-02-04T08:22:00Z"/>
                <w:rFonts w:eastAsia="標楷體"/>
                <w:kern w:val="0"/>
              </w:rPr>
            </w:pPr>
            <w:del w:id="1699" w:author="Mr CHEUNG Ka Kei 張家麒先生" w:date="2026-02-04T08:22:00Z">
              <w:r w:rsidRPr="00525F09" w:rsidDel="00B542D5">
                <w:delText xml:space="preserve">The CAPEX bid for this year for implementing immersive cooling solution was not successful, and the project </w:delText>
              </w:r>
              <w:r w:rsidR="00137340" w:rsidRPr="00525F09" w:rsidDel="00B542D5">
                <w:delText xml:space="preserve">under DTD </w:delText>
              </w:r>
              <w:r w:rsidRPr="00525F09" w:rsidDel="00B542D5">
                <w:delText>was currently on hold until the bidding of CAPEX item for implementation in subsequent years was successful.</w:delText>
              </w:r>
            </w:del>
          </w:p>
        </w:tc>
        <w:tc>
          <w:tcPr>
            <w:tcW w:w="1701" w:type="dxa"/>
          </w:tcPr>
          <w:p w14:paraId="46EFEBC7" w14:textId="092A92B4" w:rsidR="00213AC8" w:rsidRPr="00525F09" w:rsidDel="00B542D5" w:rsidRDefault="00213AC8" w:rsidP="00213AC8">
            <w:pPr>
              <w:pStyle w:val="a5"/>
              <w:spacing w:before="0" w:after="0" w:line="300" w:lineRule="exact"/>
              <w:ind w:rightChars="0" w:right="0"/>
              <w:jc w:val="center"/>
              <w:rPr>
                <w:del w:id="1700" w:author="Mr CHEUNG Ka Kei 張家麒先生" w:date="2026-02-04T08:22:00Z"/>
                <w:rFonts w:ascii="Times New Roman" w:eastAsia="標楷體" w:hAnsi="Times New Roman"/>
                <w:kern w:val="2"/>
                <w:sz w:val="24"/>
              </w:rPr>
            </w:pPr>
            <w:del w:id="1701" w:author="Mr CHEUNG Ka Kei 張家麒先生" w:date="2026-02-04T08:22:00Z">
              <w:r w:rsidRPr="00525F09" w:rsidDel="00B542D5">
                <w:rPr>
                  <w:rFonts w:ascii="Times New Roman" w:eastAsia="標楷體" w:hAnsi="Times New Roman"/>
                  <w:kern w:val="2"/>
                  <w:sz w:val="24"/>
                </w:rPr>
                <w:delText>SE/ITSS1</w:delText>
              </w:r>
            </w:del>
          </w:p>
        </w:tc>
      </w:tr>
      <w:tr w:rsidR="00071073" w:rsidRPr="00525F09" w14:paraId="57613953" w14:textId="77777777" w:rsidTr="007321F8">
        <w:trPr>
          <w:trHeight w:val="408"/>
        </w:trPr>
        <w:tc>
          <w:tcPr>
            <w:tcW w:w="709" w:type="dxa"/>
          </w:tcPr>
          <w:p w14:paraId="78299B50" w14:textId="77777777" w:rsidR="00213AC8" w:rsidRPr="00525F09" w:rsidRDefault="00213AC8" w:rsidP="00213AC8">
            <w:pPr>
              <w:spacing w:line="300" w:lineRule="exact"/>
              <w:ind w:rightChars="60" w:right="144"/>
              <w:rPr>
                <w:rFonts w:eastAsia="標楷體"/>
                <w:b/>
              </w:rPr>
            </w:pPr>
          </w:p>
        </w:tc>
        <w:tc>
          <w:tcPr>
            <w:tcW w:w="1003" w:type="dxa"/>
            <w:gridSpan w:val="2"/>
          </w:tcPr>
          <w:p w14:paraId="6F383CFA" w14:textId="77777777" w:rsidR="00213AC8" w:rsidRPr="00525F09" w:rsidDel="00D7362E" w:rsidRDefault="00213AC8" w:rsidP="00071073">
            <w:pPr>
              <w:spacing w:line="300" w:lineRule="exact"/>
              <w:ind w:rightChars="60" w:right="144"/>
              <w:jc w:val="both"/>
              <w:rPr>
                <w:rFonts w:eastAsia="標楷體"/>
              </w:rPr>
            </w:pPr>
          </w:p>
        </w:tc>
        <w:tc>
          <w:tcPr>
            <w:tcW w:w="6226" w:type="dxa"/>
          </w:tcPr>
          <w:p w14:paraId="5B8838D5" w14:textId="09A048A6" w:rsidR="00213AC8" w:rsidRPr="00525F09" w:rsidRDefault="00213AC8" w:rsidP="00213AC8">
            <w:pPr>
              <w:spacing w:line="300" w:lineRule="exact"/>
              <w:ind w:leftChars="27" w:left="65" w:rightChars="165" w:right="396"/>
              <w:jc w:val="both"/>
              <w:rPr>
                <w:rFonts w:eastAsia="標楷體"/>
                <w:kern w:val="0"/>
              </w:rPr>
            </w:pPr>
          </w:p>
        </w:tc>
        <w:tc>
          <w:tcPr>
            <w:tcW w:w="1701" w:type="dxa"/>
            <w:tcBorders>
              <w:left w:val="nil"/>
            </w:tcBorders>
          </w:tcPr>
          <w:p w14:paraId="13F92085"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rPr>
            </w:pPr>
          </w:p>
        </w:tc>
      </w:tr>
      <w:tr w:rsidR="00071073" w:rsidRPr="00525F09" w14:paraId="2292B894" w14:textId="77777777" w:rsidTr="007321F8">
        <w:trPr>
          <w:trHeight w:val="368"/>
        </w:trPr>
        <w:tc>
          <w:tcPr>
            <w:tcW w:w="709" w:type="dxa"/>
          </w:tcPr>
          <w:p w14:paraId="2549FDF1" w14:textId="77777777" w:rsidR="00213AC8" w:rsidRPr="00525F09" w:rsidRDefault="00213AC8" w:rsidP="00213AC8">
            <w:pPr>
              <w:spacing w:line="300" w:lineRule="exact"/>
              <w:ind w:rightChars="60" w:right="144"/>
              <w:rPr>
                <w:rFonts w:eastAsia="標楷體"/>
                <w:b/>
              </w:rPr>
            </w:pPr>
          </w:p>
        </w:tc>
        <w:tc>
          <w:tcPr>
            <w:tcW w:w="1003" w:type="dxa"/>
            <w:gridSpan w:val="2"/>
          </w:tcPr>
          <w:p w14:paraId="229FBB14" w14:textId="77777777" w:rsidR="00213AC8" w:rsidRPr="00525F09" w:rsidDel="00D7362E" w:rsidRDefault="00213AC8" w:rsidP="00213AC8">
            <w:pPr>
              <w:pStyle w:val="af2"/>
              <w:numPr>
                <w:ilvl w:val="0"/>
                <w:numId w:val="64"/>
              </w:numPr>
              <w:spacing w:line="300" w:lineRule="exact"/>
              <w:ind w:leftChars="0" w:rightChars="60" w:right="144"/>
              <w:jc w:val="both"/>
              <w:rPr>
                <w:rFonts w:ascii="Times New Roman" w:eastAsia="標楷體" w:hAnsi="Times New Roman"/>
              </w:rPr>
            </w:pPr>
          </w:p>
        </w:tc>
        <w:tc>
          <w:tcPr>
            <w:tcW w:w="6226" w:type="dxa"/>
          </w:tcPr>
          <w:p w14:paraId="64D8AE67" w14:textId="77777777" w:rsidR="00213AC8" w:rsidRPr="00525F09" w:rsidRDefault="00213AC8" w:rsidP="00071073">
            <w:pPr>
              <w:spacing w:line="300" w:lineRule="exact"/>
              <w:ind w:rightChars="165" w:right="396"/>
              <w:jc w:val="both"/>
              <w:rPr>
                <w:rFonts w:eastAsia="標楷體"/>
                <w:kern w:val="0"/>
                <w:u w:val="single"/>
                <w:lang w:val="en-US"/>
              </w:rPr>
            </w:pPr>
            <w:r w:rsidRPr="00525F09">
              <w:rPr>
                <w:rFonts w:eastAsia="標楷體"/>
                <w:kern w:val="0"/>
                <w:u w:val="single"/>
                <w:lang w:val="en-US"/>
              </w:rPr>
              <w:t>Procurement Updates</w:t>
            </w:r>
          </w:p>
        </w:tc>
        <w:tc>
          <w:tcPr>
            <w:tcW w:w="1701" w:type="dxa"/>
            <w:tcBorders>
              <w:left w:val="nil"/>
            </w:tcBorders>
          </w:tcPr>
          <w:p w14:paraId="67A791D6" w14:textId="77777777" w:rsidR="00213AC8" w:rsidRPr="00525F09" w:rsidRDefault="00213AC8" w:rsidP="00213AC8">
            <w:pPr>
              <w:pStyle w:val="a5"/>
              <w:spacing w:before="0" w:after="0" w:line="300" w:lineRule="exact"/>
              <w:ind w:rightChars="0" w:right="0"/>
              <w:jc w:val="center"/>
              <w:rPr>
                <w:rFonts w:ascii="Times New Roman" w:eastAsia="標楷體" w:hAnsi="Times New Roman"/>
                <w:kern w:val="2"/>
                <w:sz w:val="24"/>
              </w:rPr>
            </w:pPr>
          </w:p>
        </w:tc>
      </w:tr>
      <w:tr w:rsidR="00071073" w:rsidRPr="00525F09" w14:paraId="47B21ACB" w14:textId="77777777" w:rsidTr="007321F8">
        <w:trPr>
          <w:trHeight w:val="556"/>
        </w:trPr>
        <w:tc>
          <w:tcPr>
            <w:tcW w:w="709" w:type="dxa"/>
          </w:tcPr>
          <w:p w14:paraId="71BFC693" w14:textId="77777777" w:rsidR="00213AC8" w:rsidRPr="00525F09" w:rsidRDefault="00213AC8" w:rsidP="00213AC8">
            <w:pPr>
              <w:spacing w:line="300" w:lineRule="exact"/>
              <w:ind w:rightChars="60" w:right="144"/>
              <w:rPr>
                <w:rFonts w:eastAsia="標楷體"/>
                <w:b/>
              </w:rPr>
            </w:pPr>
          </w:p>
        </w:tc>
        <w:tc>
          <w:tcPr>
            <w:tcW w:w="1003" w:type="dxa"/>
            <w:gridSpan w:val="2"/>
          </w:tcPr>
          <w:p w14:paraId="6531FA2C" w14:textId="77777777" w:rsidR="00213AC8" w:rsidRPr="00525F09" w:rsidDel="00D7362E" w:rsidRDefault="00213AC8" w:rsidP="00213AC8">
            <w:pPr>
              <w:spacing w:line="300" w:lineRule="exact"/>
              <w:ind w:rightChars="60" w:right="144"/>
              <w:jc w:val="both"/>
              <w:rPr>
                <w:rFonts w:eastAsia="標楷體"/>
                <w:lang w:val="en-US"/>
              </w:rPr>
            </w:pPr>
          </w:p>
        </w:tc>
        <w:tc>
          <w:tcPr>
            <w:tcW w:w="6226" w:type="dxa"/>
          </w:tcPr>
          <w:p w14:paraId="3EF6F881" w14:textId="15FC1BA0" w:rsidR="00652EF3" w:rsidRPr="00525F09" w:rsidRDefault="00213AC8" w:rsidP="00652EF3">
            <w:pPr>
              <w:spacing w:line="300" w:lineRule="exact"/>
              <w:ind w:rightChars="165" w:right="396"/>
              <w:jc w:val="both"/>
              <w:rPr>
                <w:rFonts w:eastAsia="標楷體"/>
                <w:kern w:val="0"/>
              </w:rPr>
            </w:pPr>
            <w:r w:rsidRPr="00525F09">
              <w:rPr>
                <w:rFonts w:eastAsia="標楷體"/>
                <w:kern w:val="0"/>
              </w:rPr>
              <w:t>The Chairman remarked that</w:t>
            </w:r>
            <w:r w:rsidR="005D3D85" w:rsidRPr="00525F09">
              <w:rPr>
                <w:rFonts w:eastAsia="標楷體"/>
                <w:kern w:val="0"/>
              </w:rPr>
              <w:t>, further to GLD’s earlier memo</w:t>
            </w:r>
            <w:r w:rsidR="008D785F" w:rsidRPr="00525F09">
              <w:rPr>
                <w:rFonts w:eastAsia="標楷體"/>
                <w:kern w:val="0"/>
              </w:rPr>
              <w:t xml:space="preserve"> </w:t>
            </w:r>
            <w:r w:rsidRPr="00525F09">
              <w:rPr>
                <w:rFonts w:eastAsia="標楷體"/>
                <w:kern w:val="0"/>
              </w:rPr>
              <w:t xml:space="preserve">to heighten the alertness of officers responsible for procurement matters, </w:t>
            </w:r>
            <w:r w:rsidR="005D3D85" w:rsidRPr="00525F09">
              <w:rPr>
                <w:rFonts w:eastAsia="標楷體"/>
                <w:kern w:val="0"/>
              </w:rPr>
              <w:t xml:space="preserve">a new GLD Circular No. 5/2025 was promulgated by GLD to B/Ds </w:t>
            </w:r>
            <w:r w:rsidRPr="00525F09">
              <w:rPr>
                <w:rFonts w:eastAsia="標楷體"/>
                <w:kern w:val="0"/>
              </w:rPr>
              <w:t xml:space="preserve">which include </w:t>
            </w:r>
            <w:r w:rsidR="005D3D85" w:rsidRPr="00525F09">
              <w:rPr>
                <w:rFonts w:eastAsia="標楷體"/>
                <w:kern w:val="0"/>
              </w:rPr>
              <w:t>the issu</w:t>
            </w:r>
            <w:r w:rsidR="008D785F" w:rsidRPr="00525F09">
              <w:rPr>
                <w:rFonts w:eastAsia="標楷體"/>
                <w:kern w:val="0"/>
              </w:rPr>
              <w:t>ance</w:t>
            </w:r>
            <w:r w:rsidR="005D3D85" w:rsidRPr="00525F09">
              <w:rPr>
                <w:rFonts w:eastAsia="標楷體"/>
                <w:kern w:val="0"/>
              </w:rPr>
              <w:t xml:space="preserve"> of “Operational Guidelines on Enhancement M</w:t>
            </w:r>
            <w:r w:rsidR="000B5644" w:rsidRPr="00525F09">
              <w:rPr>
                <w:rFonts w:eastAsia="標楷體"/>
                <w:kern w:val="0"/>
              </w:rPr>
              <w:t>e</w:t>
            </w:r>
            <w:r w:rsidR="005D3D85" w:rsidRPr="00525F09">
              <w:rPr>
                <w:rFonts w:eastAsia="標楷體"/>
                <w:kern w:val="0"/>
              </w:rPr>
              <w:t xml:space="preserve">asures on Due Diligence in Government Procurement and Contract Management”. </w:t>
            </w:r>
            <w:r w:rsidR="008D785F" w:rsidRPr="00525F09">
              <w:rPr>
                <w:rFonts w:eastAsia="標楷體"/>
                <w:kern w:val="0"/>
              </w:rPr>
              <w:t xml:space="preserve"> </w:t>
            </w:r>
            <w:r w:rsidR="00701624" w:rsidRPr="00525F09">
              <w:rPr>
                <w:rFonts w:eastAsia="標楷體"/>
                <w:kern w:val="0"/>
              </w:rPr>
              <w:t xml:space="preserve">The guidelines </w:t>
            </w:r>
            <w:r w:rsidR="005D3D85" w:rsidRPr="00525F09">
              <w:rPr>
                <w:rFonts w:eastAsia="標楷體"/>
                <w:kern w:val="0"/>
              </w:rPr>
              <w:t>provide a clear framework for conducting due diligence check at different stages of procurement, including tender preparation, tender evaluation and contract management, with the aim of facilitating B/Ds in avoiding and timely detecting fraudulent acts and identifying risks so as to safeguard the Government’s interests in procurement.</w:t>
            </w:r>
          </w:p>
          <w:p w14:paraId="07FF5F2A" w14:textId="77777777" w:rsidR="00652EF3" w:rsidRPr="00525F09" w:rsidRDefault="00652EF3" w:rsidP="00652EF3">
            <w:pPr>
              <w:spacing w:line="300" w:lineRule="exact"/>
              <w:ind w:rightChars="165" w:right="396"/>
              <w:jc w:val="both"/>
              <w:rPr>
                <w:rFonts w:eastAsia="標楷體"/>
                <w:kern w:val="0"/>
              </w:rPr>
            </w:pPr>
          </w:p>
          <w:p w14:paraId="284FFFD6" w14:textId="77777777" w:rsidR="00F60CC7" w:rsidRPr="00525F09" w:rsidRDefault="00701624" w:rsidP="00071073">
            <w:pPr>
              <w:spacing w:line="300" w:lineRule="exact"/>
              <w:ind w:rightChars="165" w:right="396"/>
              <w:jc w:val="both"/>
              <w:rPr>
                <w:ins w:id="1702" w:author="Mr YEUNG Hong Yu 楊航愉" w:date="2026-01-15T16:13:00Z"/>
                <w:rFonts w:eastAsia="標楷體"/>
                <w:kern w:val="0"/>
              </w:rPr>
            </w:pPr>
            <w:r w:rsidRPr="00525F09">
              <w:rPr>
                <w:rFonts w:eastAsia="標楷體"/>
                <w:kern w:val="0"/>
              </w:rPr>
              <w:t xml:space="preserve">The guidelines are applicable to the procurement of goods (other than works related items such as material, plant, equipment, etc.) through tender procedure.  Where applicable, B/Ds should follow the operational guidelines in the procurement of services (other than works-related services and consultancy services) as well as revenue tenders. </w:t>
            </w:r>
          </w:p>
          <w:p w14:paraId="187D88F0" w14:textId="77777777" w:rsidR="00F60CC7" w:rsidRPr="00525F09" w:rsidRDefault="00F60CC7" w:rsidP="00071073">
            <w:pPr>
              <w:spacing w:line="300" w:lineRule="exact"/>
              <w:ind w:rightChars="165" w:right="396"/>
              <w:jc w:val="both"/>
              <w:rPr>
                <w:ins w:id="1703" w:author="Mr YEUNG Hong Yu 楊航愉" w:date="2026-01-15T16:13:00Z"/>
                <w:rFonts w:eastAsia="標楷體"/>
                <w:kern w:val="0"/>
              </w:rPr>
            </w:pPr>
          </w:p>
          <w:p w14:paraId="53F83BFF" w14:textId="13E4D2BA" w:rsidR="00213AC8" w:rsidRPr="00525F09" w:rsidRDefault="00F60CC7" w:rsidP="00071073">
            <w:pPr>
              <w:spacing w:line="300" w:lineRule="exact"/>
              <w:ind w:rightChars="165" w:right="396"/>
              <w:jc w:val="both"/>
              <w:rPr>
                <w:rFonts w:eastAsia="標楷體"/>
                <w:kern w:val="0"/>
              </w:rPr>
            </w:pPr>
            <w:ins w:id="1704" w:author="Mr YEUNG Hong Yu 楊航愉" w:date="2026-01-15T16:13:00Z">
              <w:r w:rsidRPr="00371D70">
                <w:rPr>
                  <w:rFonts w:eastAsia="標楷體"/>
                  <w:color w:val="FF0000"/>
                  <w:kern w:val="0"/>
                </w:rPr>
                <w:t>“</w:t>
              </w:r>
            </w:ins>
            <w:ins w:id="1705" w:author="Mr YEUNG Hong Yu 楊航愉" w:date="2026-01-15T16:12:00Z">
              <w:r w:rsidRPr="00371D70">
                <w:rPr>
                  <w:rFonts w:eastAsia="標楷體"/>
                  <w:color w:val="FF0000"/>
                  <w:kern w:val="0"/>
                </w:rPr>
                <w:t>Guidelines on Enhanc</w:t>
              </w:r>
            </w:ins>
            <w:ins w:id="1706" w:author="Mr YEUNG Hong Yu 楊航愉" w:date="2026-01-15T16:13:00Z">
              <w:r w:rsidRPr="00371D70">
                <w:rPr>
                  <w:rFonts w:eastAsia="標楷體"/>
                  <w:color w:val="FF0000"/>
                  <w:kern w:val="0"/>
                </w:rPr>
                <w:t>ement Measures on Due Diligence in Procurement and Management of Works Contracts and Consultancy Agreements</w:t>
              </w:r>
            </w:ins>
            <w:ins w:id="1707" w:author="Mr YEUNG Hong Yu 楊航愉" w:date="2026-01-15T16:14:00Z">
              <w:r w:rsidRPr="00371D70">
                <w:rPr>
                  <w:rFonts w:eastAsia="標楷體"/>
                  <w:color w:val="FF0000"/>
                  <w:kern w:val="0"/>
                </w:rPr>
                <w:t xml:space="preserve">” has been issued by DEVB </w:t>
              </w:r>
            </w:ins>
            <w:ins w:id="1708" w:author="Mr YEUNG Hong Yu 楊航愉" w:date="2026-01-15T16:21:00Z">
              <w:r w:rsidR="00DF52CA" w:rsidRPr="00371D70">
                <w:rPr>
                  <w:rFonts w:eastAsia="標楷體"/>
                  <w:color w:val="FF0000"/>
                  <w:kern w:val="0"/>
                </w:rPr>
                <w:t>under DEVB’s memo dated 31 December 2025 wh</w:t>
              </w:r>
            </w:ins>
            <w:ins w:id="1709" w:author="Mr YEUNG Hong Yu 楊航愉" w:date="2026-01-15T16:22:00Z">
              <w:r w:rsidR="00DF52CA" w:rsidRPr="00371D70">
                <w:rPr>
                  <w:rFonts w:eastAsia="標楷體"/>
                  <w:color w:val="FF0000"/>
                  <w:kern w:val="0"/>
                </w:rPr>
                <w:t>ich has been promulgated to project officers for their attention</w:t>
              </w:r>
            </w:ins>
            <w:ins w:id="1710" w:author="Mr YEUNG Hong Yu 楊航愉" w:date="2026-01-15T16:23:00Z">
              <w:r w:rsidR="00DF52CA" w:rsidRPr="00371D70">
                <w:rPr>
                  <w:rFonts w:eastAsia="標楷體"/>
                  <w:color w:val="FF0000"/>
                  <w:kern w:val="0"/>
                </w:rPr>
                <w:t>.</w:t>
              </w:r>
            </w:ins>
          </w:p>
        </w:tc>
        <w:tc>
          <w:tcPr>
            <w:tcW w:w="1701" w:type="dxa"/>
            <w:tcBorders>
              <w:left w:val="nil"/>
            </w:tcBorders>
          </w:tcPr>
          <w:p w14:paraId="752280BF" w14:textId="5975AB6C" w:rsidR="00213AC8" w:rsidRPr="00525F09" w:rsidRDefault="00A72464" w:rsidP="00213AC8">
            <w:pPr>
              <w:pStyle w:val="a5"/>
              <w:spacing w:before="0" w:after="0" w:line="300" w:lineRule="exact"/>
              <w:ind w:rightChars="0" w:right="0"/>
              <w:jc w:val="center"/>
              <w:rPr>
                <w:rFonts w:ascii="Times New Roman" w:eastAsia="標楷體" w:hAnsi="Times New Roman"/>
                <w:kern w:val="2"/>
                <w:sz w:val="24"/>
                <w:lang w:val="en-US"/>
              </w:rPr>
            </w:pPr>
            <w:r w:rsidRPr="00525F09">
              <w:rPr>
                <w:rFonts w:ascii="Times New Roman" w:eastAsia="標楷體" w:hAnsi="Times New Roman"/>
                <w:kern w:val="2"/>
                <w:sz w:val="24"/>
                <w:lang w:val="en-US"/>
              </w:rPr>
              <w:t>All</w:t>
            </w:r>
          </w:p>
        </w:tc>
      </w:tr>
      <w:tr w:rsidR="00071073" w:rsidRPr="00525F09" w14:paraId="72ADF1A9" w14:textId="77777777" w:rsidTr="007321F8">
        <w:trPr>
          <w:trHeight w:val="207"/>
        </w:trPr>
        <w:tc>
          <w:tcPr>
            <w:tcW w:w="709" w:type="dxa"/>
          </w:tcPr>
          <w:p w14:paraId="6400A47F" w14:textId="77777777" w:rsidR="00B52C41" w:rsidRPr="00525F09" w:rsidRDefault="00B52C41" w:rsidP="00B52C41">
            <w:pPr>
              <w:spacing w:line="300" w:lineRule="exact"/>
              <w:ind w:rightChars="60" w:right="144"/>
              <w:rPr>
                <w:rFonts w:eastAsia="標楷體"/>
                <w:b/>
              </w:rPr>
            </w:pPr>
          </w:p>
        </w:tc>
        <w:tc>
          <w:tcPr>
            <w:tcW w:w="1003" w:type="dxa"/>
            <w:gridSpan w:val="2"/>
          </w:tcPr>
          <w:p w14:paraId="07B37861" w14:textId="77777777" w:rsidR="00B52C41" w:rsidRPr="00525F09" w:rsidDel="00D7362E" w:rsidRDefault="00B52C41" w:rsidP="00B52C41">
            <w:pPr>
              <w:spacing w:line="300" w:lineRule="exact"/>
              <w:ind w:rightChars="60" w:right="144"/>
              <w:jc w:val="both"/>
              <w:rPr>
                <w:rFonts w:eastAsia="標楷體"/>
              </w:rPr>
            </w:pPr>
          </w:p>
        </w:tc>
        <w:tc>
          <w:tcPr>
            <w:tcW w:w="6226" w:type="dxa"/>
          </w:tcPr>
          <w:p w14:paraId="0B1DC55B" w14:textId="77777777" w:rsidR="00B52C41" w:rsidRPr="00525F09" w:rsidDel="00D7362E" w:rsidRDefault="00B52C41" w:rsidP="00B52C41">
            <w:pPr>
              <w:spacing w:line="300" w:lineRule="exact"/>
              <w:ind w:left="960" w:hanging="960"/>
              <w:jc w:val="both"/>
              <w:rPr>
                <w:rFonts w:eastAsia="標楷體"/>
                <w:kern w:val="0"/>
                <w:u w:val="single"/>
              </w:rPr>
            </w:pPr>
          </w:p>
        </w:tc>
        <w:tc>
          <w:tcPr>
            <w:tcW w:w="1701" w:type="dxa"/>
            <w:tcBorders>
              <w:left w:val="nil"/>
            </w:tcBorders>
          </w:tcPr>
          <w:p w14:paraId="1028FCAB" w14:textId="77777777" w:rsidR="00B52C41" w:rsidRPr="00525F09" w:rsidRDefault="00B52C41" w:rsidP="00B52C41">
            <w:pPr>
              <w:pStyle w:val="a5"/>
              <w:spacing w:before="0" w:after="0" w:line="300" w:lineRule="exact"/>
              <w:ind w:rightChars="0" w:right="0"/>
              <w:jc w:val="center"/>
              <w:rPr>
                <w:rFonts w:ascii="Times New Roman" w:eastAsia="標楷體" w:hAnsi="Times New Roman"/>
                <w:kern w:val="2"/>
                <w:sz w:val="24"/>
              </w:rPr>
            </w:pPr>
          </w:p>
        </w:tc>
      </w:tr>
      <w:tr w:rsidR="00071073" w:rsidRPr="00525F09" w14:paraId="625C20DA" w14:textId="77777777" w:rsidTr="007321F8">
        <w:trPr>
          <w:trHeight w:val="558"/>
        </w:trPr>
        <w:tc>
          <w:tcPr>
            <w:tcW w:w="709" w:type="dxa"/>
          </w:tcPr>
          <w:p w14:paraId="268C0704" w14:textId="77777777" w:rsidR="00B52C41" w:rsidRPr="00525F09" w:rsidRDefault="00B52C41" w:rsidP="00B52C41">
            <w:pPr>
              <w:pStyle w:val="31"/>
              <w:spacing w:line="300" w:lineRule="exact"/>
              <w:ind w:left="0" w:rightChars="60" w:right="144" w:firstLine="0"/>
              <w:rPr>
                <w:rFonts w:ascii="Times New Roman" w:eastAsia="標楷體" w:hAnsi="Times New Roman"/>
                <w:b/>
                <w:bCs/>
              </w:rPr>
            </w:pPr>
            <w:r w:rsidRPr="00525F09">
              <w:rPr>
                <w:rFonts w:ascii="Times New Roman" w:eastAsia="標楷體" w:hAnsi="Times New Roman"/>
                <w:b/>
                <w:bCs/>
              </w:rPr>
              <w:t>6.</w:t>
            </w:r>
          </w:p>
        </w:tc>
        <w:tc>
          <w:tcPr>
            <w:tcW w:w="7229" w:type="dxa"/>
            <w:gridSpan w:val="3"/>
          </w:tcPr>
          <w:p w14:paraId="64F5E2DE" w14:textId="77777777" w:rsidR="00B52C41" w:rsidRPr="00525F09" w:rsidRDefault="00B52C41" w:rsidP="00B52C41">
            <w:pPr>
              <w:pStyle w:val="31"/>
              <w:keepNext/>
              <w:spacing w:line="300" w:lineRule="exact"/>
              <w:ind w:leftChars="47" w:left="114" w:rightChars="60" w:right="144" w:hanging="1"/>
              <w:rPr>
                <w:rFonts w:ascii="Times New Roman" w:eastAsia="標楷體" w:hAnsi="Times New Roman"/>
                <w:b/>
                <w:bCs/>
              </w:rPr>
            </w:pPr>
            <w:r w:rsidRPr="00525F09">
              <w:rPr>
                <w:rFonts w:ascii="Times New Roman" w:eastAsia="標楷體" w:hAnsi="Times New Roman"/>
                <w:b/>
                <w:bCs/>
              </w:rPr>
              <w:t>Date of Next Meeting</w:t>
            </w:r>
          </w:p>
        </w:tc>
        <w:tc>
          <w:tcPr>
            <w:tcW w:w="1701" w:type="dxa"/>
            <w:tcBorders>
              <w:left w:val="nil"/>
            </w:tcBorders>
          </w:tcPr>
          <w:p w14:paraId="480D4440" w14:textId="77777777" w:rsidR="00B52C41" w:rsidRPr="00525F09" w:rsidRDefault="00B52C41" w:rsidP="00B52C41">
            <w:pPr>
              <w:pStyle w:val="a5"/>
              <w:keepNext/>
              <w:spacing w:before="0" w:after="0" w:line="300" w:lineRule="exact"/>
              <w:ind w:rightChars="0" w:right="0"/>
              <w:jc w:val="center"/>
              <w:rPr>
                <w:rFonts w:ascii="Times New Roman" w:eastAsia="標楷體" w:hAnsi="Times New Roman"/>
                <w:kern w:val="2"/>
                <w:sz w:val="24"/>
              </w:rPr>
            </w:pPr>
          </w:p>
          <w:p w14:paraId="400030C7" w14:textId="77777777" w:rsidR="00B52C41" w:rsidRPr="00525F09" w:rsidRDefault="00B52C41" w:rsidP="00B52C41">
            <w:pPr>
              <w:pStyle w:val="a5"/>
              <w:keepNext/>
              <w:spacing w:before="0" w:after="0" w:line="300" w:lineRule="exact"/>
              <w:ind w:rightChars="0" w:right="0"/>
              <w:rPr>
                <w:rFonts w:ascii="Times New Roman" w:eastAsia="標楷體" w:hAnsi="Times New Roman"/>
                <w:kern w:val="2"/>
                <w:sz w:val="24"/>
                <w:lang w:eastAsia="zh-HK"/>
              </w:rPr>
            </w:pPr>
          </w:p>
        </w:tc>
      </w:tr>
      <w:tr w:rsidR="00071073" w:rsidRPr="00525F09" w14:paraId="23916F97" w14:textId="77777777" w:rsidTr="007321F8">
        <w:trPr>
          <w:trHeight w:val="254"/>
        </w:trPr>
        <w:tc>
          <w:tcPr>
            <w:tcW w:w="709" w:type="dxa"/>
          </w:tcPr>
          <w:p w14:paraId="03652DE1" w14:textId="77777777" w:rsidR="00B52C41" w:rsidRPr="00525F09" w:rsidRDefault="00B52C41" w:rsidP="00B52C41">
            <w:pPr>
              <w:spacing w:line="300" w:lineRule="exact"/>
              <w:ind w:rightChars="60" w:right="144"/>
              <w:rPr>
                <w:rFonts w:eastAsia="標楷體"/>
                <w:b/>
              </w:rPr>
            </w:pPr>
          </w:p>
        </w:tc>
        <w:tc>
          <w:tcPr>
            <w:tcW w:w="7229" w:type="dxa"/>
            <w:gridSpan w:val="3"/>
          </w:tcPr>
          <w:p w14:paraId="5B9DCCAE" w14:textId="1C3BAFBE" w:rsidR="00B52C41" w:rsidRPr="00525F09" w:rsidRDefault="00B52C41" w:rsidP="00B52C41">
            <w:pPr>
              <w:spacing w:line="300" w:lineRule="exact"/>
              <w:ind w:leftChars="47" w:left="113" w:rightChars="165" w:right="396"/>
              <w:jc w:val="both"/>
              <w:rPr>
                <w:rFonts w:eastAsia="標楷體"/>
              </w:rPr>
            </w:pPr>
            <w:r w:rsidRPr="00525F09">
              <w:rPr>
                <w:rFonts w:eastAsia="標楷體"/>
                <w:kern w:val="0"/>
              </w:rPr>
              <w:t xml:space="preserve">The meeting adjourned at 12:00 noon.  The next meeting would be held on </w:t>
            </w:r>
            <w:ins w:id="1711" w:author="Mr CHEUNG Ka Kei 張家麒先生" w:date="2026-02-04T08:39:00Z">
              <w:r w:rsidR="00D34531" w:rsidRPr="00A95DE1">
                <w:rPr>
                  <w:rFonts w:eastAsia="標楷體"/>
                  <w:color w:val="FF0000"/>
                  <w:kern w:val="0"/>
                </w:rPr>
                <w:t>19th March 2026</w:t>
              </w:r>
              <w:r w:rsidR="00D34531" w:rsidRPr="00D34531">
                <w:rPr>
                  <w:rFonts w:eastAsia="標楷體"/>
                  <w:kern w:val="0"/>
                </w:rPr>
                <w:t>, 2:00pm</w:t>
              </w:r>
              <w:r w:rsidR="00D34531" w:rsidRPr="00D34531" w:rsidDel="00D34531">
                <w:rPr>
                  <w:rFonts w:eastAsia="標楷體"/>
                  <w:kern w:val="0"/>
                </w:rPr>
                <w:t xml:space="preserve"> </w:t>
              </w:r>
            </w:ins>
            <w:del w:id="1712" w:author="Mr CHEUNG Ka Kei 張家麒先生" w:date="2026-02-04T08:39:00Z">
              <w:r w:rsidRPr="00525F09" w:rsidDel="00D34531">
                <w:rPr>
                  <w:rFonts w:eastAsia="標楷體"/>
                  <w:kern w:val="0"/>
                </w:rPr>
                <w:delText>21 January 2026, 2:00pm</w:delText>
              </w:r>
            </w:del>
            <w:r w:rsidRPr="00525F09">
              <w:rPr>
                <w:rFonts w:eastAsia="標楷體"/>
                <w:kern w:val="0"/>
              </w:rPr>
              <w:t xml:space="preserve"> at Rm 7143A. </w:t>
            </w:r>
            <w:r w:rsidRPr="00A95DE1">
              <w:rPr>
                <w:rFonts w:eastAsia="標楷體"/>
                <w:color w:val="FF0000"/>
                <w:kern w:val="0"/>
              </w:rPr>
              <w:t>The Secretary would be</w:t>
            </w:r>
            <w:ins w:id="1713" w:author="Mr CHEUNG Ka Kei 張家麒先生" w:date="2026-02-04T08:39:00Z">
              <w:r w:rsidR="00D34531" w:rsidRPr="00A95DE1">
                <w:rPr>
                  <w:rFonts w:eastAsia="標楷體"/>
                  <w:color w:val="FF0000"/>
                  <w:kern w:val="0"/>
                </w:rPr>
                <w:t xml:space="preserve"> </w:t>
              </w:r>
              <w:proofErr w:type="spellStart"/>
              <w:r w:rsidR="00D34531" w:rsidRPr="00A95DE1">
                <w:rPr>
                  <w:rFonts w:eastAsia="標楷體"/>
                  <w:color w:val="FF0000"/>
                  <w:kern w:val="0"/>
                </w:rPr>
                <w:t>C</w:t>
              </w:r>
            </w:ins>
            <w:r w:rsidR="00A95DE1" w:rsidRPr="00A95DE1">
              <w:rPr>
                <w:rFonts w:eastAsia="標楷體"/>
                <w:color w:val="FF0000"/>
                <w:kern w:val="0"/>
              </w:rPr>
              <w:t>A</w:t>
            </w:r>
            <w:ins w:id="1714" w:author="Mr CHEUNG Ka Kei 張家麒先生" w:date="2026-02-04T08:39:00Z">
              <w:r w:rsidR="00D34531" w:rsidRPr="00A95DE1">
                <w:rPr>
                  <w:rFonts w:eastAsia="標楷體"/>
                  <w:color w:val="FF0000"/>
                  <w:kern w:val="0"/>
                </w:rPr>
                <w:t>d</w:t>
              </w:r>
              <w:proofErr w:type="spellEnd"/>
              <w:r w:rsidR="00D34531" w:rsidRPr="00A95DE1">
                <w:rPr>
                  <w:rFonts w:eastAsia="標楷體"/>
                  <w:color w:val="FF0000"/>
                  <w:kern w:val="0"/>
                </w:rPr>
                <w:t>/1</w:t>
              </w:r>
            </w:ins>
            <w:del w:id="1715" w:author="Mr CHEUNG Ka Kei 張家麒先生" w:date="2026-02-04T08:39:00Z">
              <w:r w:rsidRPr="00A95DE1" w:rsidDel="00D34531">
                <w:rPr>
                  <w:rFonts w:eastAsia="標楷體"/>
                  <w:color w:val="FF0000"/>
                  <w:kern w:val="0"/>
                </w:rPr>
                <w:delText xml:space="preserve"> </w:delText>
              </w:r>
              <w:r w:rsidR="00792B2A" w:rsidRPr="00A95DE1" w:rsidDel="00D34531">
                <w:rPr>
                  <w:rFonts w:eastAsia="標楷體"/>
                  <w:color w:val="FF0000"/>
                  <w:kern w:val="0"/>
                </w:rPr>
                <w:delText>Mr. Oskar CHEUNG</w:delText>
              </w:r>
            </w:del>
            <w:r w:rsidRPr="00A95DE1">
              <w:rPr>
                <w:rFonts w:eastAsia="標楷體"/>
                <w:color w:val="FF0000"/>
                <w:kern w:val="0"/>
              </w:rPr>
              <w:t>.</w:t>
            </w:r>
          </w:p>
        </w:tc>
        <w:tc>
          <w:tcPr>
            <w:tcW w:w="1701" w:type="dxa"/>
            <w:tcBorders>
              <w:left w:val="nil"/>
            </w:tcBorders>
          </w:tcPr>
          <w:p w14:paraId="4FC2150A" w14:textId="77777777" w:rsidR="00B52C41" w:rsidRPr="00525F09" w:rsidRDefault="00B52C41" w:rsidP="00B52C41">
            <w:pPr>
              <w:pStyle w:val="a5"/>
              <w:spacing w:before="0" w:after="0" w:line="300" w:lineRule="exact"/>
              <w:ind w:rightChars="0" w:right="0"/>
              <w:jc w:val="center"/>
              <w:rPr>
                <w:rFonts w:ascii="Times New Roman" w:eastAsia="標楷體" w:hAnsi="Times New Roman"/>
                <w:sz w:val="24"/>
              </w:rPr>
            </w:pPr>
            <w:r w:rsidRPr="00525F09">
              <w:rPr>
                <w:rFonts w:ascii="Times New Roman" w:eastAsia="標楷體" w:hAnsi="Times New Roman"/>
                <w:sz w:val="24"/>
              </w:rPr>
              <w:t>All to note</w:t>
            </w:r>
          </w:p>
          <w:p w14:paraId="63ADF4B3" w14:textId="77777777" w:rsidR="00B52C41" w:rsidRPr="00525F09" w:rsidRDefault="00B52C41" w:rsidP="00B52C41">
            <w:pPr>
              <w:pStyle w:val="a5"/>
              <w:spacing w:before="0" w:after="0" w:line="300" w:lineRule="exact"/>
              <w:ind w:rightChars="0" w:right="0"/>
              <w:jc w:val="center"/>
              <w:rPr>
                <w:rFonts w:ascii="Times New Roman" w:eastAsia="標楷體" w:hAnsi="Times New Roman"/>
                <w:kern w:val="2"/>
                <w:sz w:val="24"/>
                <w:lang w:eastAsia="zh-HK"/>
              </w:rPr>
            </w:pPr>
          </w:p>
        </w:tc>
      </w:tr>
    </w:tbl>
    <w:p w14:paraId="1D72B14D" w14:textId="77777777" w:rsidR="00922C45" w:rsidRPr="00525F09" w:rsidRDefault="00922C45" w:rsidP="009617DE">
      <w:pPr>
        <w:widowControl/>
        <w:spacing w:line="300" w:lineRule="exact"/>
        <w:ind w:left="6120" w:right="408"/>
        <w:jc w:val="center"/>
        <w:rPr>
          <w:rFonts w:eastAsia="標楷體"/>
          <w:lang w:val="en-US"/>
        </w:rPr>
      </w:pPr>
    </w:p>
    <w:p w14:paraId="50763C6D" w14:textId="77777777" w:rsidR="00E6037E" w:rsidRPr="00525F09" w:rsidRDefault="00E6037E" w:rsidP="009617DE">
      <w:pPr>
        <w:widowControl/>
        <w:spacing w:line="300" w:lineRule="exact"/>
        <w:ind w:left="6120" w:right="408"/>
        <w:jc w:val="center"/>
        <w:rPr>
          <w:rFonts w:eastAsia="標楷體"/>
          <w:lang w:val="en-US"/>
        </w:rPr>
      </w:pPr>
    </w:p>
    <w:p w14:paraId="54088859" w14:textId="77777777" w:rsidR="001E48A8" w:rsidRPr="00525F09" w:rsidRDefault="001E48A8" w:rsidP="009617DE">
      <w:pPr>
        <w:widowControl/>
        <w:spacing w:line="300" w:lineRule="exact"/>
        <w:ind w:left="6120" w:right="408"/>
        <w:jc w:val="center"/>
        <w:rPr>
          <w:rFonts w:eastAsia="標楷體"/>
        </w:rPr>
      </w:pPr>
    </w:p>
    <w:p w14:paraId="19D9933B" w14:textId="77777777" w:rsidR="001E48A8" w:rsidRPr="00525F09" w:rsidRDefault="001E48A8" w:rsidP="009617DE">
      <w:pPr>
        <w:widowControl/>
        <w:spacing w:line="300" w:lineRule="exact"/>
        <w:ind w:left="6120" w:right="408"/>
        <w:jc w:val="center"/>
        <w:rPr>
          <w:rFonts w:eastAsia="標楷體"/>
        </w:rPr>
      </w:pPr>
    </w:p>
    <w:p w14:paraId="4AF2022B" w14:textId="77777777" w:rsidR="00011C0B" w:rsidRPr="00525F09" w:rsidRDefault="00011C0B" w:rsidP="009617DE">
      <w:pPr>
        <w:widowControl/>
        <w:spacing w:line="300" w:lineRule="exact"/>
        <w:ind w:left="6120" w:right="408"/>
        <w:jc w:val="center"/>
        <w:rPr>
          <w:rFonts w:eastAsia="標楷體"/>
        </w:rPr>
      </w:pPr>
    </w:p>
    <w:p w14:paraId="414A0D41" w14:textId="77777777" w:rsidR="000D2B18" w:rsidRPr="00525F09" w:rsidRDefault="450370F6" w:rsidP="450370F6">
      <w:pPr>
        <w:widowControl/>
        <w:spacing w:line="300" w:lineRule="exact"/>
        <w:ind w:left="6120" w:right="408"/>
        <w:jc w:val="center"/>
        <w:rPr>
          <w:rFonts w:eastAsia="標楷體"/>
        </w:rPr>
      </w:pPr>
      <w:proofErr w:type="gramStart"/>
      <w:r w:rsidRPr="00525F09">
        <w:rPr>
          <w:rFonts w:eastAsia="標楷體"/>
        </w:rPr>
        <w:t xml:space="preserve">( </w:t>
      </w:r>
      <w:r w:rsidR="00B06073" w:rsidRPr="00525F09">
        <w:rPr>
          <w:rFonts w:eastAsia="標楷體"/>
        </w:rPr>
        <w:t>Eric</w:t>
      </w:r>
      <w:proofErr w:type="gramEnd"/>
      <w:r w:rsidR="00B06073" w:rsidRPr="00525F09">
        <w:rPr>
          <w:rFonts w:eastAsia="標楷體"/>
        </w:rPr>
        <w:t xml:space="preserve"> </w:t>
      </w:r>
      <w:r w:rsidR="00B852B0" w:rsidRPr="00525F09">
        <w:rPr>
          <w:rFonts w:eastAsia="標楷體"/>
        </w:rPr>
        <w:t xml:space="preserve">C.L. </w:t>
      </w:r>
      <w:r w:rsidR="00B06073" w:rsidRPr="00525F09">
        <w:rPr>
          <w:rFonts w:eastAsia="標楷體"/>
        </w:rPr>
        <w:t>LEE</w:t>
      </w:r>
      <w:r w:rsidRPr="00525F09">
        <w:rPr>
          <w:rFonts w:eastAsia="標楷體"/>
        </w:rPr>
        <w:t xml:space="preserve"> )</w:t>
      </w:r>
    </w:p>
    <w:p w14:paraId="50EB4417" w14:textId="77777777" w:rsidR="000D2B18" w:rsidRPr="00525F09" w:rsidRDefault="450370F6" w:rsidP="450370F6">
      <w:pPr>
        <w:pStyle w:val="a8"/>
        <w:widowControl/>
        <w:spacing w:line="300" w:lineRule="exact"/>
        <w:ind w:left="6120" w:right="408"/>
        <w:rPr>
          <w:rFonts w:eastAsia="標楷體"/>
          <w:b w:val="0"/>
        </w:rPr>
      </w:pPr>
      <w:r w:rsidRPr="00525F09">
        <w:rPr>
          <w:rFonts w:eastAsia="標楷體"/>
          <w:b w:val="0"/>
        </w:rPr>
        <w:t>AD/3</w:t>
      </w:r>
      <w:r w:rsidR="001E48A8" w:rsidRPr="00525F09">
        <w:rPr>
          <w:rFonts w:eastAsia="標楷體"/>
          <w:b w:val="0"/>
        </w:rPr>
        <w:t>, Chairman</w:t>
      </w:r>
    </w:p>
    <w:p w14:paraId="6C9FF926" w14:textId="77777777" w:rsidR="007A43D5" w:rsidRPr="00525F09" w:rsidRDefault="450370F6" w:rsidP="450370F6">
      <w:pPr>
        <w:pStyle w:val="a8"/>
        <w:widowControl/>
        <w:spacing w:line="300" w:lineRule="exact"/>
        <w:ind w:right="408"/>
        <w:jc w:val="both"/>
        <w:rPr>
          <w:rFonts w:eastAsia="標楷體"/>
          <w:b w:val="0"/>
          <w:u w:val="single"/>
        </w:rPr>
      </w:pPr>
      <w:r w:rsidRPr="00525F09">
        <w:rPr>
          <w:rFonts w:eastAsia="標楷體"/>
          <w:b w:val="0"/>
          <w:u w:val="single"/>
        </w:rPr>
        <w:t>Distribution</w:t>
      </w:r>
    </w:p>
    <w:p w14:paraId="50261BFE" w14:textId="77777777" w:rsidR="007A43D5" w:rsidRPr="00525F09" w:rsidRDefault="450370F6" w:rsidP="450370F6">
      <w:pPr>
        <w:pStyle w:val="a8"/>
        <w:widowControl/>
        <w:spacing w:line="300" w:lineRule="exact"/>
        <w:ind w:right="408"/>
        <w:jc w:val="both"/>
        <w:rPr>
          <w:rFonts w:eastAsia="標楷體"/>
          <w:b w:val="0"/>
        </w:rPr>
      </w:pPr>
      <w:r w:rsidRPr="00525F09">
        <w:rPr>
          <w:rFonts w:eastAsia="標楷體"/>
          <w:b w:val="0"/>
        </w:rPr>
        <w:t xml:space="preserve">All </w:t>
      </w:r>
      <w:r w:rsidR="00B852B0" w:rsidRPr="00525F09">
        <w:rPr>
          <w:rFonts w:eastAsia="標楷體"/>
          <w:b w:val="0"/>
        </w:rPr>
        <w:t>P</w:t>
      </w:r>
      <w:r w:rsidRPr="00525F09">
        <w:rPr>
          <w:rFonts w:eastAsia="標楷體"/>
          <w:b w:val="0"/>
        </w:rPr>
        <w:t>resent</w:t>
      </w:r>
    </w:p>
    <w:p w14:paraId="610CBC68" w14:textId="77777777" w:rsidR="003640A2" w:rsidRPr="00525F09" w:rsidRDefault="0039349A" w:rsidP="009F4E24">
      <w:pPr>
        <w:pStyle w:val="a8"/>
        <w:widowControl/>
        <w:spacing w:line="300" w:lineRule="exact"/>
        <w:ind w:right="408"/>
        <w:jc w:val="both"/>
        <w:rPr>
          <w:rFonts w:eastAsia="標楷體"/>
          <w:b w:val="0"/>
          <w:lang w:eastAsia="zh-HK"/>
        </w:rPr>
      </w:pPr>
      <w:r w:rsidRPr="00525F09">
        <w:rPr>
          <w:rFonts w:eastAsia="標楷體"/>
          <w:b w:val="0"/>
        </w:rPr>
        <w:t>c.c.</w:t>
      </w:r>
      <w:r w:rsidRPr="00525F09">
        <w:rPr>
          <w:rFonts w:eastAsia="標楷體"/>
          <w:b w:val="0"/>
          <w:szCs w:val="24"/>
        </w:rPr>
        <w:tab/>
      </w:r>
      <w:r w:rsidRPr="00525F09">
        <w:rPr>
          <w:rFonts w:eastAsia="標楷體"/>
          <w:b w:val="0"/>
        </w:rPr>
        <w:t>DEMS, DD/TS, AD/1 and AD/2</w:t>
      </w:r>
    </w:p>
    <w:sectPr w:rsidR="003640A2" w:rsidRPr="00525F09" w:rsidSect="00822517">
      <w:footerReference w:type="even" r:id="rId14"/>
      <w:footerReference w:type="default" r:id="rId15"/>
      <w:pgSz w:w="11909" w:h="16834" w:code="9"/>
      <w:pgMar w:top="1276" w:right="1009" w:bottom="1135" w:left="1151" w:header="578" w:footer="5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8F91A" w14:textId="77777777" w:rsidR="00282754" w:rsidRDefault="00282754">
      <w:r>
        <w:separator/>
      </w:r>
    </w:p>
  </w:endnote>
  <w:endnote w:type="continuationSeparator" w:id="0">
    <w:p w14:paraId="714A7BA8" w14:textId="77777777" w:rsidR="00282754" w:rsidRDefault="00282754">
      <w:r>
        <w:continuationSeparator/>
      </w:r>
    </w:p>
  </w:endnote>
  <w:endnote w:type="continuationNotice" w:id="1">
    <w:p w14:paraId="56E34771" w14:textId="77777777" w:rsidR="00282754" w:rsidRDefault="002827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utiger Light">
    <w:panose1 w:val="000003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Light">
    <w:altName w:val="Malgun Gothic Semilight"/>
    <w:panose1 w:val="00000000000000000000"/>
    <w:charset w:val="00"/>
    <w:family w:val="swiss"/>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G Times">
    <w:altName w:val="Times New Roman"/>
    <w:charset w:val="00"/>
    <w:family w:val="roman"/>
    <w:pitch w:val="variable"/>
    <w:sig w:usb0="00000003" w:usb1="00000000" w:usb2="00000000" w:usb3="00000000" w:csb0="00000001" w:csb1="00000000"/>
  </w:font>
  <w:font w:name="絡遺羹">
    <w:altName w:val="新細明體"/>
    <w:panose1 w:val="00000000000000000000"/>
    <w:charset w:val="88"/>
    <w:family w:val="roman"/>
    <w:notTrueType/>
    <w:pitch w:val="default"/>
    <w:sig w:usb0="00000001" w:usb1="08080000" w:usb2="00000010" w:usb3="00000000" w:csb0="00100000" w:csb1="00000000"/>
  </w:font>
  <w:font w:name="Arial Unicode MS">
    <w:altName w:val="Malgun Gothic Semilight"/>
    <w:panose1 w:val="020B0604020202020204"/>
    <w:charset w:val="88"/>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Default San Serif">
    <w:altName w:val="微軟正黑體"/>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Frutiger Light,細明體">
    <w:altName w:val="細明體-ExtB"/>
    <w:panose1 w:val="00000000000000000000"/>
    <w:charset w:val="88"/>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A9892" w14:textId="77777777" w:rsidR="001025CB" w:rsidRDefault="001025CB">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13</w:t>
    </w:r>
    <w:r>
      <w:rPr>
        <w:rStyle w:val="a7"/>
      </w:rPr>
      <w:fldChar w:fldCharType="end"/>
    </w:r>
  </w:p>
  <w:p w14:paraId="557BD5E1" w14:textId="77777777" w:rsidR="001025CB" w:rsidRDefault="001025C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348D9" w14:textId="77777777" w:rsidR="001025CB" w:rsidRPr="00F21B89" w:rsidRDefault="001025CB" w:rsidP="450370F6">
    <w:pPr>
      <w:pStyle w:val="a6"/>
      <w:framePr w:w="880" w:wrap="around" w:vAnchor="text" w:hAnchor="page" w:x="5510" w:y="-171"/>
      <w:rPr>
        <w:rStyle w:val="a7"/>
        <w:sz w:val="21"/>
        <w:szCs w:val="21"/>
      </w:rPr>
    </w:pPr>
    <w:r w:rsidRPr="00F21B89">
      <w:rPr>
        <w:rStyle w:val="a7"/>
        <w:sz w:val="21"/>
        <w:szCs w:val="21"/>
      </w:rPr>
      <w:t xml:space="preserve">Page </w:t>
    </w:r>
    <w:r w:rsidRPr="00F21B89">
      <w:rPr>
        <w:rStyle w:val="a7"/>
        <w:noProof/>
        <w:sz w:val="21"/>
        <w:szCs w:val="21"/>
      </w:rPr>
      <w:fldChar w:fldCharType="begin"/>
    </w:r>
    <w:r w:rsidRPr="00F21B89">
      <w:rPr>
        <w:rStyle w:val="a7"/>
        <w:noProof/>
        <w:sz w:val="21"/>
        <w:szCs w:val="21"/>
      </w:rPr>
      <w:instrText xml:space="preserve">PAGE  </w:instrText>
    </w:r>
    <w:r w:rsidRPr="00F21B89">
      <w:rPr>
        <w:rStyle w:val="a7"/>
        <w:noProof/>
        <w:sz w:val="21"/>
        <w:szCs w:val="21"/>
      </w:rPr>
      <w:fldChar w:fldCharType="separate"/>
    </w:r>
    <w:r>
      <w:rPr>
        <w:rStyle w:val="a7"/>
        <w:noProof/>
        <w:sz w:val="21"/>
        <w:szCs w:val="21"/>
      </w:rPr>
      <w:t>25</w:t>
    </w:r>
    <w:r w:rsidRPr="00F21B89">
      <w:rPr>
        <w:rStyle w:val="a7"/>
        <w:noProof/>
        <w:sz w:val="21"/>
        <w:szCs w:val="21"/>
      </w:rPr>
      <w:fldChar w:fldCharType="end"/>
    </w:r>
  </w:p>
  <w:p w14:paraId="166E8387" w14:textId="77777777" w:rsidR="001025CB" w:rsidRPr="00BF6573" w:rsidRDefault="001025C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E7A81" w14:textId="77777777" w:rsidR="00282754" w:rsidRDefault="00282754">
      <w:r>
        <w:separator/>
      </w:r>
    </w:p>
  </w:footnote>
  <w:footnote w:type="continuationSeparator" w:id="0">
    <w:p w14:paraId="059C95C9" w14:textId="77777777" w:rsidR="00282754" w:rsidRDefault="00282754">
      <w:r>
        <w:continuationSeparator/>
      </w:r>
    </w:p>
  </w:footnote>
  <w:footnote w:type="continuationNotice" w:id="1">
    <w:p w14:paraId="003F72A9" w14:textId="77777777" w:rsidR="00282754" w:rsidRDefault="002827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5A01B32"/>
    <w:lvl w:ilvl="0">
      <w:numFmt w:val="bullet"/>
      <w:lvlText w:val="*"/>
      <w:lvlJc w:val="left"/>
    </w:lvl>
  </w:abstractNum>
  <w:abstractNum w:abstractNumId="1" w15:restartNumberingAfterBreak="0">
    <w:nsid w:val="00000001"/>
    <w:multiLevelType w:val="multilevel"/>
    <w:tmpl w:val="00000001"/>
    <w:name w:val="WW8Num8"/>
    <w:lvl w:ilvl="0">
      <w:start w:val="1"/>
      <w:numFmt w:val="lowerLetter"/>
      <w:lvlText w:val="(%1)"/>
      <w:lvlJc w:val="left"/>
      <w:pPr>
        <w:ind w:left="1026" w:hanging="600"/>
      </w:pPr>
      <w:rPr>
        <w:rFonts w:ascii="Frutiger Light"/>
        <w:b/>
        <w:sz w:val="22"/>
      </w:rPr>
    </w:lvl>
    <w:lvl w:ilvl="1">
      <w:start w:val="1"/>
      <w:numFmt w:val="lowerRoman"/>
      <w:lvlText w:val="(%2)"/>
      <w:lvlJc w:val="left"/>
      <w:pPr>
        <w:ind w:left="1266" w:hanging="360"/>
      </w:pPr>
      <w:rPr>
        <w:sz w:val="22"/>
      </w:rPr>
    </w:lvl>
    <w:lvl w:ilvl="2">
      <w:start w:val="17"/>
      <w:numFmt w:val="lowerRoman"/>
      <w:lvlText w:val="(%3)"/>
      <w:lvlJc w:val="left"/>
      <w:pPr>
        <w:ind w:left="1866" w:hanging="480"/>
      </w:pPr>
      <w:rPr>
        <w:sz w:val="22"/>
      </w:rPr>
    </w:lvl>
    <w:lvl w:ilvl="3">
      <w:start w:val="1"/>
      <w:numFmt w:val="decimal"/>
      <w:lvlText w:val="%4."/>
      <w:lvlJc w:val="left"/>
      <w:pPr>
        <w:ind w:left="2346" w:hanging="480"/>
      </w:pPr>
    </w:lvl>
    <w:lvl w:ilvl="4">
      <w:start w:val="1"/>
      <w:numFmt w:val="decimal"/>
      <w:lvlText w:val="%5、"/>
      <w:lvlJc w:val="left"/>
      <w:pPr>
        <w:ind w:left="2826" w:hanging="480"/>
      </w:pPr>
    </w:lvl>
    <w:lvl w:ilvl="5">
      <w:start w:val="1"/>
      <w:numFmt w:val="lowerRoman"/>
      <w:lvlText w:val="%6."/>
      <w:lvlJc w:val="right"/>
      <w:pPr>
        <w:ind w:left="3306" w:hanging="2880"/>
      </w:pPr>
    </w:lvl>
    <w:lvl w:ilvl="6">
      <w:start w:val="1"/>
      <w:numFmt w:val="decimal"/>
      <w:lvlText w:val="%7."/>
      <w:lvlJc w:val="left"/>
      <w:pPr>
        <w:ind w:left="3786" w:hanging="480"/>
      </w:pPr>
    </w:lvl>
    <w:lvl w:ilvl="7">
      <w:start w:val="1"/>
      <w:numFmt w:val="decimal"/>
      <w:lvlText w:val="%8、"/>
      <w:lvlJc w:val="left"/>
      <w:pPr>
        <w:ind w:left="4266" w:hanging="480"/>
      </w:pPr>
    </w:lvl>
    <w:lvl w:ilvl="8">
      <w:start w:val="1"/>
      <w:numFmt w:val="lowerRoman"/>
      <w:lvlText w:val="%9."/>
      <w:lvlJc w:val="right"/>
      <w:pPr>
        <w:ind w:left="4746" w:hanging="4320"/>
      </w:pPr>
    </w:lvl>
  </w:abstractNum>
  <w:abstractNum w:abstractNumId="2" w15:restartNumberingAfterBreak="0">
    <w:nsid w:val="003F2585"/>
    <w:multiLevelType w:val="hybridMultilevel"/>
    <w:tmpl w:val="2456705E"/>
    <w:lvl w:ilvl="0" w:tplc="F6ACB3A2">
      <w:start w:val="1"/>
      <w:numFmt w:val="bullet"/>
      <w:lvlText w:val=""/>
      <w:lvlJc w:val="left"/>
      <w:pPr>
        <w:ind w:left="480" w:hanging="480"/>
      </w:pPr>
      <w:rPr>
        <w:rFonts w:hint="eastAsia"/>
        <w:caps w:val="0"/>
        <w:strike w:val="0"/>
        <w:dstrike w:val="0"/>
        <w:vanish w:val="0"/>
        <w:vertAlign w:val="baseline"/>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3062E09"/>
    <w:multiLevelType w:val="hybridMultilevel"/>
    <w:tmpl w:val="839A31A4"/>
    <w:lvl w:ilvl="0" w:tplc="D06085E2">
      <w:start w:val="1"/>
      <w:numFmt w:val="bullet"/>
      <w:lvlText w:val=""/>
      <w:lvlJc w:val="left"/>
      <w:pPr>
        <w:ind w:left="1757" w:hanging="480"/>
      </w:pPr>
      <w:rPr>
        <w:rFonts w:ascii="Wingdings" w:hAnsi="Wingdings" w:hint="default"/>
        <w:color w:val="auto"/>
        <w:sz w:val="28"/>
        <w:szCs w:val="28"/>
      </w:rPr>
    </w:lvl>
    <w:lvl w:ilvl="1" w:tplc="EB2205D0">
      <w:numFmt w:val="bullet"/>
      <w:lvlText w:val="•"/>
      <w:lvlJc w:val="left"/>
      <w:pPr>
        <w:ind w:left="1953" w:hanging="480"/>
      </w:pPr>
      <w:rPr>
        <w:rFonts w:hint="default"/>
      </w:rPr>
    </w:lvl>
    <w:lvl w:ilvl="2" w:tplc="04090005" w:tentative="1">
      <w:start w:val="1"/>
      <w:numFmt w:val="bullet"/>
      <w:lvlText w:val=""/>
      <w:lvlJc w:val="left"/>
      <w:pPr>
        <w:ind w:left="2433" w:hanging="480"/>
      </w:pPr>
      <w:rPr>
        <w:rFonts w:ascii="Wingdings" w:hAnsi="Wingdings" w:hint="default"/>
      </w:rPr>
    </w:lvl>
    <w:lvl w:ilvl="3" w:tplc="04090001" w:tentative="1">
      <w:start w:val="1"/>
      <w:numFmt w:val="bullet"/>
      <w:lvlText w:val=""/>
      <w:lvlJc w:val="left"/>
      <w:pPr>
        <w:ind w:left="2913" w:hanging="480"/>
      </w:pPr>
      <w:rPr>
        <w:rFonts w:ascii="Wingdings" w:hAnsi="Wingdings" w:hint="default"/>
      </w:rPr>
    </w:lvl>
    <w:lvl w:ilvl="4" w:tplc="04090003" w:tentative="1">
      <w:start w:val="1"/>
      <w:numFmt w:val="bullet"/>
      <w:lvlText w:val=""/>
      <w:lvlJc w:val="left"/>
      <w:pPr>
        <w:ind w:left="3393" w:hanging="480"/>
      </w:pPr>
      <w:rPr>
        <w:rFonts w:ascii="Wingdings" w:hAnsi="Wingdings" w:hint="default"/>
      </w:rPr>
    </w:lvl>
    <w:lvl w:ilvl="5" w:tplc="04090005" w:tentative="1">
      <w:start w:val="1"/>
      <w:numFmt w:val="bullet"/>
      <w:lvlText w:val=""/>
      <w:lvlJc w:val="left"/>
      <w:pPr>
        <w:ind w:left="3873" w:hanging="480"/>
      </w:pPr>
      <w:rPr>
        <w:rFonts w:ascii="Wingdings" w:hAnsi="Wingdings" w:hint="default"/>
      </w:rPr>
    </w:lvl>
    <w:lvl w:ilvl="6" w:tplc="04090001" w:tentative="1">
      <w:start w:val="1"/>
      <w:numFmt w:val="bullet"/>
      <w:lvlText w:val=""/>
      <w:lvlJc w:val="left"/>
      <w:pPr>
        <w:ind w:left="4353" w:hanging="480"/>
      </w:pPr>
      <w:rPr>
        <w:rFonts w:ascii="Wingdings" w:hAnsi="Wingdings" w:hint="default"/>
      </w:rPr>
    </w:lvl>
    <w:lvl w:ilvl="7" w:tplc="04090003" w:tentative="1">
      <w:start w:val="1"/>
      <w:numFmt w:val="bullet"/>
      <w:lvlText w:val=""/>
      <w:lvlJc w:val="left"/>
      <w:pPr>
        <w:ind w:left="4833" w:hanging="480"/>
      </w:pPr>
      <w:rPr>
        <w:rFonts w:ascii="Wingdings" w:hAnsi="Wingdings" w:hint="default"/>
      </w:rPr>
    </w:lvl>
    <w:lvl w:ilvl="8" w:tplc="04090005" w:tentative="1">
      <w:start w:val="1"/>
      <w:numFmt w:val="bullet"/>
      <w:lvlText w:val=""/>
      <w:lvlJc w:val="left"/>
      <w:pPr>
        <w:ind w:left="5313" w:hanging="480"/>
      </w:pPr>
      <w:rPr>
        <w:rFonts w:ascii="Wingdings" w:hAnsi="Wingdings" w:hint="default"/>
      </w:rPr>
    </w:lvl>
  </w:abstractNum>
  <w:abstractNum w:abstractNumId="4" w15:restartNumberingAfterBreak="0">
    <w:nsid w:val="0B806F99"/>
    <w:multiLevelType w:val="hybridMultilevel"/>
    <w:tmpl w:val="30907A78"/>
    <w:lvl w:ilvl="0" w:tplc="EB2205D0">
      <w:numFmt w:val="bullet"/>
      <w:lvlText w:val="•"/>
      <w:lvlJc w:val="left"/>
      <w:pPr>
        <w:ind w:left="960" w:hanging="480"/>
      </w:pPr>
      <w:rPr>
        <w:rFonts w:hint="default"/>
        <w:sz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0BA60084"/>
    <w:multiLevelType w:val="hybridMultilevel"/>
    <w:tmpl w:val="65D4DCBE"/>
    <w:lvl w:ilvl="0" w:tplc="E1DC3592">
      <w:start w:val="1"/>
      <w:numFmt w:val="lowerRoman"/>
      <w:lvlText w:val="(%1)"/>
      <w:lvlJc w:val="left"/>
      <w:pPr>
        <w:ind w:left="569" w:hanging="480"/>
      </w:pPr>
      <w:rPr>
        <w:rFonts w:ascii="Times New Roman" w:hAnsi="Times New Roman" w:cs="Times New Roman" w:hint="default"/>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6" w15:restartNumberingAfterBreak="0">
    <w:nsid w:val="0C467B5C"/>
    <w:multiLevelType w:val="hybridMultilevel"/>
    <w:tmpl w:val="AB66ED34"/>
    <w:lvl w:ilvl="0" w:tplc="0320275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D3443CA"/>
    <w:multiLevelType w:val="hybridMultilevel"/>
    <w:tmpl w:val="172C51DC"/>
    <w:lvl w:ilvl="0" w:tplc="131452AC">
      <w:start w:val="1"/>
      <w:numFmt w:val="bullet"/>
      <w:lvlText w:val="-"/>
      <w:lvlJc w:val="left"/>
      <w:pPr>
        <w:ind w:left="360" w:hanging="360"/>
      </w:pPr>
      <w:rPr>
        <w:rFonts w:ascii="Frutiger Light" w:eastAsia="標楷體" w:hAnsi="Frutiger Light"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DA10831"/>
    <w:multiLevelType w:val="hybridMultilevel"/>
    <w:tmpl w:val="C9E4B692"/>
    <w:lvl w:ilvl="0" w:tplc="DD98D0CE">
      <w:start w:val="1"/>
      <w:numFmt w:val="bullet"/>
      <w:lvlText w:val="•"/>
      <w:lvlJc w:val="left"/>
      <w:pPr>
        <w:ind w:left="593" w:hanging="480"/>
      </w:pPr>
      <w:rPr>
        <w:rFonts w:ascii="Frutiger Light" w:hAnsi="Frutiger Light"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9" w15:restartNumberingAfterBreak="0">
    <w:nsid w:val="0E8F242B"/>
    <w:multiLevelType w:val="hybridMultilevel"/>
    <w:tmpl w:val="7FBCB028"/>
    <w:lvl w:ilvl="0" w:tplc="C644AE70">
      <w:start w:val="1"/>
      <w:numFmt w:val="bullet"/>
      <w:lvlText w:val=""/>
      <w:lvlJc w:val="left"/>
      <w:pPr>
        <w:ind w:left="480" w:hanging="480"/>
      </w:pPr>
      <w:rPr>
        <w:rFonts w:ascii="Symbol" w:hAnsi="Symbol"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2D82C57"/>
    <w:multiLevelType w:val="hybridMultilevel"/>
    <w:tmpl w:val="19622E6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5E654DC"/>
    <w:multiLevelType w:val="hybridMultilevel"/>
    <w:tmpl w:val="370C2A28"/>
    <w:lvl w:ilvl="0" w:tplc="D06085E2">
      <w:start w:val="1"/>
      <w:numFmt w:val="bullet"/>
      <w:lvlText w:val=""/>
      <w:lvlJc w:val="left"/>
      <w:pPr>
        <w:ind w:left="1517" w:hanging="480"/>
      </w:pPr>
      <w:rPr>
        <w:rFonts w:ascii="Wingdings" w:hAnsi="Wingdings" w:hint="default"/>
        <w:color w:val="auto"/>
        <w:sz w:val="28"/>
        <w:szCs w:val="28"/>
      </w:rPr>
    </w:lvl>
    <w:lvl w:ilvl="1" w:tplc="04090003" w:tentative="1">
      <w:start w:val="1"/>
      <w:numFmt w:val="bullet"/>
      <w:lvlText w:val=""/>
      <w:lvlJc w:val="left"/>
      <w:pPr>
        <w:ind w:left="1713" w:hanging="480"/>
      </w:pPr>
      <w:rPr>
        <w:rFonts w:ascii="Wingdings" w:hAnsi="Wingdings" w:hint="default"/>
      </w:rPr>
    </w:lvl>
    <w:lvl w:ilvl="2" w:tplc="04090005" w:tentative="1">
      <w:start w:val="1"/>
      <w:numFmt w:val="bullet"/>
      <w:lvlText w:val=""/>
      <w:lvlJc w:val="left"/>
      <w:pPr>
        <w:ind w:left="2193" w:hanging="480"/>
      </w:pPr>
      <w:rPr>
        <w:rFonts w:ascii="Wingdings" w:hAnsi="Wingdings" w:hint="default"/>
      </w:rPr>
    </w:lvl>
    <w:lvl w:ilvl="3" w:tplc="04090001" w:tentative="1">
      <w:start w:val="1"/>
      <w:numFmt w:val="bullet"/>
      <w:lvlText w:val=""/>
      <w:lvlJc w:val="left"/>
      <w:pPr>
        <w:ind w:left="2673" w:hanging="480"/>
      </w:pPr>
      <w:rPr>
        <w:rFonts w:ascii="Wingdings" w:hAnsi="Wingdings" w:hint="default"/>
      </w:rPr>
    </w:lvl>
    <w:lvl w:ilvl="4" w:tplc="04090003" w:tentative="1">
      <w:start w:val="1"/>
      <w:numFmt w:val="bullet"/>
      <w:lvlText w:val=""/>
      <w:lvlJc w:val="left"/>
      <w:pPr>
        <w:ind w:left="3153" w:hanging="480"/>
      </w:pPr>
      <w:rPr>
        <w:rFonts w:ascii="Wingdings" w:hAnsi="Wingdings" w:hint="default"/>
      </w:rPr>
    </w:lvl>
    <w:lvl w:ilvl="5" w:tplc="04090005" w:tentative="1">
      <w:start w:val="1"/>
      <w:numFmt w:val="bullet"/>
      <w:lvlText w:val=""/>
      <w:lvlJc w:val="left"/>
      <w:pPr>
        <w:ind w:left="3633" w:hanging="480"/>
      </w:pPr>
      <w:rPr>
        <w:rFonts w:ascii="Wingdings" w:hAnsi="Wingdings" w:hint="default"/>
      </w:rPr>
    </w:lvl>
    <w:lvl w:ilvl="6" w:tplc="04090001" w:tentative="1">
      <w:start w:val="1"/>
      <w:numFmt w:val="bullet"/>
      <w:lvlText w:val=""/>
      <w:lvlJc w:val="left"/>
      <w:pPr>
        <w:ind w:left="4113" w:hanging="480"/>
      </w:pPr>
      <w:rPr>
        <w:rFonts w:ascii="Wingdings" w:hAnsi="Wingdings" w:hint="default"/>
      </w:rPr>
    </w:lvl>
    <w:lvl w:ilvl="7" w:tplc="04090003" w:tentative="1">
      <w:start w:val="1"/>
      <w:numFmt w:val="bullet"/>
      <w:lvlText w:val=""/>
      <w:lvlJc w:val="left"/>
      <w:pPr>
        <w:ind w:left="4593" w:hanging="480"/>
      </w:pPr>
      <w:rPr>
        <w:rFonts w:ascii="Wingdings" w:hAnsi="Wingdings" w:hint="default"/>
      </w:rPr>
    </w:lvl>
    <w:lvl w:ilvl="8" w:tplc="04090005" w:tentative="1">
      <w:start w:val="1"/>
      <w:numFmt w:val="bullet"/>
      <w:lvlText w:val=""/>
      <w:lvlJc w:val="left"/>
      <w:pPr>
        <w:ind w:left="5073" w:hanging="480"/>
      </w:pPr>
      <w:rPr>
        <w:rFonts w:ascii="Wingdings" w:hAnsi="Wingdings" w:hint="default"/>
      </w:rPr>
    </w:lvl>
  </w:abstractNum>
  <w:abstractNum w:abstractNumId="12" w15:restartNumberingAfterBreak="0">
    <w:nsid w:val="198C440C"/>
    <w:multiLevelType w:val="hybridMultilevel"/>
    <w:tmpl w:val="82D6E412"/>
    <w:lvl w:ilvl="0" w:tplc="1CB23FB4">
      <w:start w:val="1"/>
      <w:numFmt w:val="lowerLetter"/>
      <w:lvlText w:val="(%1)"/>
      <w:lvlJc w:val="left"/>
      <w:pPr>
        <w:ind w:left="380" w:hanging="360"/>
      </w:pPr>
      <w:rPr>
        <w:rFonts w:hint="default"/>
        <w:color w:val="FF0000"/>
        <w:sz w:val="24"/>
        <w:szCs w:val="24"/>
      </w:rPr>
    </w:lvl>
    <w:lvl w:ilvl="1" w:tplc="04090019" w:tentative="1">
      <w:start w:val="1"/>
      <w:numFmt w:val="ideographTraditional"/>
      <w:lvlText w:val="%2、"/>
      <w:lvlJc w:val="left"/>
      <w:pPr>
        <w:ind w:left="980" w:hanging="480"/>
      </w:pPr>
    </w:lvl>
    <w:lvl w:ilvl="2" w:tplc="0409001B" w:tentative="1">
      <w:start w:val="1"/>
      <w:numFmt w:val="lowerRoman"/>
      <w:lvlText w:val="%3."/>
      <w:lvlJc w:val="right"/>
      <w:pPr>
        <w:ind w:left="1460" w:hanging="480"/>
      </w:pPr>
    </w:lvl>
    <w:lvl w:ilvl="3" w:tplc="0409000F" w:tentative="1">
      <w:start w:val="1"/>
      <w:numFmt w:val="decimal"/>
      <w:lvlText w:val="%4."/>
      <w:lvlJc w:val="left"/>
      <w:pPr>
        <w:ind w:left="1940" w:hanging="480"/>
      </w:pPr>
    </w:lvl>
    <w:lvl w:ilvl="4" w:tplc="04090019" w:tentative="1">
      <w:start w:val="1"/>
      <w:numFmt w:val="ideographTraditional"/>
      <w:lvlText w:val="%5、"/>
      <w:lvlJc w:val="left"/>
      <w:pPr>
        <w:ind w:left="2420" w:hanging="480"/>
      </w:pPr>
    </w:lvl>
    <w:lvl w:ilvl="5" w:tplc="0409001B" w:tentative="1">
      <w:start w:val="1"/>
      <w:numFmt w:val="lowerRoman"/>
      <w:lvlText w:val="%6."/>
      <w:lvlJc w:val="right"/>
      <w:pPr>
        <w:ind w:left="2900" w:hanging="480"/>
      </w:pPr>
    </w:lvl>
    <w:lvl w:ilvl="6" w:tplc="0409000F" w:tentative="1">
      <w:start w:val="1"/>
      <w:numFmt w:val="decimal"/>
      <w:lvlText w:val="%7."/>
      <w:lvlJc w:val="left"/>
      <w:pPr>
        <w:ind w:left="3380" w:hanging="480"/>
      </w:pPr>
    </w:lvl>
    <w:lvl w:ilvl="7" w:tplc="04090019" w:tentative="1">
      <w:start w:val="1"/>
      <w:numFmt w:val="ideographTraditional"/>
      <w:lvlText w:val="%8、"/>
      <w:lvlJc w:val="left"/>
      <w:pPr>
        <w:ind w:left="3860" w:hanging="480"/>
      </w:pPr>
    </w:lvl>
    <w:lvl w:ilvl="8" w:tplc="0409001B" w:tentative="1">
      <w:start w:val="1"/>
      <w:numFmt w:val="lowerRoman"/>
      <w:lvlText w:val="%9."/>
      <w:lvlJc w:val="right"/>
      <w:pPr>
        <w:ind w:left="4340" w:hanging="480"/>
      </w:pPr>
    </w:lvl>
  </w:abstractNum>
  <w:abstractNum w:abstractNumId="13" w15:restartNumberingAfterBreak="0">
    <w:nsid w:val="1BF658AE"/>
    <w:multiLevelType w:val="hybridMultilevel"/>
    <w:tmpl w:val="659802E0"/>
    <w:lvl w:ilvl="0" w:tplc="45C4DD68">
      <w:start w:val="1"/>
      <w:numFmt w:val="lowerLetter"/>
      <w:lvlText w:val="(%1)"/>
      <w:lvlJc w:val="left"/>
      <w:pPr>
        <w:ind w:left="473" w:hanging="360"/>
      </w:pPr>
      <w:rPr>
        <w:rFonts w:hint="default"/>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4" w15:restartNumberingAfterBreak="0">
    <w:nsid w:val="1CB34394"/>
    <w:multiLevelType w:val="hybridMultilevel"/>
    <w:tmpl w:val="7D9EABF2"/>
    <w:lvl w:ilvl="0" w:tplc="DD98D0CE">
      <w:start w:val="1"/>
      <w:numFmt w:val="bullet"/>
      <w:lvlText w:val="•"/>
      <w:lvlJc w:val="left"/>
      <w:pPr>
        <w:ind w:left="593" w:hanging="480"/>
      </w:pPr>
      <w:rPr>
        <w:rFonts w:ascii="Frutiger Light" w:hAnsi="Frutiger Light"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15" w15:restartNumberingAfterBreak="0">
    <w:nsid w:val="1CFE79A2"/>
    <w:multiLevelType w:val="multilevel"/>
    <w:tmpl w:val="4B741BF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1E2A601E"/>
    <w:multiLevelType w:val="hybridMultilevel"/>
    <w:tmpl w:val="50CE86FE"/>
    <w:lvl w:ilvl="0" w:tplc="1F1499BC">
      <w:start w:val="1"/>
      <w:numFmt w:val="decimal"/>
      <w:lvlText w:val="2.%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0E36F09"/>
    <w:multiLevelType w:val="hybridMultilevel"/>
    <w:tmpl w:val="731C98DE"/>
    <w:lvl w:ilvl="0" w:tplc="0B5E89E6">
      <w:start w:val="1"/>
      <w:numFmt w:val="lowerRoman"/>
      <w:lvlText w:val="(%1)"/>
      <w:lvlJc w:val="left"/>
      <w:pPr>
        <w:ind w:left="1920" w:hanging="480"/>
      </w:pPr>
      <w:rPr>
        <w:rFonts w:ascii="Times New Roman" w:eastAsia="新細明體" w:hAnsi="Times New Roman" w:cs="Times New Roman" w:hint="default"/>
        <w:sz w:val="24"/>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8" w15:restartNumberingAfterBreak="0">
    <w:nsid w:val="22F8495C"/>
    <w:multiLevelType w:val="hybridMultilevel"/>
    <w:tmpl w:val="A05ECA28"/>
    <w:lvl w:ilvl="0" w:tplc="FAEA7250">
      <w:start w:val="1"/>
      <w:numFmt w:val="lowerLetter"/>
      <w:lvlText w:val="(%1)"/>
      <w:lvlJc w:val="left"/>
      <w:pPr>
        <w:ind w:left="1193" w:hanging="360"/>
      </w:pPr>
      <w:rPr>
        <w:rFonts w:hint="default"/>
      </w:rPr>
    </w:lvl>
    <w:lvl w:ilvl="1" w:tplc="08090019" w:tentative="1">
      <w:start w:val="1"/>
      <w:numFmt w:val="lowerLetter"/>
      <w:lvlText w:val="%2."/>
      <w:lvlJc w:val="left"/>
      <w:pPr>
        <w:ind w:left="1913" w:hanging="360"/>
      </w:pPr>
    </w:lvl>
    <w:lvl w:ilvl="2" w:tplc="0809001B" w:tentative="1">
      <w:start w:val="1"/>
      <w:numFmt w:val="lowerRoman"/>
      <w:lvlText w:val="%3."/>
      <w:lvlJc w:val="right"/>
      <w:pPr>
        <w:ind w:left="2633" w:hanging="180"/>
      </w:pPr>
    </w:lvl>
    <w:lvl w:ilvl="3" w:tplc="0809000F" w:tentative="1">
      <w:start w:val="1"/>
      <w:numFmt w:val="decimal"/>
      <w:lvlText w:val="%4."/>
      <w:lvlJc w:val="left"/>
      <w:pPr>
        <w:ind w:left="3353" w:hanging="360"/>
      </w:pPr>
    </w:lvl>
    <w:lvl w:ilvl="4" w:tplc="08090019" w:tentative="1">
      <w:start w:val="1"/>
      <w:numFmt w:val="lowerLetter"/>
      <w:lvlText w:val="%5."/>
      <w:lvlJc w:val="left"/>
      <w:pPr>
        <w:ind w:left="4073" w:hanging="360"/>
      </w:pPr>
    </w:lvl>
    <w:lvl w:ilvl="5" w:tplc="0809001B" w:tentative="1">
      <w:start w:val="1"/>
      <w:numFmt w:val="lowerRoman"/>
      <w:lvlText w:val="%6."/>
      <w:lvlJc w:val="right"/>
      <w:pPr>
        <w:ind w:left="4793" w:hanging="180"/>
      </w:pPr>
    </w:lvl>
    <w:lvl w:ilvl="6" w:tplc="0809000F" w:tentative="1">
      <w:start w:val="1"/>
      <w:numFmt w:val="decimal"/>
      <w:lvlText w:val="%7."/>
      <w:lvlJc w:val="left"/>
      <w:pPr>
        <w:ind w:left="5513" w:hanging="360"/>
      </w:pPr>
    </w:lvl>
    <w:lvl w:ilvl="7" w:tplc="08090019" w:tentative="1">
      <w:start w:val="1"/>
      <w:numFmt w:val="lowerLetter"/>
      <w:lvlText w:val="%8."/>
      <w:lvlJc w:val="left"/>
      <w:pPr>
        <w:ind w:left="6233" w:hanging="360"/>
      </w:pPr>
    </w:lvl>
    <w:lvl w:ilvl="8" w:tplc="0809001B" w:tentative="1">
      <w:start w:val="1"/>
      <w:numFmt w:val="lowerRoman"/>
      <w:lvlText w:val="%9."/>
      <w:lvlJc w:val="right"/>
      <w:pPr>
        <w:ind w:left="6953" w:hanging="180"/>
      </w:pPr>
    </w:lvl>
  </w:abstractNum>
  <w:abstractNum w:abstractNumId="19" w15:restartNumberingAfterBreak="0">
    <w:nsid w:val="23BF0598"/>
    <w:multiLevelType w:val="hybridMultilevel"/>
    <w:tmpl w:val="ABF0CC14"/>
    <w:lvl w:ilvl="0" w:tplc="DD98D0CE">
      <w:start w:val="1"/>
      <w:numFmt w:val="bullet"/>
      <w:lvlText w:val="•"/>
      <w:lvlJc w:val="left"/>
      <w:pPr>
        <w:ind w:left="593" w:hanging="480"/>
      </w:pPr>
      <w:rPr>
        <w:rFonts w:ascii="Frutiger Light" w:hAnsi="Frutiger Light"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20" w15:restartNumberingAfterBreak="0">
    <w:nsid w:val="25434466"/>
    <w:multiLevelType w:val="hybridMultilevel"/>
    <w:tmpl w:val="87A65134"/>
    <w:lvl w:ilvl="0" w:tplc="881C0BA2">
      <w:start w:val="1"/>
      <w:numFmt w:val="decimal"/>
      <w:lvlText w:val="4.%1."/>
      <w:lvlJc w:val="righ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5893992"/>
    <w:multiLevelType w:val="hybridMultilevel"/>
    <w:tmpl w:val="B5FAD442"/>
    <w:lvl w:ilvl="0" w:tplc="EB2205D0">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8C67B45"/>
    <w:multiLevelType w:val="hybridMultilevel"/>
    <w:tmpl w:val="89B0BC16"/>
    <w:lvl w:ilvl="0" w:tplc="0DDAD686">
      <w:start w:val="11"/>
      <w:numFmt w:val="bullet"/>
      <w:lvlText w:val="-"/>
      <w:lvlJc w:val="left"/>
      <w:pPr>
        <w:ind w:left="833" w:hanging="360"/>
      </w:pPr>
      <w:rPr>
        <w:rFonts w:ascii="Frutiger Light" w:eastAsia="新細明體" w:hAnsi="Frutiger Light" w:cs="Times New Roman" w:hint="default"/>
      </w:rPr>
    </w:lvl>
    <w:lvl w:ilvl="1" w:tplc="04090003" w:tentative="1">
      <w:start w:val="1"/>
      <w:numFmt w:val="bullet"/>
      <w:lvlText w:val=""/>
      <w:lvlJc w:val="left"/>
      <w:pPr>
        <w:ind w:left="1433" w:hanging="480"/>
      </w:pPr>
      <w:rPr>
        <w:rFonts w:ascii="Wingdings" w:hAnsi="Wingdings" w:hint="default"/>
      </w:rPr>
    </w:lvl>
    <w:lvl w:ilvl="2" w:tplc="04090005" w:tentative="1">
      <w:start w:val="1"/>
      <w:numFmt w:val="bullet"/>
      <w:lvlText w:val=""/>
      <w:lvlJc w:val="left"/>
      <w:pPr>
        <w:ind w:left="1913" w:hanging="480"/>
      </w:pPr>
      <w:rPr>
        <w:rFonts w:ascii="Wingdings" w:hAnsi="Wingdings" w:hint="default"/>
      </w:rPr>
    </w:lvl>
    <w:lvl w:ilvl="3" w:tplc="04090001" w:tentative="1">
      <w:start w:val="1"/>
      <w:numFmt w:val="bullet"/>
      <w:lvlText w:val=""/>
      <w:lvlJc w:val="left"/>
      <w:pPr>
        <w:ind w:left="2393" w:hanging="480"/>
      </w:pPr>
      <w:rPr>
        <w:rFonts w:ascii="Wingdings" w:hAnsi="Wingdings" w:hint="default"/>
      </w:rPr>
    </w:lvl>
    <w:lvl w:ilvl="4" w:tplc="04090003" w:tentative="1">
      <w:start w:val="1"/>
      <w:numFmt w:val="bullet"/>
      <w:lvlText w:val=""/>
      <w:lvlJc w:val="left"/>
      <w:pPr>
        <w:ind w:left="2873" w:hanging="480"/>
      </w:pPr>
      <w:rPr>
        <w:rFonts w:ascii="Wingdings" w:hAnsi="Wingdings" w:hint="default"/>
      </w:rPr>
    </w:lvl>
    <w:lvl w:ilvl="5" w:tplc="04090005" w:tentative="1">
      <w:start w:val="1"/>
      <w:numFmt w:val="bullet"/>
      <w:lvlText w:val=""/>
      <w:lvlJc w:val="left"/>
      <w:pPr>
        <w:ind w:left="3353" w:hanging="480"/>
      </w:pPr>
      <w:rPr>
        <w:rFonts w:ascii="Wingdings" w:hAnsi="Wingdings" w:hint="default"/>
      </w:rPr>
    </w:lvl>
    <w:lvl w:ilvl="6" w:tplc="04090001" w:tentative="1">
      <w:start w:val="1"/>
      <w:numFmt w:val="bullet"/>
      <w:lvlText w:val=""/>
      <w:lvlJc w:val="left"/>
      <w:pPr>
        <w:ind w:left="3833" w:hanging="480"/>
      </w:pPr>
      <w:rPr>
        <w:rFonts w:ascii="Wingdings" w:hAnsi="Wingdings" w:hint="default"/>
      </w:rPr>
    </w:lvl>
    <w:lvl w:ilvl="7" w:tplc="04090003" w:tentative="1">
      <w:start w:val="1"/>
      <w:numFmt w:val="bullet"/>
      <w:lvlText w:val=""/>
      <w:lvlJc w:val="left"/>
      <w:pPr>
        <w:ind w:left="4313" w:hanging="480"/>
      </w:pPr>
      <w:rPr>
        <w:rFonts w:ascii="Wingdings" w:hAnsi="Wingdings" w:hint="default"/>
      </w:rPr>
    </w:lvl>
    <w:lvl w:ilvl="8" w:tplc="04090005" w:tentative="1">
      <w:start w:val="1"/>
      <w:numFmt w:val="bullet"/>
      <w:lvlText w:val=""/>
      <w:lvlJc w:val="left"/>
      <w:pPr>
        <w:ind w:left="4793" w:hanging="480"/>
      </w:pPr>
      <w:rPr>
        <w:rFonts w:ascii="Wingdings" w:hAnsi="Wingdings" w:hint="default"/>
      </w:rPr>
    </w:lvl>
  </w:abstractNum>
  <w:abstractNum w:abstractNumId="23" w15:restartNumberingAfterBreak="0">
    <w:nsid w:val="292B0C16"/>
    <w:multiLevelType w:val="hybridMultilevel"/>
    <w:tmpl w:val="BE2E5DD8"/>
    <w:lvl w:ilvl="0" w:tplc="C4A20C8C">
      <w:start w:val="1"/>
      <w:numFmt w:val="bullet"/>
      <w:lvlText w:val="•"/>
      <w:lvlJc w:val="left"/>
      <w:pPr>
        <w:tabs>
          <w:tab w:val="num" w:pos="720"/>
        </w:tabs>
        <w:ind w:left="720" w:hanging="360"/>
      </w:pPr>
      <w:rPr>
        <w:rFonts w:ascii="Arial" w:hAnsi="Arial" w:hint="default"/>
      </w:rPr>
    </w:lvl>
    <w:lvl w:ilvl="1" w:tplc="C45C7A4A" w:tentative="1">
      <w:start w:val="1"/>
      <w:numFmt w:val="bullet"/>
      <w:lvlText w:val="•"/>
      <w:lvlJc w:val="left"/>
      <w:pPr>
        <w:tabs>
          <w:tab w:val="num" w:pos="1440"/>
        </w:tabs>
        <w:ind w:left="1440" w:hanging="360"/>
      </w:pPr>
      <w:rPr>
        <w:rFonts w:ascii="Arial" w:hAnsi="Arial" w:hint="default"/>
      </w:rPr>
    </w:lvl>
    <w:lvl w:ilvl="2" w:tplc="FDF65F1A" w:tentative="1">
      <w:start w:val="1"/>
      <w:numFmt w:val="bullet"/>
      <w:lvlText w:val="•"/>
      <w:lvlJc w:val="left"/>
      <w:pPr>
        <w:tabs>
          <w:tab w:val="num" w:pos="2160"/>
        </w:tabs>
        <w:ind w:left="2160" w:hanging="360"/>
      </w:pPr>
      <w:rPr>
        <w:rFonts w:ascii="Arial" w:hAnsi="Arial" w:hint="default"/>
      </w:rPr>
    </w:lvl>
    <w:lvl w:ilvl="3" w:tplc="C284FD68" w:tentative="1">
      <w:start w:val="1"/>
      <w:numFmt w:val="bullet"/>
      <w:lvlText w:val="•"/>
      <w:lvlJc w:val="left"/>
      <w:pPr>
        <w:tabs>
          <w:tab w:val="num" w:pos="2880"/>
        </w:tabs>
        <w:ind w:left="2880" w:hanging="360"/>
      </w:pPr>
      <w:rPr>
        <w:rFonts w:ascii="Arial" w:hAnsi="Arial" w:hint="default"/>
      </w:rPr>
    </w:lvl>
    <w:lvl w:ilvl="4" w:tplc="31F872FE" w:tentative="1">
      <w:start w:val="1"/>
      <w:numFmt w:val="bullet"/>
      <w:lvlText w:val="•"/>
      <w:lvlJc w:val="left"/>
      <w:pPr>
        <w:tabs>
          <w:tab w:val="num" w:pos="3600"/>
        </w:tabs>
        <w:ind w:left="3600" w:hanging="360"/>
      </w:pPr>
      <w:rPr>
        <w:rFonts w:ascii="Arial" w:hAnsi="Arial" w:hint="default"/>
      </w:rPr>
    </w:lvl>
    <w:lvl w:ilvl="5" w:tplc="1A64EC36" w:tentative="1">
      <w:start w:val="1"/>
      <w:numFmt w:val="bullet"/>
      <w:lvlText w:val="•"/>
      <w:lvlJc w:val="left"/>
      <w:pPr>
        <w:tabs>
          <w:tab w:val="num" w:pos="4320"/>
        </w:tabs>
        <w:ind w:left="4320" w:hanging="360"/>
      </w:pPr>
      <w:rPr>
        <w:rFonts w:ascii="Arial" w:hAnsi="Arial" w:hint="default"/>
      </w:rPr>
    </w:lvl>
    <w:lvl w:ilvl="6" w:tplc="85BCF6C0" w:tentative="1">
      <w:start w:val="1"/>
      <w:numFmt w:val="bullet"/>
      <w:lvlText w:val="•"/>
      <w:lvlJc w:val="left"/>
      <w:pPr>
        <w:tabs>
          <w:tab w:val="num" w:pos="5040"/>
        </w:tabs>
        <w:ind w:left="5040" w:hanging="360"/>
      </w:pPr>
      <w:rPr>
        <w:rFonts w:ascii="Arial" w:hAnsi="Arial" w:hint="default"/>
      </w:rPr>
    </w:lvl>
    <w:lvl w:ilvl="7" w:tplc="E1E83D5E" w:tentative="1">
      <w:start w:val="1"/>
      <w:numFmt w:val="bullet"/>
      <w:lvlText w:val="•"/>
      <w:lvlJc w:val="left"/>
      <w:pPr>
        <w:tabs>
          <w:tab w:val="num" w:pos="5760"/>
        </w:tabs>
        <w:ind w:left="5760" w:hanging="360"/>
      </w:pPr>
      <w:rPr>
        <w:rFonts w:ascii="Arial" w:hAnsi="Arial" w:hint="default"/>
      </w:rPr>
    </w:lvl>
    <w:lvl w:ilvl="8" w:tplc="C32E67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AAB1599"/>
    <w:multiLevelType w:val="hybridMultilevel"/>
    <w:tmpl w:val="AB707C32"/>
    <w:lvl w:ilvl="0" w:tplc="D4520E0A">
      <w:start w:val="1"/>
      <w:numFmt w:val="bullet"/>
      <w:lvlText w:val=""/>
      <w:lvlJc w:val="left"/>
      <w:pPr>
        <w:ind w:left="480" w:hanging="480"/>
      </w:pPr>
      <w:rPr>
        <w:rFonts w:ascii="Wingdings" w:hAnsi="Wingdings" w:hint="default"/>
        <w:caps w:val="0"/>
        <w:strike w:val="0"/>
        <w:dstrike w:val="0"/>
        <w:vanish w:val="0"/>
        <w:sz w:val="16"/>
        <w:vertAlign w:val="baseline"/>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2E02346C"/>
    <w:multiLevelType w:val="hybridMultilevel"/>
    <w:tmpl w:val="C40212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2E0C31D4"/>
    <w:multiLevelType w:val="hybridMultilevel"/>
    <w:tmpl w:val="A05ECA28"/>
    <w:lvl w:ilvl="0" w:tplc="FAEA7250">
      <w:start w:val="1"/>
      <w:numFmt w:val="lowerLetter"/>
      <w:lvlText w:val="(%1)"/>
      <w:lvlJc w:val="left"/>
      <w:pPr>
        <w:ind w:left="1193" w:hanging="360"/>
      </w:pPr>
      <w:rPr>
        <w:rFonts w:hint="default"/>
      </w:rPr>
    </w:lvl>
    <w:lvl w:ilvl="1" w:tplc="08090019" w:tentative="1">
      <w:start w:val="1"/>
      <w:numFmt w:val="lowerLetter"/>
      <w:lvlText w:val="%2."/>
      <w:lvlJc w:val="left"/>
      <w:pPr>
        <w:ind w:left="1913" w:hanging="360"/>
      </w:pPr>
    </w:lvl>
    <w:lvl w:ilvl="2" w:tplc="0809001B" w:tentative="1">
      <w:start w:val="1"/>
      <w:numFmt w:val="lowerRoman"/>
      <w:lvlText w:val="%3."/>
      <w:lvlJc w:val="right"/>
      <w:pPr>
        <w:ind w:left="2633" w:hanging="180"/>
      </w:pPr>
    </w:lvl>
    <w:lvl w:ilvl="3" w:tplc="0809000F" w:tentative="1">
      <w:start w:val="1"/>
      <w:numFmt w:val="decimal"/>
      <w:lvlText w:val="%4."/>
      <w:lvlJc w:val="left"/>
      <w:pPr>
        <w:ind w:left="3353" w:hanging="360"/>
      </w:pPr>
    </w:lvl>
    <w:lvl w:ilvl="4" w:tplc="08090019" w:tentative="1">
      <w:start w:val="1"/>
      <w:numFmt w:val="lowerLetter"/>
      <w:lvlText w:val="%5."/>
      <w:lvlJc w:val="left"/>
      <w:pPr>
        <w:ind w:left="4073" w:hanging="360"/>
      </w:pPr>
    </w:lvl>
    <w:lvl w:ilvl="5" w:tplc="0809001B" w:tentative="1">
      <w:start w:val="1"/>
      <w:numFmt w:val="lowerRoman"/>
      <w:lvlText w:val="%6."/>
      <w:lvlJc w:val="right"/>
      <w:pPr>
        <w:ind w:left="4793" w:hanging="180"/>
      </w:pPr>
    </w:lvl>
    <w:lvl w:ilvl="6" w:tplc="0809000F" w:tentative="1">
      <w:start w:val="1"/>
      <w:numFmt w:val="decimal"/>
      <w:lvlText w:val="%7."/>
      <w:lvlJc w:val="left"/>
      <w:pPr>
        <w:ind w:left="5513" w:hanging="360"/>
      </w:pPr>
    </w:lvl>
    <w:lvl w:ilvl="7" w:tplc="08090019" w:tentative="1">
      <w:start w:val="1"/>
      <w:numFmt w:val="lowerLetter"/>
      <w:lvlText w:val="%8."/>
      <w:lvlJc w:val="left"/>
      <w:pPr>
        <w:ind w:left="6233" w:hanging="360"/>
      </w:pPr>
    </w:lvl>
    <w:lvl w:ilvl="8" w:tplc="0809001B" w:tentative="1">
      <w:start w:val="1"/>
      <w:numFmt w:val="lowerRoman"/>
      <w:lvlText w:val="%9."/>
      <w:lvlJc w:val="right"/>
      <w:pPr>
        <w:ind w:left="6953" w:hanging="180"/>
      </w:pPr>
    </w:lvl>
  </w:abstractNum>
  <w:abstractNum w:abstractNumId="27" w15:restartNumberingAfterBreak="0">
    <w:nsid w:val="2E8B55F0"/>
    <w:multiLevelType w:val="multilevel"/>
    <w:tmpl w:val="3AEE3EB0"/>
    <w:lvl w:ilvl="0">
      <w:start w:val="1"/>
      <w:numFmt w:val="decimal"/>
      <w:lvlText w:val="%1."/>
      <w:lvlJc w:val="left"/>
      <w:pPr>
        <w:ind w:left="360" w:hanging="360"/>
      </w:pPr>
      <w:rPr>
        <w:rFonts w:hint="default"/>
        <w:b/>
        <w:color w:val="000000"/>
        <w:lang w:val="en-GB"/>
      </w:rPr>
    </w:lvl>
    <w:lvl w:ilvl="1">
      <w:start w:val="1"/>
      <w:numFmt w:val="decimal"/>
      <w:isLgl/>
      <w:lvlText w:val="%1.%2"/>
      <w:lvlJc w:val="left"/>
      <w:pPr>
        <w:ind w:left="830" w:hanging="405"/>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3990" w:hanging="144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200" w:hanging="1800"/>
      </w:pPr>
      <w:rPr>
        <w:rFonts w:hint="default"/>
      </w:rPr>
    </w:lvl>
  </w:abstractNum>
  <w:abstractNum w:abstractNumId="28" w15:restartNumberingAfterBreak="0">
    <w:nsid w:val="2F520A66"/>
    <w:multiLevelType w:val="hybridMultilevel"/>
    <w:tmpl w:val="33D49F42"/>
    <w:lvl w:ilvl="0" w:tplc="7F8A5222">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88C0D42"/>
    <w:multiLevelType w:val="hybridMultilevel"/>
    <w:tmpl w:val="7B525E9A"/>
    <w:lvl w:ilvl="0" w:tplc="04090001">
      <w:start w:val="1"/>
      <w:numFmt w:val="bullet"/>
      <w:lvlText w:val=""/>
      <w:lvlJc w:val="left"/>
      <w:pPr>
        <w:ind w:left="960" w:hanging="480"/>
      </w:pPr>
      <w:rPr>
        <w:rFonts w:ascii="Wingdings" w:hAnsi="Wingdings" w:hint="default"/>
        <w:sz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3A273664"/>
    <w:multiLevelType w:val="hybridMultilevel"/>
    <w:tmpl w:val="9168E560"/>
    <w:lvl w:ilvl="0" w:tplc="0409000F">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3B6F4C55"/>
    <w:multiLevelType w:val="hybridMultilevel"/>
    <w:tmpl w:val="59AC7C88"/>
    <w:lvl w:ilvl="0" w:tplc="0AD83F8C">
      <w:start w:val="1"/>
      <w:numFmt w:val="decimal"/>
      <w:lvlText w:val="%1)"/>
      <w:lvlJc w:val="left"/>
      <w:pPr>
        <w:tabs>
          <w:tab w:val="num" w:pos="720"/>
        </w:tabs>
        <w:ind w:left="720" w:hanging="360"/>
      </w:pPr>
    </w:lvl>
    <w:lvl w:ilvl="1" w:tplc="343EB878" w:tentative="1">
      <w:start w:val="1"/>
      <w:numFmt w:val="decimal"/>
      <w:lvlText w:val="%2)"/>
      <w:lvlJc w:val="left"/>
      <w:pPr>
        <w:tabs>
          <w:tab w:val="num" w:pos="1440"/>
        </w:tabs>
        <w:ind w:left="1440" w:hanging="360"/>
      </w:pPr>
    </w:lvl>
    <w:lvl w:ilvl="2" w:tplc="762CF256" w:tentative="1">
      <w:start w:val="1"/>
      <w:numFmt w:val="decimal"/>
      <w:lvlText w:val="%3)"/>
      <w:lvlJc w:val="left"/>
      <w:pPr>
        <w:tabs>
          <w:tab w:val="num" w:pos="2160"/>
        </w:tabs>
        <w:ind w:left="2160" w:hanging="360"/>
      </w:pPr>
    </w:lvl>
    <w:lvl w:ilvl="3" w:tplc="904E8FF4" w:tentative="1">
      <w:start w:val="1"/>
      <w:numFmt w:val="decimal"/>
      <w:lvlText w:val="%4)"/>
      <w:lvlJc w:val="left"/>
      <w:pPr>
        <w:tabs>
          <w:tab w:val="num" w:pos="2880"/>
        </w:tabs>
        <w:ind w:left="2880" w:hanging="360"/>
      </w:pPr>
    </w:lvl>
    <w:lvl w:ilvl="4" w:tplc="2A324CDC" w:tentative="1">
      <w:start w:val="1"/>
      <w:numFmt w:val="decimal"/>
      <w:lvlText w:val="%5)"/>
      <w:lvlJc w:val="left"/>
      <w:pPr>
        <w:tabs>
          <w:tab w:val="num" w:pos="3600"/>
        </w:tabs>
        <w:ind w:left="3600" w:hanging="360"/>
      </w:pPr>
    </w:lvl>
    <w:lvl w:ilvl="5" w:tplc="086A290E" w:tentative="1">
      <w:start w:val="1"/>
      <w:numFmt w:val="decimal"/>
      <w:lvlText w:val="%6)"/>
      <w:lvlJc w:val="left"/>
      <w:pPr>
        <w:tabs>
          <w:tab w:val="num" w:pos="4320"/>
        </w:tabs>
        <w:ind w:left="4320" w:hanging="360"/>
      </w:pPr>
    </w:lvl>
    <w:lvl w:ilvl="6" w:tplc="6FFA3C88" w:tentative="1">
      <w:start w:val="1"/>
      <w:numFmt w:val="decimal"/>
      <w:lvlText w:val="%7)"/>
      <w:lvlJc w:val="left"/>
      <w:pPr>
        <w:tabs>
          <w:tab w:val="num" w:pos="5040"/>
        </w:tabs>
        <w:ind w:left="5040" w:hanging="360"/>
      </w:pPr>
    </w:lvl>
    <w:lvl w:ilvl="7" w:tplc="A35A1C0A" w:tentative="1">
      <w:start w:val="1"/>
      <w:numFmt w:val="decimal"/>
      <w:lvlText w:val="%8)"/>
      <w:lvlJc w:val="left"/>
      <w:pPr>
        <w:tabs>
          <w:tab w:val="num" w:pos="5760"/>
        </w:tabs>
        <w:ind w:left="5760" w:hanging="360"/>
      </w:pPr>
    </w:lvl>
    <w:lvl w:ilvl="8" w:tplc="30489450" w:tentative="1">
      <w:start w:val="1"/>
      <w:numFmt w:val="decimal"/>
      <w:lvlText w:val="%9)"/>
      <w:lvlJc w:val="left"/>
      <w:pPr>
        <w:tabs>
          <w:tab w:val="num" w:pos="6480"/>
        </w:tabs>
        <w:ind w:left="6480" w:hanging="360"/>
      </w:pPr>
    </w:lvl>
  </w:abstractNum>
  <w:abstractNum w:abstractNumId="32" w15:restartNumberingAfterBreak="0">
    <w:nsid w:val="3F6B28F2"/>
    <w:multiLevelType w:val="hybridMultilevel"/>
    <w:tmpl w:val="E6E0A0FA"/>
    <w:lvl w:ilvl="0" w:tplc="33DE5562">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F950628"/>
    <w:multiLevelType w:val="hybridMultilevel"/>
    <w:tmpl w:val="75D03CFE"/>
    <w:lvl w:ilvl="0" w:tplc="AD1812BC">
      <w:start w:val="1"/>
      <w:numFmt w:val="bullet"/>
      <w:lvlText w:val=""/>
      <w:lvlJc w:val="left"/>
      <w:pPr>
        <w:ind w:left="480" w:hanging="480"/>
      </w:pPr>
      <w:rPr>
        <w:rFonts w:ascii="Wingdings" w:hAnsi="Wingdings" w:hint="default"/>
        <w:color w:val="FF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406E71C2"/>
    <w:multiLevelType w:val="hybridMultilevel"/>
    <w:tmpl w:val="8E68A656"/>
    <w:lvl w:ilvl="0" w:tplc="47643604">
      <w:start w:val="1"/>
      <w:numFmt w:val="lowerLetter"/>
      <w:lvlText w:val="%1)"/>
      <w:lvlJc w:val="left"/>
      <w:pPr>
        <w:ind w:left="-348" w:hanging="360"/>
      </w:pPr>
      <w:rPr>
        <w:rFonts w:hint="default"/>
      </w:rPr>
    </w:lvl>
    <w:lvl w:ilvl="1" w:tplc="27F2BA8E">
      <w:start w:val="1"/>
      <w:numFmt w:val="ideographTraditional"/>
      <w:lvlText w:val="%2、"/>
      <w:lvlJc w:val="left"/>
      <w:pPr>
        <w:ind w:left="252" w:hanging="480"/>
      </w:pPr>
      <w:rPr>
        <w:rFonts w:hint="eastAsia"/>
      </w:rPr>
    </w:lvl>
    <w:lvl w:ilvl="2" w:tplc="EAC2B5EC">
      <w:start w:val="1"/>
      <w:numFmt w:val="lowerLetter"/>
      <w:lvlText w:val="%3)"/>
      <w:lvlJc w:val="left"/>
      <w:pPr>
        <w:ind w:left="-346" w:hanging="363"/>
      </w:pPr>
      <w:rPr>
        <w:rFonts w:hint="default"/>
      </w:rPr>
    </w:lvl>
    <w:lvl w:ilvl="3" w:tplc="0409000F">
      <w:start w:val="1"/>
      <w:numFmt w:val="decimal"/>
      <w:lvlText w:val="%4."/>
      <w:lvlJc w:val="left"/>
      <w:pPr>
        <w:ind w:left="1212" w:hanging="480"/>
      </w:pPr>
    </w:lvl>
    <w:lvl w:ilvl="4" w:tplc="04090019" w:tentative="1">
      <w:start w:val="1"/>
      <w:numFmt w:val="ideographTraditional"/>
      <w:lvlText w:val="%5、"/>
      <w:lvlJc w:val="left"/>
      <w:pPr>
        <w:ind w:left="1692" w:hanging="480"/>
      </w:pPr>
    </w:lvl>
    <w:lvl w:ilvl="5" w:tplc="0409001B" w:tentative="1">
      <w:start w:val="1"/>
      <w:numFmt w:val="lowerRoman"/>
      <w:lvlText w:val="%6."/>
      <w:lvlJc w:val="right"/>
      <w:pPr>
        <w:ind w:left="2172" w:hanging="480"/>
      </w:pPr>
    </w:lvl>
    <w:lvl w:ilvl="6" w:tplc="0409000F" w:tentative="1">
      <w:start w:val="1"/>
      <w:numFmt w:val="decimal"/>
      <w:lvlText w:val="%7."/>
      <w:lvlJc w:val="left"/>
      <w:pPr>
        <w:ind w:left="2652" w:hanging="480"/>
      </w:pPr>
    </w:lvl>
    <w:lvl w:ilvl="7" w:tplc="04090019" w:tentative="1">
      <w:start w:val="1"/>
      <w:numFmt w:val="ideographTraditional"/>
      <w:lvlText w:val="%8、"/>
      <w:lvlJc w:val="left"/>
      <w:pPr>
        <w:ind w:left="3132" w:hanging="480"/>
      </w:pPr>
    </w:lvl>
    <w:lvl w:ilvl="8" w:tplc="0409001B" w:tentative="1">
      <w:start w:val="1"/>
      <w:numFmt w:val="lowerRoman"/>
      <w:lvlText w:val="%9."/>
      <w:lvlJc w:val="right"/>
      <w:pPr>
        <w:ind w:left="3612" w:hanging="480"/>
      </w:pPr>
    </w:lvl>
  </w:abstractNum>
  <w:abstractNum w:abstractNumId="35" w15:restartNumberingAfterBreak="0">
    <w:nsid w:val="419068D3"/>
    <w:multiLevelType w:val="hybridMultilevel"/>
    <w:tmpl w:val="BA0E40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3414C6B"/>
    <w:multiLevelType w:val="hybridMultilevel"/>
    <w:tmpl w:val="ADF8B7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4433104B"/>
    <w:multiLevelType w:val="hybridMultilevel"/>
    <w:tmpl w:val="F7E0100C"/>
    <w:lvl w:ilvl="0" w:tplc="D9AC5442">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5882577"/>
    <w:multiLevelType w:val="hybridMultilevel"/>
    <w:tmpl w:val="B36A898E"/>
    <w:lvl w:ilvl="0" w:tplc="0320275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46B43536"/>
    <w:multiLevelType w:val="hybridMultilevel"/>
    <w:tmpl w:val="CE588D22"/>
    <w:lvl w:ilvl="0" w:tplc="1BD28ACA">
      <w:start w:val="1"/>
      <w:numFmt w:val="lowerRoman"/>
      <w:lvlText w:val="(%1)"/>
      <w:lvlJc w:val="left"/>
      <w:pPr>
        <w:ind w:left="833" w:hanging="720"/>
      </w:pPr>
      <w:rPr>
        <w:rFonts w:hint="default"/>
      </w:rPr>
    </w:lvl>
    <w:lvl w:ilvl="1" w:tplc="04090019" w:tentative="1">
      <w:start w:val="1"/>
      <w:numFmt w:val="ideographTraditional"/>
      <w:lvlText w:val="%2、"/>
      <w:lvlJc w:val="left"/>
      <w:pPr>
        <w:ind w:left="1073" w:hanging="480"/>
      </w:pPr>
    </w:lvl>
    <w:lvl w:ilvl="2" w:tplc="0409001B" w:tentative="1">
      <w:start w:val="1"/>
      <w:numFmt w:val="lowerRoman"/>
      <w:lvlText w:val="%3."/>
      <w:lvlJc w:val="right"/>
      <w:pPr>
        <w:ind w:left="1553" w:hanging="480"/>
      </w:pPr>
    </w:lvl>
    <w:lvl w:ilvl="3" w:tplc="0409000F" w:tentative="1">
      <w:start w:val="1"/>
      <w:numFmt w:val="decimal"/>
      <w:lvlText w:val="%4."/>
      <w:lvlJc w:val="left"/>
      <w:pPr>
        <w:ind w:left="2033" w:hanging="480"/>
      </w:pPr>
    </w:lvl>
    <w:lvl w:ilvl="4" w:tplc="04090019" w:tentative="1">
      <w:start w:val="1"/>
      <w:numFmt w:val="ideographTraditional"/>
      <w:lvlText w:val="%5、"/>
      <w:lvlJc w:val="left"/>
      <w:pPr>
        <w:ind w:left="2513" w:hanging="480"/>
      </w:pPr>
    </w:lvl>
    <w:lvl w:ilvl="5" w:tplc="0409001B" w:tentative="1">
      <w:start w:val="1"/>
      <w:numFmt w:val="lowerRoman"/>
      <w:lvlText w:val="%6."/>
      <w:lvlJc w:val="right"/>
      <w:pPr>
        <w:ind w:left="2993" w:hanging="480"/>
      </w:pPr>
    </w:lvl>
    <w:lvl w:ilvl="6" w:tplc="0409000F" w:tentative="1">
      <w:start w:val="1"/>
      <w:numFmt w:val="decimal"/>
      <w:lvlText w:val="%7."/>
      <w:lvlJc w:val="left"/>
      <w:pPr>
        <w:ind w:left="3473" w:hanging="480"/>
      </w:pPr>
    </w:lvl>
    <w:lvl w:ilvl="7" w:tplc="04090019" w:tentative="1">
      <w:start w:val="1"/>
      <w:numFmt w:val="ideographTraditional"/>
      <w:lvlText w:val="%8、"/>
      <w:lvlJc w:val="left"/>
      <w:pPr>
        <w:ind w:left="3953" w:hanging="480"/>
      </w:pPr>
    </w:lvl>
    <w:lvl w:ilvl="8" w:tplc="0409001B" w:tentative="1">
      <w:start w:val="1"/>
      <w:numFmt w:val="lowerRoman"/>
      <w:lvlText w:val="%9."/>
      <w:lvlJc w:val="right"/>
      <w:pPr>
        <w:ind w:left="4433" w:hanging="480"/>
      </w:pPr>
    </w:lvl>
  </w:abstractNum>
  <w:abstractNum w:abstractNumId="40" w15:restartNumberingAfterBreak="0">
    <w:nsid w:val="48C20316"/>
    <w:multiLevelType w:val="hybridMultilevel"/>
    <w:tmpl w:val="329E33FC"/>
    <w:lvl w:ilvl="0" w:tplc="CCEAB42A">
      <w:start w:val="1"/>
      <w:numFmt w:val="lowerLetter"/>
      <w:lvlText w:val="(%1)"/>
      <w:lvlJc w:val="left"/>
      <w:pPr>
        <w:ind w:left="479" w:hanging="390"/>
      </w:pPr>
      <w:rPr>
        <w:rFonts w:hint="default"/>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41" w15:restartNumberingAfterBreak="0">
    <w:nsid w:val="48C85CF2"/>
    <w:multiLevelType w:val="hybridMultilevel"/>
    <w:tmpl w:val="72A6CF20"/>
    <w:lvl w:ilvl="0" w:tplc="85964E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96C0522"/>
    <w:multiLevelType w:val="hybridMultilevel"/>
    <w:tmpl w:val="2B0CB4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497134FB"/>
    <w:multiLevelType w:val="hybridMultilevel"/>
    <w:tmpl w:val="C39CBA46"/>
    <w:lvl w:ilvl="0" w:tplc="A6106634">
      <w:start w:val="1"/>
      <w:numFmt w:val="lowerLetter"/>
      <w:lvlText w:val="(%1)"/>
      <w:lvlJc w:val="left"/>
      <w:pPr>
        <w:ind w:left="569" w:hanging="480"/>
      </w:pPr>
      <w:rPr>
        <w:rFonts w:ascii="Times New Roman" w:eastAsia="標楷體" w:hAnsi="Times New Roman" w:cs="Times New Roman"/>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44" w15:restartNumberingAfterBreak="0">
    <w:nsid w:val="49B0232B"/>
    <w:multiLevelType w:val="hybridMultilevel"/>
    <w:tmpl w:val="77568738"/>
    <w:lvl w:ilvl="0" w:tplc="FA94A1A4">
      <w:start w:val="1"/>
      <w:numFmt w:val="bullet"/>
      <w:lvlText w:val="-"/>
      <w:lvlJc w:val="left"/>
      <w:pPr>
        <w:ind w:left="360" w:hanging="360"/>
      </w:pPr>
      <w:rPr>
        <w:rFonts w:ascii="Frutiger Light" w:eastAsia="標楷體" w:hAnsi="Frutiger Light"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4EBB312E"/>
    <w:multiLevelType w:val="hybridMultilevel"/>
    <w:tmpl w:val="F15AA068"/>
    <w:lvl w:ilvl="0" w:tplc="9354A17E">
      <w:start w:val="1"/>
      <w:numFmt w:val="lowerLetter"/>
      <w:lvlText w:val="(%1)"/>
      <w:lvlJc w:val="left"/>
      <w:pPr>
        <w:ind w:left="380" w:hanging="360"/>
      </w:pPr>
      <w:rPr>
        <w:rFonts w:hint="default"/>
      </w:rPr>
    </w:lvl>
    <w:lvl w:ilvl="1" w:tplc="04090019" w:tentative="1">
      <w:start w:val="1"/>
      <w:numFmt w:val="ideographTraditional"/>
      <w:lvlText w:val="%2、"/>
      <w:lvlJc w:val="left"/>
      <w:pPr>
        <w:ind w:left="980" w:hanging="480"/>
      </w:pPr>
    </w:lvl>
    <w:lvl w:ilvl="2" w:tplc="0409001B" w:tentative="1">
      <w:start w:val="1"/>
      <w:numFmt w:val="lowerRoman"/>
      <w:lvlText w:val="%3."/>
      <w:lvlJc w:val="right"/>
      <w:pPr>
        <w:ind w:left="1460" w:hanging="480"/>
      </w:pPr>
    </w:lvl>
    <w:lvl w:ilvl="3" w:tplc="0409000F" w:tentative="1">
      <w:start w:val="1"/>
      <w:numFmt w:val="decimal"/>
      <w:lvlText w:val="%4."/>
      <w:lvlJc w:val="left"/>
      <w:pPr>
        <w:ind w:left="1940" w:hanging="480"/>
      </w:pPr>
    </w:lvl>
    <w:lvl w:ilvl="4" w:tplc="04090019" w:tentative="1">
      <w:start w:val="1"/>
      <w:numFmt w:val="ideographTraditional"/>
      <w:lvlText w:val="%5、"/>
      <w:lvlJc w:val="left"/>
      <w:pPr>
        <w:ind w:left="2420" w:hanging="480"/>
      </w:pPr>
    </w:lvl>
    <w:lvl w:ilvl="5" w:tplc="0409001B" w:tentative="1">
      <w:start w:val="1"/>
      <w:numFmt w:val="lowerRoman"/>
      <w:lvlText w:val="%6."/>
      <w:lvlJc w:val="right"/>
      <w:pPr>
        <w:ind w:left="2900" w:hanging="480"/>
      </w:pPr>
    </w:lvl>
    <w:lvl w:ilvl="6" w:tplc="0409000F" w:tentative="1">
      <w:start w:val="1"/>
      <w:numFmt w:val="decimal"/>
      <w:lvlText w:val="%7."/>
      <w:lvlJc w:val="left"/>
      <w:pPr>
        <w:ind w:left="3380" w:hanging="480"/>
      </w:pPr>
    </w:lvl>
    <w:lvl w:ilvl="7" w:tplc="04090019" w:tentative="1">
      <w:start w:val="1"/>
      <w:numFmt w:val="ideographTraditional"/>
      <w:lvlText w:val="%8、"/>
      <w:lvlJc w:val="left"/>
      <w:pPr>
        <w:ind w:left="3860" w:hanging="480"/>
      </w:pPr>
    </w:lvl>
    <w:lvl w:ilvl="8" w:tplc="0409001B" w:tentative="1">
      <w:start w:val="1"/>
      <w:numFmt w:val="lowerRoman"/>
      <w:lvlText w:val="%9."/>
      <w:lvlJc w:val="right"/>
      <w:pPr>
        <w:ind w:left="4340" w:hanging="480"/>
      </w:pPr>
    </w:lvl>
  </w:abstractNum>
  <w:abstractNum w:abstractNumId="46" w15:restartNumberingAfterBreak="0">
    <w:nsid w:val="4F330DB9"/>
    <w:multiLevelType w:val="hybridMultilevel"/>
    <w:tmpl w:val="42CCE024"/>
    <w:lvl w:ilvl="0" w:tplc="6B006FF4">
      <w:start w:val="1"/>
      <w:numFmt w:val="decimal"/>
      <w:lvlText w:val="%1."/>
      <w:lvlJc w:val="left"/>
      <w:pPr>
        <w:tabs>
          <w:tab w:val="num" w:pos="720"/>
        </w:tabs>
        <w:ind w:left="720" w:hanging="360"/>
      </w:pPr>
    </w:lvl>
    <w:lvl w:ilvl="1" w:tplc="5EAAF95C" w:tentative="1">
      <w:start w:val="1"/>
      <w:numFmt w:val="decimal"/>
      <w:lvlText w:val="%2."/>
      <w:lvlJc w:val="left"/>
      <w:pPr>
        <w:tabs>
          <w:tab w:val="num" w:pos="1440"/>
        </w:tabs>
        <w:ind w:left="1440" w:hanging="360"/>
      </w:pPr>
    </w:lvl>
    <w:lvl w:ilvl="2" w:tplc="F796DE08" w:tentative="1">
      <w:start w:val="1"/>
      <w:numFmt w:val="decimal"/>
      <w:lvlText w:val="%3."/>
      <w:lvlJc w:val="left"/>
      <w:pPr>
        <w:tabs>
          <w:tab w:val="num" w:pos="2160"/>
        </w:tabs>
        <w:ind w:left="2160" w:hanging="360"/>
      </w:pPr>
    </w:lvl>
    <w:lvl w:ilvl="3" w:tplc="64A0C230" w:tentative="1">
      <w:start w:val="1"/>
      <w:numFmt w:val="decimal"/>
      <w:lvlText w:val="%4."/>
      <w:lvlJc w:val="left"/>
      <w:pPr>
        <w:tabs>
          <w:tab w:val="num" w:pos="2880"/>
        </w:tabs>
        <w:ind w:left="2880" w:hanging="360"/>
      </w:pPr>
    </w:lvl>
    <w:lvl w:ilvl="4" w:tplc="31108BD2" w:tentative="1">
      <w:start w:val="1"/>
      <w:numFmt w:val="decimal"/>
      <w:lvlText w:val="%5."/>
      <w:lvlJc w:val="left"/>
      <w:pPr>
        <w:tabs>
          <w:tab w:val="num" w:pos="3600"/>
        </w:tabs>
        <w:ind w:left="3600" w:hanging="360"/>
      </w:pPr>
    </w:lvl>
    <w:lvl w:ilvl="5" w:tplc="7DA6E3EC" w:tentative="1">
      <w:start w:val="1"/>
      <w:numFmt w:val="decimal"/>
      <w:lvlText w:val="%6."/>
      <w:lvlJc w:val="left"/>
      <w:pPr>
        <w:tabs>
          <w:tab w:val="num" w:pos="4320"/>
        </w:tabs>
        <w:ind w:left="4320" w:hanging="360"/>
      </w:pPr>
    </w:lvl>
    <w:lvl w:ilvl="6" w:tplc="5D701C18" w:tentative="1">
      <w:start w:val="1"/>
      <w:numFmt w:val="decimal"/>
      <w:lvlText w:val="%7."/>
      <w:lvlJc w:val="left"/>
      <w:pPr>
        <w:tabs>
          <w:tab w:val="num" w:pos="5040"/>
        </w:tabs>
        <w:ind w:left="5040" w:hanging="360"/>
      </w:pPr>
    </w:lvl>
    <w:lvl w:ilvl="7" w:tplc="1902A892" w:tentative="1">
      <w:start w:val="1"/>
      <w:numFmt w:val="decimal"/>
      <w:lvlText w:val="%8."/>
      <w:lvlJc w:val="left"/>
      <w:pPr>
        <w:tabs>
          <w:tab w:val="num" w:pos="5760"/>
        </w:tabs>
        <w:ind w:left="5760" w:hanging="360"/>
      </w:pPr>
    </w:lvl>
    <w:lvl w:ilvl="8" w:tplc="74B25D78" w:tentative="1">
      <w:start w:val="1"/>
      <w:numFmt w:val="decimal"/>
      <w:lvlText w:val="%9."/>
      <w:lvlJc w:val="left"/>
      <w:pPr>
        <w:tabs>
          <w:tab w:val="num" w:pos="6480"/>
        </w:tabs>
        <w:ind w:left="6480" w:hanging="360"/>
      </w:pPr>
    </w:lvl>
  </w:abstractNum>
  <w:abstractNum w:abstractNumId="47" w15:restartNumberingAfterBreak="0">
    <w:nsid w:val="4FCC00C4"/>
    <w:multiLevelType w:val="hybridMultilevel"/>
    <w:tmpl w:val="30186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4FE4115E"/>
    <w:multiLevelType w:val="hybridMultilevel"/>
    <w:tmpl w:val="5F4A11FC"/>
    <w:lvl w:ilvl="0" w:tplc="1DAEDFF6">
      <w:start w:val="1"/>
      <w:numFmt w:val="lowerLetter"/>
      <w:lvlText w:val="(%1)"/>
      <w:lvlJc w:val="left"/>
      <w:pPr>
        <w:ind w:left="380" w:hanging="360"/>
      </w:pPr>
      <w:rPr>
        <w:rFonts w:hint="default"/>
        <w:color w:val="auto"/>
        <w:sz w:val="24"/>
        <w:szCs w:val="24"/>
      </w:rPr>
    </w:lvl>
    <w:lvl w:ilvl="1" w:tplc="04090019" w:tentative="1">
      <w:start w:val="1"/>
      <w:numFmt w:val="ideographTraditional"/>
      <w:lvlText w:val="%2、"/>
      <w:lvlJc w:val="left"/>
      <w:pPr>
        <w:ind w:left="980" w:hanging="480"/>
      </w:pPr>
    </w:lvl>
    <w:lvl w:ilvl="2" w:tplc="0409001B" w:tentative="1">
      <w:start w:val="1"/>
      <w:numFmt w:val="lowerRoman"/>
      <w:lvlText w:val="%3."/>
      <w:lvlJc w:val="right"/>
      <w:pPr>
        <w:ind w:left="1460" w:hanging="480"/>
      </w:pPr>
    </w:lvl>
    <w:lvl w:ilvl="3" w:tplc="0409000F" w:tentative="1">
      <w:start w:val="1"/>
      <w:numFmt w:val="decimal"/>
      <w:lvlText w:val="%4."/>
      <w:lvlJc w:val="left"/>
      <w:pPr>
        <w:ind w:left="1940" w:hanging="480"/>
      </w:pPr>
    </w:lvl>
    <w:lvl w:ilvl="4" w:tplc="04090019" w:tentative="1">
      <w:start w:val="1"/>
      <w:numFmt w:val="ideographTraditional"/>
      <w:lvlText w:val="%5、"/>
      <w:lvlJc w:val="left"/>
      <w:pPr>
        <w:ind w:left="2420" w:hanging="480"/>
      </w:pPr>
    </w:lvl>
    <w:lvl w:ilvl="5" w:tplc="0409001B" w:tentative="1">
      <w:start w:val="1"/>
      <w:numFmt w:val="lowerRoman"/>
      <w:lvlText w:val="%6."/>
      <w:lvlJc w:val="right"/>
      <w:pPr>
        <w:ind w:left="2900" w:hanging="480"/>
      </w:pPr>
    </w:lvl>
    <w:lvl w:ilvl="6" w:tplc="0409000F" w:tentative="1">
      <w:start w:val="1"/>
      <w:numFmt w:val="decimal"/>
      <w:lvlText w:val="%7."/>
      <w:lvlJc w:val="left"/>
      <w:pPr>
        <w:ind w:left="3380" w:hanging="480"/>
      </w:pPr>
    </w:lvl>
    <w:lvl w:ilvl="7" w:tplc="04090019" w:tentative="1">
      <w:start w:val="1"/>
      <w:numFmt w:val="ideographTraditional"/>
      <w:lvlText w:val="%8、"/>
      <w:lvlJc w:val="left"/>
      <w:pPr>
        <w:ind w:left="3860" w:hanging="480"/>
      </w:pPr>
    </w:lvl>
    <w:lvl w:ilvl="8" w:tplc="0409001B" w:tentative="1">
      <w:start w:val="1"/>
      <w:numFmt w:val="lowerRoman"/>
      <w:lvlText w:val="%9."/>
      <w:lvlJc w:val="right"/>
      <w:pPr>
        <w:ind w:left="4340" w:hanging="480"/>
      </w:pPr>
    </w:lvl>
  </w:abstractNum>
  <w:abstractNum w:abstractNumId="49" w15:restartNumberingAfterBreak="0">
    <w:nsid w:val="51B42EF1"/>
    <w:multiLevelType w:val="hybridMultilevel"/>
    <w:tmpl w:val="E88857CC"/>
    <w:lvl w:ilvl="0" w:tplc="CFE89F0A">
      <w:start w:val="1"/>
      <w:numFmt w:val="lowerLetter"/>
      <w:lvlText w:val="(%1)"/>
      <w:lvlJc w:val="left"/>
      <w:pPr>
        <w:ind w:left="1530" w:hanging="540"/>
      </w:pPr>
      <w:rPr>
        <w:rFonts w:hint="default"/>
      </w:rPr>
    </w:lvl>
    <w:lvl w:ilvl="1" w:tplc="04090019" w:tentative="1">
      <w:start w:val="1"/>
      <w:numFmt w:val="ideographTraditional"/>
      <w:lvlText w:val="%2、"/>
      <w:lvlJc w:val="left"/>
      <w:pPr>
        <w:ind w:left="1950" w:hanging="480"/>
      </w:pPr>
    </w:lvl>
    <w:lvl w:ilvl="2" w:tplc="0409001B" w:tentative="1">
      <w:start w:val="1"/>
      <w:numFmt w:val="lowerRoman"/>
      <w:lvlText w:val="%3."/>
      <w:lvlJc w:val="right"/>
      <w:pPr>
        <w:ind w:left="2430" w:hanging="480"/>
      </w:pPr>
    </w:lvl>
    <w:lvl w:ilvl="3" w:tplc="0409000F" w:tentative="1">
      <w:start w:val="1"/>
      <w:numFmt w:val="decimal"/>
      <w:lvlText w:val="%4."/>
      <w:lvlJc w:val="left"/>
      <w:pPr>
        <w:ind w:left="2910" w:hanging="480"/>
      </w:pPr>
    </w:lvl>
    <w:lvl w:ilvl="4" w:tplc="04090019" w:tentative="1">
      <w:start w:val="1"/>
      <w:numFmt w:val="ideographTraditional"/>
      <w:lvlText w:val="%5、"/>
      <w:lvlJc w:val="left"/>
      <w:pPr>
        <w:ind w:left="3390" w:hanging="480"/>
      </w:pPr>
    </w:lvl>
    <w:lvl w:ilvl="5" w:tplc="0409001B" w:tentative="1">
      <w:start w:val="1"/>
      <w:numFmt w:val="lowerRoman"/>
      <w:lvlText w:val="%6."/>
      <w:lvlJc w:val="right"/>
      <w:pPr>
        <w:ind w:left="3870" w:hanging="480"/>
      </w:pPr>
    </w:lvl>
    <w:lvl w:ilvl="6" w:tplc="0409000F" w:tentative="1">
      <w:start w:val="1"/>
      <w:numFmt w:val="decimal"/>
      <w:lvlText w:val="%7."/>
      <w:lvlJc w:val="left"/>
      <w:pPr>
        <w:ind w:left="4350" w:hanging="480"/>
      </w:pPr>
    </w:lvl>
    <w:lvl w:ilvl="7" w:tplc="04090019" w:tentative="1">
      <w:start w:val="1"/>
      <w:numFmt w:val="ideographTraditional"/>
      <w:lvlText w:val="%8、"/>
      <w:lvlJc w:val="left"/>
      <w:pPr>
        <w:ind w:left="4830" w:hanging="480"/>
      </w:pPr>
    </w:lvl>
    <w:lvl w:ilvl="8" w:tplc="0409001B" w:tentative="1">
      <w:start w:val="1"/>
      <w:numFmt w:val="lowerRoman"/>
      <w:lvlText w:val="%9."/>
      <w:lvlJc w:val="right"/>
      <w:pPr>
        <w:ind w:left="5310" w:hanging="480"/>
      </w:pPr>
    </w:lvl>
  </w:abstractNum>
  <w:abstractNum w:abstractNumId="50" w15:restartNumberingAfterBreak="0">
    <w:nsid w:val="54E46959"/>
    <w:multiLevelType w:val="hybridMultilevel"/>
    <w:tmpl w:val="926A665C"/>
    <w:lvl w:ilvl="0" w:tplc="0B5ADBA2">
      <w:start w:val="1"/>
      <w:numFmt w:val="bullet"/>
      <w:lvlText w:val="-"/>
      <w:lvlJc w:val="left"/>
      <w:pPr>
        <w:ind w:left="473" w:hanging="360"/>
      </w:pPr>
      <w:rPr>
        <w:rFonts w:ascii="Frutiger Light" w:eastAsia="新細明體" w:hAnsi="Frutiger Light" w:cs="Times New Roman"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51" w15:restartNumberingAfterBreak="0">
    <w:nsid w:val="5549194D"/>
    <w:multiLevelType w:val="hybridMultilevel"/>
    <w:tmpl w:val="2486826E"/>
    <w:lvl w:ilvl="0" w:tplc="ED68592A">
      <w:start w:val="1"/>
      <w:numFmt w:val="lowerRoman"/>
      <w:lvlText w:val="(%1)"/>
      <w:lvlJc w:val="left"/>
      <w:pPr>
        <w:ind w:left="960" w:hanging="480"/>
      </w:pPr>
      <w:rPr>
        <w:rFonts w:eastAsia="Frutiger Light" w:cs="Frutiger Light" w:hint="default"/>
        <w:sz w:val="26"/>
      </w:rPr>
    </w:lvl>
    <w:lvl w:ilvl="1" w:tplc="04090019" w:tentative="1">
      <w:start w:val="1"/>
      <w:numFmt w:val="ideographTraditional"/>
      <w:lvlText w:val="%2、"/>
      <w:lvlJc w:val="left"/>
      <w:pPr>
        <w:ind w:left="1440" w:hanging="480"/>
      </w:pPr>
    </w:lvl>
    <w:lvl w:ilvl="2" w:tplc="480674DE">
      <w:start w:val="1"/>
      <w:numFmt w:val="lowerRoman"/>
      <w:lvlText w:val="(%3)"/>
      <w:lvlJc w:val="left"/>
      <w:pPr>
        <w:ind w:left="1920" w:hanging="480"/>
      </w:pPr>
      <w:rPr>
        <w:rFonts w:hint="default"/>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2" w15:restartNumberingAfterBreak="0">
    <w:nsid w:val="563447DE"/>
    <w:multiLevelType w:val="hybridMultilevel"/>
    <w:tmpl w:val="D3A4BB24"/>
    <w:lvl w:ilvl="0" w:tplc="D238515C">
      <w:start w:val="1"/>
      <w:numFmt w:val="bullet"/>
      <w:lvlText w:val=""/>
      <w:lvlJc w:val="left"/>
      <w:pPr>
        <w:ind w:left="593" w:hanging="480"/>
      </w:pPr>
      <w:rPr>
        <w:rFonts w:ascii="Wingdings" w:hAnsi="Wingdings"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53" w15:restartNumberingAfterBreak="0">
    <w:nsid w:val="5890573B"/>
    <w:multiLevelType w:val="hybridMultilevel"/>
    <w:tmpl w:val="C6D8056E"/>
    <w:lvl w:ilvl="0" w:tplc="D3D8C05A">
      <w:start w:val="1"/>
      <w:numFmt w:val="lowerRoman"/>
      <w:lvlText w:val="(%1)"/>
      <w:lvlJc w:val="left"/>
      <w:pPr>
        <w:ind w:left="809" w:hanging="720"/>
      </w:pPr>
      <w:rPr>
        <w:rFonts w:hint="default"/>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54" w15:restartNumberingAfterBreak="0">
    <w:nsid w:val="596A0B45"/>
    <w:multiLevelType w:val="multilevel"/>
    <w:tmpl w:val="9CE6890E"/>
    <w:lvl w:ilvl="0">
      <w:start w:val="4"/>
      <w:numFmt w:val="lowerRoman"/>
      <w:pStyle w:val="FrutigerLight"/>
      <w:lvlText w:val="(%1)"/>
      <w:lvlJc w:val="left"/>
      <w:pPr>
        <w:tabs>
          <w:tab w:val="num" w:pos="1560"/>
        </w:tabs>
        <w:ind w:left="1560" w:hanging="1080"/>
      </w:pPr>
      <w:rPr>
        <w:rFonts w:eastAsia="新細明體" w:hint="eastAsia"/>
      </w:rPr>
    </w:lvl>
    <w:lvl w:ilvl="1">
      <w:start w:val="1"/>
      <w:numFmt w:val="lowerRoman"/>
      <w:lvlText w:val="(%2)"/>
      <w:lvlJc w:val="left"/>
      <w:pPr>
        <w:tabs>
          <w:tab w:val="num" w:pos="840"/>
        </w:tabs>
        <w:ind w:left="840" w:hanging="360"/>
      </w:pPr>
      <w:rPr>
        <w:rFonts w:hint="default"/>
        <w:b w:val="0"/>
        <w:i w:val="0"/>
        <w:sz w:val="22"/>
        <w:szCs w:val="22"/>
      </w:rPr>
    </w:lvl>
    <w:lvl w:ilvl="2">
      <w:start w:val="17"/>
      <w:numFmt w:val="lowerRoman"/>
      <w:lvlText w:val="(%3)"/>
      <w:lvlJc w:val="left"/>
      <w:pPr>
        <w:tabs>
          <w:tab w:val="num" w:pos="1440"/>
        </w:tabs>
        <w:ind w:left="1440" w:hanging="480"/>
      </w:pPr>
      <w:rPr>
        <w:rFonts w:hint="eastAsia"/>
        <w:b w:val="0"/>
        <w:i w:val="0"/>
        <w:sz w:val="22"/>
        <w:szCs w:val="22"/>
      </w:r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55" w15:restartNumberingAfterBreak="0">
    <w:nsid w:val="5A5A76AA"/>
    <w:multiLevelType w:val="hybridMultilevel"/>
    <w:tmpl w:val="706ECAFC"/>
    <w:lvl w:ilvl="0" w:tplc="DD98D0CE">
      <w:start w:val="1"/>
      <w:numFmt w:val="bullet"/>
      <w:lvlText w:val="•"/>
      <w:lvlJc w:val="left"/>
      <w:pPr>
        <w:ind w:left="593" w:hanging="480"/>
      </w:pPr>
      <w:rPr>
        <w:rFonts w:ascii="Frutiger Light" w:hAnsi="Frutiger Light"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56" w15:restartNumberingAfterBreak="0">
    <w:nsid w:val="5AC92330"/>
    <w:multiLevelType w:val="hybridMultilevel"/>
    <w:tmpl w:val="BBB6E13C"/>
    <w:lvl w:ilvl="0" w:tplc="3AB6C512">
      <w:start w:val="1"/>
      <w:numFmt w:val="decimal"/>
      <w:lvlText w:val="5.%1"/>
      <w:lvlJc w:val="left"/>
      <w:pPr>
        <w:ind w:left="480" w:hanging="480"/>
      </w:pPr>
      <w:rPr>
        <w:rFonts w:ascii="Times New Roman" w:hAnsi="Times New Roman" w:cs="Times New Roman"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B551D5A"/>
    <w:multiLevelType w:val="hybridMultilevel"/>
    <w:tmpl w:val="4ECEA47A"/>
    <w:lvl w:ilvl="0" w:tplc="903846B0">
      <w:start w:val="2"/>
      <w:numFmt w:val="decimal"/>
      <w:lvlText w:val="%1."/>
      <w:lvlJc w:val="left"/>
      <w:pPr>
        <w:ind w:left="1473" w:hanging="480"/>
      </w:pPr>
      <w:rPr>
        <w:rFonts w:cs="Times New Roman" w:hint="eastAsia"/>
        <w:b w:val="0"/>
        <w:i w:val="0"/>
        <w:color w:val="000000"/>
        <w:sz w:val="26"/>
        <w:szCs w:val="26"/>
      </w:rPr>
    </w:lvl>
    <w:lvl w:ilvl="1" w:tplc="DCC2A87E">
      <w:start w:val="1"/>
      <w:numFmt w:val="lowerRoman"/>
      <w:lvlText w:val="%2."/>
      <w:lvlJc w:val="right"/>
      <w:pPr>
        <w:ind w:left="3339" w:hanging="480"/>
      </w:pPr>
      <w:rPr>
        <w:rFonts w:cs="Times New Roman" w:hint="eastAsia"/>
        <w:color w:val="000000"/>
      </w:rPr>
    </w:lvl>
    <w:lvl w:ilvl="2" w:tplc="0409001B" w:tentative="1">
      <w:start w:val="1"/>
      <w:numFmt w:val="lowerRoman"/>
      <w:lvlText w:val="%3."/>
      <w:lvlJc w:val="right"/>
      <w:pPr>
        <w:ind w:left="3819" w:hanging="480"/>
      </w:pPr>
      <w:rPr>
        <w:rFonts w:cs="Times New Roman"/>
      </w:rPr>
    </w:lvl>
    <w:lvl w:ilvl="3" w:tplc="0409000F" w:tentative="1">
      <w:start w:val="1"/>
      <w:numFmt w:val="decimal"/>
      <w:lvlText w:val="%4."/>
      <w:lvlJc w:val="left"/>
      <w:pPr>
        <w:ind w:left="4299" w:hanging="480"/>
      </w:pPr>
      <w:rPr>
        <w:rFonts w:cs="Times New Roman"/>
      </w:rPr>
    </w:lvl>
    <w:lvl w:ilvl="4" w:tplc="04090019" w:tentative="1">
      <w:start w:val="1"/>
      <w:numFmt w:val="ideographTraditional"/>
      <w:lvlText w:val="%5、"/>
      <w:lvlJc w:val="left"/>
      <w:pPr>
        <w:ind w:left="4779" w:hanging="480"/>
      </w:pPr>
      <w:rPr>
        <w:rFonts w:cs="Times New Roman"/>
      </w:rPr>
    </w:lvl>
    <w:lvl w:ilvl="5" w:tplc="0409001B" w:tentative="1">
      <w:start w:val="1"/>
      <w:numFmt w:val="lowerRoman"/>
      <w:lvlText w:val="%6."/>
      <w:lvlJc w:val="right"/>
      <w:pPr>
        <w:ind w:left="5259" w:hanging="480"/>
      </w:pPr>
      <w:rPr>
        <w:rFonts w:cs="Times New Roman"/>
      </w:rPr>
    </w:lvl>
    <w:lvl w:ilvl="6" w:tplc="0409000F" w:tentative="1">
      <w:start w:val="1"/>
      <w:numFmt w:val="decimal"/>
      <w:lvlText w:val="%7."/>
      <w:lvlJc w:val="left"/>
      <w:pPr>
        <w:ind w:left="5739" w:hanging="480"/>
      </w:pPr>
      <w:rPr>
        <w:rFonts w:cs="Times New Roman"/>
      </w:rPr>
    </w:lvl>
    <w:lvl w:ilvl="7" w:tplc="04090019" w:tentative="1">
      <w:start w:val="1"/>
      <w:numFmt w:val="ideographTraditional"/>
      <w:lvlText w:val="%8、"/>
      <w:lvlJc w:val="left"/>
      <w:pPr>
        <w:ind w:left="6219" w:hanging="480"/>
      </w:pPr>
      <w:rPr>
        <w:rFonts w:cs="Times New Roman"/>
      </w:rPr>
    </w:lvl>
    <w:lvl w:ilvl="8" w:tplc="0409001B" w:tentative="1">
      <w:start w:val="1"/>
      <w:numFmt w:val="lowerRoman"/>
      <w:lvlText w:val="%9."/>
      <w:lvlJc w:val="right"/>
      <w:pPr>
        <w:ind w:left="6699" w:hanging="480"/>
      </w:pPr>
      <w:rPr>
        <w:rFonts w:cs="Times New Roman"/>
      </w:rPr>
    </w:lvl>
  </w:abstractNum>
  <w:abstractNum w:abstractNumId="58" w15:restartNumberingAfterBreak="0">
    <w:nsid w:val="5B9B0946"/>
    <w:multiLevelType w:val="hybridMultilevel"/>
    <w:tmpl w:val="5FD2525A"/>
    <w:lvl w:ilvl="0" w:tplc="9A7E5034">
      <w:start w:val="1"/>
      <w:numFmt w:val="lowerRoman"/>
      <w:lvlText w:val="(%1)"/>
      <w:lvlJc w:val="left"/>
      <w:pPr>
        <w:ind w:left="1500" w:hanging="480"/>
      </w:pPr>
      <w:rPr>
        <w:rFonts w:ascii="Frutiger Light" w:hAnsi="Frutiger Light" w:cs="Calibri" w:hint="default"/>
        <w:b w:val="0"/>
        <w:i w:val="0"/>
        <w:caps w:val="0"/>
        <w:strike w:val="0"/>
        <w:dstrike w:val="0"/>
        <w:vanish w:val="0"/>
        <w:color w:val="000000"/>
        <w:w w:val="100"/>
        <w:sz w:val="24"/>
        <w:u w:color="FFFFFF"/>
        <w:vertAlign w:val="baseline"/>
        <w:em w:val="none"/>
      </w:rPr>
    </w:lvl>
    <w:lvl w:ilvl="1" w:tplc="04090019" w:tentative="1">
      <w:start w:val="1"/>
      <w:numFmt w:val="ideographTraditional"/>
      <w:lvlText w:val="%2、"/>
      <w:lvlJc w:val="left"/>
      <w:pPr>
        <w:ind w:left="1980" w:hanging="480"/>
      </w:pPr>
    </w:lvl>
    <w:lvl w:ilvl="2" w:tplc="0409001B" w:tentative="1">
      <w:start w:val="1"/>
      <w:numFmt w:val="lowerRoman"/>
      <w:lvlText w:val="%3."/>
      <w:lvlJc w:val="right"/>
      <w:pPr>
        <w:ind w:left="2460" w:hanging="480"/>
      </w:pPr>
    </w:lvl>
    <w:lvl w:ilvl="3" w:tplc="0409000F" w:tentative="1">
      <w:start w:val="1"/>
      <w:numFmt w:val="decimal"/>
      <w:lvlText w:val="%4."/>
      <w:lvlJc w:val="left"/>
      <w:pPr>
        <w:ind w:left="2940" w:hanging="480"/>
      </w:pPr>
    </w:lvl>
    <w:lvl w:ilvl="4" w:tplc="04090019" w:tentative="1">
      <w:start w:val="1"/>
      <w:numFmt w:val="ideographTraditional"/>
      <w:lvlText w:val="%5、"/>
      <w:lvlJc w:val="left"/>
      <w:pPr>
        <w:ind w:left="3420" w:hanging="480"/>
      </w:pPr>
    </w:lvl>
    <w:lvl w:ilvl="5" w:tplc="0409001B" w:tentative="1">
      <w:start w:val="1"/>
      <w:numFmt w:val="lowerRoman"/>
      <w:lvlText w:val="%6."/>
      <w:lvlJc w:val="right"/>
      <w:pPr>
        <w:ind w:left="3900" w:hanging="480"/>
      </w:pPr>
    </w:lvl>
    <w:lvl w:ilvl="6" w:tplc="0409000F" w:tentative="1">
      <w:start w:val="1"/>
      <w:numFmt w:val="decimal"/>
      <w:lvlText w:val="%7."/>
      <w:lvlJc w:val="left"/>
      <w:pPr>
        <w:ind w:left="4380" w:hanging="480"/>
      </w:pPr>
    </w:lvl>
    <w:lvl w:ilvl="7" w:tplc="04090019" w:tentative="1">
      <w:start w:val="1"/>
      <w:numFmt w:val="ideographTraditional"/>
      <w:lvlText w:val="%8、"/>
      <w:lvlJc w:val="left"/>
      <w:pPr>
        <w:ind w:left="4860" w:hanging="480"/>
      </w:pPr>
    </w:lvl>
    <w:lvl w:ilvl="8" w:tplc="0409001B" w:tentative="1">
      <w:start w:val="1"/>
      <w:numFmt w:val="lowerRoman"/>
      <w:lvlText w:val="%9."/>
      <w:lvlJc w:val="right"/>
      <w:pPr>
        <w:ind w:left="5340" w:hanging="480"/>
      </w:pPr>
    </w:lvl>
  </w:abstractNum>
  <w:abstractNum w:abstractNumId="59" w15:restartNumberingAfterBreak="0">
    <w:nsid w:val="5C305A21"/>
    <w:multiLevelType w:val="hybridMultilevel"/>
    <w:tmpl w:val="732A9ED6"/>
    <w:lvl w:ilvl="0" w:tplc="F9BAE01A">
      <w:start w:val="1"/>
      <w:numFmt w:val="lowerRoman"/>
      <w:lvlText w:val="(%1)"/>
      <w:lvlJc w:val="left"/>
      <w:pPr>
        <w:ind w:left="1711" w:hanging="720"/>
      </w:pPr>
      <w:rPr>
        <w:rFonts w:ascii="Frutiger Light" w:hAnsi="Frutiger Light" w:hint="default"/>
      </w:rPr>
    </w:lvl>
    <w:lvl w:ilvl="1" w:tplc="04090019" w:tentative="1">
      <w:start w:val="1"/>
      <w:numFmt w:val="ideographTraditional"/>
      <w:lvlText w:val="%2、"/>
      <w:lvlJc w:val="left"/>
      <w:pPr>
        <w:ind w:left="1951" w:hanging="480"/>
      </w:pPr>
    </w:lvl>
    <w:lvl w:ilvl="2" w:tplc="0409001B" w:tentative="1">
      <w:start w:val="1"/>
      <w:numFmt w:val="lowerRoman"/>
      <w:lvlText w:val="%3."/>
      <w:lvlJc w:val="right"/>
      <w:pPr>
        <w:ind w:left="2431" w:hanging="480"/>
      </w:pPr>
    </w:lvl>
    <w:lvl w:ilvl="3" w:tplc="0409000F" w:tentative="1">
      <w:start w:val="1"/>
      <w:numFmt w:val="decimal"/>
      <w:lvlText w:val="%4."/>
      <w:lvlJc w:val="left"/>
      <w:pPr>
        <w:ind w:left="2911" w:hanging="480"/>
      </w:pPr>
    </w:lvl>
    <w:lvl w:ilvl="4" w:tplc="04090019" w:tentative="1">
      <w:start w:val="1"/>
      <w:numFmt w:val="ideographTraditional"/>
      <w:lvlText w:val="%5、"/>
      <w:lvlJc w:val="left"/>
      <w:pPr>
        <w:ind w:left="3391" w:hanging="480"/>
      </w:pPr>
    </w:lvl>
    <w:lvl w:ilvl="5" w:tplc="0409001B" w:tentative="1">
      <w:start w:val="1"/>
      <w:numFmt w:val="lowerRoman"/>
      <w:lvlText w:val="%6."/>
      <w:lvlJc w:val="right"/>
      <w:pPr>
        <w:ind w:left="3871" w:hanging="480"/>
      </w:pPr>
    </w:lvl>
    <w:lvl w:ilvl="6" w:tplc="0409000F" w:tentative="1">
      <w:start w:val="1"/>
      <w:numFmt w:val="decimal"/>
      <w:lvlText w:val="%7."/>
      <w:lvlJc w:val="left"/>
      <w:pPr>
        <w:ind w:left="4351" w:hanging="480"/>
      </w:pPr>
    </w:lvl>
    <w:lvl w:ilvl="7" w:tplc="04090019" w:tentative="1">
      <w:start w:val="1"/>
      <w:numFmt w:val="ideographTraditional"/>
      <w:lvlText w:val="%8、"/>
      <w:lvlJc w:val="left"/>
      <w:pPr>
        <w:ind w:left="4831" w:hanging="480"/>
      </w:pPr>
    </w:lvl>
    <w:lvl w:ilvl="8" w:tplc="0409001B" w:tentative="1">
      <w:start w:val="1"/>
      <w:numFmt w:val="lowerRoman"/>
      <w:lvlText w:val="%9."/>
      <w:lvlJc w:val="right"/>
      <w:pPr>
        <w:ind w:left="5311" w:hanging="480"/>
      </w:pPr>
    </w:lvl>
  </w:abstractNum>
  <w:abstractNum w:abstractNumId="60" w15:restartNumberingAfterBreak="0">
    <w:nsid w:val="5C8A66C7"/>
    <w:multiLevelType w:val="hybridMultilevel"/>
    <w:tmpl w:val="008431AC"/>
    <w:lvl w:ilvl="0" w:tplc="11844F02">
      <w:start w:val="1"/>
      <w:numFmt w:val="lowerRoman"/>
      <w:lvlText w:val="(%1)"/>
      <w:lvlJc w:val="left"/>
      <w:pPr>
        <w:ind w:left="569" w:hanging="480"/>
      </w:pPr>
      <w:rPr>
        <w:rFonts w:ascii="Times New Roman" w:hAnsi="Times New Roman" w:cs="Times New Roman" w:hint="default"/>
        <w:sz w:val="24"/>
        <w:szCs w:val="24"/>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61" w15:restartNumberingAfterBreak="0">
    <w:nsid w:val="612A60E0"/>
    <w:multiLevelType w:val="hybridMultilevel"/>
    <w:tmpl w:val="3BB4B864"/>
    <w:lvl w:ilvl="0" w:tplc="13C83BF2">
      <w:start w:val="3"/>
      <w:numFmt w:val="bullet"/>
      <w:lvlText w:val="-"/>
      <w:lvlJc w:val="left"/>
      <w:pPr>
        <w:ind w:left="372" w:hanging="360"/>
      </w:pPr>
      <w:rPr>
        <w:rFonts w:ascii="Frutiger Light" w:eastAsia="新細明體" w:hAnsi="Frutiger Light" w:cs="Times New Roman" w:hint="default"/>
      </w:rPr>
    </w:lvl>
    <w:lvl w:ilvl="1" w:tplc="04090003" w:tentative="1">
      <w:start w:val="1"/>
      <w:numFmt w:val="bullet"/>
      <w:lvlText w:val=""/>
      <w:lvlJc w:val="left"/>
      <w:pPr>
        <w:ind w:left="972" w:hanging="480"/>
      </w:pPr>
      <w:rPr>
        <w:rFonts w:ascii="Wingdings" w:hAnsi="Wingdings" w:hint="default"/>
      </w:rPr>
    </w:lvl>
    <w:lvl w:ilvl="2" w:tplc="04090005" w:tentative="1">
      <w:start w:val="1"/>
      <w:numFmt w:val="bullet"/>
      <w:lvlText w:val=""/>
      <w:lvlJc w:val="left"/>
      <w:pPr>
        <w:ind w:left="1452" w:hanging="480"/>
      </w:pPr>
      <w:rPr>
        <w:rFonts w:ascii="Wingdings" w:hAnsi="Wingdings" w:hint="default"/>
      </w:rPr>
    </w:lvl>
    <w:lvl w:ilvl="3" w:tplc="04090001" w:tentative="1">
      <w:start w:val="1"/>
      <w:numFmt w:val="bullet"/>
      <w:lvlText w:val=""/>
      <w:lvlJc w:val="left"/>
      <w:pPr>
        <w:ind w:left="1932" w:hanging="480"/>
      </w:pPr>
      <w:rPr>
        <w:rFonts w:ascii="Wingdings" w:hAnsi="Wingdings" w:hint="default"/>
      </w:rPr>
    </w:lvl>
    <w:lvl w:ilvl="4" w:tplc="04090003" w:tentative="1">
      <w:start w:val="1"/>
      <w:numFmt w:val="bullet"/>
      <w:lvlText w:val=""/>
      <w:lvlJc w:val="left"/>
      <w:pPr>
        <w:ind w:left="2412" w:hanging="480"/>
      </w:pPr>
      <w:rPr>
        <w:rFonts w:ascii="Wingdings" w:hAnsi="Wingdings" w:hint="default"/>
      </w:rPr>
    </w:lvl>
    <w:lvl w:ilvl="5" w:tplc="04090005" w:tentative="1">
      <w:start w:val="1"/>
      <w:numFmt w:val="bullet"/>
      <w:lvlText w:val=""/>
      <w:lvlJc w:val="left"/>
      <w:pPr>
        <w:ind w:left="2892" w:hanging="480"/>
      </w:pPr>
      <w:rPr>
        <w:rFonts w:ascii="Wingdings" w:hAnsi="Wingdings" w:hint="default"/>
      </w:rPr>
    </w:lvl>
    <w:lvl w:ilvl="6" w:tplc="04090001" w:tentative="1">
      <w:start w:val="1"/>
      <w:numFmt w:val="bullet"/>
      <w:lvlText w:val=""/>
      <w:lvlJc w:val="left"/>
      <w:pPr>
        <w:ind w:left="3372" w:hanging="480"/>
      </w:pPr>
      <w:rPr>
        <w:rFonts w:ascii="Wingdings" w:hAnsi="Wingdings" w:hint="default"/>
      </w:rPr>
    </w:lvl>
    <w:lvl w:ilvl="7" w:tplc="04090003" w:tentative="1">
      <w:start w:val="1"/>
      <w:numFmt w:val="bullet"/>
      <w:lvlText w:val=""/>
      <w:lvlJc w:val="left"/>
      <w:pPr>
        <w:ind w:left="3852" w:hanging="480"/>
      </w:pPr>
      <w:rPr>
        <w:rFonts w:ascii="Wingdings" w:hAnsi="Wingdings" w:hint="default"/>
      </w:rPr>
    </w:lvl>
    <w:lvl w:ilvl="8" w:tplc="04090005" w:tentative="1">
      <w:start w:val="1"/>
      <w:numFmt w:val="bullet"/>
      <w:lvlText w:val=""/>
      <w:lvlJc w:val="left"/>
      <w:pPr>
        <w:ind w:left="4332" w:hanging="480"/>
      </w:pPr>
      <w:rPr>
        <w:rFonts w:ascii="Wingdings" w:hAnsi="Wingdings" w:hint="default"/>
      </w:rPr>
    </w:lvl>
  </w:abstractNum>
  <w:abstractNum w:abstractNumId="62" w15:restartNumberingAfterBreak="0">
    <w:nsid w:val="67447942"/>
    <w:multiLevelType w:val="hybridMultilevel"/>
    <w:tmpl w:val="B94E8C76"/>
    <w:lvl w:ilvl="0" w:tplc="1DAEDFF6">
      <w:start w:val="1"/>
      <w:numFmt w:val="lowerLetter"/>
      <w:lvlText w:val="(%1)"/>
      <w:lvlJc w:val="left"/>
      <w:pPr>
        <w:ind w:left="380" w:hanging="360"/>
      </w:pPr>
      <w:rPr>
        <w:rFonts w:hint="default"/>
        <w:color w:val="auto"/>
        <w:sz w:val="24"/>
        <w:szCs w:val="24"/>
      </w:rPr>
    </w:lvl>
    <w:lvl w:ilvl="1" w:tplc="04090019" w:tentative="1">
      <w:start w:val="1"/>
      <w:numFmt w:val="ideographTraditional"/>
      <w:lvlText w:val="%2、"/>
      <w:lvlJc w:val="left"/>
      <w:pPr>
        <w:ind w:left="980" w:hanging="480"/>
      </w:pPr>
    </w:lvl>
    <w:lvl w:ilvl="2" w:tplc="0409001B" w:tentative="1">
      <w:start w:val="1"/>
      <w:numFmt w:val="lowerRoman"/>
      <w:lvlText w:val="%3."/>
      <w:lvlJc w:val="right"/>
      <w:pPr>
        <w:ind w:left="1460" w:hanging="480"/>
      </w:pPr>
    </w:lvl>
    <w:lvl w:ilvl="3" w:tplc="0409000F" w:tentative="1">
      <w:start w:val="1"/>
      <w:numFmt w:val="decimal"/>
      <w:lvlText w:val="%4."/>
      <w:lvlJc w:val="left"/>
      <w:pPr>
        <w:ind w:left="1940" w:hanging="480"/>
      </w:pPr>
    </w:lvl>
    <w:lvl w:ilvl="4" w:tplc="04090019" w:tentative="1">
      <w:start w:val="1"/>
      <w:numFmt w:val="ideographTraditional"/>
      <w:lvlText w:val="%5、"/>
      <w:lvlJc w:val="left"/>
      <w:pPr>
        <w:ind w:left="2420" w:hanging="480"/>
      </w:pPr>
    </w:lvl>
    <w:lvl w:ilvl="5" w:tplc="0409001B" w:tentative="1">
      <w:start w:val="1"/>
      <w:numFmt w:val="lowerRoman"/>
      <w:lvlText w:val="%6."/>
      <w:lvlJc w:val="right"/>
      <w:pPr>
        <w:ind w:left="2900" w:hanging="480"/>
      </w:pPr>
    </w:lvl>
    <w:lvl w:ilvl="6" w:tplc="0409000F" w:tentative="1">
      <w:start w:val="1"/>
      <w:numFmt w:val="decimal"/>
      <w:lvlText w:val="%7."/>
      <w:lvlJc w:val="left"/>
      <w:pPr>
        <w:ind w:left="3380" w:hanging="480"/>
      </w:pPr>
    </w:lvl>
    <w:lvl w:ilvl="7" w:tplc="04090019" w:tentative="1">
      <w:start w:val="1"/>
      <w:numFmt w:val="ideographTraditional"/>
      <w:lvlText w:val="%8、"/>
      <w:lvlJc w:val="left"/>
      <w:pPr>
        <w:ind w:left="3860" w:hanging="480"/>
      </w:pPr>
    </w:lvl>
    <w:lvl w:ilvl="8" w:tplc="0409001B" w:tentative="1">
      <w:start w:val="1"/>
      <w:numFmt w:val="lowerRoman"/>
      <w:lvlText w:val="%9."/>
      <w:lvlJc w:val="right"/>
      <w:pPr>
        <w:ind w:left="4340" w:hanging="480"/>
      </w:pPr>
    </w:lvl>
  </w:abstractNum>
  <w:abstractNum w:abstractNumId="63" w15:restartNumberingAfterBreak="0">
    <w:nsid w:val="690C4BBC"/>
    <w:multiLevelType w:val="hybridMultilevel"/>
    <w:tmpl w:val="D1485056"/>
    <w:lvl w:ilvl="0" w:tplc="334E848E">
      <w:start w:val="1"/>
      <w:numFmt w:val="bullet"/>
      <w:lvlText w:val=""/>
      <w:lvlJc w:val="left"/>
      <w:pPr>
        <w:ind w:left="480" w:hanging="480"/>
      </w:pPr>
      <w:rPr>
        <w:rFonts w:ascii="Wingdings" w:hAnsi="Wingdings" w:hint="default"/>
        <w:sz w:val="2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6921557C"/>
    <w:multiLevelType w:val="hybridMultilevel"/>
    <w:tmpl w:val="4E185DC2"/>
    <w:lvl w:ilvl="0" w:tplc="F9DAE6E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6C816C24"/>
    <w:multiLevelType w:val="hybridMultilevel"/>
    <w:tmpl w:val="F5D8FCF4"/>
    <w:lvl w:ilvl="0" w:tplc="04090001">
      <w:start w:val="1"/>
      <w:numFmt w:val="bullet"/>
      <w:lvlText w:val=""/>
      <w:lvlJc w:val="left"/>
      <w:pPr>
        <w:ind w:left="501" w:hanging="480"/>
      </w:pPr>
      <w:rPr>
        <w:rFonts w:ascii="Wingdings" w:hAnsi="Wingdings" w:hint="default"/>
      </w:rPr>
    </w:lvl>
    <w:lvl w:ilvl="1" w:tplc="04090003" w:tentative="1">
      <w:start w:val="1"/>
      <w:numFmt w:val="bullet"/>
      <w:lvlText w:val=""/>
      <w:lvlJc w:val="left"/>
      <w:pPr>
        <w:ind w:left="981" w:hanging="480"/>
      </w:pPr>
      <w:rPr>
        <w:rFonts w:ascii="Wingdings" w:hAnsi="Wingdings" w:hint="default"/>
      </w:rPr>
    </w:lvl>
    <w:lvl w:ilvl="2" w:tplc="04090005" w:tentative="1">
      <w:start w:val="1"/>
      <w:numFmt w:val="bullet"/>
      <w:lvlText w:val=""/>
      <w:lvlJc w:val="left"/>
      <w:pPr>
        <w:ind w:left="1461" w:hanging="480"/>
      </w:pPr>
      <w:rPr>
        <w:rFonts w:ascii="Wingdings" w:hAnsi="Wingdings" w:hint="default"/>
      </w:rPr>
    </w:lvl>
    <w:lvl w:ilvl="3" w:tplc="04090001" w:tentative="1">
      <w:start w:val="1"/>
      <w:numFmt w:val="bullet"/>
      <w:lvlText w:val=""/>
      <w:lvlJc w:val="left"/>
      <w:pPr>
        <w:ind w:left="1941" w:hanging="480"/>
      </w:pPr>
      <w:rPr>
        <w:rFonts w:ascii="Wingdings" w:hAnsi="Wingdings" w:hint="default"/>
      </w:rPr>
    </w:lvl>
    <w:lvl w:ilvl="4" w:tplc="04090003" w:tentative="1">
      <w:start w:val="1"/>
      <w:numFmt w:val="bullet"/>
      <w:lvlText w:val=""/>
      <w:lvlJc w:val="left"/>
      <w:pPr>
        <w:ind w:left="2421" w:hanging="480"/>
      </w:pPr>
      <w:rPr>
        <w:rFonts w:ascii="Wingdings" w:hAnsi="Wingdings" w:hint="default"/>
      </w:rPr>
    </w:lvl>
    <w:lvl w:ilvl="5" w:tplc="04090005" w:tentative="1">
      <w:start w:val="1"/>
      <w:numFmt w:val="bullet"/>
      <w:lvlText w:val=""/>
      <w:lvlJc w:val="left"/>
      <w:pPr>
        <w:ind w:left="2901" w:hanging="480"/>
      </w:pPr>
      <w:rPr>
        <w:rFonts w:ascii="Wingdings" w:hAnsi="Wingdings" w:hint="default"/>
      </w:rPr>
    </w:lvl>
    <w:lvl w:ilvl="6" w:tplc="04090001" w:tentative="1">
      <w:start w:val="1"/>
      <w:numFmt w:val="bullet"/>
      <w:lvlText w:val=""/>
      <w:lvlJc w:val="left"/>
      <w:pPr>
        <w:ind w:left="3381" w:hanging="480"/>
      </w:pPr>
      <w:rPr>
        <w:rFonts w:ascii="Wingdings" w:hAnsi="Wingdings" w:hint="default"/>
      </w:rPr>
    </w:lvl>
    <w:lvl w:ilvl="7" w:tplc="04090003" w:tentative="1">
      <w:start w:val="1"/>
      <w:numFmt w:val="bullet"/>
      <w:lvlText w:val=""/>
      <w:lvlJc w:val="left"/>
      <w:pPr>
        <w:ind w:left="3861" w:hanging="480"/>
      </w:pPr>
      <w:rPr>
        <w:rFonts w:ascii="Wingdings" w:hAnsi="Wingdings" w:hint="default"/>
      </w:rPr>
    </w:lvl>
    <w:lvl w:ilvl="8" w:tplc="04090005" w:tentative="1">
      <w:start w:val="1"/>
      <w:numFmt w:val="bullet"/>
      <w:lvlText w:val=""/>
      <w:lvlJc w:val="left"/>
      <w:pPr>
        <w:ind w:left="4341" w:hanging="480"/>
      </w:pPr>
      <w:rPr>
        <w:rFonts w:ascii="Wingdings" w:hAnsi="Wingdings" w:hint="default"/>
      </w:rPr>
    </w:lvl>
  </w:abstractNum>
  <w:abstractNum w:abstractNumId="66" w15:restartNumberingAfterBreak="0">
    <w:nsid w:val="70B92C95"/>
    <w:multiLevelType w:val="hybridMultilevel"/>
    <w:tmpl w:val="F22E7AC0"/>
    <w:lvl w:ilvl="0" w:tplc="80C6A2A4">
      <w:start w:val="1"/>
      <w:numFmt w:val="lowerLetter"/>
      <w:lvlText w:val="(%1)"/>
      <w:lvlJc w:val="left"/>
      <w:pPr>
        <w:ind w:left="380" w:hanging="360"/>
      </w:pPr>
      <w:rPr>
        <w:rFonts w:hint="default"/>
        <w:color w:val="auto"/>
        <w:sz w:val="24"/>
        <w:szCs w:val="24"/>
      </w:rPr>
    </w:lvl>
    <w:lvl w:ilvl="1" w:tplc="04090019" w:tentative="1">
      <w:start w:val="1"/>
      <w:numFmt w:val="ideographTraditional"/>
      <w:lvlText w:val="%2、"/>
      <w:lvlJc w:val="left"/>
      <w:pPr>
        <w:ind w:left="980" w:hanging="480"/>
      </w:pPr>
    </w:lvl>
    <w:lvl w:ilvl="2" w:tplc="0409001B" w:tentative="1">
      <w:start w:val="1"/>
      <w:numFmt w:val="lowerRoman"/>
      <w:lvlText w:val="%3."/>
      <w:lvlJc w:val="right"/>
      <w:pPr>
        <w:ind w:left="1460" w:hanging="480"/>
      </w:pPr>
    </w:lvl>
    <w:lvl w:ilvl="3" w:tplc="0409000F" w:tentative="1">
      <w:start w:val="1"/>
      <w:numFmt w:val="decimal"/>
      <w:lvlText w:val="%4."/>
      <w:lvlJc w:val="left"/>
      <w:pPr>
        <w:ind w:left="1940" w:hanging="480"/>
      </w:pPr>
    </w:lvl>
    <w:lvl w:ilvl="4" w:tplc="04090019" w:tentative="1">
      <w:start w:val="1"/>
      <w:numFmt w:val="ideographTraditional"/>
      <w:lvlText w:val="%5、"/>
      <w:lvlJc w:val="left"/>
      <w:pPr>
        <w:ind w:left="2420" w:hanging="480"/>
      </w:pPr>
    </w:lvl>
    <w:lvl w:ilvl="5" w:tplc="0409001B" w:tentative="1">
      <w:start w:val="1"/>
      <w:numFmt w:val="lowerRoman"/>
      <w:lvlText w:val="%6."/>
      <w:lvlJc w:val="right"/>
      <w:pPr>
        <w:ind w:left="2900" w:hanging="480"/>
      </w:pPr>
    </w:lvl>
    <w:lvl w:ilvl="6" w:tplc="0409000F" w:tentative="1">
      <w:start w:val="1"/>
      <w:numFmt w:val="decimal"/>
      <w:lvlText w:val="%7."/>
      <w:lvlJc w:val="left"/>
      <w:pPr>
        <w:ind w:left="3380" w:hanging="480"/>
      </w:pPr>
    </w:lvl>
    <w:lvl w:ilvl="7" w:tplc="04090019" w:tentative="1">
      <w:start w:val="1"/>
      <w:numFmt w:val="ideographTraditional"/>
      <w:lvlText w:val="%8、"/>
      <w:lvlJc w:val="left"/>
      <w:pPr>
        <w:ind w:left="3860" w:hanging="480"/>
      </w:pPr>
    </w:lvl>
    <w:lvl w:ilvl="8" w:tplc="0409001B" w:tentative="1">
      <w:start w:val="1"/>
      <w:numFmt w:val="lowerRoman"/>
      <w:lvlText w:val="%9."/>
      <w:lvlJc w:val="right"/>
      <w:pPr>
        <w:ind w:left="4340" w:hanging="480"/>
      </w:pPr>
    </w:lvl>
  </w:abstractNum>
  <w:abstractNum w:abstractNumId="67" w15:restartNumberingAfterBreak="0">
    <w:nsid w:val="712725FB"/>
    <w:multiLevelType w:val="hybridMultilevel"/>
    <w:tmpl w:val="19E27C18"/>
    <w:lvl w:ilvl="0" w:tplc="DD98D0CE">
      <w:start w:val="1"/>
      <w:numFmt w:val="bullet"/>
      <w:lvlText w:val="•"/>
      <w:lvlJc w:val="left"/>
      <w:pPr>
        <w:ind w:left="593" w:hanging="480"/>
      </w:pPr>
      <w:rPr>
        <w:rFonts w:ascii="Frutiger Light" w:hAnsi="Frutiger Light"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68" w15:restartNumberingAfterBreak="0">
    <w:nsid w:val="720C1054"/>
    <w:multiLevelType w:val="hybridMultilevel"/>
    <w:tmpl w:val="1DFCAB22"/>
    <w:lvl w:ilvl="0" w:tplc="04090001">
      <w:start w:val="1"/>
      <w:numFmt w:val="bullet"/>
      <w:lvlText w:val=""/>
      <w:lvlJc w:val="left"/>
      <w:pPr>
        <w:ind w:left="593" w:hanging="480"/>
      </w:pPr>
      <w:rPr>
        <w:rFonts w:ascii="Wingdings" w:hAnsi="Wingdings" w:hint="default"/>
      </w:rPr>
    </w:lvl>
    <w:lvl w:ilvl="1" w:tplc="04090003" w:tentative="1">
      <w:start w:val="1"/>
      <w:numFmt w:val="bullet"/>
      <w:lvlText w:val=""/>
      <w:lvlJc w:val="left"/>
      <w:pPr>
        <w:ind w:left="1073" w:hanging="480"/>
      </w:pPr>
      <w:rPr>
        <w:rFonts w:ascii="Wingdings" w:hAnsi="Wingdings" w:hint="default"/>
      </w:rPr>
    </w:lvl>
    <w:lvl w:ilvl="2" w:tplc="04090005" w:tentative="1">
      <w:start w:val="1"/>
      <w:numFmt w:val="bullet"/>
      <w:lvlText w:val=""/>
      <w:lvlJc w:val="left"/>
      <w:pPr>
        <w:ind w:left="1553" w:hanging="480"/>
      </w:pPr>
      <w:rPr>
        <w:rFonts w:ascii="Wingdings" w:hAnsi="Wingdings" w:hint="default"/>
      </w:rPr>
    </w:lvl>
    <w:lvl w:ilvl="3" w:tplc="04090001" w:tentative="1">
      <w:start w:val="1"/>
      <w:numFmt w:val="bullet"/>
      <w:lvlText w:val=""/>
      <w:lvlJc w:val="left"/>
      <w:pPr>
        <w:ind w:left="2033" w:hanging="480"/>
      </w:pPr>
      <w:rPr>
        <w:rFonts w:ascii="Wingdings" w:hAnsi="Wingdings" w:hint="default"/>
      </w:rPr>
    </w:lvl>
    <w:lvl w:ilvl="4" w:tplc="04090003" w:tentative="1">
      <w:start w:val="1"/>
      <w:numFmt w:val="bullet"/>
      <w:lvlText w:val=""/>
      <w:lvlJc w:val="left"/>
      <w:pPr>
        <w:ind w:left="2513" w:hanging="480"/>
      </w:pPr>
      <w:rPr>
        <w:rFonts w:ascii="Wingdings" w:hAnsi="Wingdings" w:hint="default"/>
      </w:rPr>
    </w:lvl>
    <w:lvl w:ilvl="5" w:tplc="04090005" w:tentative="1">
      <w:start w:val="1"/>
      <w:numFmt w:val="bullet"/>
      <w:lvlText w:val=""/>
      <w:lvlJc w:val="left"/>
      <w:pPr>
        <w:ind w:left="2993" w:hanging="480"/>
      </w:pPr>
      <w:rPr>
        <w:rFonts w:ascii="Wingdings" w:hAnsi="Wingdings" w:hint="default"/>
      </w:rPr>
    </w:lvl>
    <w:lvl w:ilvl="6" w:tplc="04090001" w:tentative="1">
      <w:start w:val="1"/>
      <w:numFmt w:val="bullet"/>
      <w:lvlText w:val=""/>
      <w:lvlJc w:val="left"/>
      <w:pPr>
        <w:ind w:left="3473" w:hanging="480"/>
      </w:pPr>
      <w:rPr>
        <w:rFonts w:ascii="Wingdings" w:hAnsi="Wingdings" w:hint="default"/>
      </w:rPr>
    </w:lvl>
    <w:lvl w:ilvl="7" w:tplc="04090003" w:tentative="1">
      <w:start w:val="1"/>
      <w:numFmt w:val="bullet"/>
      <w:lvlText w:val=""/>
      <w:lvlJc w:val="left"/>
      <w:pPr>
        <w:ind w:left="3953" w:hanging="480"/>
      </w:pPr>
      <w:rPr>
        <w:rFonts w:ascii="Wingdings" w:hAnsi="Wingdings" w:hint="default"/>
      </w:rPr>
    </w:lvl>
    <w:lvl w:ilvl="8" w:tplc="04090005" w:tentative="1">
      <w:start w:val="1"/>
      <w:numFmt w:val="bullet"/>
      <w:lvlText w:val=""/>
      <w:lvlJc w:val="left"/>
      <w:pPr>
        <w:ind w:left="4433" w:hanging="480"/>
      </w:pPr>
      <w:rPr>
        <w:rFonts w:ascii="Wingdings" w:hAnsi="Wingdings" w:hint="default"/>
      </w:rPr>
    </w:lvl>
  </w:abstractNum>
  <w:abstractNum w:abstractNumId="69" w15:restartNumberingAfterBreak="0">
    <w:nsid w:val="72601861"/>
    <w:multiLevelType w:val="hybridMultilevel"/>
    <w:tmpl w:val="21AAF734"/>
    <w:lvl w:ilvl="0" w:tplc="86781BA6">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4425EE3"/>
    <w:multiLevelType w:val="hybridMultilevel"/>
    <w:tmpl w:val="40DE0FAC"/>
    <w:lvl w:ilvl="0" w:tplc="1ECA6F74">
      <w:start w:val="1"/>
      <w:numFmt w:val="lowerLetter"/>
      <w:lvlText w:val="(%1)"/>
      <w:lvlJc w:val="left"/>
      <w:pPr>
        <w:ind w:left="833" w:hanging="360"/>
      </w:pPr>
      <w:rPr>
        <w:rFonts w:hint="default"/>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71" w15:restartNumberingAfterBreak="0">
    <w:nsid w:val="751A43B1"/>
    <w:multiLevelType w:val="hybridMultilevel"/>
    <w:tmpl w:val="39F0F564"/>
    <w:lvl w:ilvl="0" w:tplc="7BD62946">
      <w:start w:val="7"/>
      <w:numFmt w:val="decimal"/>
      <w:lvlText w:val="2.%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6806186"/>
    <w:multiLevelType w:val="hybridMultilevel"/>
    <w:tmpl w:val="FBF6D550"/>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3" w15:restartNumberingAfterBreak="0">
    <w:nsid w:val="772468DE"/>
    <w:multiLevelType w:val="hybridMultilevel"/>
    <w:tmpl w:val="03CE35D8"/>
    <w:lvl w:ilvl="0" w:tplc="3A787D80">
      <w:start w:val="2"/>
      <w:numFmt w:val="lowerLetter"/>
      <w:lvlText w:val="(%1)"/>
      <w:lvlJc w:val="left"/>
      <w:pPr>
        <w:ind w:left="12" w:hanging="360"/>
      </w:pPr>
      <w:rPr>
        <w:rFonts w:ascii="FrutigerLight" w:eastAsia="FrutigerLight" w:cs="FrutigerLight" w:hint="default"/>
      </w:rPr>
    </w:lvl>
    <w:lvl w:ilvl="1" w:tplc="04090019" w:tentative="1">
      <w:start w:val="1"/>
      <w:numFmt w:val="ideographTraditional"/>
      <w:lvlText w:val="%2、"/>
      <w:lvlJc w:val="left"/>
      <w:pPr>
        <w:ind w:left="612" w:hanging="480"/>
      </w:pPr>
    </w:lvl>
    <w:lvl w:ilvl="2" w:tplc="0409001B" w:tentative="1">
      <w:start w:val="1"/>
      <w:numFmt w:val="lowerRoman"/>
      <w:lvlText w:val="%3."/>
      <w:lvlJc w:val="right"/>
      <w:pPr>
        <w:ind w:left="1092" w:hanging="480"/>
      </w:pPr>
    </w:lvl>
    <w:lvl w:ilvl="3" w:tplc="0409000F" w:tentative="1">
      <w:start w:val="1"/>
      <w:numFmt w:val="decimal"/>
      <w:lvlText w:val="%4."/>
      <w:lvlJc w:val="left"/>
      <w:pPr>
        <w:ind w:left="1572" w:hanging="480"/>
      </w:pPr>
    </w:lvl>
    <w:lvl w:ilvl="4" w:tplc="04090019" w:tentative="1">
      <w:start w:val="1"/>
      <w:numFmt w:val="ideographTraditional"/>
      <w:lvlText w:val="%5、"/>
      <w:lvlJc w:val="left"/>
      <w:pPr>
        <w:ind w:left="2052" w:hanging="480"/>
      </w:pPr>
    </w:lvl>
    <w:lvl w:ilvl="5" w:tplc="0409001B" w:tentative="1">
      <w:start w:val="1"/>
      <w:numFmt w:val="lowerRoman"/>
      <w:lvlText w:val="%6."/>
      <w:lvlJc w:val="right"/>
      <w:pPr>
        <w:ind w:left="2532" w:hanging="480"/>
      </w:pPr>
    </w:lvl>
    <w:lvl w:ilvl="6" w:tplc="0409000F" w:tentative="1">
      <w:start w:val="1"/>
      <w:numFmt w:val="decimal"/>
      <w:lvlText w:val="%7."/>
      <w:lvlJc w:val="left"/>
      <w:pPr>
        <w:ind w:left="3012" w:hanging="480"/>
      </w:pPr>
    </w:lvl>
    <w:lvl w:ilvl="7" w:tplc="04090019" w:tentative="1">
      <w:start w:val="1"/>
      <w:numFmt w:val="ideographTraditional"/>
      <w:lvlText w:val="%8、"/>
      <w:lvlJc w:val="left"/>
      <w:pPr>
        <w:ind w:left="3492" w:hanging="480"/>
      </w:pPr>
    </w:lvl>
    <w:lvl w:ilvl="8" w:tplc="0409001B" w:tentative="1">
      <w:start w:val="1"/>
      <w:numFmt w:val="lowerRoman"/>
      <w:lvlText w:val="%9."/>
      <w:lvlJc w:val="right"/>
      <w:pPr>
        <w:ind w:left="3972" w:hanging="480"/>
      </w:pPr>
    </w:lvl>
  </w:abstractNum>
  <w:abstractNum w:abstractNumId="74" w15:restartNumberingAfterBreak="0">
    <w:nsid w:val="783E47BE"/>
    <w:multiLevelType w:val="hybridMultilevel"/>
    <w:tmpl w:val="EEB06F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795869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6" w15:restartNumberingAfterBreak="0">
    <w:nsid w:val="7C577B19"/>
    <w:multiLevelType w:val="multilevel"/>
    <w:tmpl w:val="4B741BF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7" w15:restartNumberingAfterBreak="0">
    <w:nsid w:val="7D225E4F"/>
    <w:multiLevelType w:val="hybridMultilevel"/>
    <w:tmpl w:val="61AA0FAE"/>
    <w:lvl w:ilvl="0" w:tplc="ABF8D6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7D7C43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492601219">
    <w:abstractNumId w:val="54"/>
  </w:num>
  <w:num w:numId="2" w16cid:durableId="1738891829">
    <w:abstractNumId w:val="15"/>
  </w:num>
  <w:num w:numId="3" w16cid:durableId="1182473450">
    <w:abstractNumId w:val="75"/>
  </w:num>
  <w:num w:numId="4" w16cid:durableId="144398145">
    <w:abstractNumId w:val="75"/>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16cid:durableId="2134052045">
    <w:abstractNumId w:val="67"/>
  </w:num>
  <w:num w:numId="6" w16cid:durableId="401955090">
    <w:abstractNumId w:val="19"/>
  </w:num>
  <w:num w:numId="7" w16cid:durableId="168564602">
    <w:abstractNumId w:val="55"/>
  </w:num>
  <w:num w:numId="8" w16cid:durableId="1708749296">
    <w:abstractNumId w:val="14"/>
  </w:num>
  <w:num w:numId="9" w16cid:durableId="1276256073">
    <w:abstractNumId w:val="8"/>
  </w:num>
  <w:num w:numId="10" w16cid:durableId="412091315">
    <w:abstractNumId w:val="52"/>
  </w:num>
  <w:num w:numId="11" w16cid:durableId="224804896">
    <w:abstractNumId w:val="78"/>
  </w:num>
  <w:num w:numId="12" w16cid:durableId="774134884">
    <w:abstractNumId w:val="22"/>
  </w:num>
  <w:num w:numId="13" w16cid:durableId="854341817">
    <w:abstractNumId w:val="39"/>
  </w:num>
  <w:num w:numId="14" w16cid:durableId="605962046">
    <w:abstractNumId w:val="13"/>
  </w:num>
  <w:num w:numId="15" w16cid:durableId="841286637">
    <w:abstractNumId w:val="70"/>
  </w:num>
  <w:num w:numId="16" w16cid:durableId="457989257">
    <w:abstractNumId w:val="18"/>
  </w:num>
  <w:num w:numId="17" w16cid:durableId="873494393">
    <w:abstractNumId w:val="61"/>
  </w:num>
  <w:num w:numId="18" w16cid:durableId="1165828296">
    <w:abstractNumId w:val="76"/>
  </w:num>
  <w:num w:numId="19" w16cid:durableId="808592672">
    <w:abstractNumId w:val="68"/>
  </w:num>
  <w:num w:numId="20" w16cid:durableId="802044292">
    <w:abstractNumId w:val="16"/>
  </w:num>
  <w:num w:numId="21" w16cid:durableId="1643341762">
    <w:abstractNumId w:val="30"/>
  </w:num>
  <w:num w:numId="22" w16cid:durableId="1680887083">
    <w:abstractNumId w:val="26"/>
  </w:num>
  <w:num w:numId="23" w16cid:durableId="234706620">
    <w:abstractNumId w:val="73"/>
  </w:num>
  <w:num w:numId="24" w16cid:durableId="1335380753">
    <w:abstractNumId w:val="57"/>
  </w:num>
  <w:num w:numId="25" w16cid:durableId="866987875">
    <w:abstractNumId w:val="20"/>
  </w:num>
  <w:num w:numId="26" w16cid:durableId="1296644662">
    <w:abstractNumId w:val="37"/>
  </w:num>
  <w:num w:numId="27" w16cid:durableId="426511478">
    <w:abstractNumId w:val="34"/>
  </w:num>
  <w:num w:numId="28" w16cid:durableId="1708794892">
    <w:abstractNumId w:val="41"/>
  </w:num>
  <w:num w:numId="29" w16cid:durableId="1468007755">
    <w:abstractNumId w:val="77"/>
  </w:num>
  <w:num w:numId="30" w16cid:durableId="1130703280">
    <w:abstractNumId w:val="49"/>
  </w:num>
  <w:num w:numId="31" w16cid:durableId="1922329631">
    <w:abstractNumId w:val="9"/>
  </w:num>
  <w:num w:numId="32" w16cid:durableId="772474940">
    <w:abstractNumId w:val="51"/>
  </w:num>
  <w:num w:numId="33" w16cid:durableId="805203423">
    <w:abstractNumId w:val="32"/>
  </w:num>
  <w:num w:numId="34" w16cid:durableId="234361164">
    <w:abstractNumId w:val="50"/>
  </w:num>
  <w:num w:numId="35" w16cid:durableId="1259868873">
    <w:abstractNumId w:val="28"/>
  </w:num>
  <w:num w:numId="36" w16cid:durableId="246620831">
    <w:abstractNumId w:val="60"/>
  </w:num>
  <w:num w:numId="37" w16cid:durableId="74786052">
    <w:abstractNumId w:val="23"/>
  </w:num>
  <w:num w:numId="38" w16cid:durableId="1536193373">
    <w:abstractNumId w:val="69"/>
  </w:num>
  <w:num w:numId="39" w16cid:durableId="2023584132">
    <w:abstractNumId w:val="42"/>
  </w:num>
  <w:num w:numId="40" w16cid:durableId="500899748">
    <w:abstractNumId w:val="48"/>
  </w:num>
  <w:num w:numId="41" w16cid:durableId="855382084">
    <w:abstractNumId w:val="45"/>
  </w:num>
  <w:num w:numId="42" w16cid:durableId="1780181070">
    <w:abstractNumId w:val="66"/>
  </w:num>
  <w:num w:numId="43" w16cid:durableId="1692563592">
    <w:abstractNumId w:val="12"/>
  </w:num>
  <w:num w:numId="44" w16cid:durableId="102503027">
    <w:abstractNumId w:val="64"/>
  </w:num>
  <w:num w:numId="45" w16cid:durableId="522092227">
    <w:abstractNumId w:val="36"/>
  </w:num>
  <w:num w:numId="46" w16cid:durableId="1711220961">
    <w:abstractNumId w:val="0"/>
    <w:lvlOverride w:ilvl="0">
      <w:lvl w:ilvl="0">
        <w:numFmt w:val="bullet"/>
        <w:lvlText w:val="·"/>
        <w:legacy w:legacy="1" w:legacySpace="0" w:legacyIndent="0"/>
        <w:lvlJc w:val="left"/>
        <w:rPr>
          <w:rFonts w:ascii="細明體" w:eastAsia="細明體" w:hAnsi="細明體" w:hint="eastAsia"/>
          <w:sz w:val="22"/>
        </w:rPr>
      </w:lvl>
    </w:lvlOverride>
  </w:num>
  <w:num w:numId="47" w16cid:durableId="1841501362">
    <w:abstractNumId w:val="59"/>
  </w:num>
  <w:num w:numId="48" w16cid:durableId="1636370061">
    <w:abstractNumId w:val="7"/>
  </w:num>
  <w:num w:numId="49" w16cid:durableId="406922971">
    <w:abstractNumId w:val="44"/>
  </w:num>
  <w:num w:numId="50" w16cid:durableId="307515095">
    <w:abstractNumId w:val="62"/>
  </w:num>
  <w:num w:numId="51" w16cid:durableId="1212351679">
    <w:abstractNumId w:val="5"/>
  </w:num>
  <w:num w:numId="52" w16cid:durableId="144011736">
    <w:abstractNumId w:val="53"/>
  </w:num>
  <w:num w:numId="53" w16cid:durableId="362021551">
    <w:abstractNumId w:val="43"/>
  </w:num>
  <w:num w:numId="54" w16cid:durableId="1304458427">
    <w:abstractNumId w:val="40"/>
  </w:num>
  <w:num w:numId="55" w16cid:durableId="1228490200">
    <w:abstractNumId w:val="58"/>
  </w:num>
  <w:num w:numId="56" w16cid:durableId="1603996742">
    <w:abstractNumId w:val="27"/>
  </w:num>
  <w:num w:numId="57" w16cid:durableId="1862550716">
    <w:abstractNumId w:val="25"/>
  </w:num>
  <w:num w:numId="58" w16cid:durableId="644772216">
    <w:abstractNumId w:val="11"/>
  </w:num>
  <w:num w:numId="59" w16cid:durableId="1758936740">
    <w:abstractNumId w:val="3"/>
  </w:num>
  <w:num w:numId="60" w16cid:durableId="206770395">
    <w:abstractNumId w:val="65"/>
  </w:num>
  <w:num w:numId="61" w16cid:durableId="1911113212">
    <w:abstractNumId w:val="72"/>
  </w:num>
  <w:num w:numId="62" w16cid:durableId="1588153565">
    <w:abstractNumId w:val="17"/>
  </w:num>
  <w:num w:numId="63" w16cid:durableId="376586993">
    <w:abstractNumId w:val="63"/>
  </w:num>
  <w:num w:numId="64" w16cid:durableId="1017460959">
    <w:abstractNumId w:val="56"/>
  </w:num>
  <w:num w:numId="65" w16cid:durableId="329337872">
    <w:abstractNumId w:val="29"/>
  </w:num>
  <w:num w:numId="66" w16cid:durableId="1687827297">
    <w:abstractNumId w:val="71"/>
  </w:num>
  <w:num w:numId="67" w16cid:durableId="359940671">
    <w:abstractNumId w:val="4"/>
  </w:num>
  <w:num w:numId="68" w16cid:durableId="567765980">
    <w:abstractNumId w:val="74"/>
  </w:num>
  <w:num w:numId="69" w16cid:durableId="1058213748">
    <w:abstractNumId w:val="46"/>
  </w:num>
  <w:num w:numId="70" w16cid:durableId="1926719783">
    <w:abstractNumId w:val="31"/>
  </w:num>
  <w:num w:numId="71" w16cid:durableId="1303149483">
    <w:abstractNumId w:val="6"/>
  </w:num>
  <w:num w:numId="72" w16cid:durableId="1633245360">
    <w:abstractNumId w:val="38"/>
  </w:num>
  <w:num w:numId="73" w16cid:durableId="769004719">
    <w:abstractNumId w:val="2"/>
  </w:num>
  <w:num w:numId="74" w16cid:durableId="44449482">
    <w:abstractNumId w:val="33"/>
  </w:num>
  <w:num w:numId="75" w16cid:durableId="1108620048">
    <w:abstractNumId w:val="21"/>
  </w:num>
  <w:num w:numId="76" w16cid:durableId="1396734035">
    <w:abstractNumId w:val="35"/>
  </w:num>
  <w:num w:numId="77" w16cid:durableId="1240140589">
    <w:abstractNumId w:val="10"/>
  </w:num>
  <w:num w:numId="78" w16cid:durableId="373773821">
    <w:abstractNumId w:val="24"/>
  </w:num>
  <w:num w:numId="79" w16cid:durableId="1712878596">
    <w:abstractNumId w:val="47"/>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r CHEUNG Ka Kei 張家麒先生">
    <w15:presenceInfo w15:providerId="AD" w15:userId="S-1-5-21-839522115-412668190-682003330-40364"/>
  </w15:person>
  <w15:person w15:author="Ms CHAN Siu Lan 陳少蘭女士">
    <w15:presenceInfo w15:providerId="AD" w15:userId="S-1-5-21-839522115-412668190-682003330-67206"/>
  </w15:person>
  <w15:person w15:author="Ms TSANG Hiu Yan 曾曉茵">
    <w15:presenceInfo w15:providerId="AD" w15:userId="S-1-5-21-839522115-412668190-682003330-35538"/>
  </w15:person>
  <w15:person w15:author="MOK Hiu Ying, Maggie ">
    <w15:presenceInfo w15:providerId="AD" w15:userId="S-1-5-21-839522115-412668190-682003330-47373"/>
  </w15:person>
  <w15:person w15:author="Mr LAW Kim Ming 羅劍鳴先生">
    <w15:presenceInfo w15:providerId="AD" w15:userId="S-1-5-21-839522115-412668190-682003330-28591"/>
  </w15:person>
  <w15:person w15:author="Miss WONG Lee Man 王俐文女士">
    <w15:presenceInfo w15:providerId="AD" w15:userId="S-1-5-21-839522115-412668190-682003330-55140"/>
  </w15:person>
  <w15:person w15:author="ITM/ITSS2/2, Mavis Wong">
    <w15:presenceInfo w15:providerId="None" w15:userId="ITM/ITSS2/2, Mavis Wong"/>
  </w15:person>
  <w15:person w15:author="Mr POON Pok Man, Michael 潘博文先生">
    <w15:presenceInfo w15:providerId="AD" w15:userId="S-1-5-21-839522115-412668190-682003330-5856"/>
  </w15:person>
  <w15:person w15:author="Wave Tseung">
    <w15:presenceInfo w15:providerId="Windows Live" w15:userId="3131eedbfd507888"/>
  </w15:person>
  <w15:person w15:author="Miss YAU Chi Ying, Vanessa 邱芝瑩">
    <w15:presenceInfo w15:providerId="AD" w15:userId="S-1-5-21-839522115-412668190-682003330-5664"/>
  </w15:person>
  <w15:person w15:author="Ms LEUNG Mei Chong, Winnie  梁美莊">
    <w15:presenceInfo w15:providerId="AD" w15:userId="S-1-5-21-839522115-412668190-682003330-1438"/>
  </w15:person>
  <w15:person w15:author="EMSD CHEUNG Ka Kei">
    <w15:presenceInfo w15:providerId="Windows Live" w15:userId="7910b213307be67a"/>
  </w15:person>
  <w15:person w15:author="Chun-kit">
    <w15:presenceInfo w15:providerId="Windows Live" w15:userId="e4370b623617fcc3"/>
  </w15:person>
  <w15:person w15:author="Mr WONG Wai Tat, Timothy 黃偉達">
    <w15:presenceInfo w15:providerId="AD" w15:userId="S-1-5-21-839522115-412668190-682003330-36200"/>
  </w15:person>
  <w15:person w15:author="CL">
    <w15:presenceInfo w15:providerId="None" w15:userId="CL"/>
  </w15:person>
  <w15:person w15:author="Mr HO Ming Tung 何銘桐">
    <w15:presenceInfo w15:providerId="AD" w15:userId="S-1-5-21-839522115-412668190-682003330-46855"/>
  </w15:person>
  <w15:person w15:author="Mr LING Chun Fung Kevin 凌峻峰">
    <w15:presenceInfo w15:providerId="AD" w15:userId="S-1-5-21-839522115-412668190-682003330-8479"/>
  </w15:person>
  <w15:person w15:author="Mr YEUNG Hong Yu 楊航愉">
    <w15:presenceInfo w15:providerId="AD" w15:userId="S-1-5-21-839522115-412668190-682003330-29082"/>
  </w15:person>
  <w15:person w15:author="Mr LEUNG Yan Sing 梁恩星">
    <w15:presenceInfo w15:providerId="AD" w15:userId="S-1-5-21-839522115-412668190-682003330-42842"/>
  </w15:person>
  <w15:person w15:author="Mr YUNG Ka Kit 翁嘉傑先生">
    <w15:presenceInfo w15:providerId="AD" w15:userId="S-1-5-21-839522115-412668190-682003330-67772"/>
  </w15:person>
  <w15:person w15:author="Ms KOT Yee Mei 葛綺媚女士">
    <w15:presenceInfo w15:providerId="AD" w15:userId="S-1-5-21-839522115-412668190-682003330-49352"/>
  </w15:person>
  <w15:person w15:author="SEQS">
    <w15:presenceInfo w15:providerId="None" w15:userId="SEQS"/>
  </w15:person>
  <w15:person w15:author="Mr CHAN Kwok Hei 陳國熙">
    <w15:presenceInfo w15:providerId="AD" w15:userId="S-1-5-21-839522115-412668190-682003330-46352"/>
  </w15:person>
  <w15:person w15:author="Ms CHAN Cheuk Shan 陳芍珊女士">
    <w15:presenceInfo w15:providerId="AD" w15:userId="S-1-5-21-839522115-412668190-682003330-62269"/>
  </w15:person>
  <w15:person w15:author="Mr LEE Sun Yu 李新宇先生">
    <w15:presenceInfo w15:providerId="AD" w15:userId="S-1-5-21-839522115-412668190-682003330-8386"/>
  </w15:person>
  <w15:person w15:author="Mr CHAN Hei Yim, Leo 陳禧棪">
    <w15:presenceInfo w15:providerId="AD" w15:userId="S-1-5-21-839522115-412668190-682003330-10963"/>
  </w15:person>
  <w15:person w15:author="EMSD Alan Chan">
    <w15:presenceInfo w15:providerId="Windows Live" w15:userId="309be8bf5f6b6700"/>
  </w15:person>
  <w15:person w15:author="EINNO3">
    <w15:presenceInfo w15:providerId="None" w15:userId="EINNO3"/>
  </w15:person>
  <w15:person w15:author="Ms CHIK Kar Lai 戚嘉麗女士">
    <w15:presenceInfo w15:providerId="AD" w15:userId="S-1-5-21-839522115-412668190-682003330-29018"/>
  </w15:person>
  <w15:person w15:author="EMSD\17226">
    <w15:presenceInfo w15:providerId="None" w15:userId="EMSD\17226"/>
  </w15:person>
  <w15:person w15:author="Miss CHENG Man Yee 鄭文意女士">
    <w15:presenceInfo w15:providerId="AD" w15:userId="S-1-5-21-839522115-412668190-682003330-52776"/>
  </w15:person>
  <w15:person w15:author="Mr TANG Chi Wang Andy 鄧志弘先生">
    <w15:presenceInfo w15:providerId="None" w15:userId="Mr TANG Chi Wang Andy 鄧志弘先生"/>
  </w15:person>
  <w15:person w15:author="Mr HUI Ka Wai 許嘉威先生">
    <w15:presenceInfo w15:providerId="AD" w15:userId="S-1-5-21-839522115-412668190-682003330-63162"/>
  </w15:person>
  <w15:person w15:author="Ka Wai Hui">
    <w15:presenceInfo w15:providerId="Windows Live" w15:userId="5bc73fb6a41a94cc"/>
  </w15:person>
  <w15:person w15:author="Manon TAM">
    <w15:presenceInfo w15:providerId="Windows Live" w15:userId="0b9ea8b3986a2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TEzNTSzNLUwNDVS0lEKTi0uzszPAykwqQUAFs2Z9SwAAAA="/>
  </w:docVars>
  <w:rsids>
    <w:rsidRoot w:val="00F958C4"/>
    <w:rsid w:val="00000936"/>
    <w:rsid w:val="00000F60"/>
    <w:rsid w:val="0000112B"/>
    <w:rsid w:val="00001256"/>
    <w:rsid w:val="000012EA"/>
    <w:rsid w:val="0000142B"/>
    <w:rsid w:val="000016F6"/>
    <w:rsid w:val="0000189F"/>
    <w:rsid w:val="000018D4"/>
    <w:rsid w:val="0000190F"/>
    <w:rsid w:val="00001BF0"/>
    <w:rsid w:val="00001E9E"/>
    <w:rsid w:val="000024A1"/>
    <w:rsid w:val="000025F9"/>
    <w:rsid w:val="0000297C"/>
    <w:rsid w:val="000029C4"/>
    <w:rsid w:val="00002CA7"/>
    <w:rsid w:val="00002D82"/>
    <w:rsid w:val="00002E59"/>
    <w:rsid w:val="00002E97"/>
    <w:rsid w:val="000033B5"/>
    <w:rsid w:val="0000355B"/>
    <w:rsid w:val="000037E0"/>
    <w:rsid w:val="0000385B"/>
    <w:rsid w:val="00003907"/>
    <w:rsid w:val="00003EF6"/>
    <w:rsid w:val="00004255"/>
    <w:rsid w:val="00004451"/>
    <w:rsid w:val="00004536"/>
    <w:rsid w:val="00005070"/>
    <w:rsid w:val="000052CB"/>
    <w:rsid w:val="000055BD"/>
    <w:rsid w:val="000055FC"/>
    <w:rsid w:val="0000586D"/>
    <w:rsid w:val="00005A6E"/>
    <w:rsid w:val="00005DEB"/>
    <w:rsid w:val="00005EA6"/>
    <w:rsid w:val="00006153"/>
    <w:rsid w:val="000067DF"/>
    <w:rsid w:val="000068B6"/>
    <w:rsid w:val="0000704C"/>
    <w:rsid w:val="000073E2"/>
    <w:rsid w:val="00007550"/>
    <w:rsid w:val="0000772F"/>
    <w:rsid w:val="00007817"/>
    <w:rsid w:val="00007C0A"/>
    <w:rsid w:val="00007E17"/>
    <w:rsid w:val="00007F2D"/>
    <w:rsid w:val="00010153"/>
    <w:rsid w:val="00010271"/>
    <w:rsid w:val="00010A82"/>
    <w:rsid w:val="00010C60"/>
    <w:rsid w:val="0001128A"/>
    <w:rsid w:val="000115FF"/>
    <w:rsid w:val="000117C8"/>
    <w:rsid w:val="00011B77"/>
    <w:rsid w:val="00011C0B"/>
    <w:rsid w:val="00011C4D"/>
    <w:rsid w:val="00011EB8"/>
    <w:rsid w:val="00012082"/>
    <w:rsid w:val="000120FA"/>
    <w:rsid w:val="000121BC"/>
    <w:rsid w:val="00012C0F"/>
    <w:rsid w:val="00012D42"/>
    <w:rsid w:val="00012DC7"/>
    <w:rsid w:val="00012EA4"/>
    <w:rsid w:val="00012F27"/>
    <w:rsid w:val="000131C3"/>
    <w:rsid w:val="00013241"/>
    <w:rsid w:val="000132C1"/>
    <w:rsid w:val="00013412"/>
    <w:rsid w:val="00013624"/>
    <w:rsid w:val="00013675"/>
    <w:rsid w:val="00013C10"/>
    <w:rsid w:val="00013EEC"/>
    <w:rsid w:val="00013F9E"/>
    <w:rsid w:val="00014108"/>
    <w:rsid w:val="000141B9"/>
    <w:rsid w:val="00014835"/>
    <w:rsid w:val="0001487D"/>
    <w:rsid w:val="0001496A"/>
    <w:rsid w:val="00014F9F"/>
    <w:rsid w:val="000155A6"/>
    <w:rsid w:val="00015A27"/>
    <w:rsid w:val="00015C3F"/>
    <w:rsid w:val="00015C4D"/>
    <w:rsid w:val="00015F28"/>
    <w:rsid w:val="000162B6"/>
    <w:rsid w:val="00016810"/>
    <w:rsid w:val="00016E1E"/>
    <w:rsid w:val="00017022"/>
    <w:rsid w:val="0001780C"/>
    <w:rsid w:val="000179FB"/>
    <w:rsid w:val="00020076"/>
    <w:rsid w:val="00020AAD"/>
    <w:rsid w:val="00020CAB"/>
    <w:rsid w:val="0002109B"/>
    <w:rsid w:val="0002129C"/>
    <w:rsid w:val="000214C9"/>
    <w:rsid w:val="000216C7"/>
    <w:rsid w:val="00021B30"/>
    <w:rsid w:val="00021E3E"/>
    <w:rsid w:val="0002203C"/>
    <w:rsid w:val="0002208C"/>
    <w:rsid w:val="000220DE"/>
    <w:rsid w:val="00022379"/>
    <w:rsid w:val="000227E6"/>
    <w:rsid w:val="00023428"/>
    <w:rsid w:val="0002342A"/>
    <w:rsid w:val="00023739"/>
    <w:rsid w:val="00023A9B"/>
    <w:rsid w:val="0002405B"/>
    <w:rsid w:val="00024136"/>
    <w:rsid w:val="000241B4"/>
    <w:rsid w:val="0002495D"/>
    <w:rsid w:val="00024A2B"/>
    <w:rsid w:val="00024C89"/>
    <w:rsid w:val="00025252"/>
    <w:rsid w:val="000252AB"/>
    <w:rsid w:val="0002562A"/>
    <w:rsid w:val="00025802"/>
    <w:rsid w:val="00025A9A"/>
    <w:rsid w:val="00026053"/>
    <w:rsid w:val="00026DD3"/>
    <w:rsid w:val="00026FEB"/>
    <w:rsid w:val="000274C9"/>
    <w:rsid w:val="0002756A"/>
    <w:rsid w:val="00027747"/>
    <w:rsid w:val="00027818"/>
    <w:rsid w:val="00027A66"/>
    <w:rsid w:val="00027ABB"/>
    <w:rsid w:val="00027B3B"/>
    <w:rsid w:val="00027D02"/>
    <w:rsid w:val="00027D4A"/>
    <w:rsid w:val="00027F05"/>
    <w:rsid w:val="00027F65"/>
    <w:rsid w:val="00030160"/>
    <w:rsid w:val="0003027C"/>
    <w:rsid w:val="00030399"/>
    <w:rsid w:val="000305FC"/>
    <w:rsid w:val="00030610"/>
    <w:rsid w:val="000307B4"/>
    <w:rsid w:val="00031224"/>
    <w:rsid w:val="000314FA"/>
    <w:rsid w:val="00031AFB"/>
    <w:rsid w:val="00032232"/>
    <w:rsid w:val="00032429"/>
    <w:rsid w:val="000326BB"/>
    <w:rsid w:val="00033247"/>
    <w:rsid w:val="00033483"/>
    <w:rsid w:val="0003358E"/>
    <w:rsid w:val="000335DD"/>
    <w:rsid w:val="0003392F"/>
    <w:rsid w:val="00033CFD"/>
    <w:rsid w:val="000344B8"/>
    <w:rsid w:val="00034586"/>
    <w:rsid w:val="00034944"/>
    <w:rsid w:val="00034BD1"/>
    <w:rsid w:val="00034EA5"/>
    <w:rsid w:val="00034F5D"/>
    <w:rsid w:val="000351C9"/>
    <w:rsid w:val="00035470"/>
    <w:rsid w:val="0003565E"/>
    <w:rsid w:val="00035783"/>
    <w:rsid w:val="0003583A"/>
    <w:rsid w:val="000359A9"/>
    <w:rsid w:val="00035C4C"/>
    <w:rsid w:val="00035F3A"/>
    <w:rsid w:val="000365B3"/>
    <w:rsid w:val="00036962"/>
    <w:rsid w:val="00036995"/>
    <w:rsid w:val="000369CE"/>
    <w:rsid w:val="00037124"/>
    <w:rsid w:val="00037B89"/>
    <w:rsid w:val="00037BAA"/>
    <w:rsid w:val="00037EBB"/>
    <w:rsid w:val="00037F87"/>
    <w:rsid w:val="00037FEC"/>
    <w:rsid w:val="00037FED"/>
    <w:rsid w:val="0004052F"/>
    <w:rsid w:val="00040A74"/>
    <w:rsid w:val="00040D2B"/>
    <w:rsid w:val="00041362"/>
    <w:rsid w:val="00041BB5"/>
    <w:rsid w:val="0004215B"/>
    <w:rsid w:val="00042341"/>
    <w:rsid w:val="000423CA"/>
    <w:rsid w:val="000425A2"/>
    <w:rsid w:val="000425EF"/>
    <w:rsid w:val="000428A4"/>
    <w:rsid w:val="00042F08"/>
    <w:rsid w:val="00043080"/>
    <w:rsid w:val="00043618"/>
    <w:rsid w:val="00043CA9"/>
    <w:rsid w:val="000443F0"/>
    <w:rsid w:val="0004450D"/>
    <w:rsid w:val="000445E1"/>
    <w:rsid w:val="0004476B"/>
    <w:rsid w:val="00044B33"/>
    <w:rsid w:val="00044BF1"/>
    <w:rsid w:val="00045371"/>
    <w:rsid w:val="00045823"/>
    <w:rsid w:val="00045A30"/>
    <w:rsid w:val="00045CA3"/>
    <w:rsid w:val="00046A02"/>
    <w:rsid w:val="00046AFF"/>
    <w:rsid w:val="0004725F"/>
    <w:rsid w:val="00047292"/>
    <w:rsid w:val="00047504"/>
    <w:rsid w:val="000475CE"/>
    <w:rsid w:val="000475D7"/>
    <w:rsid w:val="000476C8"/>
    <w:rsid w:val="00047CCB"/>
    <w:rsid w:val="00047CF9"/>
    <w:rsid w:val="000501F2"/>
    <w:rsid w:val="000502D6"/>
    <w:rsid w:val="000507A3"/>
    <w:rsid w:val="000514CF"/>
    <w:rsid w:val="00051AC0"/>
    <w:rsid w:val="00051FD4"/>
    <w:rsid w:val="000521E6"/>
    <w:rsid w:val="0005311A"/>
    <w:rsid w:val="0005343D"/>
    <w:rsid w:val="00053447"/>
    <w:rsid w:val="000535A0"/>
    <w:rsid w:val="00053A62"/>
    <w:rsid w:val="00053E19"/>
    <w:rsid w:val="00053E58"/>
    <w:rsid w:val="00054088"/>
    <w:rsid w:val="00054109"/>
    <w:rsid w:val="000542BB"/>
    <w:rsid w:val="00054392"/>
    <w:rsid w:val="000544A9"/>
    <w:rsid w:val="00054A9D"/>
    <w:rsid w:val="00054EAA"/>
    <w:rsid w:val="00055055"/>
    <w:rsid w:val="00055063"/>
    <w:rsid w:val="00055381"/>
    <w:rsid w:val="000553D0"/>
    <w:rsid w:val="00055A5E"/>
    <w:rsid w:val="0005600A"/>
    <w:rsid w:val="000560E8"/>
    <w:rsid w:val="000561E2"/>
    <w:rsid w:val="00056915"/>
    <w:rsid w:val="00056B28"/>
    <w:rsid w:val="00056FEE"/>
    <w:rsid w:val="0005766B"/>
    <w:rsid w:val="00057721"/>
    <w:rsid w:val="00057CA5"/>
    <w:rsid w:val="00060208"/>
    <w:rsid w:val="0006027E"/>
    <w:rsid w:val="000608E0"/>
    <w:rsid w:val="00060A71"/>
    <w:rsid w:val="00060BD5"/>
    <w:rsid w:val="00060C48"/>
    <w:rsid w:val="00060DAD"/>
    <w:rsid w:val="00060F2B"/>
    <w:rsid w:val="000611AB"/>
    <w:rsid w:val="0006178B"/>
    <w:rsid w:val="00061C6E"/>
    <w:rsid w:val="00061D06"/>
    <w:rsid w:val="00062B49"/>
    <w:rsid w:val="00062CEA"/>
    <w:rsid w:val="00062EE2"/>
    <w:rsid w:val="0006302C"/>
    <w:rsid w:val="00063636"/>
    <w:rsid w:val="00063A52"/>
    <w:rsid w:val="00063B39"/>
    <w:rsid w:val="0006428E"/>
    <w:rsid w:val="00064414"/>
    <w:rsid w:val="000645C5"/>
    <w:rsid w:val="00064A5D"/>
    <w:rsid w:val="00064E6E"/>
    <w:rsid w:val="00065173"/>
    <w:rsid w:val="000651E9"/>
    <w:rsid w:val="000652E8"/>
    <w:rsid w:val="00065473"/>
    <w:rsid w:val="00065522"/>
    <w:rsid w:val="000658F3"/>
    <w:rsid w:val="00065932"/>
    <w:rsid w:val="000659E8"/>
    <w:rsid w:val="00065BA1"/>
    <w:rsid w:val="00065DEC"/>
    <w:rsid w:val="00065EA2"/>
    <w:rsid w:val="00066695"/>
    <w:rsid w:val="0006685A"/>
    <w:rsid w:val="00066CBF"/>
    <w:rsid w:val="00066CEC"/>
    <w:rsid w:val="00066DA1"/>
    <w:rsid w:val="00067C24"/>
    <w:rsid w:val="00067C52"/>
    <w:rsid w:val="00070087"/>
    <w:rsid w:val="000702AE"/>
    <w:rsid w:val="000708F2"/>
    <w:rsid w:val="00071044"/>
    <w:rsid w:val="00071073"/>
    <w:rsid w:val="000718C5"/>
    <w:rsid w:val="000718C9"/>
    <w:rsid w:val="000719B1"/>
    <w:rsid w:val="00071A82"/>
    <w:rsid w:val="00071D53"/>
    <w:rsid w:val="0007203B"/>
    <w:rsid w:val="00072288"/>
    <w:rsid w:val="000724A5"/>
    <w:rsid w:val="00072635"/>
    <w:rsid w:val="0007288D"/>
    <w:rsid w:val="00072AAC"/>
    <w:rsid w:val="00072B1C"/>
    <w:rsid w:val="00072BE7"/>
    <w:rsid w:val="00072C3D"/>
    <w:rsid w:val="00072C52"/>
    <w:rsid w:val="00072E8E"/>
    <w:rsid w:val="00072FB0"/>
    <w:rsid w:val="0007307E"/>
    <w:rsid w:val="000730AC"/>
    <w:rsid w:val="000730D5"/>
    <w:rsid w:val="000732AF"/>
    <w:rsid w:val="000735AD"/>
    <w:rsid w:val="0007367C"/>
    <w:rsid w:val="000736E0"/>
    <w:rsid w:val="00073B9D"/>
    <w:rsid w:val="00073D40"/>
    <w:rsid w:val="0007468F"/>
    <w:rsid w:val="00074990"/>
    <w:rsid w:val="00075297"/>
    <w:rsid w:val="00075708"/>
    <w:rsid w:val="00075BA8"/>
    <w:rsid w:val="00075F37"/>
    <w:rsid w:val="00076769"/>
    <w:rsid w:val="00076813"/>
    <w:rsid w:val="00076D48"/>
    <w:rsid w:val="0007700B"/>
    <w:rsid w:val="000772BC"/>
    <w:rsid w:val="0007741C"/>
    <w:rsid w:val="00077605"/>
    <w:rsid w:val="00077A13"/>
    <w:rsid w:val="00077A21"/>
    <w:rsid w:val="00077DAB"/>
    <w:rsid w:val="00077FA2"/>
    <w:rsid w:val="00080366"/>
    <w:rsid w:val="000804C5"/>
    <w:rsid w:val="00080826"/>
    <w:rsid w:val="00080D4E"/>
    <w:rsid w:val="00080F7E"/>
    <w:rsid w:val="00081477"/>
    <w:rsid w:val="00081D0B"/>
    <w:rsid w:val="00081E89"/>
    <w:rsid w:val="00082029"/>
    <w:rsid w:val="00082326"/>
    <w:rsid w:val="00082345"/>
    <w:rsid w:val="00082560"/>
    <w:rsid w:val="00082A43"/>
    <w:rsid w:val="00083062"/>
    <w:rsid w:val="000831A8"/>
    <w:rsid w:val="000832F8"/>
    <w:rsid w:val="000838BE"/>
    <w:rsid w:val="00083C77"/>
    <w:rsid w:val="00083DA0"/>
    <w:rsid w:val="000844EC"/>
    <w:rsid w:val="000848BC"/>
    <w:rsid w:val="00084B3B"/>
    <w:rsid w:val="00085483"/>
    <w:rsid w:val="00085C3E"/>
    <w:rsid w:val="0008684C"/>
    <w:rsid w:val="00086D1C"/>
    <w:rsid w:val="000873F0"/>
    <w:rsid w:val="00087ACA"/>
    <w:rsid w:val="00087E84"/>
    <w:rsid w:val="0009009D"/>
    <w:rsid w:val="00090162"/>
    <w:rsid w:val="00090337"/>
    <w:rsid w:val="00090361"/>
    <w:rsid w:val="0009042F"/>
    <w:rsid w:val="000908D3"/>
    <w:rsid w:val="000909ED"/>
    <w:rsid w:val="00090C38"/>
    <w:rsid w:val="00090CDA"/>
    <w:rsid w:val="00090E58"/>
    <w:rsid w:val="00090F9C"/>
    <w:rsid w:val="00090FD7"/>
    <w:rsid w:val="00090FE4"/>
    <w:rsid w:val="000918F2"/>
    <w:rsid w:val="00091A2E"/>
    <w:rsid w:val="000924CF"/>
    <w:rsid w:val="000926F6"/>
    <w:rsid w:val="00092DCF"/>
    <w:rsid w:val="00092EEE"/>
    <w:rsid w:val="0009325F"/>
    <w:rsid w:val="0009377E"/>
    <w:rsid w:val="00093A0F"/>
    <w:rsid w:val="00093D20"/>
    <w:rsid w:val="00094105"/>
    <w:rsid w:val="00094397"/>
    <w:rsid w:val="000943B8"/>
    <w:rsid w:val="0009442C"/>
    <w:rsid w:val="000946B1"/>
    <w:rsid w:val="0009497B"/>
    <w:rsid w:val="00094AF9"/>
    <w:rsid w:val="00095119"/>
    <w:rsid w:val="000952B3"/>
    <w:rsid w:val="000955CF"/>
    <w:rsid w:val="00095DE1"/>
    <w:rsid w:val="00095F51"/>
    <w:rsid w:val="00095FD8"/>
    <w:rsid w:val="00096109"/>
    <w:rsid w:val="00096B06"/>
    <w:rsid w:val="00096BEF"/>
    <w:rsid w:val="00097514"/>
    <w:rsid w:val="00097658"/>
    <w:rsid w:val="0009768C"/>
    <w:rsid w:val="000A0796"/>
    <w:rsid w:val="000A08D1"/>
    <w:rsid w:val="000A0B02"/>
    <w:rsid w:val="000A0D94"/>
    <w:rsid w:val="000A0E32"/>
    <w:rsid w:val="000A10F2"/>
    <w:rsid w:val="000A1302"/>
    <w:rsid w:val="000A146E"/>
    <w:rsid w:val="000A16A8"/>
    <w:rsid w:val="000A189E"/>
    <w:rsid w:val="000A1A85"/>
    <w:rsid w:val="000A2B1D"/>
    <w:rsid w:val="000A2CD7"/>
    <w:rsid w:val="000A2D51"/>
    <w:rsid w:val="000A3392"/>
    <w:rsid w:val="000A3999"/>
    <w:rsid w:val="000A3BB2"/>
    <w:rsid w:val="000A3DA6"/>
    <w:rsid w:val="000A3E63"/>
    <w:rsid w:val="000A3FE3"/>
    <w:rsid w:val="000A41B3"/>
    <w:rsid w:val="000A4361"/>
    <w:rsid w:val="000A4561"/>
    <w:rsid w:val="000A47DB"/>
    <w:rsid w:val="000A4D06"/>
    <w:rsid w:val="000A4F35"/>
    <w:rsid w:val="000A501C"/>
    <w:rsid w:val="000A50AC"/>
    <w:rsid w:val="000A5200"/>
    <w:rsid w:val="000A58D6"/>
    <w:rsid w:val="000A5DB6"/>
    <w:rsid w:val="000A5E01"/>
    <w:rsid w:val="000A60C7"/>
    <w:rsid w:val="000A6100"/>
    <w:rsid w:val="000A6218"/>
    <w:rsid w:val="000A648A"/>
    <w:rsid w:val="000A6580"/>
    <w:rsid w:val="000A69F0"/>
    <w:rsid w:val="000A6C4D"/>
    <w:rsid w:val="000A7143"/>
    <w:rsid w:val="000A7267"/>
    <w:rsid w:val="000A7754"/>
    <w:rsid w:val="000A7F90"/>
    <w:rsid w:val="000B0020"/>
    <w:rsid w:val="000B04AF"/>
    <w:rsid w:val="000B07DA"/>
    <w:rsid w:val="000B08E5"/>
    <w:rsid w:val="000B1130"/>
    <w:rsid w:val="000B157C"/>
    <w:rsid w:val="000B167A"/>
    <w:rsid w:val="000B1956"/>
    <w:rsid w:val="000B1B61"/>
    <w:rsid w:val="000B1ECD"/>
    <w:rsid w:val="000B21F0"/>
    <w:rsid w:val="000B2368"/>
    <w:rsid w:val="000B252B"/>
    <w:rsid w:val="000B2BE4"/>
    <w:rsid w:val="000B2C61"/>
    <w:rsid w:val="000B2F56"/>
    <w:rsid w:val="000B3779"/>
    <w:rsid w:val="000B389F"/>
    <w:rsid w:val="000B3A00"/>
    <w:rsid w:val="000B3A9D"/>
    <w:rsid w:val="000B3ADA"/>
    <w:rsid w:val="000B40C1"/>
    <w:rsid w:val="000B4A87"/>
    <w:rsid w:val="000B4A93"/>
    <w:rsid w:val="000B4B23"/>
    <w:rsid w:val="000B4F5A"/>
    <w:rsid w:val="000B5341"/>
    <w:rsid w:val="000B5644"/>
    <w:rsid w:val="000B5A8F"/>
    <w:rsid w:val="000B5EB0"/>
    <w:rsid w:val="000B5F53"/>
    <w:rsid w:val="000B60CA"/>
    <w:rsid w:val="000B6475"/>
    <w:rsid w:val="000B6D45"/>
    <w:rsid w:val="000B6F53"/>
    <w:rsid w:val="000B71A3"/>
    <w:rsid w:val="000B73D8"/>
    <w:rsid w:val="000B745C"/>
    <w:rsid w:val="000B7675"/>
    <w:rsid w:val="000C011D"/>
    <w:rsid w:val="000C0C5A"/>
    <w:rsid w:val="000C1416"/>
    <w:rsid w:val="000C1838"/>
    <w:rsid w:val="000C1897"/>
    <w:rsid w:val="000C1FC2"/>
    <w:rsid w:val="000C2A8A"/>
    <w:rsid w:val="000C2A9E"/>
    <w:rsid w:val="000C2C8C"/>
    <w:rsid w:val="000C2FE9"/>
    <w:rsid w:val="000C31BF"/>
    <w:rsid w:val="000C33CF"/>
    <w:rsid w:val="000C35C1"/>
    <w:rsid w:val="000C3D02"/>
    <w:rsid w:val="000C3E8A"/>
    <w:rsid w:val="000C3F25"/>
    <w:rsid w:val="000C3FA1"/>
    <w:rsid w:val="000C46E8"/>
    <w:rsid w:val="000C471C"/>
    <w:rsid w:val="000C4A59"/>
    <w:rsid w:val="000C4ABF"/>
    <w:rsid w:val="000C4C4E"/>
    <w:rsid w:val="000C4F1A"/>
    <w:rsid w:val="000C4F5C"/>
    <w:rsid w:val="000C4FD9"/>
    <w:rsid w:val="000C5477"/>
    <w:rsid w:val="000C5CFC"/>
    <w:rsid w:val="000C5DA0"/>
    <w:rsid w:val="000C5F92"/>
    <w:rsid w:val="000C613C"/>
    <w:rsid w:val="000C6154"/>
    <w:rsid w:val="000C6A8B"/>
    <w:rsid w:val="000C701E"/>
    <w:rsid w:val="000C7302"/>
    <w:rsid w:val="000C74BB"/>
    <w:rsid w:val="000C77B1"/>
    <w:rsid w:val="000C796A"/>
    <w:rsid w:val="000D007D"/>
    <w:rsid w:val="000D0217"/>
    <w:rsid w:val="000D0521"/>
    <w:rsid w:val="000D0648"/>
    <w:rsid w:val="000D078F"/>
    <w:rsid w:val="000D0C96"/>
    <w:rsid w:val="000D0F41"/>
    <w:rsid w:val="000D1052"/>
    <w:rsid w:val="000D124A"/>
    <w:rsid w:val="000D13A7"/>
    <w:rsid w:val="000D19A2"/>
    <w:rsid w:val="000D1BDF"/>
    <w:rsid w:val="000D229C"/>
    <w:rsid w:val="000D2587"/>
    <w:rsid w:val="000D299A"/>
    <w:rsid w:val="000D2B18"/>
    <w:rsid w:val="000D2EE3"/>
    <w:rsid w:val="000D3296"/>
    <w:rsid w:val="000D333A"/>
    <w:rsid w:val="000D353E"/>
    <w:rsid w:val="000D36CD"/>
    <w:rsid w:val="000D3ACD"/>
    <w:rsid w:val="000D47C0"/>
    <w:rsid w:val="000D47CC"/>
    <w:rsid w:val="000D4857"/>
    <w:rsid w:val="000D4915"/>
    <w:rsid w:val="000D4ED9"/>
    <w:rsid w:val="000D5062"/>
    <w:rsid w:val="000D51D5"/>
    <w:rsid w:val="000D5CD7"/>
    <w:rsid w:val="000D60FC"/>
    <w:rsid w:val="000D616C"/>
    <w:rsid w:val="000D6298"/>
    <w:rsid w:val="000D770D"/>
    <w:rsid w:val="000D7874"/>
    <w:rsid w:val="000D7B28"/>
    <w:rsid w:val="000D7FD5"/>
    <w:rsid w:val="000E0428"/>
    <w:rsid w:val="000E0588"/>
    <w:rsid w:val="000E08C8"/>
    <w:rsid w:val="000E0C7E"/>
    <w:rsid w:val="000E0CE4"/>
    <w:rsid w:val="000E1912"/>
    <w:rsid w:val="000E291D"/>
    <w:rsid w:val="000E297D"/>
    <w:rsid w:val="000E356C"/>
    <w:rsid w:val="000E35B8"/>
    <w:rsid w:val="000E3964"/>
    <w:rsid w:val="000E3BDD"/>
    <w:rsid w:val="000E425B"/>
    <w:rsid w:val="000E435B"/>
    <w:rsid w:val="000E449A"/>
    <w:rsid w:val="000E4500"/>
    <w:rsid w:val="000E459C"/>
    <w:rsid w:val="000E4796"/>
    <w:rsid w:val="000E4E16"/>
    <w:rsid w:val="000E5278"/>
    <w:rsid w:val="000E57EA"/>
    <w:rsid w:val="000E5FAE"/>
    <w:rsid w:val="000E60AF"/>
    <w:rsid w:val="000E6626"/>
    <w:rsid w:val="000E667C"/>
    <w:rsid w:val="000E6A1D"/>
    <w:rsid w:val="000E6A54"/>
    <w:rsid w:val="000E6D4D"/>
    <w:rsid w:val="000E6E6A"/>
    <w:rsid w:val="000E73F7"/>
    <w:rsid w:val="000E7647"/>
    <w:rsid w:val="000E7C8E"/>
    <w:rsid w:val="000E7FA3"/>
    <w:rsid w:val="000F0757"/>
    <w:rsid w:val="000F0839"/>
    <w:rsid w:val="000F0A45"/>
    <w:rsid w:val="000F182D"/>
    <w:rsid w:val="000F27F7"/>
    <w:rsid w:val="000F2D53"/>
    <w:rsid w:val="000F2E89"/>
    <w:rsid w:val="000F2E92"/>
    <w:rsid w:val="000F305C"/>
    <w:rsid w:val="000F357B"/>
    <w:rsid w:val="000F3884"/>
    <w:rsid w:val="000F3986"/>
    <w:rsid w:val="000F3D76"/>
    <w:rsid w:val="000F42D2"/>
    <w:rsid w:val="000F4598"/>
    <w:rsid w:val="000F48B1"/>
    <w:rsid w:val="000F4C1E"/>
    <w:rsid w:val="000F5373"/>
    <w:rsid w:val="000F557B"/>
    <w:rsid w:val="000F612F"/>
    <w:rsid w:val="000F6147"/>
    <w:rsid w:val="000F6288"/>
    <w:rsid w:val="000F628D"/>
    <w:rsid w:val="000F62F1"/>
    <w:rsid w:val="000F639B"/>
    <w:rsid w:val="000F63C6"/>
    <w:rsid w:val="000F6449"/>
    <w:rsid w:val="000F644F"/>
    <w:rsid w:val="000F6D7B"/>
    <w:rsid w:val="000F7194"/>
    <w:rsid w:val="000F7315"/>
    <w:rsid w:val="000F7381"/>
    <w:rsid w:val="000F78F9"/>
    <w:rsid w:val="000F7B2B"/>
    <w:rsid w:val="000F7BF1"/>
    <w:rsid w:val="000F7EA7"/>
    <w:rsid w:val="00100004"/>
    <w:rsid w:val="001005ED"/>
    <w:rsid w:val="00100B27"/>
    <w:rsid w:val="00100BF3"/>
    <w:rsid w:val="001014ED"/>
    <w:rsid w:val="001015C2"/>
    <w:rsid w:val="00101CEB"/>
    <w:rsid w:val="00102066"/>
    <w:rsid w:val="001025CB"/>
    <w:rsid w:val="00102F69"/>
    <w:rsid w:val="00102FD4"/>
    <w:rsid w:val="00103184"/>
    <w:rsid w:val="001035F2"/>
    <w:rsid w:val="00103651"/>
    <w:rsid w:val="00103C82"/>
    <w:rsid w:val="0010428A"/>
    <w:rsid w:val="0010481F"/>
    <w:rsid w:val="001049B2"/>
    <w:rsid w:val="00104B26"/>
    <w:rsid w:val="001051A9"/>
    <w:rsid w:val="0010549B"/>
    <w:rsid w:val="00105EA5"/>
    <w:rsid w:val="001060EC"/>
    <w:rsid w:val="001062C3"/>
    <w:rsid w:val="00106412"/>
    <w:rsid w:val="00106465"/>
    <w:rsid w:val="001064DA"/>
    <w:rsid w:val="001064EA"/>
    <w:rsid w:val="00106A81"/>
    <w:rsid w:val="0010705C"/>
    <w:rsid w:val="001072DD"/>
    <w:rsid w:val="0010737D"/>
    <w:rsid w:val="0010796A"/>
    <w:rsid w:val="00107BBF"/>
    <w:rsid w:val="00110126"/>
    <w:rsid w:val="00110D1A"/>
    <w:rsid w:val="00111387"/>
    <w:rsid w:val="001113D5"/>
    <w:rsid w:val="00111C63"/>
    <w:rsid w:val="00111D1E"/>
    <w:rsid w:val="00112344"/>
    <w:rsid w:val="00112625"/>
    <w:rsid w:val="0011278D"/>
    <w:rsid w:val="00112B83"/>
    <w:rsid w:val="00112DE3"/>
    <w:rsid w:val="001134D8"/>
    <w:rsid w:val="00113E6D"/>
    <w:rsid w:val="001141CD"/>
    <w:rsid w:val="0011425A"/>
    <w:rsid w:val="00114850"/>
    <w:rsid w:val="00114B39"/>
    <w:rsid w:val="00114BAC"/>
    <w:rsid w:val="00114E08"/>
    <w:rsid w:val="0011512E"/>
    <w:rsid w:val="001151A4"/>
    <w:rsid w:val="0011574A"/>
    <w:rsid w:val="0011594B"/>
    <w:rsid w:val="00115AA1"/>
    <w:rsid w:val="00115DB9"/>
    <w:rsid w:val="001160AE"/>
    <w:rsid w:val="0011629F"/>
    <w:rsid w:val="001162FA"/>
    <w:rsid w:val="001163F6"/>
    <w:rsid w:val="001165C2"/>
    <w:rsid w:val="0011675E"/>
    <w:rsid w:val="0011682C"/>
    <w:rsid w:val="00116A8B"/>
    <w:rsid w:val="00116B20"/>
    <w:rsid w:val="00116C88"/>
    <w:rsid w:val="00116D57"/>
    <w:rsid w:val="00116FA2"/>
    <w:rsid w:val="00117335"/>
    <w:rsid w:val="001177DC"/>
    <w:rsid w:val="0011789D"/>
    <w:rsid w:val="001178AF"/>
    <w:rsid w:val="0011790B"/>
    <w:rsid w:val="00117951"/>
    <w:rsid w:val="00117B24"/>
    <w:rsid w:val="001204BD"/>
    <w:rsid w:val="0012089A"/>
    <w:rsid w:val="0012097D"/>
    <w:rsid w:val="00120FA7"/>
    <w:rsid w:val="0012164B"/>
    <w:rsid w:val="00121A6D"/>
    <w:rsid w:val="00121F09"/>
    <w:rsid w:val="00121F6B"/>
    <w:rsid w:val="0012225D"/>
    <w:rsid w:val="00122905"/>
    <w:rsid w:val="001231AC"/>
    <w:rsid w:val="00123BC8"/>
    <w:rsid w:val="00123E99"/>
    <w:rsid w:val="001243CE"/>
    <w:rsid w:val="001248DA"/>
    <w:rsid w:val="001249E7"/>
    <w:rsid w:val="00124CE1"/>
    <w:rsid w:val="00124D9D"/>
    <w:rsid w:val="00124E87"/>
    <w:rsid w:val="00124F6F"/>
    <w:rsid w:val="001256A7"/>
    <w:rsid w:val="001260B1"/>
    <w:rsid w:val="0012664D"/>
    <w:rsid w:val="00126A6A"/>
    <w:rsid w:val="0012711A"/>
    <w:rsid w:val="0012738E"/>
    <w:rsid w:val="001274F7"/>
    <w:rsid w:val="00127B02"/>
    <w:rsid w:val="00127FCA"/>
    <w:rsid w:val="00127FF2"/>
    <w:rsid w:val="001301E3"/>
    <w:rsid w:val="00130214"/>
    <w:rsid w:val="00130C3F"/>
    <w:rsid w:val="00130C44"/>
    <w:rsid w:val="00130E23"/>
    <w:rsid w:val="0013121E"/>
    <w:rsid w:val="001312DC"/>
    <w:rsid w:val="00131F77"/>
    <w:rsid w:val="00132781"/>
    <w:rsid w:val="00133093"/>
    <w:rsid w:val="001334FE"/>
    <w:rsid w:val="00133688"/>
    <w:rsid w:val="00133B4C"/>
    <w:rsid w:val="00133C63"/>
    <w:rsid w:val="00133EED"/>
    <w:rsid w:val="00133F8D"/>
    <w:rsid w:val="0013412F"/>
    <w:rsid w:val="001345B5"/>
    <w:rsid w:val="0013493F"/>
    <w:rsid w:val="001349B9"/>
    <w:rsid w:val="001349CE"/>
    <w:rsid w:val="00135024"/>
    <w:rsid w:val="00135122"/>
    <w:rsid w:val="00135192"/>
    <w:rsid w:val="00135282"/>
    <w:rsid w:val="00135692"/>
    <w:rsid w:val="001359A3"/>
    <w:rsid w:val="00135B39"/>
    <w:rsid w:val="00135B99"/>
    <w:rsid w:val="001367BB"/>
    <w:rsid w:val="0013681B"/>
    <w:rsid w:val="0013695B"/>
    <w:rsid w:val="001369CF"/>
    <w:rsid w:val="00136B9D"/>
    <w:rsid w:val="00137004"/>
    <w:rsid w:val="001370C4"/>
    <w:rsid w:val="0013719F"/>
    <w:rsid w:val="00137266"/>
    <w:rsid w:val="0013727C"/>
    <w:rsid w:val="00137340"/>
    <w:rsid w:val="00137687"/>
    <w:rsid w:val="00137810"/>
    <w:rsid w:val="00137AD0"/>
    <w:rsid w:val="00137B51"/>
    <w:rsid w:val="00137C8F"/>
    <w:rsid w:val="00140191"/>
    <w:rsid w:val="00140500"/>
    <w:rsid w:val="0014059F"/>
    <w:rsid w:val="0014066F"/>
    <w:rsid w:val="00140AFE"/>
    <w:rsid w:val="00140EFD"/>
    <w:rsid w:val="00141159"/>
    <w:rsid w:val="00141265"/>
    <w:rsid w:val="001413E1"/>
    <w:rsid w:val="00141950"/>
    <w:rsid w:val="00142611"/>
    <w:rsid w:val="0014281A"/>
    <w:rsid w:val="00142DDA"/>
    <w:rsid w:val="00142F8D"/>
    <w:rsid w:val="00142FD3"/>
    <w:rsid w:val="00143018"/>
    <w:rsid w:val="001431CD"/>
    <w:rsid w:val="0014379C"/>
    <w:rsid w:val="001437EA"/>
    <w:rsid w:val="00143868"/>
    <w:rsid w:val="00143E6F"/>
    <w:rsid w:val="00144B04"/>
    <w:rsid w:val="00144D19"/>
    <w:rsid w:val="00145088"/>
    <w:rsid w:val="0014542B"/>
    <w:rsid w:val="00146033"/>
    <w:rsid w:val="001464F9"/>
    <w:rsid w:val="00146976"/>
    <w:rsid w:val="0014698E"/>
    <w:rsid w:val="00146D45"/>
    <w:rsid w:val="00146E09"/>
    <w:rsid w:val="00147249"/>
    <w:rsid w:val="0014728B"/>
    <w:rsid w:val="00147380"/>
    <w:rsid w:val="001473F0"/>
    <w:rsid w:val="00147406"/>
    <w:rsid w:val="0014749A"/>
    <w:rsid w:val="001476F0"/>
    <w:rsid w:val="00147BE2"/>
    <w:rsid w:val="00150635"/>
    <w:rsid w:val="0015080E"/>
    <w:rsid w:val="00150BCD"/>
    <w:rsid w:val="0015129A"/>
    <w:rsid w:val="001514DD"/>
    <w:rsid w:val="00151833"/>
    <w:rsid w:val="00151B89"/>
    <w:rsid w:val="00151B9C"/>
    <w:rsid w:val="00151BE7"/>
    <w:rsid w:val="00151ECE"/>
    <w:rsid w:val="00152065"/>
    <w:rsid w:val="0015211C"/>
    <w:rsid w:val="001525F9"/>
    <w:rsid w:val="001526E5"/>
    <w:rsid w:val="00152804"/>
    <w:rsid w:val="001528C1"/>
    <w:rsid w:val="00152FE0"/>
    <w:rsid w:val="0015305B"/>
    <w:rsid w:val="001531D7"/>
    <w:rsid w:val="00153D09"/>
    <w:rsid w:val="001540E5"/>
    <w:rsid w:val="0015417B"/>
    <w:rsid w:val="00154966"/>
    <w:rsid w:val="00154F4E"/>
    <w:rsid w:val="00155772"/>
    <w:rsid w:val="00155A41"/>
    <w:rsid w:val="00155A7B"/>
    <w:rsid w:val="00155DB6"/>
    <w:rsid w:val="00155F95"/>
    <w:rsid w:val="00156120"/>
    <w:rsid w:val="00156539"/>
    <w:rsid w:val="001565DE"/>
    <w:rsid w:val="00156FF3"/>
    <w:rsid w:val="001573E7"/>
    <w:rsid w:val="00157427"/>
    <w:rsid w:val="001578B6"/>
    <w:rsid w:val="00157D01"/>
    <w:rsid w:val="001609E5"/>
    <w:rsid w:val="00160B1B"/>
    <w:rsid w:val="00160BAD"/>
    <w:rsid w:val="00160C89"/>
    <w:rsid w:val="001611EA"/>
    <w:rsid w:val="001612FA"/>
    <w:rsid w:val="00161387"/>
    <w:rsid w:val="00161AA2"/>
    <w:rsid w:val="00161F41"/>
    <w:rsid w:val="00162045"/>
    <w:rsid w:val="001625C1"/>
    <w:rsid w:val="00162B8B"/>
    <w:rsid w:val="00162E44"/>
    <w:rsid w:val="00162E74"/>
    <w:rsid w:val="0016320B"/>
    <w:rsid w:val="00163396"/>
    <w:rsid w:val="001635E0"/>
    <w:rsid w:val="00163787"/>
    <w:rsid w:val="001637A2"/>
    <w:rsid w:val="00163C35"/>
    <w:rsid w:val="00164170"/>
    <w:rsid w:val="0016424C"/>
    <w:rsid w:val="001646C1"/>
    <w:rsid w:val="00164D57"/>
    <w:rsid w:val="00164EBB"/>
    <w:rsid w:val="00164FE0"/>
    <w:rsid w:val="00165537"/>
    <w:rsid w:val="0016569E"/>
    <w:rsid w:val="001658C2"/>
    <w:rsid w:val="001658EF"/>
    <w:rsid w:val="00165950"/>
    <w:rsid w:val="00165BBF"/>
    <w:rsid w:val="00165F99"/>
    <w:rsid w:val="00166188"/>
    <w:rsid w:val="00166685"/>
    <w:rsid w:val="00166D08"/>
    <w:rsid w:val="0016725E"/>
    <w:rsid w:val="0016733B"/>
    <w:rsid w:val="001673B8"/>
    <w:rsid w:val="001679ED"/>
    <w:rsid w:val="00167A2E"/>
    <w:rsid w:val="00167A76"/>
    <w:rsid w:val="00167F19"/>
    <w:rsid w:val="00170007"/>
    <w:rsid w:val="00170339"/>
    <w:rsid w:val="0017078A"/>
    <w:rsid w:val="0017085F"/>
    <w:rsid w:val="00170A5B"/>
    <w:rsid w:val="00170E80"/>
    <w:rsid w:val="00170F97"/>
    <w:rsid w:val="0017117B"/>
    <w:rsid w:val="001713C5"/>
    <w:rsid w:val="00171520"/>
    <w:rsid w:val="0017173A"/>
    <w:rsid w:val="00171A6E"/>
    <w:rsid w:val="00171C5B"/>
    <w:rsid w:val="00171D3A"/>
    <w:rsid w:val="001720E2"/>
    <w:rsid w:val="001721DB"/>
    <w:rsid w:val="0017274C"/>
    <w:rsid w:val="00172869"/>
    <w:rsid w:val="00172DD0"/>
    <w:rsid w:val="00172DF3"/>
    <w:rsid w:val="0017301C"/>
    <w:rsid w:val="0017303A"/>
    <w:rsid w:val="0017385D"/>
    <w:rsid w:val="001740D6"/>
    <w:rsid w:val="001749F8"/>
    <w:rsid w:val="0017503E"/>
    <w:rsid w:val="00175258"/>
    <w:rsid w:val="001754A7"/>
    <w:rsid w:val="001754E2"/>
    <w:rsid w:val="00175A6E"/>
    <w:rsid w:val="00176212"/>
    <w:rsid w:val="001765C9"/>
    <w:rsid w:val="001768A1"/>
    <w:rsid w:val="00176921"/>
    <w:rsid w:val="00176E51"/>
    <w:rsid w:val="00176F58"/>
    <w:rsid w:val="00177113"/>
    <w:rsid w:val="00177364"/>
    <w:rsid w:val="001774DE"/>
    <w:rsid w:val="001778A8"/>
    <w:rsid w:val="0017792A"/>
    <w:rsid w:val="00177B2A"/>
    <w:rsid w:val="00180C78"/>
    <w:rsid w:val="00180C88"/>
    <w:rsid w:val="00180D42"/>
    <w:rsid w:val="00180DDB"/>
    <w:rsid w:val="001812BD"/>
    <w:rsid w:val="0018135D"/>
    <w:rsid w:val="0018187A"/>
    <w:rsid w:val="001818E9"/>
    <w:rsid w:val="00182285"/>
    <w:rsid w:val="0018267A"/>
    <w:rsid w:val="0018280F"/>
    <w:rsid w:val="001828B4"/>
    <w:rsid w:val="00182B05"/>
    <w:rsid w:val="00182CD1"/>
    <w:rsid w:val="00182CFD"/>
    <w:rsid w:val="00182D02"/>
    <w:rsid w:val="00182DF6"/>
    <w:rsid w:val="001835C6"/>
    <w:rsid w:val="0018362D"/>
    <w:rsid w:val="001837AF"/>
    <w:rsid w:val="00183AD7"/>
    <w:rsid w:val="0018411C"/>
    <w:rsid w:val="00184556"/>
    <w:rsid w:val="00184BDC"/>
    <w:rsid w:val="00184F1D"/>
    <w:rsid w:val="00185049"/>
    <w:rsid w:val="00185223"/>
    <w:rsid w:val="00185731"/>
    <w:rsid w:val="001860B3"/>
    <w:rsid w:val="00186287"/>
    <w:rsid w:val="00186841"/>
    <w:rsid w:val="00186964"/>
    <w:rsid w:val="00186B9A"/>
    <w:rsid w:val="00186FA8"/>
    <w:rsid w:val="0018716F"/>
    <w:rsid w:val="00187D8B"/>
    <w:rsid w:val="00190801"/>
    <w:rsid w:val="00190D4C"/>
    <w:rsid w:val="001913F6"/>
    <w:rsid w:val="001915F3"/>
    <w:rsid w:val="00191732"/>
    <w:rsid w:val="00191818"/>
    <w:rsid w:val="001919E4"/>
    <w:rsid w:val="00191F19"/>
    <w:rsid w:val="00191F2D"/>
    <w:rsid w:val="0019206C"/>
    <w:rsid w:val="00192EE8"/>
    <w:rsid w:val="001930E6"/>
    <w:rsid w:val="00193374"/>
    <w:rsid w:val="00193ED9"/>
    <w:rsid w:val="00193EDC"/>
    <w:rsid w:val="001941F2"/>
    <w:rsid w:val="001944F0"/>
    <w:rsid w:val="00194713"/>
    <w:rsid w:val="00194773"/>
    <w:rsid w:val="00194792"/>
    <w:rsid w:val="00194A67"/>
    <w:rsid w:val="00194BAF"/>
    <w:rsid w:val="00194C40"/>
    <w:rsid w:val="00194C4F"/>
    <w:rsid w:val="00194DFE"/>
    <w:rsid w:val="00194E1D"/>
    <w:rsid w:val="00194E9A"/>
    <w:rsid w:val="00194F46"/>
    <w:rsid w:val="00194F55"/>
    <w:rsid w:val="001951D2"/>
    <w:rsid w:val="001952B8"/>
    <w:rsid w:val="00195547"/>
    <w:rsid w:val="001959FA"/>
    <w:rsid w:val="00195D12"/>
    <w:rsid w:val="00195E16"/>
    <w:rsid w:val="00195FE2"/>
    <w:rsid w:val="0019628E"/>
    <w:rsid w:val="001962A0"/>
    <w:rsid w:val="001965EC"/>
    <w:rsid w:val="001965EF"/>
    <w:rsid w:val="00196F37"/>
    <w:rsid w:val="001973FB"/>
    <w:rsid w:val="00197767"/>
    <w:rsid w:val="0019791D"/>
    <w:rsid w:val="0019797C"/>
    <w:rsid w:val="001979E5"/>
    <w:rsid w:val="00197A0B"/>
    <w:rsid w:val="00197BFF"/>
    <w:rsid w:val="00197E2D"/>
    <w:rsid w:val="00197F85"/>
    <w:rsid w:val="001A02F4"/>
    <w:rsid w:val="001A09CA"/>
    <w:rsid w:val="001A0B07"/>
    <w:rsid w:val="001A0C75"/>
    <w:rsid w:val="001A0F42"/>
    <w:rsid w:val="001A1A7A"/>
    <w:rsid w:val="001A1B87"/>
    <w:rsid w:val="001A20D6"/>
    <w:rsid w:val="001A22CD"/>
    <w:rsid w:val="001A23BF"/>
    <w:rsid w:val="001A2700"/>
    <w:rsid w:val="001A281C"/>
    <w:rsid w:val="001A28EC"/>
    <w:rsid w:val="001A2D1E"/>
    <w:rsid w:val="001A2F61"/>
    <w:rsid w:val="001A31B4"/>
    <w:rsid w:val="001A350D"/>
    <w:rsid w:val="001A354D"/>
    <w:rsid w:val="001A3898"/>
    <w:rsid w:val="001A3C36"/>
    <w:rsid w:val="001A4283"/>
    <w:rsid w:val="001A44D8"/>
    <w:rsid w:val="001A49BE"/>
    <w:rsid w:val="001A49E4"/>
    <w:rsid w:val="001A49E7"/>
    <w:rsid w:val="001A4A2E"/>
    <w:rsid w:val="001A4B73"/>
    <w:rsid w:val="001A4EF6"/>
    <w:rsid w:val="001A5346"/>
    <w:rsid w:val="001A57C8"/>
    <w:rsid w:val="001A583B"/>
    <w:rsid w:val="001A5CF6"/>
    <w:rsid w:val="001A5D3E"/>
    <w:rsid w:val="001A67EB"/>
    <w:rsid w:val="001A69D3"/>
    <w:rsid w:val="001A739B"/>
    <w:rsid w:val="001A760F"/>
    <w:rsid w:val="001B0138"/>
    <w:rsid w:val="001B0370"/>
    <w:rsid w:val="001B06CF"/>
    <w:rsid w:val="001B0C5D"/>
    <w:rsid w:val="001B0C82"/>
    <w:rsid w:val="001B0EF0"/>
    <w:rsid w:val="001B0F0E"/>
    <w:rsid w:val="001B0F24"/>
    <w:rsid w:val="001B1362"/>
    <w:rsid w:val="001B1923"/>
    <w:rsid w:val="001B1CF1"/>
    <w:rsid w:val="001B1F9A"/>
    <w:rsid w:val="001B2026"/>
    <w:rsid w:val="001B2609"/>
    <w:rsid w:val="001B26ED"/>
    <w:rsid w:val="001B32BC"/>
    <w:rsid w:val="001B3428"/>
    <w:rsid w:val="001B35D4"/>
    <w:rsid w:val="001B36BA"/>
    <w:rsid w:val="001B3D67"/>
    <w:rsid w:val="001B3FAB"/>
    <w:rsid w:val="001B4530"/>
    <w:rsid w:val="001B4841"/>
    <w:rsid w:val="001B50D1"/>
    <w:rsid w:val="001B5735"/>
    <w:rsid w:val="001B5E19"/>
    <w:rsid w:val="001B68A4"/>
    <w:rsid w:val="001B69D8"/>
    <w:rsid w:val="001B6EE5"/>
    <w:rsid w:val="001B6FF2"/>
    <w:rsid w:val="001B72FE"/>
    <w:rsid w:val="001B7868"/>
    <w:rsid w:val="001B7CEA"/>
    <w:rsid w:val="001B7DFB"/>
    <w:rsid w:val="001C09E7"/>
    <w:rsid w:val="001C0AA6"/>
    <w:rsid w:val="001C109B"/>
    <w:rsid w:val="001C1207"/>
    <w:rsid w:val="001C1500"/>
    <w:rsid w:val="001C1616"/>
    <w:rsid w:val="001C18CA"/>
    <w:rsid w:val="001C1906"/>
    <w:rsid w:val="001C1AA6"/>
    <w:rsid w:val="001C1C24"/>
    <w:rsid w:val="001C1E8A"/>
    <w:rsid w:val="001C204F"/>
    <w:rsid w:val="001C244C"/>
    <w:rsid w:val="001C2DF2"/>
    <w:rsid w:val="001C2F7E"/>
    <w:rsid w:val="001C3172"/>
    <w:rsid w:val="001C31D3"/>
    <w:rsid w:val="001C3356"/>
    <w:rsid w:val="001C3378"/>
    <w:rsid w:val="001C35B6"/>
    <w:rsid w:val="001C35CD"/>
    <w:rsid w:val="001C3F03"/>
    <w:rsid w:val="001C4380"/>
    <w:rsid w:val="001C46D9"/>
    <w:rsid w:val="001C4A0A"/>
    <w:rsid w:val="001C4A91"/>
    <w:rsid w:val="001C4A9E"/>
    <w:rsid w:val="001C4E81"/>
    <w:rsid w:val="001C4FB6"/>
    <w:rsid w:val="001C522C"/>
    <w:rsid w:val="001C52D1"/>
    <w:rsid w:val="001C544C"/>
    <w:rsid w:val="001C568D"/>
    <w:rsid w:val="001C57F2"/>
    <w:rsid w:val="001C5E5C"/>
    <w:rsid w:val="001C671E"/>
    <w:rsid w:val="001C7670"/>
    <w:rsid w:val="001C76DA"/>
    <w:rsid w:val="001C76E3"/>
    <w:rsid w:val="001C7973"/>
    <w:rsid w:val="001C7D3B"/>
    <w:rsid w:val="001C7F31"/>
    <w:rsid w:val="001D069C"/>
    <w:rsid w:val="001D0B43"/>
    <w:rsid w:val="001D0BED"/>
    <w:rsid w:val="001D1272"/>
    <w:rsid w:val="001D12E2"/>
    <w:rsid w:val="001D1C34"/>
    <w:rsid w:val="001D2107"/>
    <w:rsid w:val="001D227A"/>
    <w:rsid w:val="001D25C7"/>
    <w:rsid w:val="001D2728"/>
    <w:rsid w:val="001D2921"/>
    <w:rsid w:val="001D2ED6"/>
    <w:rsid w:val="001D3322"/>
    <w:rsid w:val="001D3827"/>
    <w:rsid w:val="001D38D3"/>
    <w:rsid w:val="001D3D96"/>
    <w:rsid w:val="001D3FBD"/>
    <w:rsid w:val="001D4184"/>
    <w:rsid w:val="001D47C2"/>
    <w:rsid w:val="001D493A"/>
    <w:rsid w:val="001D4BA5"/>
    <w:rsid w:val="001D4F66"/>
    <w:rsid w:val="001D52A7"/>
    <w:rsid w:val="001D55BE"/>
    <w:rsid w:val="001D55DE"/>
    <w:rsid w:val="001D5A0F"/>
    <w:rsid w:val="001D5B74"/>
    <w:rsid w:val="001D5BDF"/>
    <w:rsid w:val="001D6050"/>
    <w:rsid w:val="001D63F1"/>
    <w:rsid w:val="001D6662"/>
    <w:rsid w:val="001D6952"/>
    <w:rsid w:val="001D6B67"/>
    <w:rsid w:val="001D6F71"/>
    <w:rsid w:val="001D790A"/>
    <w:rsid w:val="001D79BB"/>
    <w:rsid w:val="001D7BDE"/>
    <w:rsid w:val="001D7CD1"/>
    <w:rsid w:val="001D7DA8"/>
    <w:rsid w:val="001D7E0E"/>
    <w:rsid w:val="001E0DB2"/>
    <w:rsid w:val="001E0DCD"/>
    <w:rsid w:val="001E0F22"/>
    <w:rsid w:val="001E0F3D"/>
    <w:rsid w:val="001E114B"/>
    <w:rsid w:val="001E14CA"/>
    <w:rsid w:val="001E14F0"/>
    <w:rsid w:val="001E1650"/>
    <w:rsid w:val="001E1BD5"/>
    <w:rsid w:val="001E2539"/>
    <w:rsid w:val="001E25FF"/>
    <w:rsid w:val="001E2630"/>
    <w:rsid w:val="001E2BCF"/>
    <w:rsid w:val="001E2C1D"/>
    <w:rsid w:val="001E326A"/>
    <w:rsid w:val="001E33B8"/>
    <w:rsid w:val="001E36A3"/>
    <w:rsid w:val="001E39F5"/>
    <w:rsid w:val="001E3C83"/>
    <w:rsid w:val="001E3D60"/>
    <w:rsid w:val="001E4191"/>
    <w:rsid w:val="001E48A8"/>
    <w:rsid w:val="001E4CE3"/>
    <w:rsid w:val="001E54FE"/>
    <w:rsid w:val="001E60A0"/>
    <w:rsid w:val="001E66DE"/>
    <w:rsid w:val="001E6814"/>
    <w:rsid w:val="001E70D1"/>
    <w:rsid w:val="001E7578"/>
    <w:rsid w:val="001F022D"/>
    <w:rsid w:val="001F02A9"/>
    <w:rsid w:val="001F071F"/>
    <w:rsid w:val="001F0D3D"/>
    <w:rsid w:val="001F163B"/>
    <w:rsid w:val="001F16B6"/>
    <w:rsid w:val="001F1EB1"/>
    <w:rsid w:val="001F2BD3"/>
    <w:rsid w:val="001F2E8A"/>
    <w:rsid w:val="001F2F53"/>
    <w:rsid w:val="001F352F"/>
    <w:rsid w:val="001F3780"/>
    <w:rsid w:val="001F386C"/>
    <w:rsid w:val="001F38FA"/>
    <w:rsid w:val="001F3D32"/>
    <w:rsid w:val="001F3F35"/>
    <w:rsid w:val="001F4067"/>
    <w:rsid w:val="001F46F9"/>
    <w:rsid w:val="001F4C24"/>
    <w:rsid w:val="001F4C99"/>
    <w:rsid w:val="001F4EB0"/>
    <w:rsid w:val="001F4FE7"/>
    <w:rsid w:val="001F5876"/>
    <w:rsid w:val="001F59A0"/>
    <w:rsid w:val="001F6D5A"/>
    <w:rsid w:val="001F6DE8"/>
    <w:rsid w:val="001F6F72"/>
    <w:rsid w:val="001F79C5"/>
    <w:rsid w:val="0020039B"/>
    <w:rsid w:val="002008AD"/>
    <w:rsid w:val="002008D9"/>
    <w:rsid w:val="00200ED8"/>
    <w:rsid w:val="00201995"/>
    <w:rsid w:val="00201E3A"/>
    <w:rsid w:val="002021D3"/>
    <w:rsid w:val="0020236E"/>
    <w:rsid w:val="002023CC"/>
    <w:rsid w:val="00202718"/>
    <w:rsid w:val="0020274B"/>
    <w:rsid w:val="00202BB0"/>
    <w:rsid w:val="00202C4E"/>
    <w:rsid w:val="00202CBD"/>
    <w:rsid w:val="00202CC7"/>
    <w:rsid w:val="00202CEF"/>
    <w:rsid w:val="00203274"/>
    <w:rsid w:val="00203A70"/>
    <w:rsid w:val="00203CB0"/>
    <w:rsid w:val="00203EDC"/>
    <w:rsid w:val="00204261"/>
    <w:rsid w:val="0020483A"/>
    <w:rsid w:val="00204BFC"/>
    <w:rsid w:val="00204FCF"/>
    <w:rsid w:val="002050E5"/>
    <w:rsid w:val="002051DF"/>
    <w:rsid w:val="0020523B"/>
    <w:rsid w:val="002052DB"/>
    <w:rsid w:val="00205A18"/>
    <w:rsid w:val="00205E46"/>
    <w:rsid w:val="00205E59"/>
    <w:rsid w:val="00206393"/>
    <w:rsid w:val="00206741"/>
    <w:rsid w:val="00206855"/>
    <w:rsid w:val="00206BC5"/>
    <w:rsid w:val="002070F4"/>
    <w:rsid w:val="00207112"/>
    <w:rsid w:val="00207245"/>
    <w:rsid w:val="00207649"/>
    <w:rsid w:val="0020778E"/>
    <w:rsid w:val="002107A8"/>
    <w:rsid w:val="00210B84"/>
    <w:rsid w:val="00210E05"/>
    <w:rsid w:val="00211196"/>
    <w:rsid w:val="00211341"/>
    <w:rsid w:val="002115A8"/>
    <w:rsid w:val="00211934"/>
    <w:rsid w:val="0021197C"/>
    <w:rsid w:val="00211CAB"/>
    <w:rsid w:val="002122AC"/>
    <w:rsid w:val="0021240B"/>
    <w:rsid w:val="002125E6"/>
    <w:rsid w:val="0021288B"/>
    <w:rsid w:val="00212B11"/>
    <w:rsid w:val="00212BDE"/>
    <w:rsid w:val="00212CF2"/>
    <w:rsid w:val="00212DB8"/>
    <w:rsid w:val="00212F26"/>
    <w:rsid w:val="00212FB8"/>
    <w:rsid w:val="0021325A"/>
    <w:rsid w:val="00213436"/>
    <w:rsid w:val="0021343A"/>
    <w:rsid w:val="00213AC8"/>
    <w:rsid w:val="00213BDC"/>
    <w:rsid w:val="00214058"/>
    <w:rsid w:val="00214269"/>
    <w:rsid w:val="002142B3"/>
    <w:rsid w:val="00214A46"/>
    <w:rsid w:val="00214BC4"/>
    <w:rsid w:val="00214C35"/>
    <w:rsid w:val="00214E38"/>
    <w:rsid w:val="0021554E"/>
    <w:rsid w:val="00215CAF"/>
    <w:rsid w:val="00216C59"/>
    <w:rsid w:val="00217467"/>
    <w:rsid w:val="00217B93"/>
    <w:rsid w:val="00220063"/>
    <w:rsid w:val="002209AF"/>
    <w:rsid w:val="00220BF9"/>
    <w:rsid w:val="00220C38"/>
    <w:rsid w:val="00220E2E"/>
    <w:rsid w:val="0022111D"/>
    <w:rsid w:val="002211E9"/>
    <w:rsid w:val="002215C3"/>
    <w:rsid w:val="0022178A"/>
    <w:rsid w:val="00221AF1"/>
    <w:rsid w:val="00221E78"/>
    <w:rsid w:val="0022200D"/>
    <w:rsid w:val="0022220F"/>
    <w:rsid w:val="002224D2"/>
    <w:rsid w:val="00222955"/>
    <w:rsid w:val="00222C27"/>
    <w:rsid w:val="0022344D"/>
    <w:rsid w:val="00223629"/>
    <w:rsid w:val="0022380C"/>
    <w:rsid w:val="00223C90"/>
    <w:rsid w:val="002240DE"/>
    <w:rsid w:val="002244D0"/>
    <w:rsid w:val="002246EA"/>
    <w:rsid w:val="00224722"/>
    <w:rsid w:val="00225046"/>
    <w:rsid w:val="00225E8A"/>
    <w:rsid w:val="00226394"/>
    <w:rsid w:val="00226A53"/>
    <w:rsid w:val="00226E1E"/>
    <w:rsid w:val="00227087"/>
    <w:rsid w:val="00227B58"/>
    <w:rsid w:val="00227B7C"/>
    <w:rsid w:val="00227F36"/>
    <w:rsid w:val="00227FED"/>
    <w:rsid w:val="0023003D"/>
    <w:rsid w:val="002302D2"/>
    <w:rsid w:val="0023064C"/>
    <w:rsid w:val="00230733"/>
    <w:rsid w:val="00230CA0"/>
    <w:rsid w:val="00230CC2"/>
    <w:rsid w:val="00230D68"/>
    <w:rsid w:val="00230F08"/>
    <w:rsid w:val="00231909"/>
    <w:rsid w:val="00231AE9"/>
    <w:rsid w:val="00231E05"/>
    <w:rsid w:val="00232281"/>
    <w:rsid w:val="00232302"/>
    <w:rsid w:val="0023263A"/>
    <w:rsid w:val="00232743"/>
    <w:rsid w:val="00232D1B"/>
    <w:rsid w:val="00232F1E"/>
    <w:rsid w:val="00233071"/>
    <w:rsid w:val="0023308A"/>
    <w:rsid w:val="002334D7"/>
    <w:rsid w:val="00233576"/>
    <w:rsid w:val="0023361C"/>
    <w:rsid w:val="002338E0"/>
    <w:rsid w:val="00233F2F"/>
    <w:rsid w:val="002347A7"/>
    <w:rsid w:val="00234BCE"/>
    <w:rsid w:val="00234BEF"/>
    <w:rsid w:val="00234E68"/>
    <w:rsid w:val="00235516"/>
    <w:rsid w:val="0023557E"/>
    <w:rsid w:val="002359DD"/>
    <w:rsid w:val="002367D0"/>
    <w:rsid w:val="00236ED0"/>
    <w:rsid w:val="00237223"/>
    <w:rsid w:val="0023743E"/>
    <w:rsid w:val="00237915"/>
    <w:rsid w:val="00237C2A"/>
    <w:rsid w:val="00237EBA"/>
    <w:rsid w:val="0024009C"/>
    <w:rsid w:val="00240481"/>
    <w:rsid w:val="0024055F"/>
    <w:rsid w:val="002408D9"/>
    <w:rsid w:val="002409BD"/>
    <w:rsid w:val="00240C3A"/>
    <w:rsid w:val="00240DA1"/>
    <w:rsid w:val="00240FD6"/>
    <w:rsid w:val="002413B4"/>
    <w:rsid w:val="002414CC"/>
    <w:rsid w:val="00241911"/>
    <w:rsid w:val="00241EC4"/>
    <w:rsid w:val="0024235F"/>
    <w:rsid w:val="0024271B"/>
    <w:rsid w:val="00242DB2"/>
    <w:rsid w:val="00242F92"/>
    <w:rsid w:val="00243038"/>
    <w:rsid w:val="002431F6"/>
    <w:rsid w:val="0024337F"/>
    <w:rsid w:val="002437B0"/>
    <w:rsid w:val="002438CB"/>
    <w:rsid w:val="002439F5"/>
    <w:rsid w:val="00243A7E"/>
    <w:rsid w:val="00243D30"/>
    <w:rsid w:val="00243D77"/>
    <w:rsid w:val="002446D2"/>
    <w:rsid w:val="00244A07"/>
    <w:rsid w:val="00244A3E"/>
    <w:rsid w:val="00244D9E"/>
    <w:rsid w:val="00245349"/>
    <w:rsid w:val="00245549"/>
    <w:rsid w:val="00245558"/>
    <w:rsid w:val="00245D05"/>
    <w:rsid w:val="00246092"/>
    <w:rsid w:val="002464C2"/>
    <w:rsid w:val="002469AE"/>
    <w:rsid w:val="00246B63"/>
    <w:rsid w:val="00246CFF"/>
    <w:rsid w:val="00246E4B"/>
    <w:rsid w:val="002477B5"/>
    <w:rsid w:val="00247B62"/>
    <w:rsid w:val="00247C90"/>
    <w:rsid w:val="002502F0"/>
    <w:rsid w:val="00250720"/>
    <w:rsid w:val="00250C2E"/>
    <w:rsid w:val="00250CBD"/>
    <w:rsid w:val="00250D4C"/>
    <w:rsid w:val="00251645"/>
    <w:rsid w:val="00251679"/>
    <w:rsid w:val="002518B0"/>
    <w:rsid w:val="00251E08"/>
    <w:rsid w:val="00251FB7"/>
    <w:rsid w:val="002520A5"/>
    <w:rsid w:val="002521F5"/>
    <w:rsid w:val="00252465"/>
    <w:rsid w:val="00252A85"/>
    <w:rsid w:val="00252AC5"/>
    <w:rsid w:val="00252BC0"/>
    <w:rsid w:val="00252E63"/>
    <w:rsid w:val="00253272"/>
    <w:rsid w:val="0025397E"/>
    <w:rsid w:val="00253A33"/>
    <w:rsid w:val="00253B71"/>
    <w:rsid w:val="00253F87"/>
    <w:rsid w:val="00254023"/>
    <w:rsid w:val="0025427C"/>
    <w:rsid w:val="002543F3"/>
    <w:rsid w:val="002543F4"/>
    <w:rsid w:val="00254E42"/>
    <w:rsid w:val="002551DE"/>
    <w:rsid w:val="00255477"/>
    <w:rsid w:val="002555EB"/>
    <w:rsid w:val="0025562B"/>
    <w:rsid w:val="00255C15"/>
    <w:rsid w:val="00255DB7"/>
    <w:rsid w:val="00255EB0"/>
    <w:rsid w:val="00255EC2"/>
    <w:rsid w:val="00255F74"/>
    <w:rsid w:val="002561AA"/>
    <w:rsid w:val="00256693"/>
    <w:rsid w:val="00256937"/>
    <w:rsid w:val="00256B02"/>
    <w:rsid w:val="00257BC0"/>
    <w:rsid w:val="002601CD"/>
    <w:rsid w:val="002605E5"/>
    <w:rsid w:val="00260772"/>
    <w:rsid w:val="0026096C"/>
    <w:rsid w:val="00260B0D"/>
    <w:rsid w:val="00261A4A"/>
    <w:rsid w:val="00261D23"/>
    <w:rsid w:val="0026228D"/>
    <w:rsid w:val="002622C8"/>
    <w:rsid w:val="00262B6E"/>
    <w:rsid w:val="00262FE7"/>
    <w:rsid w:val="002639B8"/>
    <w:rsid w:val="00263D0A"/>
    <w:rsid w:val="00263D68"/>
    <w:rsid w:val="00263E22"/>
    <w:rsid w:val="00263E95"/>
    <w:rsid w:val="00263EDF"/>
    <w:rsid w:val="002644F3"/>
    <w:rsid w:val="0026473C"/>
    <w:rsid w:val="00264949"/>
    <w:rsid w:val="00264B59"/>
    <w:rsid w:val="00264E93"/>
    <w:rsid w:val="00264F0F"/>
    <w:rsid w:val="002650AC"/>
    <w:rsid w:val="002653CD"/>
    <w:rsid w:val="0026584D"/>
    <w:rsid w:val="00265A6D"/>
    <w:rsid w:val="00265BEA"/>
    <w:rsid w:val="00265CF3"/>
    <w:rsid w:val="00265D17"/>
    <w:rsid w:val="00265F49"/>
    <w:rsid w:val="00265FC6"/>
    <w:rsid w:val="00266038"/>
    <w:rsid w:val="002660AA"/>
    <w:rsid w:val="002661E6"/>
    <w:rsid w:val="002662D4"/>
    <w:rsid w:val="00266483"/>
    <w:rsid w:val="0026661F"/>
    <w:rsid w:val="00266E0C"/>
    <w:rsid w:val="00267046"/>
    <w:rsid w:val="0026780C"/>
    <w:rsid w:val="00267B5C"/>
    <w:rsid w:val="00267B70"/>
    <w:rsid w:val="00267EB2"/>
    <w:rsid w:val="00270A72"/>
    <w:rsid w:val="00270BE5"/>
    <w:rsid w:val="00270DB2"/>
    <w:rsid w:val="00270E03"/>
    <w:rsid w:val="00270F94"/>
    <w:rsid w:val="00271027"/>
    <w:rsid w:val="0027146B"/>
    <w:rsid w:val="00271550"/>
    <w:rsid w:val="00271675"/>
    <w:rsid w:val="0027197F"/>
    <w:rsid w:val="002719E4"/>
    <w:rsid w:val="00271A2D"/>
    <w:rsid w:val="00272010"/>
    <w:rsid w:val="0027237E"/>
    <w:rsid w:val="00272A2F"/>
    <w:rsid w:val="00272B68"/>
    <w:rsid w:val="00272C35"/>
    <w:rsid w:val="00272C78"/>
    <w:rsid w:val="00272D29"/>
    <w:rsid w:val="00272DEC"/>
    <w:rsid w:val="00272E2B"/>
    <w:rsid w:val="002730EA"/>
    <w:rsid w:val="002732F8"/>
    <w:rsid w:val="00273CFE"/>
    <w:rsid w:val="0027442A"/>
    <w:rsid w:val="00274701"/>
    <w:rsid w:val="00274993"/>
    <w:rsid w:val="00274B66"/>
    <w:rsid w:val="00274D3C"/>
    <w:rsid w:val="00275443"/>
    <w:rsid w:val="0027581B"/>
    <w:rsid w:val="00275C86"/>
    <w:rsid w:val="00275E84"/>
    <w:rsid w:val="00275F7E"/>
    <w:rsid w:val="00276622"/>
    <w:rsid w:val="00276F29"/>
    <w:rsid w:val="0027743A"/>
    <w:rsid w:val="002800F6"/>
    <w:rsid w:val="00280392"/>
    <w:rsid w:val="002805DF"/>
    <w:rsid w:val="00280AE5"/>
    <w:rsid w:val="00280EC1"/>
    <w:rsid w:val="00280F23"/>
    <w:rsid w:val="00280FCB"/>
    <w:rsid w:val="00281CCA"/>
    <w:rsid w:val="00281EA9"/>
    <w:rsid w:val="00282754"/>
    <w:rsid w:val="00282AEB"/>
    <w:rsid w:val="00282B35"/>
    <w:rsid w:val="002831DE"/>
    <w:rsid w:val="002834E5"/>
    <w:rsid w:val="0028365B"/>
    <w:rsid w:val="002839A3"/>
    <w:rsid w:val="00283AAF"/>
    <w:rsid w:val="00283AC6"/>
    <w:rsid w:val="00283B2C"/>
    <w:rsid w:val="002840BB"/>
    <w:rsid w:val="00284110"/>
    <w:rsid w:val="00284263"/>
    <w:rsid w:val="002844B1"/>
    <w:rsid w:val="00284915"/>
    <w:rsid w:val="00284966"/>
    <w:rsid w:val="00284CA4"/>
    <w:rsid w:val="002852C1"/>
    <w:rsid w:val="0028536D"/>
    <w:rsid w:val="0028589E"/>
    <w:rsid w:val="002859FC"/>
    <w:rsid w:val="00285B72"/>
    <w:rsid w:val="00285D03"/>
    <w:rsid w:val="00285F3E"/>
    <w:rsid w:val="00286349"/>
    <w:rsid w:val="002863EE"/>
    <w:rsid w:val="002866FB"/>
    <w:rsid w:val="00287078"/>
    <w:rsid w:val="00287122"/>
    <w:rsid w:val="002872AA"/>
    <w:rsid w:val="0028736E"/>
    <w:rsid w:val="00287426"/>
    <w:rsid w:val="002874D4"/>
    <w:rsid w:val="00287CE7"/>
    <w:rsid w:val="00287E25"/>
    <w:rsid w:val="002900AB"/>
    <w:rsid w:val="00290962"/>
    <w:rsid w:val="00290D7F"/>
    <w:rsid w:val="00291455"/>
    <w:rsid w:val="00291561"/>
    <w:rsid w:val="0029182E"/>
    <w:rsid w:val="002919AD"/>
    <w:rsid w:val="00291CAE"/>
    <w:rsid w:val="00291D90"/>
    <w:rsid w:val="00291EB4"/>
    <w:rsid w:val="00292465"/>
    <w:rsid w:val="0029266B"/>
    <w:rsid w:val="00292853"/>
    <w:rsid w:val="002928CB"/>
    <w:rsid w:val="002929BA"/>
    <w:rsid w:val="00292C7E"/>
    <w:rsid w:val="0029314C"/>
    <w:rsid w:val="00293393"/>
    <w:rsid w:val="00293925"/>
    <w:rsid w:val="00293DB3"/>
    <w:rsid w:val="00294366"/>
    <w:rsid w:val="00294456"/>
    <w:rsid w:val="00294819"/>
    <w:rsid w:val="00294D5C"/>
    <w:rsid w:val="002950A0"/>
    <w:rsid w:val="0029518B"/>
    <w:rsid w:val="0029526C"/>
    <w:rsid w:val="00295869"/>
    <w:rsid w:val="00295949"/>
    <w:rsid w:val="002959EE"/>
    <w:rsid w:val="00295C8A"/>
    <w:rsid w:val="00295D0A"/>
    <w:rsid w:val="0029630D"/>
    <w:rsid w:val="002966E1"/>
    <w:rsid w:val="002967AD"/>
    <w:rsid w:val="00296919"/>
    <w:rsid w:val="00296CFD"/>
    <w:rsid w:val="00296DBE"/>
    <w:rsid w:val="00297993"/>
    <w:rsid w:val="00297A6B"/>
    <w:rsid w:val="00297B42"/>
    <w:rsid w:val="00297E74"/>
    <w:rsid w:val="002A00AA"/>
    <w:rsid w:val="002A0369"/>
    <w:rsid w:val="002A0538"/>
    <w:rsid w:val="002A06F6"/>
    <w:rsid w:val="002A075B"/>
    <w:rsid w:val="002A09BF"/>
    <w:rsid w:val="002A0D77"/>
    <w:rsid w:val="002A10E7"/>
    <w:rsid w:val="002A1210"/>
    <w:rsid w:val="002A1800"/>
    <w:rsid w:val="002A1EC3"/>
    <w:rsid w:val="002A1F23"/>
    <w:rsid w:val="002A2486"/>
    <w:rsid w:val="002A2770"/>
    <w:rsid w:val="002A28B2"/>
    <w:rsid w:val="002A2994"/>
    <w:rsid w:val="002A2AEF"/>
    <w:rsid w:val="002A2B47"/>
    <w:rsid w:val="002A2DBF"/>
    <w:rsid w:val="002A3259"/>
    <w:rsid w:val="002A3473"/>
    <w:rsid w:val="002A37B3"/>
    <w:rsid w:val="002A3999"/>
    <w:rsid w:val="002A3AB0"/>
    <w:rsid w:val="002A3B2E"/>
    <w:rsid w:val="002A3DBA"/>
    <w:rsid w:val="002A3DC4"/>
    <w:rsid w:val="002A3F23"/>
    <w:rsid w:val="002A3F65"/>
    <w:rsid w:val="002A412F"/>
    <w:rsid w:val="002A41B3"/>
    <w:rsid w:val="002A437E"/>
    <w:rsid w:val="002A460A"/>
    <w:rsid w:val="002A4C17"/>
    <w:rsid w:val="002A4C92"/>
    <w:rsid w:val="002A4C97"/>
    <w:rsid w:val="002A52A9"/>
    <w:rsid w:val="002A5347"/>
    <w:rsid w:val="002A538E"/>
    <w:rsid w:val="002A53EF"/>
    <w:rsid w:val="002A53F6"/>
    <w:rsid w:val="002A5450"/>
    <w:rsid w:val="002A5780"/>
    <w:rsid w:val="002A5807"/>
    <w:rsid w:val="002A6227"/>
    <w:rsid w:val="002A6397"/>
    <w:rsid w:val="002A640E"/>
    <w:rsid w:val="002A643E"/>
    <w:rsid w:val="002A6678"/>
    <w:rsid w:val="002A66AD"/>
    <w:rsid w:val="002A670E"/>
    <w:rsid w:val="002A6A6F"/>
    <w:rsid w:val="002A6BF8"/>
    <w:rsid w:val="002A6C37"/>
    <w:rsid w:val="002A6CC6"/>
    <w:rsid w:val="002A76FA"/>
    <w:rsid w:val="002A7838"/>
    <w:rsid w:val="002A78E6"/>
    <w:rsid w:val="002A7CC0"/>
    <w:rsid w:val="002A7E6B"/>
    <w:rsid w:val="002B0530"/>
    <w:rsid w:val="002B0612"/>
    <w:rsid w:val="002B070F"/>
    <w:rsid w:val="002B0A65"/>
    <w:rsid w:val="002B10B7"/>
    <w:rsid w:val="002B1279"/>
    <w:rsid w:val="002B1415"/>
    <w:rsid w:val="002B1467"/>
    <w:rsid w:val="002B1511"/>
    <w:rsid w:val="002B17A5"/>
    <w:rsid w:val="002B23E6"/>
    <w:rsid w:val="002B2ACC"/>
    <w:rsid w:val="002B2CB1"/>
    <w:rsid w:val="002B2E89"/>
    <w:rsid w:val="002B312E"/>
    <w:rsid w:val="002B325B"/>
    <w:rsid w:val="002B3629"/>
    <w:rsid w:val="002B36FB"/>
    <w:rsid w:val="002B40D0"/>
    <w:rsid w:val="002B451F"/>
    <w:rsid w:val="002B4AEC"/>
    <w:rsid w:val="002B4BFA"/>
    <w:rsid w:val="002B5222"/>
    <w:rsid w:val="002B5300"/>
    <w:rsid w:val="002B55EE"/>
    <w:rsid w:val="002B5723"/>
    <w:rsid w:val="002B5747"/>
    <w:rsid w:val="002B592A"/>
    <w:rsid w:val="002B59EF"/>
    <w:rsid w:val="002B5E5B"/>
    <w:rsid w:val="002B61A2"/>
    <w:rsid w:val="002B6723"/>
    <w:rsid w:val="002B6D94"/>
    <w:rsid w:val="002B71DA"/>
    <w:rsid w:val="002B76D8"/>
    <w:rsid w:val="002B7D53"/>
    <w:rsid w:val="002C00C3"/>
    <w:rsid w:val="002C0171"/>
    <w:rsid w:val="002C0982"/>
    <w:rsid w:val="002C0D5B"/>
    <w:rsid w:val="002C0E2C"/>
    <w:rsid w:val="002C0F00"/>
    <w:rsid w:val="002C1280"/>
    <w:rsid w:val="002C1351"/>
    <w:rsid w:val="002C1559"/>
    <w:rsid w:val="002C1715"/>
    <w:rsid w:val="002C2583"/>
    <w:rsid w:val="002C2594"/>
    <w:rsid w:val="002C2727"/>
    <w:rsid w:val="002C2BB7"/>
    <w:rsid w:val="002C33FF"/>
    <w:rsid w:val="002C3839"/>
    <w:rsid w:val="002C39FC"/>
    <w:rsid w:val="002C3D16"/>
    <w:rsid w:val="002C40AD"/>
    <w:rsid w:val="002C4344"/>
    <w:rsid w:val="002C4E00"/>
    <w:rsid w:val="002C4E51"/>
    <w:rsid w:val="002C5072"/>
    <w:rsid w:val="002C53CD"/>
    <w:rsid w:val="002C5609"/>
    <w:rsid w:val="002C5809"/>
    <w:rsid w:val="002C5D82"/>
    <w:rsid w:val="002C5E11"/>
    <w:rsid w:val="002C607F"/>
    <w:rsid w:val="002C6460"/>
    <w:rsid w:val="002C66DE"/>
    <w:rsid w:val="002C66FD"/>
    <w:rsid w:val="002C67AF"/>
    <w:rsid w:val="002C6A0A"/>
    <w:rsid w:val="002C6A51"/>
    <w:rsid w:val="002C6AC1"/>
    <w:rsid w:val="002C6DA7"/>
    <w:rsid w:val="002C6E67"/>
    <w:rsid w:val="002C7238"/>
    <w:rsid w:val="002C72A4"/>
    <w:rsid w:val="002C7A24"/>
    <w:rsid w:val="002C7BDD"/>
    <w:rsid w:val="002C7D27"/>
    <w:rsid w:val="002C7F82"/>
    <w:rsid w:val="002C7FFE"/>
    <w:rsid w:val="002D00AF"/>
    <w:rsid w:val="002D0157"/>
    <w:rsid w:val="002D0608"/>
    <w:rsid w:val="002D0908"/>
    <w:rsid w:val="002D10D6"/>
    <w:rsid w:val="002D12E7"/>
    <w:rsid w:val="002D1776"/>
    <w:rsid w:val="002D1E6A"/>
    <w:rsid w:val="002D1FE1"/>
    <w:rsid w:val="002D253C"/>
    <w:rsid w:val="002D2751"/>
    <w:rsid w:val="002D2859"/>
    <w:rsid w:val="002D29B8"/>
    <w:rsid w:val="002D2F6E"/>
    <w:rsid w:val="002D34F6"/>
    <w:rsid w:val="002D42F4"/>
    <w:rsid w:val="002D5041"/>
    <w:rsid w:val="002D55B2"/>
    <w:rsid w:val="002D55F3"/>
    <w:rsid w:val="002D564A"/>
    <w:rsid w:val="002D5678"/>
    <w:rsid w:val="002D5B65"/>
    <w:rsid w:val="002D613E"/>
    <w:rsid w:val="002D6282"/>
    <w:rsid w:val="002D6906"/>
    <w:rsid w:val="002D6C14"/>
    <w:rsid w:val="002D6DDB"/>
    <w:rsid w:val="002D7555"/>
    <w:rsid w:val="002D77D6"/>
    <w:rsid w:val="002D7BFA"/>
    <w:rsid w:val="002D7D90"/>
    <w:rsid w:val="002D7DE6"/>
    <w:rsid w:val="002E00E5"/>
    <w:rsid w:val="002E031B"/>
    <w:rsid w:val="002E0769"/>
    <w:rsid w:val="002E157D"/>
    <w:rsid w:val="002E1634"/>
    <w:rsid w:val="002E1790"/>
    <w:rsid w:val="002E1F6C"/>
    <w:rsid w:val="002E20C6"/>
    <w:rsid w:val="002E22F4"/>
    <w:rsid w:val="002E27D5"/>
    <w:rsid w:val="002E2856"/>
    <w:rsid w:val="002E2FA7"/>
    <w:rsid w:val="002E3000"/>
    <w:rsid w:val="002E35D8"/>
    <w:rsid w:val="002E3633"/>
    <w:rsid w:val="002E3A87"/>
    <w:rsid w:val="002E3BAB"/>
    <w:rsid w:val="002E3BC5"/>
    <w:rsid w:val="002E3D5A"/>
    <w:rsid w:val="002E3EFB"/>
    <w:rsid w:val="002E482C"/>
    <w:rsid w:val="002E5131"/>
    <w:rsid w:val="002E53E2"/>
    <w:rsid w:val="002E5419"/>
    <w:rsid w:val="002E60A4"/>
    <w:rsid w:val="002E6336"/>
    <w:rsid w:val="002E6B88"/>
    <w:rsid w:val="002E745F"/>
    <w:rsid w:val="002E74BC"/>
    <w:rsid w:val="002E759A"/>
    <w:rsid w:val="002E779D"/>
    <w:rsid w:val="002E7C8C"/>
    <w:rsid w:val="002E7D21"/>
    <w:rsid w:val="002F02E6"/>
    <w:rsid w:val="002F0600"/>
    <w:rsid w:val="002F07D2"/>
    <w:rsid w:val="002F08B6"/>
    <w:rsid w:val="002F099D"/>
    <w:rsid w:val="002F0C8E"/>
    <w:rsid w:val="002F0F33"/>
    <w:rsid w:val="002F12F1"/>
    <w:rsid w:val="002F1593"/>
    <w:rsid w:val="002F16EB"/>
    <w:rsid w:val="002F1A78"/>
    <w:rsid w:val="002F1FE6"/>
    <w:rsid w:val="002F2669"/>
    <w:rsid w:val="002F26AD"/>
    <w:rsid w:val="002F2749"/>
    <w:rsid w:val="002F2B25"/>
    <w:rsid w:val="002F2CC9"/>
    <w:rsid w:val="002F2F1A"/>
    <w:rsid w:val="002F3051"/>
    <w:rsid w:val="002F3056"/>
    <w:rsid w:val="002F30EB"/>
    <w:rsid w:val="002F3111"/>
    <w:rsid w:val="002F3155"/>
    <w:rsid w:val="002F35FF"/>
    <w:rsid w:val="002F38E8"/>
    <w:rsid w:val="002F3B5D"/>
    <w:rsid w:val="002F401D"/>
    <w:rsid w:val="002F4129"/>
    <w:rsid w:val="002F412C"/>
    <w:rsid w:val="002F41B2"/>
    <w:rsid w:val="002F4593"/>
    <w:rsid w:val="002F49CC"/>
    <w:rsid w:val="002F49F7"/>
    <w:rsid w:val="002F4AF4"/>
    <w:rsid w:val="002F4ED4"/>
    <w:rsid w:val="002F5620"/>
    <w:rsid w:val="002F56BB"/>
    <w:rsid w:val="002F5B94"/>
    <w:rsid w:val="002F6544"/>
    <w:rsid w:val="002F689C"/>
    <w:rsid w:val="002F6BA8"/>
    <w:rsid w:val="002F6D4E"/>
    <w:rsid w:val="002F6E82"/>
    <w:rsid w:val="002F78AF"/>
    <w:rsid w:val="00300121"/>
    <w:rsid w:val="003001A1"/>
    <w:rsid w:val="00300394"/>
    <w:rsid w:val="00300399"/>
    <w:rsid w:val="00300426"/>
    <w:rsid w:val="003009D2"/>
    <w:rsid w:val="00300ABD"/>
    <w:rsid w:val="00300AD9"/>
    <w:rsid w:val="003013B6"/>
    <w:rsid w:val="003016B4"/>
    <w:rsid w:val="003018D3"/>
    <w:rsid w:val="00301B27"/>
    <w:rsid w:val="00301C48"/>
    <w:rsid w:val="00302485"/>
    <w:rsid w:val="00302654"/>
    <w:rsid w:val="00302D0B"/>
    <w:rsid w:val="00303347"/>
    <w:rsid w:val="003033A0"/>
    <w:rsid w:val="00303852"/>
    <w:rsid w:val="00303A2A"/>
    <w:rsid w:val="00303B5F"/>
    <w:rsid w:val="0030412B"/>
    <w:rsid w:val="00304168"/>
    <w:rsid w:val="00304586"/>
    <w:rsid w:val="00304A22"/>
    <w:rsid w:val="00304E31"/>
    <w:rsid w:val="00304ECE"/>
    <w:rsid w:val="00304F54"/>
    <w:rsid w:val="00304FB7"/>
    <w:rsid w:val="00305321"/>
    <w:rsid w:val="0030577D"/>
    <w:rsid w:val="00305F55"/>
    <w:rsid w:val="00305FD8"/>
    <w:rsid w:val="00306231"/>
    <w:rsid w:val="00306243"/>
    <w:rsid w:val="00306D23"/>
    <w:rsid w:val="00307076"/>
    <w:rsid w:val="003070B9"/>
    <w:rsid w:val="003077DC"/>
    <w:rsid w:val="00310342"/>
    <w:rsid w:val="00310515"/>
    <w:rsid w:val="003107FF"/>
    <w:rsid w:val="00310DC7"/>
    <w:rsid w:val="00310ECC"/>
    <w:rsid w:val="00311102"/>
    <w:rsid w:val="003114A5"/>
    <w:rsid w:val="003117CD"/>
    <w:rsid w:val="00311D20"/>
    <w:rsid w:val="00311F55"/>
    <w:rsid w:val="003123FB"/>
    <w:rsid w:val="003124BB"/>
    <w:rsid w:val="003124F6"/>
    <w:rsid w:val="00312699"/>
    <w:rsid w:val="003126A7"/>
    <w:rsid w:val="0031281C"/>
    <w:rsid w:val="00312C0B"/>
    <w:rsid w:val="003132AA"/>
    <w:rsid w:val="0031356B"/>
    <w:rsid w:val="0031388C"/>
    <w:rsid w:val="003139DE"/>
    <w:rsid w:val="00313C97"/>
    <w:rsid w:val="00314313"/>
    <w:rsid w:val="0031448B"/>
    <w:rsid w:val="0031452D"/>
    <w:rsid w:val="003148A3"/>
    <w:rsid w:val="00314D01"/>
    <w:rsid w:val="0031514C"/>
    <w:rsid w:val="0031526E"/>
    <w:rsid w:val="00315794"/>
    <w:rsid w:val="00315D44"/>
    <w:rsid w:val="0031607B"/>
    <w:rsid w:val="0031629C"/>
    <w:rsid w:val="0031687C"/>
    <w:rsid w:val="00317C85"/>
    <w:rsid w:val="003200F5"/>
    <w:rsid w:val="00320376"/>
    <w:rsid w:val="00320513"/>
    <w:rsid w:val="00320609"/>
    <w:rsid w:val="003209CB"/>
    <w:rsid w:val="00321021"/>
    <w:rsid w:val="003216F4"/>
    <w:rsid w:val="00321B43"/>
    <w:rsid w:val="003220E0"/>
    <w:rsid w:val="00322139"/>
    <w:rsid w:val="0032230E"/>
    <w:rsid w:val="00322471"/>
    <w:rsid w:val="0032275F"/>
    <w:rsid w:val="00322B0B"/>
    <w:rsid w:val="00322D09"/>
    <w:rsid w:val="00323519"/>
    <w:rsid w:val="00323A1A"/>
    <w:rsid w:val="00324144"/>
    <w:rsid w:val="00324602"/>
    <w:rsid w:val="00324721"/>
    <w:rsid w:val="0032483C"/>
    <w:rsid w:val="00324D1F"/>
    <w:rsid w:val="00324E80"/>
    <w:rsid w:val="003259B7"/>
    <w:rsid w:val="00325A0B"/>
    <w:rsid w:val="00325A64"/>
    <w:rsid w:val="00325D2E"/>
    <w:rsid w:val="00325D40"/>
    <w:rsid w:val="003262C7"/>
    <w:rsid w:val="00326AB9"/>
    <w:rsid w:val="00326C1D"/>
    <w:rsid w:val="00326F4B"/>
    <w:rsid w:val="003271BA"/>
    <w:rsid w:val="003277DD"/>
    <w:rsid w:val="00327F45"/>
    <w:rsid w:val="00330537"/>
    <w:rsid w:val="003305DC"/>
    <w:rsid w:val="00330606"/>
    <w:rsid w:val="00330B61"/>
    <w:rsid w:val="00330B97"/>
    <w:rsid w:val="00330BFC"/>
    <w:rsid w:val="00330E2E"/>
    <w:rsid w:val="00331003"/>
    <w:rsid w:val="00331AF3"/>
    <w:rsid w:val="00331DB7"/>
    <w:rsid w:val="00332591"/>
    <w:rsid w:val="00332A9F"/>
    <w:rsid w:val="00332C1F"/>
    <w:rsid w:val="00332CDA"/>
    <w:rsid w:val="00333379"/>
    <w:rsid w:val="00333568"/>
    <w:rsid w:val="00333667"/>
    <w:rsid w:val="0033383F"/>
    <w:rsid w:val="003338B0"/>
    <w:rsid w:val="00333929"/>
    <w:rsid w:val="00333F70"/>
    <w:rsid w:val="00334097"/>
    <w:rsid w:val="0033468E"/>
    <w:rsid w:val="00334865"/>
    <w:rsid w:val="003348F5"/>
    <w:rsid w:val="003348FE"/>
    <w:rsid w:val="00334C8D"/>
    <w:rsid w:val="0033511F"/>
    <w:rsid w:val="00335602"/>
    <w:rsid w:val="00335AC3"/>
    <w:rsid w:val="00335ADB"/>
    <w:rsid w:val="00335CDC"/>
    <w:rsid w:val="0033601F"/>
    <w:rsid w:val="0033634C"/>
    <w:rsid w:val="00336D3D"/>
    <w:rsid w:val="00336FA0"/>
    <w:rsid w:val="0033749E"/>
    <w:rsid w:val="003374B9"/>
    <w:rsid w:val="003374BD"/>
    <w:rsid w:val="003379FA"/>
    <w:rsid w:val="00337A2C"/>
    <w:rsid w:val="00340559"/>
    <w:rsid w:val="003411AB"/>
    <w:rsid w:val="00341304"/>
    <w:rsid w:val="00341716"/>
    <w:rsid w:val="0034172C"/>
    <w:rsid w:val="0034203B"/>
    <w:rsid w:val="003426AA"/>
    <w:rsid w:val="00342A10"/>
    <w:rsid w:val="00342C7F"/>
    <w:rsid w:val="00342D2A"/>
    <w:rsid w:val="0034312E"/>
    <w:rsid w:val="0034331F"/>
    <w:rsid w:val="00343CE0"/>
    <w:rsid w:val="00344159"/>
    <w:rsid w:val="003441F7"/>
    <w:rsid w:val="003442E8"/>
    <w:rsid w:val="00344345"/>
    <w:rsid w:val="003446DB"/>
    <w:rsid w:val="003446EF"/>
    <w:rsid w:val="0034471D"/>
    <w:rsid w:val="00344887"/>
    <w:rsid w:val="003449A4"/>
    <w:rsid w:val="0034570C"/>
    <w:rsid w:val="0034571D"/>
    <w:rsid w:val="0034584A"/>
    <w:rsid w:val="00345F14"/>
    <w:rsid w:val="00346669"/>
    <w:rsid w:val="0034685D"/>
    <w:rsid w:val="00346BC9"/>
    <w:rsid w:val="00346DC9"/>
    <w:rsid w:val="00346DE6"/>
    <w:rsid w:val="003471AE"/>
    <w:rsid w:val="003473E7"/>
    <w:rsid w:val="003473F9"/>
    <w:rsid w:val="003477F5"/>
    <w:rsid w:val="003478E0"/>
    <w:rsid w:val="00347940"/>
    <w:rsid w:val="003479D9"/>
    <w:rsid w:val="00347B58"/>
    <w:rsid w:val="00347CD9"/>
    <w:rsid w:val="00347E75"/>
    <w:rsid w:val="003503AA"/>
    <w:rsid w:val="003506DA"/>
    <w:rsid w:val="003508D2"/>
    <w:rsid w:val="00350B7A"/>
    <w:rsid w:val="0035109B"/>
    <w:rsid w:val="003512D9"/>
    <w:rsid w:val="003517CA"/>
    <w:rsid w:val="003518EF"/>
    <w:rsid w:val="00351A6E"/>
    <w:rsid w:val="00351AD3"/>
    <w:rsid w:val="00351BEC"/>
    <w:rsid w:val="00351E47"/>
    <w:rsid w:val="00351E50"/>
    <w:rsid w:val="00352198"/>
    <w:rsid w:val="00352347"/>
    <w:rsid w:val="00352553"/>
    <w:rsid w:val="00352614"/>
    <w:rsid w:val="003528B5"/>
    <w:rsid w:val="00352911"/>
    <w:rsid w:val="00352B82"/>
    <w:rsid w:val="00352EA0"/>
    <w:rsid w:val="00352EEA"/>
    <w:rsid w:val="0035345C"/>
    <w:rsid w:val="003536EE"/>
    <w:rsid w:val="003539EB"/>
    <w:rsid w:val="00353A66"/>
    <w:rsid w:val="0035445E"/>
    <w:rsid w:val="00354465"/>
    <w:rsid w:val="00354B80"/>
    <w:rsid w:val="00354C06"/>
    <w:rsid w:val="00354D75"/>
    <w:rsid w:val="00354F71"/>
    <w:rsid w:val="00355143"/>
    <w:rsid w:val="003551B8"/>
    <w:rsid w:val="003551C3"/>
    <w:rsid w:val="00355433"/>
    <w:rsid w:val="0035551C"/>
    <w:rsid w:val="0035555C"/>
    <w:rsid w:val="0035561B"/>
    <w:rsid w:val="003558EF"/>
    <w:rsid w:val="00355BAD"/>
    <w:rsid w:val="00355D14"/>
    <w:rsid w:val="00356189"/>
    <w:rsid w:val="00356F4B"/>
    <w:rsid w:val="0035734D"/>
    <w:rsid w:val="00357933"/>
    <w:rsid w:val="00357F4E"/>
    <w:rsid w:val="003604EF"/>
    <w:rsid w:val="00360905"/>
    <w:rsid w:val="00360954"/>
    <w:rsid w:val="00360B79"/>
    <w:rsid w:val="00360D18"/>
    <w:rsid w:val="00360FB8"/>
    <w:rsid w:val="00361B81"/>
    <w:rsid w:val="003620EE"/>
    <w:rsid w:val="00362E21"/>
    <w:rsid w:val="0036305A"/>
    <w:rsid w:val="003630D2"/>
    <w:rsid w:val="00363666"/>
    <w:rsid w:val="00363670"/>
    <w:rsid w:val="0036375D"/>
    <w:rsid w:val="00363A6E"/>
    <w:rsid w:val="003640A2"/>
    <w:rsid w:val="0036414E"/>
    <w:rsid w:val="00364736"/>
    <w:rsid w:val="0036512D"/>
    <w:rsid w:val="003654EA"/>
    <w:rsid w:val="003657FA"/>
    <w:rsid w:val="00365811"/>
    <w:rsid w:val="00365934"/>
    <w:rsid w:val="00365E31"/>
    <w:rsid w:val="00365E94"/>
    <w:rsid w:val="00365F8C"/>
    <w:rsid w:val="003663FF"/>
    <w:rsid w:val="003665BD"/>
    <w:rsid w:val="00366646"/>
    <w:rsid w:val="00366A46"/>
    <w:rsid w:val="00366EF8"/>
    <w:rsid w:val="003675D6"/>
    <w:rsid w:val="00367BE0"/>
    <w:rsid w:val="00367D3E"/>
    <w:rsid w:val="00367DD2"/>
    <w:rsid w:val="00367E3C"/>
    <w:rsid w:val="003701DC"/>
    <w:rsid w:val="003702A1"/>
    <w:rsid w:val="00370367"/>
    <w:rsid w:val="00370817"/>
    <w:rsid w:val="00370913"/>
    <w:rsid w:val="0037093C"/>
    <w:rsid w:val="00370A81"/>
    <w:rsid w:val="00370D0F"/>
    <w:rsid w:val="00371AF8"/>
    <w:rsid w:val="00371D70"/>
    <w:rsid w:val="00371FAD"/>
    <w:rsid w:val="00372DC5"/>
    <w:rsid w:val="00372EEA"/>
    <w:rsid w:val="00372F13"/>
    <w:rsid w:val="003733DB"/>
    <w:rsid w:val="00373B70"/>
    <w:rsid w:val="0037425A"/>
    <w:rsid w:val="0037490E"/>
    <w:rsid w:val="00374CA5"/>
    <w:rsid w:val="0037519C"/>
    <w:rsid w:val="00375992"/>
    <w:rsid w:val="003759CF"/>
    <w:rsid w:val="003759E9"/>
    <w:rsid w:val="00375A51"/>
    <w:rsid w:val="00375AD5"/>
    <w:rsid w:val="00375ED0"/>
    <w:rsid w:val="0037627F"/>
    <w:rsid w:val="00376951"/>
    <w:rsid w:val="00376BAC"/>
    <w:rsid w:val="00376BC2"/>
    <w:rsid w:val="00376D8D"/>
    <w:rsid w:val="00376E76"/>
    <w:rsid w:val="00377516"/>
    <w:rsid w:val="00377C7F"/>
    <w:rsid w:val="00377CA1"/>
    <w:rsid w:val="00377D9C"/>
    <w:rsid w:val="00377F7D"/>
    <w:rsid w:val="00380305"/>
    <w:rsid w:val="003804CD"/>
    <w:rsid w:val="00380667"/>
    <w:rsid w:val="003808A5"/>
    <w:rsid w:val="00381148"/>
    <w:rsid w:val="003813EC"/>
    <w:rsid w:val="003815E5"/>
    <w:rsid w:val="00381B3B"/>
    <w:rsid w:val="00381C11"/>
    <w:rsid w:val="00381CA4"/>
    <w:rsid w:val="00381F11"/>
    <w:rsid w:val="00381FD7"/>
    <w:rsid w:val="00382600"/>
    <w:rsid w:val="003826C1"/>
    <w:rsid w:val="00382826"/>
    <w:rsid w:val="003829D0"/>
    <w:rsid w:val="003829F4"/>
    <w:rsid w:val="00382FE8"/>
    <w:rsid w:val="00383135"/>
    <w:rsid w:val="0038334F"/>
    <w:rsid w:val="0038349A"/>
    <w:rsid w:val="0038371D"/>
    <w:rsid w:val="00383912"/>
    <w:rsid w:val="003839A4"/>
    <w:rsid w:val="00383C5C"/>
    <w:rsid w:val="00383E5F"/>
    <w:rsid w:val="00383EC9"/>
    <w:rsid w:val="00383FD0"/>
    <w:rsid w:val="00384219"/>
    <w:rsid w:val="0038478C"/>
    <w:rsid w:val="00384975"/>
    <w:rsid w:val="00385048"/>
    <w:rsid w:val="003851F5"/>
    <w:rsid w:val="00385404"/>
    <w:rsid w:val="00385651"/>
    <w:rsid w:val="00385803"/>
    <w:rsid w:val="0038598A"/>
    <w:rsid w:val="00385AE1"/>
    <w:rsid w:val="00385D77"/>
    <w:rsid w:val="003861F1"/>
    <w:rsid w:val="003866AB"/>
    <w:rsid w:val="003867FE"/>
    <w:rsid w:val="0038680B"/>
    <w:rsid w:val="00386838"/>
    <w:rsid w:val="00386B27"/>
    <w:rsid w:val="00386C15"/>
    <w:rsid w:val="00386C22"/>
    <w:rsid w:val="00386CF9"/>
    <w:rsid w:val="00386F77"/>
    <w:rsid w:val="0038701D"/>
    <w:rsid w:val="00387191"/>
    <w:rsid w:val="0038739F"/>
    <w:rsid w:val="003873B4"/>
    <w:rsid w:val="00387729"/>
    <w:rsid w:val="00387931"/>
    <w:rsid w:val="0039000E"/>
    <w:rsid w:val="0039025A"/>
    <w:rsid w:val="003904C3"/>
    <w:rsid w:val="003907AE"/>
    <w:rsid w:val="00390D87"/>
    <w:rsid w:val="00390E7E"/>
    <w:rsid w:val="00390F5E"/>
    <w:rsid w:val="00390FE5"/>
    <w:rsid w:val="0039115A"/>
    <w:rsid w:val="00391408"/>
    <w:rsid w:val="0039146B"/>
    <w:rsid w:val="00391B6E"/>
    <w:rsid w:val="003922CE"/>
    <w:rsid w:val="00392893"/>
    <w:rsid w:val="00392BCF"/>
    <w:rsid w:val="00392D95"/>
    <w:rsid w:val="00393021"/>
    <w:rsid w:val="00393082"/>
    <w:rsid w:val="0039349A"/>
    <w:rsid w:val="00393589"/>
    <w:rsid w:val="00393696"/>
    <w:rsid w:val="00393B13"/>
    <w:rsid w:val="00393DA2"/>
    <w:rsid w:val="00393DB8"/>
    <w:rsid w:val="0039428A"/>
    <w:rsid w:val="003945EF"/>
    <w:rsid w:val="003946A0"/>
    <w:rsid w:val="0039471B"/>
    <w:rsid w:val="00394B27"/>
    <w:rsid w:val="00394DD3"/>
    <w:rsid w:val="00395149"/>
    <w:rsid w:val="00395590"/>
    <w:rsid w:val="00395709"/>
    <w:rsid w:val="00395713"/>
    <w:rsid w:val="00395740"/>
    <w:rsid w:val="00395CA4"/>
    <w:rsid w:val="003960D7"/>
    <w:rsid w:val="003961E1"/>
    <w:rsid w:val="003961F1"/>
    <w:rsid w:val="00396231"/>
    <w:rsid w:val="003965E7"/>
    <w:rsid w:val="00396AC8"/>
    <w:rsid w:val="00396BD3"/>
    <w:rsid w:val="00396C03"/>
    <w:rsid w:val="00396EE6"/>
    <w:rsid w:val="003970C6"/>
    <w:rsid w:val="00397BB7"/>
    <w:rsid w:val="00397EB6"/>
    <w:rsid w:val="003A00CE"/>
    <w:rsid w:val="003A01DC"/>
    <w:rsid w:val="003A02FD"/>
    <w:rsid w:val="003A03C3"/>
    <w:rsid w:val="003A04A3"/>
    <w:rsid w:val="003A0560"/>
    <w:rsid w:val="003A0589"/>
    <w:rsid w:val="003A0804"/>
    <w:rsid w:val="003A0DB3"/>
    <w:rsid w:val="003A10AA"/>
    <w:rsid w:val="003A1849"/>
    <w:rsid w:val="003A18EC"/>
    <w:rsid w:val="003A1D83"/>
    <w:rsid w:val="003A1DE5"/>
    <w:rsid w:val="003A1F0A"/>
    <w:rsid w:val="003A1F6E"/>
    <w:rsid w:val="003A27FB"/>
    <w:rsid w:val="003A2807"/>
    <w:rsid w:val="003A295C"/>
    <w:rsid w:val="003A29AA"/>
    <w:rsid w:val="003A2A79"/>
    <w:rsid w:val="003A3002"/>
    <w:rsid w:val="003A3120"/>
    <w:rsid w:val="003A32D1"/>
    <w:rsid w:val="003A3BE7"/>
    <w:rsid w:val="003A52AF"/>
    <w:rsid w:val="003A538E"/>
    <w:rsid w:val="003A540E"/>
    <w:rsid w:val="003A59EA"/>
    <w:rsid w:val="003A5BA7"/>
    <w:rsid w:val="003A5C96"/>
    <w:rsid w:val="003A5E84"/>
    <w:rsid w:val="003A600B"/>
    <w:rsid w:val="003A60F3"/>
    <w:rsid w:val="003A6305"/>
    <w:rsid w:val="003A63BB"/>
    <w:rsid w:val="003A6523"/>
    <w:rsid w:val="003A65BD"/>
    <w:rsid w:val="003A67DB"/>
    <w:rsid w:val="003A683C"/>
    <w:rsid w:val="003A6A41"/>
    <w:rsid w:val="003A6A4D"/>
    <w:rsid w:val="003A6E98"/>
    <w:rsid w:val="003A7199"/>
    <w:rsid w:val="003A72F3"/>
    <w:rsid w:val="003A7383"/>
    <w:rsid w:val="003A7BA7"/>
    <w:rsid w:val="003B0244"/>
    <w:rsid w:val="003B02E9"/>
    <w:rsid w:val="003B03E4"/>
    <w:rsid w:val="003B0EA4"/>
    <w:rsid w:val="003B2423"/>
    <w:rsid w:val="003B2437"/>
    <w:rsid w:val="003B2CB0"/>
    <w:rsid w:val="003B2E8F"/>
    <w:rsid w:val="003B3E59"/>
    <w:rsid w:val="003B411D"/>
    <w:rsid w:val="003B4340"/>
    <w:rsid w:val="003B475A"/>
    <w:rsid w:val="003B48A3"/>
    <w:rsid w:val="003B4CC7"/>
    <w:rsid w:val="003B5079"/>
    <w:rsid w:val="003B5113"/>
    <w:rsid w:val="003B5235"/>
    <w:rsid w:val="003B57FB"/>
    <w:rsid w:val="003B5896"/>
    <w:rsid w:val="003B5BBD"/>
    <w:rsid w:val="003B5BFF"/>
    <w:rsid w:val="003B5C83"/>
    <w:rsid w:val="003B5CE9"/>
    <w:rsid w:val="003B5D32"/>
    <w:rsid w:val="003B5EE9"/>
    <w:rsid w:val="003B60AC"/>
    <w:rsid w:val="003B6186"/>
    <w:rsid w:val="003B6393"/>
    <w:rsid w:val="003B670B"/>
    <w:rsid w:val="003B67FA"/>
    <w:rsid w:val="003B6AEA"/>
    <w:rsid w:val="003B6BB3"/>
    <w:rsid w:val="003B7287"/>
    <w:rsid w:val="003B744A"/>
    <w:rsid w:val="003B763D"/>
    <w:rsid w:val="003B7C7D"/>
    <w:rsid w:val="003B7D77"/>
    <w:rsid w:val="003C03C5"/>
    <w:rsid w:val="003C053C"/>
    <w:rsid w:val="003C07FF"/>
    <w:rsid w:val="003C0A7C"/>
    <w:rsid w:val="003C0EEE"/>
    <w:rsid w:val="003C1050"/>
    <w:rsid w:val="003C1560"/>
    <w:rsid w:val="003C157E"/>
    <w:rsid w:val="003C1748"/>
    <w:rsid w:val="003C1865"/>
    <w:rsid w:val="003C18E8"/>
    <w:rsid w:val="003C19E8"/>
    <w:rsid w:val="003C1C5F"/>
    <w:rsid w:val="003C1F4A"/>
    <w:rsid w:val="003C21A5"/>
    <w:rsid w:val="003C2200"/>
    <w:rsid w:val="003C2210"/>
    <w:rsid w:val="003C2749"/>
    <w:rsid w:val="003C2773"/>
    <w:rsid w:val="003C2984"/>
    <w:rsid w:val="003C32F6"/>
    <w:rsid w:val="003C33A1"/>
    <w:rsid w:val="003C3AC2"/>
    <w:rsid w:val="003C3BBA"/>
    <w:rsid w:val="003C3C5D"/>
    <w:rsid w:val="003C3CAC"/>
    <w:rsid w:val="003C42F7"/>
    <w:rsid w:val="003C497D"/>
    <w:rsid w:val="003C50D6"/>
    <w:rsid w:val="003C5A03"/>
    <w:rsid w:val="003C608B"/>
    <w:rsid w:val="003C6125"/>
    <w:rsid w:val="003C61F5"/>
    <w:rsid w:val="003C62C7"/>
    <w:rsid w:val="003C64EC"/>
    <w:rsid w:val="003C6C80"/>
    <w:rsid w:val="003C6D28"/>
    <w:rsid w:val="003C6E2F"/>
    <w:rsid w:val="003C7242"/>
    <w:rsid w:val="003C79A9"/>
    <w:rsid w:val="003C7A15"/>
    <w:rsid w:val="003C7A74"/>
    <w:rsid w:val="003C7B13"/>
    <w:rsid w:val="003D0000"/>
    <w:rsid w:val="003D0315"/>
    <w:rsid w:val="003D03A8"/>
    <w:rsid w:val="003D09E8"/>
    <w:rsid w:val="003D0A97"/>
    <w:rsid w:val="003D0ACD"/>
    <w:rsid w:val="003D1457"/>
    <w:rsid w:val="003D1910"/>
    <w:rsid w:val="003D196B"/>
    <w:rsid w:val="003D19CE"/>
    <w:rsid w:val="003D2426"/>
    <w:rsid w:val="003D279C"/>
    <w:rsid w:val="003D29A7"/>
    <w:rsid w:val="003D2EE2"/>
    <w:rsid w:val="003D3057"/>
    <w:rsid w:val="003D3098"/>
    <w:rsid w:val="003D3FB2"/>
    <w:rsid w:val="003D3FD0"/>
    <w:rsid w:val="003D4445"/>
    <w:rsid w:val="003D461D"/>
    <w:rsid w:val="003D4956"/>
    <w:rsid w:val="003D4AF8"/>
    <w:rsid w:val="003D4B42"/>
    <w:rsid w:val="003D4E42"/>
    <w:rsid w:val="003D4E78"/>
    <w:rsid w:val="003D4F89"/>
    <w:rsid w:val="003D51B0"/>
    <w:rsid w:val="003D542D"/>
    <w:rsid w:val="003D5581"/>
    <w:rsid w:val="003D562F"/>
    <w:rsid w:val="003D56A4"/>
    <w:rsid w:val="003D58B1"/>
    <w:rsid w:val="003D5931"/>
    <w:rsid w:val="003D5B2C"/>
    <w:rsid w:val="003D5F54"/>
    <w:rsid w:val="003D6264"/>
    <w:rsid w:val="003D627E"/>
    <w:rsid w:val="003D657C"/>
    <w:rsid w:val="003D6B8A"/>
    <w:rsid w:val="003D704B"/>
    <w:rsid w:val="003D75B7"/>
    <w:rsid w:val="003D771C"/>
    <w:rsid w:val="003D7B76"/>
    <w:rsid w:val="003E00C2"/>
    <w:rsid w:val="003E02E0"/>
    <w:rsid w:val="003E0CB7"/>
    <w:rsid w:val="003E0D38"/>
    <w:rsid w:val="003E14B6"/>
    <w:rsid w:val="003E153F"/>
    <w:rsid w:val="003E1A7D"/>
    <w:rsid w:val="003E1D74"/>
    <w:rsid w:val="003E1E2B"/>
    <w:rsid w:val="003E2210"/>
    <w:rsid w:val="003E2375"/>
    <w:rsid w:val="003E23B4"/>
    <w:rsid w:val="003E24E8"/>
    <w:rsid w:val="003E26CF"/>
    <w:rsid w:val="003E2E4D"/>
    <w:rsid w:val="003E3AAA"/>
    <w:rsid w:val="003E3AF6"/>
    <w:rsid w:val="003E3DBA"/>
    <w:rsid w:val="003E4255"/>
    <w:rsid w:val="003E46B3"/>
    <w:rsid w:val="003E4772"/>
    <w:rsid w:val="003E48D2"/>
    <w:rsid w:val="003E49B7"/>
    <w:rsid w:val="003E53B1"/>
    <w:rsid w:val="003E5631"/>
    <w:rsid w:val="003E568A"/>
    <w:rsid w:val="003E576A"/>
    <w:rsid w:val="003E59C4"/>
    <w:rsid w:val="003E5AB8"/>
    <w:rsid w:val="003E6257"/>
    <w:rsid w:val="003E62FE"/>
    <w:rsid w:val="003E6580"/>
    <w:rsid w:val="003E6808"/>
    <w:rsid w:val="003E6B57"/>
    <w:rsid w:val="003E6FF1"/>
    <w:rsid w:val="003E766D"/>
    <w:rsid w:val="003E7BFA"/>
    <w:rsid w:val="003E7C46"/>
    <w:rsid w:val="003F0418"/>
    <w:rsid w:val="003F070E"/>
    <w:rsid w:val="003F09FC"/>
    <w:rsid w:val="003F0BC3"/>
    <w:rsid w:val="003F0D87"/>
    <w:rsid w:val="003F1234"/>
    <w:rsid w:val="003F1AB6"/>
    <w:rsid w:val="003F1BF0"/>
    <w:rsid w:val="003F1E22"/>
    <w:rsid w:val="003F21B0"/>
    <w:rsid w:val="003F25F0"/>
    <w:rsid w:val="003F26C3"/>
    <w:rsid w:val="003F28F5"/>
    <w:rsid w:val="003F2E94"/>
    <w:rsid w:val="003F33A1"/>
    <w:rsid w:val="003F36FF"/>
    <w:rsid w:val="003F3A91"/>
    <w:rsid w:val="003F4468"/>
    <w:rsid w:val="003F47C6"/>
    <w:rsid w:val="003F4982"/>
    <w:rsid w:val="003F49BC"/>
    <w:rsid w:val="003F4AED"/>
    <w:rsid w:val="003F5524"/>
    <w:rsid w:val="003F570E"/>
    <w:rsid w:val="003F5AFA"/>
    <w:rsid w:val="003F5C3F"/>
    <w:rsid w:val="003F5F53"/>
    <w:rsid w:val="003F69D1"/>
    <w:rsid w:val="003F6A47"/>
    <w:rsid w:val="003F6CE8"/>
    <w:rsid w:val="003F7139"/>
    <w:rsid w:val="003F7A49"/>
    <w:rsid w:val="003F7AC2"/>
    <w:rsid w:val="003F7D43"/>
    <w:rsid w:val="00400381"/>
    <w:rsid w:val="004006A8"/>
    <w:rsid w:val="0040082E"/>
    <w:rsid w:val="00400974"/>
    <w:rsid w:val="004009F2"/>
    <w:rsid w:val="00400B96"/>
    <w:rsid w:val="004010D2"/>
    <w:rsid w:val="00401153"/>
    <w:rsid w:val="00401358"/>
    <w:rsid w:val="004019CD"/>
    <w:rsid w:val="00402297"/>
    <w:rsid w:val="00402298"/>
    <w:rsid w:val="004031AD"/>
    <w:rsid w:val="00403241"/>
    <w:rsid w:val="00403560"/>
    <w:rsid w:val="004035C9"/>
    <w:rsid w:val="00403631"/>
    <w:rsid w:val="00403E57"/>
    <w:rsid w:val="00403FD7"/>
    <w:rsid w:val="004045A5"/>
    <w:rsid w:val="0040482C"/>
    <w:rsid w:val="004048F6"/>
    <w:rsid w:val="00404B39"/>
    <w:rsid w:val="00404D3D"/>
    <w:rsid w:val="00404E38"/>
    <w:rsid w:val="0040520D"/>
    <w:rsid w:val="00405218"/>
    <w:rsid w:val="00405457"/>
    <w:rsid w:val="00405853"/>
    <w:rsid w:val="00405932"/>
    <w:rsid w:val="00405B97"/>
    <w:rsid w:val="00405C7B"/>
    <w:rsid w:val="00405D4A"/>
    <w:rsid w:val="00405D53"/>
    <w:rsid w:val="004062A9"/>
    <w:rsid w:val="004062E1"/>
    <w:rsid w:val="00406562"/>
    <w:rsid w:val="0040659C"/>
    <w:rsid w:val="004066FB"/>
    <w:rsid w:val="004069F0"/>
    <w:rsid w:val="00406A17"/>
    <w:rsid w:val="00406D9C"/>
    <w:rsid w:val="00406EA1"/>
    <w:rsid w:val="00406EBD"/>
    <w:rsid w:val="00406F61"/>
    <w:rsid w:val="00407075"/>
    <w:rsid w:val="0040712A"/>
    <w:rsid w:val="0040731F"/>
    <w:rsid w:val="00407457"/>
    <w:rsid w:val="00407D3B"/>
    <w:rsid w:val="00407D40"/>
    <w:rsid w:val="00407DF3"/>
    <w:rsid w:val="00407EB7"/>
    <w:rsid w:val="00410022"/>
    <w:rsid w:val="00410133"/>
    <w:rsid w:val="004102B3"/>
    <w:rsid w:val="00410722"/>
    <w:rsid w:val="004108A7"/>
    <w:rsid w:val="004108FD"/>
    <w:rsid w:val="004109FF"/>
    <w:rsid w:val="00410A9F"/>
    <w:rsid w:val="00410ECA"/>
    <w:rsid w:val="004113A3"/>
    <w:rsid w:val="0041172A"/>
    <w:rsid w:val="00411A91"/>
    <w:rsid w:val="00411C49"/>
    <w:rsid w:val="00411E2C"/>
    <w:rsid w:val="00411F5A"/>
    <w:rsid w:val="00412028"/>
    <w:rsid w:val="00412106"/>
    <w:rsid w:val="0041269D"/>
    <w:rsid w:val="004126C2"/>
    <w:rsid w:val="00412844"/>
    <w:rsid w:val="00412B85"/>
    <w:rsid w:val="00412E3A"/>
    <w:rsid w:val="00413610"/>
    <w:rsid w:val="004138A4"/>
    <w:rsid w:val="004139BC"/>
    <w:rsid w:val="00413BC4"/>
    <w:rsid w:val="00414060"/>
    <w:rsid w:val="004143A2"/>
    <w:rsid w:val="00414458"/>
    <w:rsid w:val="00414659"/>
    <w:rsid w:val="004146F4"/>
    <w:rsid w:val="0041472D"/>
    <w:rsid w:val="00414A4B"/>
    <w:rsid w:val="00415123"/>
    <w:rsid w:val="00415FFF"/>
    <w:rsid w:val="004168B8"/>
    <w:rsid w:val="00417337"/>
    <w:rsid w:val="004179A3"/>
    <w:rsid w:val="00417A17"/>
    <w:rsid w:val="00417C2B"/>
    <w:rsid w:val="00417D0B"/>
    <w:rsid w:val="00420868"/>
    <w:rsid w:val="004209E3"/>
    <w:rsid w:val="00420F68"/>
    <w:rsid w:val="00421162"/>
    <w:rsid w:val="0042123E"/>
    <w:rsid w:val="004215B2"/>
    <w:rsid w:val="00421B50"/>
    <w:rsid w:val="00421E1B"/>
    <w:rsid w:val="004225B2"/>
    <w:rsid w:val="004227CE"/>
    <w:rsid w:val="00422973"/>
    <w:rsid w:val="004229A8"/>
    <w:rsid w:val="00422EB0"/>
    <w:rsid w:val="00422F14"/>
    <w:rsid w:val="00422F7A"/>
    <w:rsid w:val="0042309B"/>
    <w:rsid w:val="004235A6"/>
    <w:rsid w:val="004239E1"/>
    <w:rsid w:val="004240BB"/>
    <w:rsid w:val="00424161"/>
    <w:rsid w:val="0042417F"/>
    <w:rsid w:val="00424259"/>
    <w:rsid w:val="0042456B"/>
    <w:rsid w:val="00424B5B"/>
    <w:rsid w:val="00424EFA"/>
    <w:rsid w:val="0042536D"/>
    <w:rsid w:val="00425604"/>
    <w:rsid w:val="00425854"/>
    <w:rsid w:val="00425B29"/>
    <w:rsid w:val="00425EEB"/>
    <w:rsid w:val="00425F23"/>
    <w:rsid w:val="00426208"/>
    <w:rsid w:val="004269DD"/>
    <w:rsid w:val="00426AC4"/>
    <w:rsid w:val="00426E5A"/>
    <w:rsid w:val="00426F71"/>
    <w:rsid w:val="004270AF"/>
    <w:rsid w:val="0042724A"/>
    <w:rsid w:val="004276FE"/>
    <w:rsid w:val="004301C3"/>
    <w:rsid w:val="004305B1"/>
    <w:rsid w:val="00430AD7"/>
    <w:rsid w:val="00430B27"/>
    <w:rsid w:val="00430C70"/>
    <w:rsid w:val="00430EF4"/>
    <w:rsid w:val="004313BE"/>
    <w:rsid w:val="004316BA"/>
    <w:rsid w:val="00431B9F"/>
    <w:rsid w:val="0043208D"/>
    <w:rsid w:val="0043213B"/>
    <w:rsid w:val="00432401"/>
    <w:rsid w:val="00432875"/>
    <w:rsid w:val="00432B73"/>
    <w:rsid w:val="00432E0E"/>
    <w:rsid w:val="00432F58"/>
    <w:rsid w:val="00433186"/>
    <w:rsid w:val="00433302"/>
    <w:rsid w:val="00433344"/>
    <w:rsid w:val="004334A3"/>
    <w:rsid w:val="004336B8"/>
    <w:rsid w:val="00433C49"/>
    <w:rsid w:val="00434530"/>
    <w:rsid w:val="004346E5"/>
    <w:rsid w:val="00434A45"/>
    <w:rsid w:val="00434B87"/>
    <w:rsid w:val="0043524B"/>
    <w:rsid w:val="00435512"/>
    <w:rsid w:val="00435802"/>
    <w:rsid w:val="0043642B"/>
    <w:rsid w:val="00436540"/>
    <w:rsid w:val="00436C56"/>
    <w:rsid w:val="00437039"/>
    <w:rsid w:val="00437255"/>
    <w:rsid w:val="004374CC"/>
    <w:rsid w:val="004401FA"/>
    <w:rsid w:val="004402D1"/>
    <w:rsid w:val="00440625"/>
    <w:rsid w:val="00440634"/>
    <w:rsid w:val="0044076B"/>
    <w:rsid w:val="00440E6E"/>
    <w:rsid w:val="004411CB"/>
    <w:rsid w:val="00441612"/>
    <w:rsid w:val="00441820"/>
    <w:rsid w:val="0044194C"/>
    <w:rsid w:val="00441A67"/>
    <w:rsid w:val="00441B1E"/>
    <w:rsid w:val="0044221D"/>
    <w:rsid w:val="00442375"/>
    <w:rsid w:val="00442421"/>
    <w:rsid w:val="004427D8"/>
    <w:rsid w:val="00443974"/>
    <w:rsid w:val="00443989"/>
    <w:rsid w:val="0044415E"/>
    <w:rsid w:val="0044435E"/>
    <w:rsid w:val="00444D35"/>
    <w:rsid w:val="00444E79"/>
    <w:rsid w:val="00445063"/>
    <w:rsid w:val="004456E8"/>
    <w:rsid w:val="00445AD9"/>
    <w:rsid w:val="00445E36"/>
    <w:rsid w:val="00445F21"/>
    <w:rsid w:val="00446642"/>
    <w:rsid w:val="004467B5"/>
    <w:rsid w:val="00446A2F"/>
    <w:rsid w:val="004472DF"/>
    <w:rsid w:val="0044757D"/>
    <w:rsid w:val="004476D4"/>
    <w:rsid w:val="0044790A"/>
    <w:rsid w:val="00447BCA"/>
    <w:rsid w:val="00447CBE"/>
    <w:rsid w:val="00447F36"/>
    <w:rsid w:val="004509DD"/>
    <w:rsid w:val="00450A76"/>
    <w:rsid w:val="00450BF2"/>
    <w:rsid w:val="00450DFC"/>
    <w:rsid w:val="00450E0C"/>
    <w:rsid w:val="0045123F"/>
    <w:rsid w:val="00451285"/>
    <w:rsid w:val="00451532"/>
    <w:rsid w:val="00451A35"/>
    <w:rsid w:val="00451D17"/>
    <w:rsid w:val="0045235B"/>
    <w:rsid w:val="00452BCB"/>
    <w:rsid w:val="00452CF1"/>
    <w:rsid w:val="00452E03"/>
    <w:rsid w:val="00453219"/>
    <w:rsid w:val="0045357D"/>
    <w:rsid w:val="0045363A"/>
    <w:rsid w:val="00453B35"/>
    <w:rsid w:val="00453CC1"/>
    <w:rsid w:val="00454439"/>
    <w:rsid w:val="0045480D"/>
    <w:rsid w:val="00454887"/>
    <w:rsid w:val="00454913"/>
    <w:rsid w:val="00454C0C"/>
    <w:rsid w:val="00454D76"/>
    <w:rsid w:val="00454F29"/>
    <w:rsid w:val="00454FE7"/>
    <w:rsid w:val="00455030"/>
    <w:rsid w:val="0045530F"/>
    <w:rsid w:val="00455824"/>
    <w:rsid w:val="004559F0"/>
    <w:rsid w:val="00455DD0"/>
    <w:rsid w:val="00456353"/>
    <w:rsid w:val="004567A6"/>
    <w:rsid w:val="00456E80"/>
    <w:rsid w:val="004574C0"/>
    <w:rsid w:val="0045757D"/>
    <w:rsid w:val="004578BB"/>
    <w:rsid w:val="00457F74"/>
    <w:rsid w:val="0046007D"/>
    <w:rsid w:val="0046013F"/>
    <w:rsid w:val="00460786"/>
    <w:rsid w:val="00460912"/>
    <w:rsid w:val="004611BD"/>
    <w:rsid w:val="00461334"/>
    <w:rsid w:val="0046135C"/>
    <w:rsid w:val="004618C1"/>
    <w:rsid w:val="00461912"/>
    <w:rsid w:val="00461CA1"/>
    <w:rsid w:val="0046201C"/>
    <w:rsid w:val="0046225E"/>
    <w:rsid w:val="004623CD"/>
    <w:rsid w:val="00462A6A"/>
    <w:rsid w:val="00462A8B"/>
    <w:rsid w:val="00462BE6"/>
    <w:rsid w:val="00462F78"/>
    <w:rsid w:val="0046325B"/>
    <w:rsid w:val="004637EE"/>
    <w:rsid w:val="00463E13"/>
    <w:rsid w:val="004642F6"/>
    <w:rsid w:val="004645DD"/>
    <w:rsid w:val="004647B4"/>
    <w:rsid w:val="00464A7A"/>
    <w:rsid w:val="00464F69"/>
    <w:rsid w:val="00465594"/>
    <w:rsid w:val="0046566E"/>
    <w:rsid w:val="004658DA"/>
    <w:rsid w:val="00465E23"/>
    <w:rsid w:val="004664B3"/>
    <w:rsid w:val="004668F4"/>
    <w:rsid w:val="00466C33"/>
    <w:rsid w:val="00466CCB"/>
    <w:rsid w:val="0046731F"/>
    <w:rsid w:val="0046740F"/>
    <w:rsid w:val="004675DE"/>
    <w:rsid w:val="0046773B"/>
    <w:rsid w:val="00467776"/>
    <w:rsid w:val="00467941"/>
    <w:rsid w:val="00467C6B"/>
    <w:rsid w:val="00467E65"/>
    <w:rsid w:val="00467ED6"/>
    <w:rsid w:val="004701E6"/>
    <w:rsid w:val="004701E8"/>
    <w:rsid w:val="00470708"/>
    <w:rsid w:val="00470FF1"/>
    <w:rsid w:val="0047171F"/>
    <w:rsid w:val="004720A2"/>
    <w:rsid w:val="004720E1"/>
    <w:rsid w:val="0047259B"/>
    <w:rsid w:val="00472869"/>
    <w:rsid w:val="0047361F"/>
    <w:rsid w:val="00473BC6"/>
    <w:rsid w:val="00474100"/>
    <w:rsid w:val="00474290"/>
    <w:rsid w:val="0047453D"/>
    <w:rsid w:val="004745A3"/>
    <w:rsid w:val="004747AB"/>
    <w:rsid w:val="00474E45"/>
    <w:rsid w:val="00474E6B"/>
    <w:rsid w:val="00474F76"/>
    <w:rsid w:val="004751EF"/>
    <w:rsid w:val="004755E3"/>
    <w:rsid w:val="0047560F"/>
    <w:rsid w:val="004756EA"/>
    <w:rsid w:val="00475710"/>
    <w:rsid w:val="00475AE9"/>
    <w:rsid w:val="00475EBC"/>
    <w:rsid w:val="00475F54"/>
    <w:rsid w:val="004763D8"/>
    <w:rsid w:val="00476485"/>
    <w:rsid w:val="00476D9C"/>
    <w:rsid w:val="00476FD4"/>
    <w:rsid w:val="00477763"/>
    <w:rsid w:val="0047776A"/>
    <w:rsid w:val="00477B69"/>
    <w:rsid w:val="00477BBC"/>
    <w:rsid w:val="00477DF3"/>
    <w:rsid w:val="00480535"/>
    <w:rsid w:val="00480607"/>
    <w:rsid w:val="0048066C"/>
    <w:rsid w:val="00480802"/>
    <w:rsid w:val="004811E2"/>
    <w:rsid w:val="00481A20"/>
    <w:rsid w:val="0048223C"/>
    <w:rsid w:val="004826E8"/>
    <w:rsid w:val="004830F2"/>
    <w:rsid w:val="004833E4"/>
    <w:rsid w:val="0048368A"/>
    <w:rsid w:val="004836EA"/>
    <w:rsid w:val="00483E19"/>
    <w:rsid w:val="00483FA4"/>
    <w:rsid w:val="004844E2"/>
    <w:rsid w:val="00484621"/>
    <w:rsid w:val="00484930"/>
    <w:rsid w:val="00484991"/>
    <w:rsid w:val="00484A3B"/>
    <w:rsid w:val="004856C2"/>
    <w:rsid w:val="00485A5D"/>
    <w:rsid w:val="00486625"/>
    <w:rsid w:val="00487379"/>
    <w:rsid w:val="00487BCD"/>
    <w:rsid w:val="00487D3A"/>
    <w:rsid w:val="004901CC"/>
    <w:rsid w:val="004902C9"/>
    <w:rsid w:val="00490453"/>
    <w:rsid w:val="004909C0"/>
    <w:rsid w:val="00490E2C"/>
    <w:rsid w:val="00490E6A"/>
    <w:rsid w:val="00491287"/>
    <w:rsid w:val="0049131E"/>
    <w:rsid w:val="00491501"/>
    <w:rsid w:val="004916A9"/>
    <w:rsid w:val="00491A58"/>
    <w:rsid w:val="00491C0B"/>
    <w:rsid w:val="00491C8D"/>
    <w:rsid w:val="00491E0D"/>
    <w:rsid w:val="004920A7"/>
    <w:rsid w:val="00492238"/>
    <w:rsid w:val="00492EA4"/>
    <w:rsid w:val="004934DB"/>
    <w:rsid w:val="004936AD"/>
    <w:rsid w:val="00493B20"/>
    <w:rsid w:val="00493FD7"/>
    <w:rsid w:val="004943E6"/>
    <w:rsid w:val="0049486A"/>
    <w:rsid w:val="00494FC5"/>
    <w:rsid w:val="0049516D"/>
    <w:rsid w:val="00495C7C"/>
    <w:rsid w:val="0049617E"/>
    <w:rsid w:val="00496243"/>
    <w:rsid w:val="00496B69"/>
    <w:rsid w:val="00496FB8"/>
    <w:rsid w:val="0049728B"/>
    <w:rsid w:val="0049772C"/>
    <w:rsid w:val="004A022E"/>
    <w:rsid w:val="004A06D3"/>
    <w:rsid w:val="004A1601"/>
    <w:rsid w:val="004A1CAD"/>
    <w:rsid w:val="004A2155"/>
    <w:rsid w:val="004A22B1"/>
    <w:rsid w:val="004A2521"/>
    <w:rsid w:val="004A2526"/>
    <w:rsid w:val="004A256B"/>
    <w:rsid w:val="004A2617"/>
    <w:rsid w:val="004A26B9"/>
    <w:rsid w:val="004A2BF6"/>
    <w:rsid w:val="004A306B"/>
    <w:rsid w:val="004A39AC"/>
    <w:rsid w:val="004A3D95"/>
    <w:rsid w:val="004A438F"/>
    <w:rsid w:val="004A4AD8"/>
    <w:rsid w:val="004A5294"/>
    <w:rsid w:val="004A5488"/>
    <w:rsid w:val="004A5864"/>
    <w:rsid w:val="004A5D2D"/>
    <w:rsid w:val="004A5D67"/>
    <w:rsid w:val="004A5EF2"/>
    <w:rsid w:val="004A5FB3"/>
    <w:rsid w:val="004A6391"/>
    <w:rsid w:val="004A6488"/>
    <w:rsid w:val="004A65A4"/>
    <w:rsid w:val="004A661C"/>
    <w:rsid w:val="004A67C8"/>
    <w:rsid w:val="004A689C"/>
    <w:rsid w:val="004A693F"/>
    <w:rsid w:val="004A6D39"/>
    <w:rsid w:val="004A6DD6"/>
    <w:rsid w:val="004A6F27"/>
    <w:rsid w:val="004A749E"/>
    <w:rsid w:val="004A77C9"/>
    <w:rsid w:val="004A7CD3"/>
    <w:rsid w:val="004A7ED3"/>
    <w:rsid w:val="004A7F30"/>
    <w:rsid w:val="004A7F76"/>
    <w:rsid w:val="004B0109"/>
    <w:rsid w:val="004B01DE"/>
    <w:rsid w:val="004B0457"/>
    <w:rsid w:val="004B04A1"/>
    <w:rsid w:val="004B063A"/>
    <w:rsid w:val="004B0964"/>
    <w:rsid w:val="004B0AC4"/>
    <w:rsid w:val="004B1035"/>
    <w:rsid w:val="004B1630"/>
    <w:rsid w:val="004B181D"/>
    <w:rsid w:val="004B186D"/>
    <w:rsid w:val="004B19F2"/>
    <w:rsid w:val="004B1A4D"/>
    <w:rsid w:val="004B1D62"/>
    <w:rsid w:val="004B27FA"/>
    <w:rsid w:val="004B2974"/>
    <w:rsid w:val="004B2A17"/>
    <w:rsid w:val="004B2ED1"/>
    <w:rsid w:val="004B2EF7"/>
    <w:rsid w:val="004B3C5F"/>
    <w:rsid w:val="004B3F52"/>
    <w:rsid w:val="004B4555"/>
    <w:rsid w:val="004B469C"/>
    <w:rsid w:val="004B48E6"/>
    <w:rsid w:val="004B52AB"/>
    <w:rsid w:val="004B54C1"/>
    <w:rsid w:val="004B5558"/>
    <w:rsid w:val="004B57CD"/>
    <w:rsid w:val="004B5C86"/>
    <w:rsid w:val="004B5DD2"/>
    <w:rsid w:val="004B6133"/>
    <w:rsid w:val="004B65F8"/>
    <w:rsid w:val="004B6764"/>
    <w:rsid w:val="004B68CF"/>
    <w:rsid w:val="004B6FED"/>
    <w:rsid w:val="004B70B0"/>
    <w:rsid w:val="004B71C4"/>
    <w:rsid w:val="004B722F"/>
    <w:rsid w:val="004B7246"/>
    <w:rsid w:val="004B7358"/>
    <w:rsid w:val="004B7603"/>
    <w:rsid w:val="004B7A94"/>
    <w:rsid w:val="004B7EE1"/>
    <w:rsid w:val="004B7F58"/>
    <w:rsid w:val="004C005F"/>
    <w:rsid w:val="004C04B4"/>
    <w:rsid w:val="004C05AA"/>
    <w:rsid w:val="004C07E1"/>
    <w:rsid w:val="004C08C6"/>
    <w:rsid w:val="004C0F1C"/>
    <w:rsid w:val="004C10FF"/>
    <w:rsid w:val="004C113F"/>
    <w:rsid w:val="004C11FF"/>
    <w:rsid w:val="004C1363"/>
    <w:rsid w:val="004C1927"/>
    <w:rsid w:val="004C20E3"/>
    <w:rsid w:val="004C21D6"/>
    <w:rsid w:val="004C2554"/>
    <w:rsid w:val="004C275E"/>
    <w:rsid w:val="004C29AE"/>
    <w:rsid w:val="004C2D7A"/>
    <w:rsid w:val="004C2F55"/>
    <w:rsid w:val="004C326A"/>
    <w:rsid w:val="004C332D"/>
    <w:rsid w:val="004C354C"/>
    <w:rsid w:val="004C3685"/>
    <w:rsid w:val="004C3B77"/>
    <w:rsid w:val="004C4252"/>
    <w:rsid w:val="004C4754"/>
    <w:rsid w:val="004C5057"/>
    <w:rsid w:val="004C50FC"/>
    <w:rsid w:val="004C519B"/>
    <w:rsid w:val="004C51FA"/>
    <w:rsid w:val="004C52C6"/>
    <w:rsid w:val="004C551C"/>
    <w:rsid w:val="004C5754"/>
    <w:rsid w:val="004C5E2D"/>
    <w:rsid w:val="004C6530"/>
    <w:rsid w:val="004C688B"/>
    <w:rsid w:val="004C698C"/>
    <w:rsid w:val="004C7008"/>
    <w:rsid w:val="004C728C"/>
    <w:rsid w:val="004C762E"/>
    <w:rsid w:val="004C7630"/>
    <w:rsid w:val="004D04E3"/>
    <w:rsid w:val="004D05A8"/>
    <w:rsid w:val="004D07F5"/>
    <w:rsid w:val="004D091C"/>
    <w:rsid w:val="004D0948"/>
    <w:rsid w:val="004D09FF"/>
    <w:rsid w:val="004D0A32"/>
    <w:rsid w:val="004D0EFB"/>
    <w:rsid w:val="004D0F63"/>
    <w:rsid w:val="004D12D1"/>
    <w:rsid w:val="004D14D9"/>
    <w:rsid w:val="004D1C59"/>
    <w:rsid w:val="004D1C9B"/>
    <w:rsid w:val="004D1E54"/>
    <w:rsid w:val="004D1F46"/>
    <w:rsid w:val="004D1FF2"/>
    <w:rsid w:val="004D2880"/>
    <w:rsid w:val="004D2B78"/>
    <w:rsid w:val="004D2B9B"/>
    <w:rsid w:val="004D3394"/>
    <w:rsid w:val="004D3740"/>
    <w:rsid w:val="004D3B9D"/>
    <w:rsid w:val="004D4512"/>
    <w:rsid w:val="004D45F8"/>
    <w:rsid w:val="004D4859"/>
    <w:rsid w:val="004D4B67"/>
    <w:rsid w:val="004D50D9"/>
    <w:rsid w:val="004D5437"/>
    <w:rsid w:val="004D6ABE"/>
    <w:rsid w:val="004D6B29"/>
    <w:rsid w:val="004D6C61"/>
    <w:rsid w:val="004D7126"/>
    <w:rsid w:val="004D737E"/>
    <w:rsid w:val="004D7987"/>
    <w:rsid w:val="004D7B64"/>
    <w:rsid w:val="004D7D19"/>
    <w:rsid w:val="004D7FCF"/>
    <w:rsid w:val="004E04E4"/>
    <w:rsid w:val="004E0742"/>
    <w:rsid w:val="004E07BA"/>
    <w:rsid w:val="004E09A3"/>
    <w:rsid w:val="004E0DDA"/>
    <w:rsid w:val="004E0EC3"/>
    <w:rsid w:val="004E0FC7"/>
    <w:rsid w:val="004E1057"/>
    <w:rsid w:val="004E14B0"/>
    <w:rsid w:val="004E166C"/>
    <w:rsid w:val="004E1740"/>
    <w:rsid w:val="004E1818"/>
    <w:rsid w:val="004E1F3F"/>
    <w:rsid w:val="004E2560"/>
    <w:rsid w:val="004E267D"/>
    <w:rsid w:val="004E2952"/>
    <w:rsid w:val="004E2A22"/>
    <w:rsid w:val="004E2A86"/>
    <w:rsid w:val="004E302B"/>
    <w:rsid w:val="004E360F"/>
    <w:rsid w:val="004E3991"/>
    <w:rsid w:val="004E3AAF"/>
    <w:rsid w:val="004E3B11"/>
    <w:rsid w:val="004E3FD6"/>
    <w:rsid w:val="004E409C"/>
    <w:rsid w:val="004E40BD"/>
    <w:rsid w:val="004E4220"/>
    <w:rsid w:val="004E43D4"/>
    <w:rsid w:val="004E43EA"/>
    <w:rsid w:val="004E44A9"/>
    <w:rsid w:val="004E4799"/>
    <w:rsid w:val="004E483C"/>
    <w:rsid w:val="004E498C"/>
    <w:rsid w:val="004E4A99"/>
    <w:rsid w:val="004E4C50"/>
    <w:rsid w:val="004E4DC6"/>
    <w:rsid w:val="004E5305"/>
    <w:rsid w:val="004E53F0"/>
    <w:rsid w:val="004E5C54"/>
    <w:rsid w:val="004E69FB"/>
    <w:rsid w:val="004E6A31"/>
    <w:rsid w:val="004E72AD"/>
    <w:rsid w:val="004F040A"/>
    <w:rsid w:val="004F0B28"/>
    <w:rsid w:val="004F0FFA"/>
    <w:rsid w:val="004F1346"/>
    <w:rsid w:val="004F1517"/>
    <w:rsid w:val="004F1769"/>
    <w:rsid w:val="004F1BCD"/>
    <w:rsid w:val="004F1D7C"/>
    <w:rsid w:val="004F2445"/>
    <w:rsid w:val="004F2492"/>
    <w:rsid w:val="004F26B5"/>
    <w:rsid w:val="004F2A82"/>
    <w:rsid w:val="004F2B1E"/>
    <w:rsid w:val="004F2BDA"/>
    <w:rsid w:val="004F2FFF"/>
    <w:rsid w:val="004F403F"/>
    <w:rsid w:val="004F4145"/>
    <w:rsid w:val="004F4203"/>
    <w:rsid w:val="004F429E"/>
    <w:rsid w:val="004F4670"/>
    <w:rsid w:val="004F4944"/>
    <w:rsid w:val="004F4A72"/>
    <w:rsid w:val="004F505A"/>
    <w:rsid w:val="004F518B"/>
    <w:rsid w:val="004F53BD"/>
    <w:rsid w:val="004F5654"/>
    <w:rsid w:val="004F565C"/>
    <w:rsid w:val="004F56D8"/>
    <w:rsid w:val="004F5D49"/>
    <w:rsid w:val="004F6894"/>
    <w:rsid w:val="004F6E76"/>
    <w:rsid w:val="004F702E"/>
    <w:rsid w:val="004F721D"/>
    <w:rsid w:val="004F772B"/>
    <w:rsid w:val="004F7919"/>
    <w:rsid w:val="004F7A4D"/>
    <w:rsid w:val="00500077"/>
    <w:rsid w:val="0050051C"/>
    <w:rsid w:val="00500558"/>
    <w:rsid w:val="0050059C"/>
    <w:rsid w:val="00500792"/>
    <w:rsid w:val="00500A6E"/>
    <w:rsid w:val="0050100D"/>
    <w:rsid w:val="005013A6"/>
    <w:rsid w:val="005016A3"/>
    <w:rsid w:val="005016B6"/>
    <w:rsid w:val="005017B7"/>
    <w:rsid w:val="005019C0"/>
    <w:rsid w:val="00501D22"/>
    <w:rsid w:val="00501E37"/>
    <w:rsid w:val="00501E45"/>
    <w:rsid w:val="00502D38"/>
    <w:rsid w:val="005032E8"/>
    <w:rsid w:val="00503AD4"/>
    <w:rsid w:val="00503C52"/>
    <w:rsid w:val="00504131"/>
    <w:rsid w:val="005043FE"/>
    <w:rsid w:val="0050448C"/>
    <w:rsid w:val="00504744"/>
    <w:rsid w:val="005049D4"/>
    <w:rsid w:val="00504A80"/>
    <w:rsid w:val="00504C24"/>
    <w:rsid w:val="00504D70"/>
    <w:rsid w:val="0050510B"/>
    <w:rsid w:val="00505259"/>
    <w:rsid w:val="0050584D"/>
    <w:rsid w:val="00505AA4"/>
    <w:rsid w:val="00506296"/>
    <w:rsid w:val="005063FD"/>
    <w:rsid w:val="00506AEF"/>
    <w:rsid w:val="005075A6"/>
    <w:rsid w:val="00507669"/>
    <w:rsid w:val="00507B11"/>
    <w:rsid w:val="00507E1E"/>
    <w:rsid w:val="00507FD6"/>
    <w:rsid w:val="005101E4"/>
    <w:rsid w:val="00510381"/>
    <w:rsid w:val="00510732"/>
    <w:rsid w:val="00510AE7"/>
    <w:rsid w:val="00511022"/>
    <w:rsid w:val="0051171C"/>
    <w:rsid w:val="005119B7"/>
    <w:rsid w:val="00512467"/>
    <w:rsid w:val="0051272D"/>
    <w:rsid w:val="005127AB"/>
    <w:rsid w:val="00512AA1"/>
    <w:rsid w:val="00512B2B"/>
    <w:rsid w:val="00512C79"/>
    <w:rsid w:val="00513073"/>
    <w:rsid w:val="005137DF"/>
    <w:rsid w:val="0051399B"/>
    <w:rsid w:val="00513C64"/>
    <w:rsid w:val="00513F54"/>
    <w:rsid w:val="00514170"/>
    <w:rsid w:val="00514980"/>
    <w:rsid w:val="005149C6"/>
    <w:rsid w:val="00514B5C"/>
    <w:rsid w:val="00514E01"/>
    <w:rsid w:val="00514F4A"/>
    <w:rsid w:val="00515120"/>
    <w:rsid w:val="0051541D"/>
    <w:rsid w:val="005159C5"/>
    <w:rsid w:val="00515D0A"/>
    <w:rsid w:val="00515EF4"/>
    <w:rsid w:val="005163D1"/>
    <w:rsid w:val="00516C7B"/>
    <w:rsid w:val="00517266"/>
    <w:rsid w:val="005178CE"/>
    <w:rsid w:val="00517B18"/>
    <w:rsid w:val="00517D00"/>
    <w:rsid w:val="00517D2B"/>
    <w:rsid w:val="00517F8C"/>
    <w:rsid w:val="00520218"/>
    <w:rsid w:val="005206D5"/>
    <w:rsid w:val="005209C8"/>
    <w:rsid w:val="00520C94"/>
    <w:rsid w:val="0052150C"/>
    <w:rsid w:val="00521696"/>
    <w:rsid w:val="00521893"/>
    <w:rsid w:val="00521D93"/>
    <w:rsid w:val="00521E2D"/>
    <w:rsid w:val="00522000"/>
    <w:rsid w:val="005222C6"/>
    <w:rsid w:val="00523146"/>
    <w:rsid w:val="00523246"/>
    <w:rsid w:val="005232A0"/>
    <w:rsid w:val="005232B5"/>
    <w:rsid w:val="0052396B"/>
    <w:rsid w:val="00523A80"/>
    <w:rsid w:val="00523AA8"/>
    <w:rsid w:val="00523EAD"/>
    <w:rsid w:val="0052429F"/>
    <w:rsid w:val="00525525"/>
    <w:rsid w:val="0052555A"/>
    <w:rsid w:val="00525A2A"/>
    <w:rsid w:val="00525F09"/>
    <w:rsid w:val="0052621B"/>
    <w:rsid w:val="00526300"/>
    <w:rsid w:val="00526630"/>
    <w:rsid w:val="005266CE"/>
    <w:rsid w:val="00526743"/>
    <w:rsid w:val="00526D69"/>
    <w:rsid w:val="00526F9A"/>
    <w:rsid w:val="005270ED"/>
    <w:rsid w:val="005271C9"/>
    <w:rsid w:val="0052729B"/>
    <w:rsid w:val="0052749C"/>
    <w:rsid w:val="005276CA"/>
    <w:rsid w:val="0052799E"/>
    <w:rsid w:val="005279E1"/>
    <w:rsid w:val="00527CBA"/>
    <w:rsid w:val="00527CF8"/>
    <w:rsid w:val="00527F79"/>
    <w:rsid w:val="0053045A"/>
    <w:rsid w:val="00530BF4"/>
    <w:rsid w:val="00530C1D"/>
    <w:rsid w:val="00530D94"/>
    <w:rsid w:val="00530FEF"/>
    <w:rsid w:val="00531159"/>
    <w:rsid w:val="0053126A"/>
    <w:rsid w:val="0053162C"/>
    <w:rsid w:val="00531A4D"/>
    <w:rsid w:val="0053206F"/>
    <w:rsid w:val="00532222"/>
    <w:rsid w:val="0053236F"/>
    <w:rsid w:val="00532603"/>
    <w:rsid w:val="00532950"/>
    <w:rsid w:val="00532A3F"/>
    <w:rsid w:val="00532DA8"/>
    <w:rsid w:val="00532E32"/>
    <w:rsid w:val="00533060"/>
    <w:rsid w:val="005330B4"/>
    <w:rsid w:val="00533393"/>
    <w:rsid w:val="00533755"/>
    <w:rsid w:val="00533D18"/>
    <w:rsid w:val="00534019"/>
    <w:rsid w:val="00534ACE"/>
    <w:rsid w:val="00535597"/>
    <w:rsid w:val="00535E73"/>
    <w:rsid w:val="00536187"/>
    <w:rsid w:val="005363B2"/>
    <w:rsid w:val="005364EA"/>
    <w:rsid w:val="00536587"/>
    <w:rsid w:val="00536806"/>
    <w:rsid w:val="00536AA2"/>
    <w:rsid w:val="00536C6C"/>
    <w:rsid w:val="00536D12"/>
    <w:rsid w:val="00536E94"/>
    <w:rsid w:val="005371DA"/>
    <w:rsid w:val="005375FD"/>
    <w:rsid w:val="005377F1"/>
    <w:rsid w:val="005379BE"/>
    <w:rsid w:val="005379EF"/>
    <w:rsid w:val="00537DDC"/>
    <w:rsid w:val="00540578"/>
    <w:rsid w:val="0054085B"/>
    <w:rsid w:val="005408B6"/>
    <w:rsid w:val="00540C37"/>
    <w:rsid w:val="005410DA"/>
    <w:rsid w:val="005416DD"/>
    <w:rsid w:val="005417BD"/>
    <w:rsid w:val="00541983"/>
    <w:rsid w:val="00541EC5"/>
    <w:rsid w:val="00541F64"/>
    <w:rsid w:val="005429FE"/>
    <w:rsid w:val="00542C57"/>
    <w:rsid w:val="00542EEC"/>
    <w:rsid w:val="0054325B"/>
    <w:rsid w:val="0054327E"/>
    <w:rsid w:val="00543531"/>
    <w:rsid w:val="00543872"/>
    <w:rsid w:val="00543B90"/>
    <w:rsid w:val="00543DC1"/>
    <w:rsid w:val="005443B5"/>
    <w:rsid w:val="005444CB"/>
    <w:rsid w:val="00544636"/>
    <w:rsid w:val="00544896"/>
    <w:rsid w:val="00544A68"/>
    <w:rsid w:val="005454D4"/>
    <w:rsid w:val="005455A3"/>
    <w:rsid w:val="0054570F"/>
    <w:rsid w:val="00545F48"/>
    <w:rsid w:val="0054660F"/>
    <w:rsid w:val="00546914"/>
    <w:rsid w:val="00546BB2"/>
    <w:rsid w:val="00546D66"/>
    <w:rsid w:val="00547050"/>
    <w:rsid w:val="00547307"/>
    <w:rsid w:val="00547720"/>
    <w:rsid w:val="005477EF"/>
    <w:rsid w:val="00547A84"/>
    <w:rsid w:val="00547B4C"/>
    <w:rsid w:val="00547C4C"/>
    <w:rsid w:val="0055021F"/>
    <w:rsid w:val="00550407"/>
    <w:rsid w:val="005508F7"/>
    <w:rsid w:val="00550931"/>
    <w:rsid w:val="00550FE6"/>
    <w:rsid w:val="00551257"/>
    <w:rsid w:val="00551396"/>
    <w:rsid w:val="005513F7"/>
    <w:rsid w:val="00552225"/>
    <w:rsid w:val="0055285E"/>
    <w:rsid w:val="00552957"/>
    <w:rsid w:val="00552DB1"/>
    <w:rsid w:val="0055307A"/>
    <w:rsid w:val="0055391E"/>
    <w:rsid w:val="00553CEE"/>
    <w:rsid w:val="0055449E"/>
    <w:rsid w:val="00554A23"/>
    <w:rsid w:val="00554D75"/>
    <w:rsid w:val="005557EE"/>
    <w:rsid w:val="0055598A"/>
    <w:rsid w:val="00555C05"/>
    <w:rsid w:val="00555D25"/>
    <w:rsid w:val="0055611E"/>
    <w:rsid w:val="0055613E"/>
    <w:rsid w:val="005562BE"/>
    <w:rsid w:val="0055637C"/>
    <w:rsid w:val="00556687"/>
    <w:rsid w:val="00556744"/>
    <w:rsid w:val="0055686E"/>
    <w:rsid w:val="005568FA"/>
    <w:rsid w:val="00556F03"/>
    <w:rsid w:val="00557302"/>
    <w:rsid w:val="00557955"/>
    <w:rsid w:val="005605A8"/>
    <w:rsid w:val="0056076E"/>
    <w:rsid w:val="005609F1"/>
    <w:rsid w:val="00560C35"/>
    <w:rsid w:val="00560E2B"/>
    <w:rsid w:val="0056144B"/>
    <w:rsid w:val="00561A92"/>
    <w:rsid w:val="0056210F"/>
    <w:rsid w:val="0056252D"/>
    <w:rsid w:val="00562A0C"/>
    <w:rsid w:val="00562A36"/>
    <w:rsid w:val="00562AD0"/>
    <w:rsid w:val="00562D71"/>
    <w:rsid w:val="00563308"/>
    <w:rsid w:val="005633B9"/>
    <w:rsid w:val="005637EA"/>
    <w:rsid w:val="00563A67"/>
    <w:rsid w:val="00563B67"/>
    <w:rsid w:val="00564213"/>
    <w:rsid w:val="005647CC"/>
    <w:rsid w:val="00564915"/>
    <w:rsid w:val="005649BD"/>
    <w:rsid w:val="00564EB5"/>
    <w:rsid w:val="0056508E"/>
    <w:rsid w:val="00565445"/>
    <w:rsid w:val="00565549"/>
    <w:rsid w:val="005657D2"/>
    <w:rsid w:val="005658C0"/>
    <w:rsid w:val="00565A5B"/>
    <w:rsid w:val="00565BC2"/>
    <w:rsid w:val="00565F77"/>
    <w:rsid w:val="00566035"/>
    <w:rsid w:val="00566150"/>
    <w:rsid w:val="0056690A"/>
    <w:rsid w:val="0056696A"/>
    <w:rsid w:val="00566C05"/>
    <w:rsid w:val="00566C0C"/>
    <w:rsid w:val="00566E37"/>
    <w:rsid w:val="005670F6"/>
    <w:rsid w:val="005674CD"/>
    <w:rsid w:val="0056767A"/>
    <w:rsid w:val="00567812"/>
    <w:rsid w:val="00567826"/>
    <w:rsid w:val="005702DD"/>
    <w:rsid w:val="005704BF"/>
    <w:rsid w:val="00570615"/>
    <w:rsid w:val="00570826"/>
    <w:rsid w:val="00570CA7"/>
    <w:rsid w:val="005711FE"/>
    <w:rsid w:val="0057168C"/>
    <w:rsid w:val="005717F4"/>
    <w:rsid w:val="00571906"/>
    <w:rsid w:val="0057192D"/>
    <w:rsid w:val="00572244"/>
    <w:rsid w:val="005722C2"/>
    <w:rsid w:val="0057249B"/>
    <w:rsid w:val="0057269D"/>
    <w:rsid w:val="00572865"/>
    <w:rsid w:val="00572AFF"/>
    <w:rsid w:val="00572D84"/>
    <w:rsid w:val="00573065"/>
    <w:rsid w:val="00573464"/>
    <w:rsid w:val="005739DF"/>
    <w:rsid w:val="00573A54"/>
    <w:rsid w:val="00573B6E"/>
    <w:rsid w:val="00573EAB"/>
    <w:rsid w:val="00573EE8"/>
    <w:rsid w:val="0057412D"/>
    <w:rsid w:val="00574158"/>
    <w:rsid w:val="0057422D"/>
    <w:rsid w:val="0057444E"/>
    <w:rsid w:val="00574B0C"/>
    <w:rsid w:val="00574C4E"/>
    <w:rsid w:val="00574F5C"/>
    <w:rsid w:val="0057519D"/>
    <w:rsid w:val="0057587C"/>
    <w:rsid w:val="005758B0"/>
    <w:rsid w:val="00575B92"/>
    <w:rsid w:val="00576488"/>
    <w:rsid w:val="00576489"/>
    <w:rsid w:val="00576545"/>
    <w:rsid w:val="00576C85"/>
    <w:rsid w:val="00576D28"/>
    <w:rsid w:val="00577373"/>
    <w:rsid w:val="00577719"/>
    <w:rsid w:val="00577B32"/>
    <w:rsid w:val="00577B4F"/>
    <w:rsid w:val="00577CEE"/>
    <w:rsid w:val="00577FF3"/>
    <w:rsid w:val="005800E0"/>
    <w:rsid w:val="005801DD"/>
    <w:rsid w:val="00580529"/>
    <w:rsid w:val="00580E4D"/>
    <w:rsid w:val="005812AC"/>
    <w:rsid w:val="005812F9"/>
    <w:rsid w:val="0058150B"/>
    <w:rsid w:val="0058166B"/>
    <w:rsid w:val="00581814"/>
    <w:rsid w:val="00581ADD"/>
    <w:rsid w:val="00581C44"/>
    <w:rsid w:val="00582443"/>
    <w:rsid w:val="005826F1"/>
    <w:rsid w:val="005828A9"/>
    <w:rsid w:val="00582C82"/>
    <w:rsid w:val="00583303"/>
    <w:rsid w:val="00583464"/>
    <w:rsid w:val="005838F4"/>
    <w:rsid w:val="00583A01"/>
    <w:rsid w:val="0058432D"/>
    <w:rsid w:val="0058455C"/>
    <w:rsid w:val="00584A08"/>
    <w:rsid w:val="00585096"/>
    <w:rsid w:val="005850F3"/>
    <w:rsid w:val="00585636"/>
    <w:rsid w:val="00585BBA"/>
    <w:rsid w:val="00585C8B"/>
    <w:rsid w:val="0058615B"/>
    <w:rsid w:val="0058699F"/>
    <w:rsid w:val="00586A0B"/>
    <w:rsid w:val="00586D47"/>
    <w:rsid w:val="00587092"/>
    <w:rsid w:val="00587B88"/>
    <w:rsid w:val="00587EFF"/>
    <w:rsid w:val="00590003"/>
    <w:rsid w:val="00590288"/>
    <w:rsid w:val="005904A9"/>
    <w:rsid w:val="005905DA"/>
    <w:rsid w:val="0059064C"/>
    <w:rsid w:val="005908EA"/>
    <w:rsid w:val="00590AA0"/>
    <w:rsid w:val="00590C71"/>
    <w:rsid w:val="00590D62"/>
    <w:rsid w:val="00590DE5"/>
    <w:rsid w:val="005916F6"/>
    <w:rsid w:val="00591828"/>
    <w:rsid w:val="005921FE"/>
    <w:rsid w:val="005923C7"/>
    <w:rsid w:val="00592526"/>
    <w:rsid w:val="005925AC"/>
    <w:rsid w:val="00592983"/>
    <w:rsid w:val="00592E98"/>
    <w:rsid w:val="00593AEF"/>
    <w:rsid w:val="00593FFD"/>
    <w:rsid w:val="005945A5"/>
    <w:rsid w:val="005945A7"/>
    <w:rsid w:val="00594BBA"/>
    <w:rsid w:val="00595412"/>
    <w:rsid w:val="00595818"/>
    <w:rsid w:val="005959CF"/>
    <w:rsid w:val="00595B91"/>
    <w:rsid w:val="00596454"/>
    <w:rsid w:val="005964EC"/>
    <w:rsid w:val="00596A73"/>
    <w:rsid w:val="00596BCC"/>
    <w:rsid w:val="00596CB9"/>
    <w:rsid w:val="00596D19"/>
    <w:rsid w:val="00596E8C"/>
    <w:rsid w:val="00596FBA"/>
    <w:rsid w:val="00597160"/>
    <w:rsid w:val="00597243"/>
    <w:rsid w:val="0059759D"/>
    <w:rsid w:val="00597860"/>
    <w:rsid w:val="00597A4D"/>
    <w:rsid w:val="00597C39"/>
    <w:rsid w:val="00597D9E"/>
    <w:rsid w:val="00597DF0"/>
    <w:rsid w:val="005A00B8"/>
    <w:rsid w:val="005A01F8"/>
    <w:rsid w:val="005A0ABF"/>
    <w:rsid w:val="005A0C5B"/>
    <w:rsid w:val="005A11C0"/>
    <w:rsid w:val="005A14E6"/>
    <w:rsid w:val="005A1B4C"/>
    <w:rsid w:val="005A1F7B"/>
    <w:rsid w:val="005A1FE6"/>
    <w:rsid w:val="005A265D"/>
    <w:rsid w:val="005A272E"/>
    <w:rsid w:val="005A274E"/>
    <w:rsid w:val="005A2965"/>
    <w:rsid w:val="005A2A75"/>
    <w:rsid w:val="005A2B2F"/>
    <w:rsid w:val="005A34A6"/>
    <w:rsid w:val="005A37C3"/>
    <w:rsid w:val="005A385C"/>
    <w:rsid w:val="005A46C5"/>
    <w:rsid w:val="005A4870"/>
    <w:rsid w:val="005A48F4"/>
    <w:rsid w:val="005A4F32"/>
    <w:rsid w:val="005A52E8"/>
    <w:rsid w:val="005A552E"/>
    <w:rsid w:val="005A57FF"/>
    <w:rsid w:val="005A5CAC"/>
    <w:rsid w:val="005A5CFC"/>
    <w:rsid w:val="005A62B9"/>
    <w:rsid w:val="005A64F1"/>
    <w:rsid w:val="005A64F4"/>
    <w:rsid w:val="005A6A02"/>
    <w:rsid w:val="005A6CCA"/>
    <w:rsid w:val="005A6E29"/>
    <w:rsid w:val="005A7563"/>
    <w:rsid w:val="005A7965"/>
    <w:rsid w:val="005A7FC3"/>
    <w:rsid w:val="005B010F"/>
    <w:rsid w:val="005B012B"/>
    <w:rsid w:val="005B0308"/>
    <w:rsid w:val="005B057B"/>
    <w:rsid w:val="005B0CB3"/>
    <w:rsid w:val="005B0FFA"/>
    <w:rsid w:val="005B113B"/>
    <w:rsid w:val="005B11F7"/>
    <w:rsid w:val="005B19E0"/>
    <w:rsid w:val="005B1BA4"/>
    <w:rsid w:val="005B1E59"/>
    <w:rsid w:val="005B1EB4"/>
    <w:rsid w:val="005B1EFD"/>
    <w:rsid w:val="005B2061"/>
    <w:rsid w:val="005B20BB"/>
    <w:rsid w:val="005B2447"/>
    <w:rsid w:val="005B270B"/>
    <w:rsid w:val="005B2A6C"/>
    <w:rsid w:val="005B2AE7"/>
    <w:rsid w:val="005B2BEC"/>
    <w:rsid w:val="005B3033"/>
    <w:rsid w:val="005B39CA"/>
    <w:rsid w:val="005B3BA2"/>
    <w:rsid w:val="005B3DF1"/>
    <w:rsid w:val="005B45CE"/>
    <w:rsid w:val="005B4C32"/>
    <w:rsid w:val="005B4FAF"/>
    <w:rsid w:val="005B4FD8"/>
    <w:rsid w:val="005B559D"/>
    <w:rsid w:val="005B5716"/>
    <w:rsid w:val="005B586A"/>
    <w:rsid w:val="005B5A6C"/>
    <w:rsid w:val="005B642E"/>
    <w:rsid w:val="005B66C4"/>
    <w:rsid w:val="005B67F4"/>
    <w:rsid w:val="005B6B50"/>
    <w:rsid w:val="005B6BAF"/>
    <w:rsid w:val="005B6C7A"/>
    <w:rsid w:val="005B6DDD"/>
    <w:rsid w:val="005B7010"/>
    <w:rsid w:val="005B71CB"/>
    <w:rsid w:val="005B7507"/>
    <w:rsid w:val="005B7B8C"/>
    <w:rsid w:val="005B7DB9"/>
    <w:rsid w:val="005C00F5"/>
    <w:rsid w:val="005C018B"/>
    <w:rsid w:val="005C0231"/>
    <w:rsid w:val="005C053D"/>
    <w:rsid w:val="005C05D8"/>
    <w:rsid w:val="005C0784"/>
    <w:rsid w:val="005C0900"/>
    <w:rsid w:val="005C0B86"/>
    <w:rsid w:val="005C0C12"/>
    <w:rsid w:val="005C11E0"/>
    <w:rsid w:val="005C1694"/>
    <w:rsid w:val="005C1763"/>
    <w:rsid w:val="005C1EE1"/>
    <w:rsid w:val="005C1F78"/>
    <w:rsid w:val="005C1F90"/>
    <w:rsid w:val="005C220A"/>
    <w:rsid w:val="005C27FA"/>
    <w:rsid w:val="005C2C29"/>
    <w:rsid w:val="005C2C8F"/>
    <w:rsid w:val="005C2E05"/>
    <w:rsid w:val="005C2E88"/>
    <w:rsid w:val="005C3010"/>
    <w:rsid w:val="005C306F"/>
    <w:rsid w:val="005C3838"/>
    <w:rsid w:val="005C3ACD"/>
    <w:rsid w:val="005C3E36"/>
    <w:rsid w:val="005C3F4E"/>
    <w:rsid w:val="005C42A3"/>
    <w:rsid w:val="005C44E2"/>
    <w:rsid w:val="005C45A3"/>
    <w:rsid w:val="005C4618"/>
    <w:rsid w:val="005C46A8"/>
    <w:rsid w:val="005C4B8C"/>
    <w:rsid w:val="005C4FEC"/>
    <w:rsid w:val="005C52B7"/>
    <w:rsid w:val="005C5681"/>
    <w:rsid w:val="005C5DD4"/>
    <w:rsid w:val="005C65AE"/>
    <w:rsid w:val="005C67B0"/>
    <w:rsid w:val="005C6CE0"/>
    <w:rsid w:val="005C6DCD"/>
    <w:rsid w:val="005C70CB"/>
    <w:rsid w:val="005C7A0C"/>
    <w:rsid w:val="005C7CCF"/>
    <w:rsid w:val="005D0318"/>
    <w:rsid w:val="005D053C"/>
    <w:rsid w:val="005D0642"/>
    <w:rsid w:val="005D068D"/>
    <w:rsid w:val="005D084F"/>
    <w:rsid w:val="005D0A19"/>
    <w:rsid w:val="005D0BD2"/>
    <w:rsid w:val="005D163C"/>
    <w:rsid w:val="005D1C3E"/>
    <w:rsid w:val="005D1D01"/>
    <w:rsid w:val="005D1E7D"/>
    <w:rsid w:val="005D20BF"/>
    <w:rsid w:val="005D2262"/>
    <w:rsid w:val="005D2404"/>
    <w:rsid w:val="005D2454"/>
    <w:rsid w:val="005D2660"/>
    <w:rsid w:val="005D2CA7"/>
    <w:rsid w:val="005D3288"/>
    <w:rsid w:val="005D3302"/>
    <w:rsid w:val="005D3CA5"/>
    <w:rsid w:val="005D3D85"/>
    <w:rsid w:val="005D3E03"/>
    <w:rsid w:val="005D4182"/>
    <w:rsid w:val="005D4C42"/>
    <w:rsid w:val="005D4CC7"/>
    <w:rsid w:val="005D4D53"/>
    <w:rsid w:val="005D5201"/>
    <w:rsid w:val="005D53CA"/>
    <w:rsid w:val="005D5476"/>
    <w:rsid w:val="005D568C"/>
    <w:rsid w:val="005D5801"/>
    <w:rsid w:val="005D5ACF"/>
    <w:rsid w:val="005D5BE9"/>
    <w:rsid w:val="005D65B3"/>
    <w:rsid w:val="005D6DFB"/>
    <w:rsid w:val="005D715C"/>
    <w:rsid w:val="005D7189"/>
    <w:rsid w:val="005D7470"/>
    <w:rsid w:val="005D78C0"/>
    <w:rsid w:val="005D7D00"/>
    <w:rsid w:val="005D7D58"/>
    <w:rsid w:val="005E00FA"/>
    <w:rsid w:val="005E01C7"/>
    <w:rsid w:val="005E02BA"/>
    <w:rsid w:val="005E03D6"/>
    <w:rsid w:val="005E04D9"/>
    <w:rsid w:val="005E07B0"/>
    <w:rsid w:val="005E0A30"/>
    <w:rsid w:val="005E0B09"/>
    <w:rsid w:val="005E1340"/>
    <w:rsid w:val="005E1896"/>
    <w:rsid w:val="005E1C05"/>
    <w:rsid w:val="005E2351"/>
    <w:rsid w:val="005E23DE"/>
    <w:rsid w:val="005E2619"/>
    <w:rsid w:val="005E2BC1"/>
    <w:rsid w:val="005E347C"/>
    <w:rsid w:val="005E35CC"/>
    <w:rsid w:val="005E394F"/>
    <w:rsid w:val="005E39BC"/>
    <w:rsid w:val="005E39BF"/>
    <w:rsid w:val="005E3A42"/>
    <w:rsid w:val="005E3D97"/>
    <w:rsid w:val="005E3DC2"/>
    <w:rsid w:val="005E3DF6"/>
    <w:rsid w:val="005E3EB3"/>
    <w:rsid w:val="005E42F0"/>
    <w:rsid w:val="005E4622"/>
    <w:rsid w:val="005E46DF"/>
    <w:rsid w:val="005E4945"/>
    <w:rsid w:val="005E49B8"/>
    <w:rsid w:val="005E4A5D"/>
    <w:rsid w:val="005E58AE"/>
    <w:rsid w:val="005E58EE"/>
    <w:rsid w:val="005E5AFD"/>
    <w:rsid w:val="005E5B05"/>
    <w:rsid w:val="005E5B6B"/>
    <w:rsid w:val="005E5CC2"/>
    <w:rsid w:val="005E5F31"/>
    <w:rsid w:val="005E6127"/>
    <w:rsid w:val="005E64A9"/>
    <w:rsid w:val="005E6683"/>
    <w:rsid w:val="005E6A2F"/>
    <w:rsid w:val="005E6B2A"/>
    <w:rsid w:val="005E6B7C"/>
    <w:rsid w:val="005E72EF"/>
    <w:rsid w:val="005E79D5"/>
    <w:rsid w:val="005E7F04"/>
    <w:rsid w:val="005F0396"/>
    <w:rsid w:val="005F088C"/>
    <w:rsid w:val="005F0B01"/>
    <w:rsid w:val="005F0CD4"/>
    <w:rsid w:val="005F0D42"/>
    <w:rsid w:val="005F0E1E"/>
    <w:rsid w:val="005F103E"/>
    <w:rsid w:val="005F15FC"/>
    <w:rsid w:val="005F16A1"/>
    <w:rsid w:val="005F180B"/>
    <w:rsid w:val="005F1C11"/>
    <w:rsid w:val="005F1C69"/>
    <w:rsid w:val="005F24FC"/>
    <w:rsid w:val="005F2518"/>
    <w:rsid w:val="005F25FF"/>
    <w:rsid w:val="005F2A21"/>
    <w:rsid w:val="005F2C08"/>
    <w:rsid w:val="005F2D75"/>
    <w:rsid w:val="005F380D"/>
    <w:rsid w:val="005F39C4"/>
    <w:rsid w:val="005F3AEC"/>
    <w:rsid w:val="005F3BDE"/>
    <w:rsid w:val="005F3C5A"/>
    <w:rsid w:val="005F3E0E"/>
    <w:rsid w:val="005F3F5A"/>
    <w:rsid w:val="005F3F6D"/>
    <w:rsid w:val="005F45F9"/>
    <w:rsid w:val="005F46AE"/>
    <w:rsid w:val="005F4D4F"/>
    <w:rsid w:val="005F50F9"/>
    <w:rsid w:val="005F521A"/>
    <w:rsid w:val="005F5935"/>
    <w:rsid w:val="005F5BDA"/>
    <w:rsid w:val="005F5CDF"/>
    <w:rsid w:val="005F5DAB"/>
    <w:rsid w:val="005F5ED0"/>
    <w:rsid w:val="005F5FB5"/>
    <w:rsid w:val="005F6417"/>
    <w:rsid w:val="005F6868"/>
    <w:rsid w:val="005F69D7"/>
    <w:rsid w:val="005F6A6B"/>
    <w:rsid w:val="006002B7"/>
    <w:rsid w:val="006002E0"/>
    <w:rsid w:val="00600639"/>
    <w:rsid w:val="0060091F"/>
    <w:rsid w:val="00601382"/>
    <w:rsid w:val="00601C78"/>
    <w:rsid w:val="00601DE9"/>
    <w:rsid w:val="00601ED3"/>
    <w:rsid w:val="00602065"/>
    <w:rsid w:val="006025CD"/>
    <w:rsid w:val="006030A3"/>
    <w:rsid w:val="00603799"/>
    <w:rsid w:val="00603B35"/>
    <w:rsid w:val="0060400C"/>
    <w:rsid w:val="0060407C"/>
    <w:rsid w:val="0060451E"/>
    <w:rsid w:val="00604BD1"/>
    <w:rsid w:val="00604D83"/>
    <w:rsid w:val="0060523B"/>
    <w:rsid w:val="0060530F"/>
    <w:rsid w:val="00605522"/>
    <w:rsid w:val="0060588C"/>
    <w:rsid w:val="00605A3B"/>
    <w:rsid w:val="00605CCF"/>
    <w:rsid w:val="00605D03"/>
    <w:rsid w:val="00605D62"/>
    <w:rsid w:val="006060E7"/>
    <w:rsid w:val="006061AB"/>
    <w:rsid w:val="00607F08"/>
    <w:rsid w:val="00607F9E"/>
    <w:rsid w:val="006104F9"/>
    <w:rsid w:val="0061076F"/>
    <w:rsid w:val="0061097B"/>
    <w:rsid w:val="00610BA9"/>
    <w:rsid w:val="00610D56"/>
    <w:rsid w:val="00610E9F"/>
    <w:rsid w:val="006110DD"/>
    <w:rsid w:val="0061132C"/>
    <w:rsid w:val="00611374"/>
    <w:rsid w:val="0061170F"/>
    <w:rsid w:val="0061173A"/>
    <w:rsid w:val="00611AD5"/>
    <w:rsid w:val="006122D1"/>
    <w:rsid w:val="00612C76"/>
    <w:rsid w:val="00612CC6"/>
    <w:rsid w:val="0061374B"/>
    <w:rsid w:val="00613C3B"/>
    <w:rsid w:val="00614094"/>
    <w:rsid w:val="0061442E"/>
    <w:rsid w:val="00614595"/>
    <w:rsid w:val="006147DA"/>
    <w:rsid w:val="00614C6C"/>
    <w:rsid w:val="0061533C"/>
    <w:rsid w:val="00615648"/>
    <w:rsid w:val="006158F8"/>
    <w:rsid w:val="00615B3A"/>
    <w:rsid w:val="00615F12"/>
    <w:rsid w:val="00616184"/>
    <w:rsid w:val="006161C1"/>
    <w:rsid w:val="00616506"/>
    <w:rsid w:val="006168EE"/>
    <w:rsid w:val="00616B49"/>
    <w:rsid w:val="00616CC7"/>
    <w:rsid w:val="00616EC4"/>
    <w:rsid w:val="006172FB"/>
    <w:rsid w:val="006175A5"/>
    <w:rsid w:val="00617A71"/>
    <w:rsid w:val="00617B7B"/>
    <w:rsid w:val="00617ED2"/>
    <w:rsid w:val="00617FA8"/>
    <w:rsid w:val="006201E7"/>
    <w:rsid w:val="00620290"/>
    <w:rsid w:val="00620714"/>
    <w:rsid w:val="006208F2"/>
    <w:rsid w:val="00620A4C"/>
    <w:rsid w:val="00620B41"/>
    <w:rsid w:val="0062104E"/>
    <w:rsid w:val="00621DD6"/>
    <w:rsid w:val="00621FF3"/>
    <w:rsid w:val="006221CF"/>
    <w:rsid w:val="00622323"/>
    <w:rsid w:val="006228E9"/>
    <w:rsid w:val="00622DFB"/>
    <w:rsid w:val="00622F97"/>
    <w:rsid w:val="0062347D"/>
    <w:rsid w:val="006238B0"/>
    <w:rsid w:val="00623A01"/>
    <w:rsid w:val="006240B7"/>
    <w:rsid w:val="006246A4"/>
    <w:rsid w:val="006247A0"/>
    <w:rsid w:val="00624AD4"/>
    <w:rsid w:val="00624E1A"/>
    <w:rsid w:val="00624E2C"/>
    <w:rsid w:val="0062530F"/>
    <w:rsid w:val="00625315"/>
    <w:rsid w:val="006255FB"/>
    <w:rsid w:val="00625E61"/>
    <w:rsid w:val="006263C3"/>
    <w:rsid w:val="00626571"/>
    <w:rsid w:val="00626DAD"/>
    <w:rsid w:val="00627465"/>
    <w:rsid w:val="00627626"/>
    <w:rsid w:val="00627FC5"/>
    <w:rsid w:val="006300F3"/>
    <w:rsid w:val="006300F7"/>
    <w:rsid w:val="006302E0"/>
    <w:rsid w:val="0063072E"/>
    <w:rsid w:val="006307F6"/>
    <w:rsid w:val="00630904"/>
    <w:rsid w:val="00630FA7"/>
    <w:rsid w:val="0063103C"/>
    <w:rsid w:val="006312CF"/>
    <w:rsid w:val="006315AC"/>
    <w:rsid w:val="006317AE"/>
    <w:rsid w:val="0063192A"/>
    <w:rsid w:val="00631AE3"/>
    <w:rsid w:val="00631CDD"/>
    <w:rsid w:val="00631F84"/>
    <w:rsid w:val="006320C7"/>
    <w:rsid w:val="00632C86"/>
    <w:rsid w:val="0063325E"/>
    <w:rsid w:val="00633437"/>
    <w:rsid w:val="0063352E"/>
    <w:rsid w:val="00633E4A"/>
    <w:rsid w:val="006346C4"/>
    <w:rsid w:val="00634C7F"/>
    <w:rsid w:val="006350C7"/>
    <w:rsid w:val="00635D87"/>
    <w:rsid w:val="00635DFB"/>
    <w:rsid w:val="00635E2E"/>
    <w:rsid w:val="006364EC"/>
    <w:rsid w:val="00636746"/>
    <w:rsid w:val="0063683C"/>
    <w:rsid w:val="006368AC"/>
    <w:rsid w:val="006369CC"/>
    <w:rsid w:val="00636B4A"/>
    <w:rsid w:val="00636D69"/>
    <w:rsid w:val="006373E5"/>
    <w:rsid w:val="00637B44"/>
    <w:rsid w:val="00637E39"/>
    <w:rsid w:val="00640016"/>
    <w:rsid w:val="006402CB"/>
    <w:rsid w:val="006403D1"/>
    <w:rsid w:val="0064088F"/>
    <w:rsid w:val="00640FC5"/>
    <w:rsid w:val="00640FFE"/>
    <w:rsid w:val="006413A7"/>
    <w:rsid w:val="00641D0C"/>
    <w:rsid w:val="00641ED6"/>
    <w:rsid w:val="00642207"/>
    <w:rsid w:val="006423CF"/>
    <w:rsid w:val="0064266E"/>
    <w:rsid w:val="00642D24"/>
    <w:rsid w:val="00642D7F"/>
    <w:rsid w:val="00642E14"/>
    <w:rsid w:val="00643338"/>
    <w:rsid w:val="00643387"/>
    <w:rsid w:val="006436CF"/>
    <w:rsid w:val="006437FE"/>
    <w:rsid w:val="006439EB"/>
    <w:rsid w:val="00643C05"/>
    <w:rsid w:val="00644078"/>
    <w:rsid w:val="00644193"/>
    <w:rsid w:val="0064438F"/>
    <w:rsid w:val="00644632"/>
    <w:rsid w:val="00644A27"/>
    <w:rsid w:val="00644B1C"/>
    <w:rsid w:val="00644C7A"/>
    <w:rsid w:val="00644EC0"/>
    <w:rsid w:val="0064539B"/>
    <w:rsid w:val="0064568B"/>
    <w:rsid w:val="00645D28"/>
    <w:rsid w:val="00646219"/>
    <w:rsid w:val="0064662B"/>
    <w:rsid w:val="0064674F"/>
    <w:rsid w:val="00646A27"/>
    <w:rsid w:val="00646E26"/>
    <w:rsid w:val="00646FF9"/>
    <w:rsid w:val="00647425"/>
    <w:rsid w:val="00647786"/>
    <w:rsid w:val="00647B6D"/>
    <w:rsid w:val="00647DA3"/>
    <w:rsid w:val="00647DBC"/>
    <w:rsid w:val="006504D8"/>
    <w:rsid w:val="0065079E"/>
    <w:rsid w:val="00650882"/>
    <w:rsid w:val="0065088D"/>
    <w:rsid w:val="00650899"/>
    <w:rsid w:val="006509B0"/>
    <w:rsid w:val="006509CA"/>
    <w:rsid w:val="00650FB7"/>
    <w:rsid w:val="0065158A"/>
    <w:rsid w:val="006516BE"/>
    <w:rsid w:val="00651A65"/>
    <w:rsid w:val="00651BD7"/>
    <w:rsid w:val="00651D8E"/>
    <w:rsid w:val="00651F97"/>
    <w:rsid w:val="006522D3"/>
    <w:rsid w:val="00652EF3"/>
    <w:rsid w:val="0065366E"/>
    <w:rsid w:val="0065395A"/>
    <w:rsid w:val="00653B99"/>
    <w:rsid w:val="00653DED"/>
    <w:rsid w:val="00654008"/>
    <w:rsid w:val="0065411F"/>
    <w:rsid w:val="0065428E"/>
    <w:rsid w:val="0065499F"/>
    <w:rsid w:val="00654D80"/>
    <w:rsid w:val="00654DF6"/>
    <w:rsid w:val="00655417"/>
    <w:rsid w:val="00655605"/>
    <w:rsid w:val="0065576B"/>
    <w:rsid w:val="006557DF"/>
    <w:rsid w:val="00655A2D"/>
    <w:rsid w:val="00655DC8"/>
    <w:rsid w:val="00655EFF"/>
    <w:rsid w:val="00656A23"/>
    <w:rsid w:val="00656BE5"/>
    <w:rsid w:val="00656F8F"/>
    <w:rsid w:val="006570FB"/>
    <w:rsid w:val="0065731A"/>
    <w:rsid w:val="00657B58"/>
    <w:rsid w:val="00657C8F"/>
    <w:rsid w:val="006601E5"/>
    <w:rsid w:val="0066090C"/>
    <w:rsid w:val="00660FA2"/>
    <w:rsid w:val="00661556"/>
    <w:rsid w:val="0066187F"/>
    <w:rsid w:val="00661B1C"/>
    <w:rsid w:val="00661CB2"/>
    <w:rsid w:val="00662B67"/>
    <w:rsid w:val="00662BE2"/>
    <w:rsid w:val="00663113"/>
    <w:rsid w:val="006635CB"/>
    <w:rsid w:val="00663867"/>
    <w:rsid w:val="006638D5"/>
    <w:rsid w:val="00663BD8"/>
    <w:rsid w:val="006641A2"/>
    <w:rsid w:val="006646D5"/>
    <w:rsid w:val="00664BFF"/>
    <w:rsid w:val="00665021"/>
    <w:rsid w:val="0066511B"/>
    <w:rsid w:val="006669D9"/>
    <w:rsid w:val="00666A37"/>
    <w:rsid w:val="0066708E"/>
    <w:rsid w:val="00667298"/>
    <w:rsid w:val="006676DD"/>
    <w:rsid w:val="00667AE1"/>
    <w:rsid w:val="006707DC"/>
    <w:rsid w:val="006707E7"/>
    <w:rsid w:val="00670B40"/>
    <w:rsid w:val="00670BBE"/>
    <w:rsid w:val="00670E35"/>
    <w:rsid w:val="00671536"/>
    <w:rsid w:val="006719E7"/>
    <w:rsid w:val="00671B47"/>
    <w:rsid w:val="006720CF"/>
    <w:rsid w:val="00672489"/>
    <w:rsid w:val="00672C10"/>
    <w:rsid w:val="006735C2"/>
    <w:rsid w:val="00673D9C"/>
    <w:rsid w:val="00674109"/>
    <w:rsid w:val="00674152"/>
    <w:rsid w:val="00674A1E"/>
    <w:rsid w:val="0067529F"/>
    <w:rsid w:val="006753E2"/>
    <w:rsid w:val="006759A4"/>
    <w:rsid w:val="00675C5F"/>
    <w:rsid w:val="00675E54"/>
    <w:rsid w:val="006768A8"/>
    <w:rsid w:val="00677306"/>
    <w:rsid w:val="006775FC"/>
    <w:rsid w:val="00677BE1"/>
    <w:rsid w:val="00677EE8"/>
    <w:rsid w:val="0068020D"/>
    <w:rsid w:val="006804F1"/>
    <w:rsid w:val="00680B96"/>
    <w:rsid w:val="00681246"/>
    <w:rsid w:val="00681403"/>
    <w:rsid w:val="0068163D"/>
    <w:rsid w:val="006816CC"/>
    <w:rsid w:val="00681805"/>
    <w:rsid w:val="0068197C"/>
    <w:rsid w:val="00681E83"/>
    <w:rsid w:val="00682281"/>
    <w:rsid w:val="006825A8"/>
    <w:rsid w:val="006825EF"/>
    <w:rsid w:val="00682703"/>
    <w:rsid w:val="00682AB3"/>
    <w:rsid w:val="00682BA9"/>
    <w:rsid w:val="00682C29"/>
    <w:rsid w:val="00682E1C"/>
    <w:rsid w:val="006830CB"/>
    <w:rsid w:val="006831CB"/>
    <w:rsid w:val="006838DC"/>
    <w:rsid w:val="00683B24"/>
    <w:rsid w:val="0068411F"/>
    <w:rsid w:val="006841F4"/>
    <w:rsid w:val="006847FB"/>
    <w:rsid w:val="00685840"/>
    <w:rsid w:val="00685D30"/>
    <w:rsid w:val="00685D64"/>
    <w:rsid w:val="006862CC"/>
    <w:rsid w:val="0068655F"/>
    <w:rsid w:val="00686B11"/>
    <w:rsid w:val="00686C20"/>
    <w:rsid w:val="00686CF5"/>
    <w:rsid w:val="00686D24"/>
    <w:rsid w:val="00687018"/>
    <w:rsid w:val="006871C3"/>
    <w:rsid w:val="0068721E"/>
    <w:rsid w:val="0068726D"/>
    <w:rsid w:val="006874C4"/>
    <w:rsid w:val="00687F62"/>
    <w:rsid w:val="0069043E"/>
    <w:rsid w:val="0069075F"/>
    <w:rsid w:val="006909C6"/>
    <w:rsid w:val="00690BB8"/>
    <w:rsid w:val="00691067"/>
    <w:rsid w:val="006917ED"/>
    <w:rsid w:val="006919E8"/>
    <w:rsid w:val="00691C36"/>
    <w:rsid w:val="00691E09"/>
    <w:rsid w:val="00691FB5"/>
    <w:rsid w:val="006924A4"/>
    <w:rsid w:val="006924D6"/>
    <w:rsid w:val="00692FD7"/>
    <w:rsid w:val="006936AB"/>
    <w:rsid w:val="00693A31"/>
    <w:rsid w:val="00693A9C"/>
    <w:rsid w:val="00693E18"/>
    <w:rsid w:val="006941DC"/>
    <w:rsid w:val="0069489C"/>
    <w:rsid w:val="00694ACB"/>
    <w:rsid w:val="00694BC9"/>
    <w:rsid w:val="0069539B"/>
    <w:rsid w:val="00695E8E"/>
    <w:rsid w:val="006967DE"/>
    <w:rsid w:val="006972C5"/>
    <w:rsid w:val="00697A6D"/>
    <w:rsid w:val="00697E67"/>
    <w:rsid w:val="006A0352"/>
    <w:rsid w:val="006A052B"/>
    <w:rsid w:val="006A0A1E"/>
    <w:rsid w:val="006A0AA2"/>
    <w:rsid w:val="006A0B2F"/>
    <w:rsid w:val="006A0BC5"/>
    <w:rsid w:val="006A0CA3"/>
    <w:rsid w:val="006A1171"/>
    <w:rsid w:val="006A128E"/>
    <w:rsid w:val="006A13AA"/>
    <w:rsid w:val="006A1585"/>
    <w:rsid w:val="006A1763"/>
    <w:rsid w:val="006A179C"/>
    <w:rsid w:val="006A1A06"/>
    <w:rsid w:val="006A1EA3"/>
    <w:rsid w:val="006A1F03"/>
    <w:rsid w:val="006A24B7"/>
    <w:rsid w:val="006A2863"/>
    <w:rsid w:val="006A2E2C"/>
    <w:rsid w:val="006A303D"/>
    <w:rsid w:val="006A34D0"/>
    <w:rsid w:val="006A3567"/>
    <w:rsid w:val="006A3C85"/>
    <w:rsid w:val="006A42FF"/>
    <w:rsid w:val="006A459D"/>
    <w:rsid w:val="006A4BA6"/>
    <w:rsid w:val="006A4C08"/>
    <w:rsid w:val="006A51F4"/>
    <w:rsid w:val="006A52CB"/>
    <w:rsid w:val="006A550A"/>
    <w:rsid w:val="006A5AA5"/>
    <w:rsid w:val="006A5BC6"/>
    <w:rsid w:val="006A5CE1"/>
    <w:rsid w:val="006A69D2"/>
    <w:rsid w:val="006A6A00"/>
    <w:rsid w:val="006A6F37"/>
    <w:rsid w:val="006A7867"/>
    <w:rsid w:val="006A78F0"/>
    <w:rsid w:val="006A7CEA"/>
    <w:rsid w:val="006A7FDE"/>
    <w:rsid w:val="006B01E6"/>
    <w:rsid w:val="006B04FD"/>
    <w:rsid w:val="006B0613"/>
    <w:rsid w:val="006B120F"/>
    <w:rsid w:val="006B1621"/>
    <w:rsid w:val="006B187B"/>
    <w:rsid w:val="006B18C1"/>
    <w:rsid w:val="006B1BCA"/>
    <w:rsid w:val="006B1E6C"/>
    <w:rsid w:val="006B25BF"/>
    <w:rsid w:val="006B317A"/>
    <w:rsid w:val="006B319A"/>
    <w:rsid w:val="006B34FF"/>
    <w:rsid w:val="006B3555"/>
    <w:rsid w:val="006B3E55"/>
    <w:rsid w:val="006B4376"/>
    <w:rsid w:val="006B4785"/>
    <w:rsid w:val="006B488A"/>
    <w:rsid w:val="006B4EAE"/>
    <w:rsid w:val="006B5156"/>
    <w:rsid w:val="006B56BC"/>
    <w:rsid w:val="006B5925"/>
    <w:rsid w:val="006B5A1B"/>
    <w:rsid w:val="006B686B"/>
    <w:rsid w:val="006B6DFC"/>
    <w:rsid w:val="006B6FCE"/>
    <w:rsid w:val="006B7245"/>
    <w:rsid w:val="006B7551"/>
    <w:rsid w:val="006B7CC3"/>
    <w:rsid w:val="006C0092"/>
    <w:rsid w:val="006C056D"/>
    <w:rsid w:val="006C061B"/>
    <w:rsid w:val="006C0781"/>
    <w:rsid w:val="006C08CB"/>
    <w:rsid w:val="006C121C"/>
    <w:rsid w:val="006C140D"/>
    <w:rsid w:val="006C1773"/>
    <w:rsid w:val="006C1803"/>
    <w:rsid w:val="006C1929"/>
    <w:rsid w:val="006C1BB2"/>
    <w:rsid w:val="006C2586"/>
    <w:rsid w:val="006C29D7"/>
    <w:rsid w:val="006C2AB2"/>
    <w:rsid w:val="006C2B7C"/>
    <w:rsid w:val="006C2C88"/>
    <w:rsid w:val="006C31CB"/>
    <w:rsid w:val="006C34BD"/>
    <w:rsid w:val="006C37AF"/>
    <w:rsid w:val="006C37C6"/>
    <w:rsid w:val="006C3DC4"/>
    <w:rsid w:val="006C3E02"/>
    <w:rsid w:val="006C3E65"/>
    <w:rsid w:val="006C42E5"/>
    <w:rsid w:val="006C4CD9"/>
    <w:rsid w:val="006C4D2A"/>
    <w:rsid w:val="006C4DA7"/>
    <w:rsid w:val="006C54A8"/>
    <w:rsid w:val="006C57B9"/>
    <w:rsid w:val="006C5AE6"/>
    <w:rsid w:val="006C5BB6"/>
    <w:rsid w:val="006C63D8"/>
    <w:rsid w:val="006C6B85"/>
    <w:rsid w:val="006C6D08"/>
    <w:rsid w:val="006C6E7B"/>
    <w:rsid w:val="006C6F45"/>
    <w:rsid w:val="006C7680"/>
    <w:rsid w:val="006C775A"/>
    <w:rsid w:val="006C7B21"/>
    <w:rsid w:val="006D01A6"/>
    <w:rsid w:val="006D08A7"/>
    <w:rsid w:val="006D0E64"/>
    <w:rsid w:val="006D0F49"/>
    <w:rsid w:val="006D1447"/>
    <w:rsid w:val="006D16A8"/>
    <w:rsid w:val="006D1BEC"/>
    <w:rsid w:val="006D24FF"/>
    <w:rsid w:val="006D26EA"/>
    <w:rsid w:val="006D2A79"/>
    <w:rsid w:val="006D2DF0"/>
    <w:rsid w:val="006D3198"/>
    <w:rsid w:val="006D32D1"/>
    <w:rsid w:val="006D3351"/>
    <w:rsid w:val="006D3954"/>
    <w:rsid w:val="006D39BD"/>
    <w:rsid w:val="006D3B56"/>
    <w:rsid w:val="006D3E8D"/>
    <w:rsid w:val="006D47B7"/>
    <w:rsid w:val="006D4EEF"/>
    <w:rsid w:val="006D52EE"/>
    <w:rsid w:val="006D5527"/>
    <w:rsid w:val="006D559B"/>
    <w:rsid w:val="006D5710"/>
    <w:rsid w:val="006D5847"/>
    <w:rsid w:val="006D5CFD"/>
    <w:rsid w:val="006D5DBE"/>
    <w:rsid w:val="006D61C3"/>
    <w:rsid w:val="006D644B"/>
    <w:rsid w:val="006D6E38"/>
    <w:rsid w:val="006D72B3"/>
    <w:rsid w:val="006D7AC4"/>
    <w:rsid w:val="006E0076"/>
    <w:rsid w:val="006E0479"/>
    <w:rsid w:val="006E051D"/>
    <w:rsid w:val="006E0ABD"/>
    <w:rsid w:val="006E0F9F"/>
    <w:rsid w:val="006E1671"/>
    <w:rsid w:val="006E1727"/>
    <w:rsid w:val="006E1788"/>
    <w:rsid w:val="006E1AAF"/>
    <w:rsid w:val="006E1F15"/>
    <w:rsid w:val="006E2675"/>
    <w:rsid w:val="006E289E"/>
    <w:rsid w:val="006E2B01"/>
    <w:rsid w:val="006E2C32"/>
    <w:rsid w:val="006E2CE8"/>
    <w:rsid w:val="006E2FFC"/>
    <w:rsid w:val="006E3105"/>
    <w:rsid w:val="006E3BDB"/>
    <w:rsid w:val="006E3F06"/>
    <w:rsid w:val="006E4385"/>
    <w:rsid w:val="006E4830"/>
    <w:rsid w:val="006E491F"/>
    <w:rsid w:val="006E4CA6"/>
    <w:rsid w:val="006E4CCD"/>
    <w:rsid w:val="006E4FCA"/>
    <w:rsid w:val="006E5071"/>
    <w:rsid w:val="006E5DFA"/>
    <w:rsid w:val="006E5E2A"/>
    <w:rsid w:val="006E6378"/>
    <w:rsid w:val="006E6CD6"/>
    <w:rsid w:val="006E702B"/>
    <w:rsid w:val="006E771E"/>
    <w:rsid w:val="006E7781"/>
    <w:rsid w:val="006E7813"/>
    <w:rsid w:val="006F0187"/>
    <w:rsid w:val="006F0311"/>
    <w:rsid w:val="006F0400"/>
    <w:rsid w:val="006F046C"/>
    <w:rsid w:val="006F07CF"/>
    <w:rsid w:val="006F096B"/>
    <w:rsid w:val="006F0A77"/>
    <w:rsid w:val="006F0AD4"/>
    <w:rsid w:val="006F0D27"/>
    <w:rsid w:val="006F12CA"/>
    <w:rsid w:val="006F14DA"/>
    <w:rsid w:val="006F1743"/>
    <w:rsid w:val="006F19BE"/>
    <w:rsid w:val="006F2555"/>
    <w:rsid w:val="006F2E59"/>
    <w:rsid w:val="006F375F"/>
    <w:rsid w:val="006F3837"/>
    <w:rsid w:val="006F4395"/>
    <w:rsid w:val="006F47BB"/>
    <w:rsid w:val="006F4D81"/>
    <w:rsid w:val="006F51FF"/>
    <w:rsid w:val="006F57FB"/>
    <w:rsid w:val="006F5FAC"/>
    <w:rsid w:val="006F60F4"/>
    <w:rsid w:val="006F63C1"/>
    <w:rsid w:val="006F647D"/>
    <w:rsid w:val="006F655F"/>
    <w:rsid w:val="006F6793"/>
    <w:rsid w:val="006F6A4E"/>
    <w:rsid w:val="006F6ABE"/>
    <w:rsid w:val="006F6C1E"/>
    <w:rsid w:val="006F6F96"/>
    <w:rsid w:val="006F7539"/>
    <w:rsid w:val="006F7ADF"/>
    <w:rsid w:val="006F7B7E"/>
    <w:rsid w:val="006F7F29"/>
    <w:rsid w:val="00700793"/>
    <w:rsid w:val="00700A3B"/>
    <w:rsid w:val="00700A51"/>
    <w:rsid w:val="00700A90"/>
    <w:rsid w:val="00700B35"/>
    <w:rsid w:val="00700D74"/>
    <w:rsid w:val="00700FD8"/>
    <w:rsid w:val="007015C7"/>
    <w:rsid w:val="00701624"/>
    <w:rsid w:val="0070170E"/>
    <w:rsid w:val="007019EE"/>
    <w:rsid w:val="00701DB0"/>
    <w:rsid w:val="007024F5"/>
    <w:rsid w:val="00702876"/>
    <w:rsid w:val="007034C0"/>
    <w:rsid w:val="00703EC9"/>
    <w:rsid w:val="00704271"/>
    <w:rsid w:val="0070430D"/>
    <w:rsid w:val="00704334"/>
    <w:rsid w:val="007043D4"/>
    <w:rsid w:val="007045AE"/>
    <w:rsid w:val="00704BFC"/>
    <w:rsid w:val="00705757"/>
    <w:rsid w:val="00705901"/>
    <w:rsid w:val="00705F58"/>
    <w:rsid w:val="0070654C"/>
    <w:rsid w:val="0070654D"/>
    <w:rsid w:val="00706AE9"/>
    <w:rsid w:val="00706D2D"/>
    <w:rsid w:val="00707288"/>
    <w:rsid w:val="00707EC0"/>
    <w:rsid w:val="007101E1"/>
    <w:rsid w:val="00710368"/>
    <w:rsid w:val="00710A47"/>
    <w:rsid w:val="00711F9C"/>
    <w:rsid w:val="007129E2"/>
    <w:rsid w:val="00712B9A"/>
    <w:rsid w:val="00713123"/>
    <w:rsid w:val="007131FC"/>
    <w:rsid w:val="0071353C"/>
    <w:rsid w:val="007135B4"/>
    <w:rsid w:val="007138F9"/>
    <w:rsid w:val="00713EA8"/>
    <w:rsid w:val="00714035"/>
    <w:rsid w:val="007140AC"/>
    <w:rsid w:val="00714144"/>
    <w:rsid w:val="00714712"/>
    <w:rsid w:val="0071556C"/>
    <w:rsid w:val="007158AF"/>
    <w:rsid w:val="00715C47"/>
    <w:rsid w:val="00715D78"/>
    <w:rsid w:val="007162EA"/>
    <w:rsid w:val="0071664A"/>
    <w:rsid w:val="00716777"/>
    <w:rsid w:val="007167D5"/>
    <w:rsid w:val="00716CD6"/>
    <w:rsid w:val="00716D7A"/>
    <w:rsid w:val="00716DA8"/>
    <w:rsid w:val="00716DB0"/>
    <w:rsid w:val="0071735A"/>
    <w:rsid w:val="00717636"/>
    <w:rsid w:val="00717865"/>
    <w:rsid w:val="00717967"/>
    <w:rsid w:val="00717B32"/>
    <w:rsid w:val="00717B3A"/>
    <w:rsid w:val="00717D05"/>
    <w:rsid w:val="00717D8C"/>
    <w:rsid w:val="00717F2D"/>
    <w:rsid w:val="00720140"/>
    <w:rsid w:val="00720407"/>
    <w:rsid w:val="00720511"/>
    <w:rsid w:val="00720690"/>
    <w:rsid w:val="007206B1"/>
    <w:rsid w:val="00720B24"/>
    <w:rsid w:val="00720C05"/>
    <w:rsid w:val="00720F17"/>
    <w:rsid w:val="00721172"/>
    <w:rsid w:val="007212E1"/>
    <w:rsid w:val="0072148F"/>
    <w:rsid w:val="00721527"/>
    <w:rsid w:val="00721625"/>
    <w:rsid w:val="007219D0"/>
    <w:rsid w:val="00721D86"/>
    <w:rsid w:val="00721D87"/>
    <w:rsid w:val="00721FE9"/>
    <w:rsid w:val="00722148"/>
    <w:rsid w:val="0072269A"/>
    <w:rsid w:val="00722EC8"/>
    <w:rsid w:val="00723059"/>
    <w:rsid w:val="0072379C"/>
    <w:rsid w:val="007237EE"/>
    <w:rsid w:val="00724545"/>
    <w:rsid w:val="00724FEC"/>
    <w:rsid w:val="00725153"/>
    <w:rsid w:val="00725645"/>
    <w:rsid w:val="00725FBB"/>
    <w:rsid w:val="0072650D"/>
    <w:rsid w:val="0072663A"/>
    <w:rsid w:val="007266A8"/>
    <w:rsid w:val="00726A69"/>
    <w:rsid w:val="00726AF5"/>
    <w:rsid w:val="00726BBF"/>
    <w:rsid w:val="00726CBC"/>
    <w:rsid w:val="00727814"/>
    <w:rsid w:val="00727DC4"/>
    <w:rsid w:val="00727E74"/>
    <w:rsid w:val="00727EC0"/>
    <w:rsid w:val="00730156"/>
    <w:rsid w:val="007302F7"/>
    <w:rsid w:val="007304F7"/>
    <w:rsid w:val="00730C05"/>
    <w:rsid w:val="00730EDD"/>
    <w:rsid w:val="00731861"/>
    <w:rsid w:val="007321F8"/>
    <w:rsid w:val="007323E1"/>
    <w:rsid w:val="0073292D"/>
    <w:rsid w:val="00732E6C"/>
    <w:rsid w:val="00733037"/>
    <w:rsid w:val="00733678"/>
    <w:rsid w:val="0073387A"/>
    <w:rsid w:val="00733BD4"/>
    <w:rsid w:val="0073416B"/>
    <w:rsid w:val="00734369"/>
    <w:rsid w:val="00734855"/>
    <w:rsid w:val="00735083"/>
    <w:rsid w:val="00735268"/>
    <w:rsid w:val="00735955"/>
    <w:rsid w:val="00735C31"/>
    <w:rsid w:val="0073623D"/>
    <w:rsid w:val="007362A8"/>
    <w:rsid w:val="00736410"/>
    <w:rsid w:val="00736696"/>
    <w:rsid w:val="0073693D"/>
    <w:rsid w:val="00736C12"/>
    <w:rsid w:val="00736E85"/>
    <w:rsid w:val="007370D6"/>
    <w:rsid w:val="00737353"/>
    <w:rsid w:val="0073737C"/>
    <w:rsid w:val="00737DA0"/>
    <w:rsid w:val="00740183"/>
    <w:rsid w:val="0074030C"/>
    <w:rsid w:val="00740709"/>
    <w:rsid w:val="007409A9"/>
    <w:rsid w:val="00740C64"/>
    <w:rsid w:val="00740D1B"/>
    <w:rsid w:val="00740F30"/>
    <w:rsid w:val="00741747"/>
    <w:rsid w:val="0074174A"/>
    <w:rsid w:val="00741D10"/>
    <w:rsid w:val="00741DF4"/>
    <w:rsid w:val="007422C0"/>
    <w:rsid w:val="00742791"/>
    <w:rsid w:val="007429EE"/>
    <w:rsid w:val="00742A66"/>
    <w:rsid w:val="00742E42"/>
    <w:rsid w:val="007432DC"/>
    <w:rsid w:val="00743368"/>
    <w:rsid w:val="00743770"/>
    <w:rsid w:val="00743B0C"/>
    <w:rsid w:val="00743F1C"/>
    <w:rsid w:val="0074437D"/>
    <w:rsid w:val="007443E8"/>
    <w:rsid w:val="00744459"/>
    <w:rsid w:val="007444BB"/>
    <w:rsid w:val="00744683"/>
    <w:rsid w:val="00744788"/>
    <w:rsid w:val="0074520B"/>
    <w:rsid w:val="00745D88"/>
    <w:rsid w:val="007460BF"/>
    <w:rsid w:val="00746299"/>
    <w:rsid w:val="007464A0"/>
    <w:rsid w:val="0074675B"/>
    <w:rsid w:val="00746846"/>
    <w:rsid w:val="00746B17"/>
    <w:rsid w:val="00746B5F"/>
    <w:rsid w:val="00746BAC"/>
    <w:rsid w:val="00747C60"/>
    <w:rsid w:val="00747D2D"/>
    <w:rsid w:val="00747DE5"/>
    <w:rsid w:val="00750397"/>
    <w:rsid w:val="0075082F"/>
    <w:rsid w:val="0075087D"/>
    <w:rsid w:val="00750B04"/>
    <w:rsid w:val="00750D32"/>
    <w:rsid w:val="007511BF"/>
    <w:rsid w:val="00751225"/>
    <w:rsid w:val="007517BF"/>
    <w:rsid w:val="007518C8"/>
    <w:rsid w:val="00751BCE"/>
    <w:rsid w:val="00752178"/>
    <w:rsid w:val="0075234B"/>
    <w:rsid w:val="00752630"/>
    <w:rsid w:val="0075297E"/>
    <w:rsid w:val="00752B45"/>
    <w:rsid w:val="00752E3E"/>
    <w:rsid w:val="00753040"/>
    <w:rsid w:val="00753280"/>
    <w:rsid w:val="0075389A"/>
    <w:rsid w:val="00754ACE"/>
    <w:rsid w:val="007553A9"/>
    <w:rsid w:val="007554E3"/>
    <w:rsid w:val="00755970"/>
    <w:rsid w:val="00755C18"/>
    <w:rsid w:val="00755EB4"/>
    <w:rsid w:val="007561AB"/>
    <w:rsid w:val="0075642D"/>
    <w:rsid w:val="00756A2B"/>
    <w:rsid w:val="00756C41"/>
    <w:rsid w:val="00756DE6"/>
    <w:rsid w:val="0075713F"/>
    <w:rsid w:val="007574AA"/>
    <w:rsid w:val="00757B9B"/>
    <w:rsid w:val="0076061F"/>
    <w:rsid w:val="00760DA8"/>
    <w:rsid w:val="007613E5"/>
    <w:rsid w:val="00761AC6"/>
    <w:rsid w:val="00761B65"/>
    <w:rsid w:val="00761E85"/>
    <w:rsid w:val="00761F12"/>
    <w:rsid w:val="00762057"/>
    <w:rsid w:val="00762188"/>
    <w:rsid w:val="00762726"/>
    <w:rsid w:val="0076285F"/>
    <w:rsid w:val="00762920"/>
    <w:rsid w:val="00762AF7"/>
    <w:rsid w:val="00762B23"/>
    <w:rsid w:val="00762BC5"/>
    <w:rsid w:val="00762D15"/>
    <w:rsid w:val="00762FFF"/>
    <w:rsid w:val="00763104"/>
    <w:rsid w:val="0076376A"/>
    <w:rsid w:val="00763D1D"/>
    <w:rsid w:val="00763EB2"/>
    <w:rsid w:val="00764061"/>
    <w:rsid w:val="007644CD"/>
    <w:rsid w:val="0076497A"/>
    <w:rsid w:val="00764ED5"/>
    <w:rsid w:val="007656B4"/>
    <w:rsid w:val="0076592E"/>
    <w:rsid w:val="007669D6"/>
    <w:rsid w:val="00766CC3"/>
    <w:rsid w:val="007670B6"/>
    <w:rsid w:val="0076744A"/>
    <w:rsid w:val="00767490"/>
    <w:rsid w:val="007677CD"/>
    <w:rsid w:val="00767954"/>
    <w:rsid w:val="00770B7C"/>
    <w:rsid w:val="00770CB9"/>
    <w:rsid w:val="00771463"/>
    <w:rsid w:val="007717E3"/>
    <w:rsid w:val="00771F96"/>
    <w:rsid w:val="00772039"/>
    <w:rsid w:val="00772063"/>
    <w:rsid w:val="0077206F"/>
    <w:rsid w:val="007720C0"/>
    <w:rsid w:val="007721A6"/>
    <w:rsid w:val="007722A2"/>
    <w:rsid w:val="00772416"/>
    <w:rsid w:val="0077267B"/>
    <w:rsid w:val="00772814"/>
    <w:rsid w:val="00772A64"/>
    <w:rsid w:val="00772B70"/>
    <w:rsid w:val="00772D8D"/>
    <w:rsid w:val="00772DA6"/>
    <w:rsid w:val="00772ED7"/>
    <w:rsid w:val="007736B3"/>
    <w:rsid w:val="007738B0"/>
    <w:rsid w:val="00773BCA"/>
    <w:rsid w:val="00774015"/>
    <w:rsid w:val="00774896"/>
    <w:rsid w:val="00774C2F"/>
    <w:rsid w:val="00775248"/>
    <w:rsid w:val="007756AE"/>
    <w:rsid w:val="00775B86"/>
    <w:rsid w:val="00775D1D"/>
    <w:rsid w:val="00775EE8"/>
    <w:rsid w:val="00775FF0"/>
    <w:rsid w:val="0077613C"/>
    <w:rsid w:val="0077668D"/>
    <w:rsid w:val="00776B54"/>
    <w:rsid w:val="00776D08"/>
    <w:rsid w:val="00776D6B"/>
    <w:rsid w:val="00776EA0"/>
    <w:rsid w:val="00777007"/>
    <w:rsid w:val="00777278"/>
    <w:rsid w:val="007777CE"/>
    <w:rsid w:val="0077792C"/>
    <w:rsid w:val="00777C98"/>
    <w:rsid w:val="00777E6D"/>
    <w:rsid w:val="00777EEA"/>
    <w:rsid w:val="00777FAA"/>
    <w:rsid w:val="007803FF"/>
    <w:rsid w:val="0078079C"/>
    <w:rsid w:val="00780E9F"/>
    <w:rsid w:val="00780ED8"/>
    <w:rsid w:val="00781636"/>
    <w:rsid w:val="0078187D"/>
    <w:rsid w:val="007818A9"/>
    <w:rsid w:val="0078197D"/>
    <w:rsid w:val="00781B1F"/>
    <w:rsid w:val="00781C52"/>
    <w:rsid w:val="00782498"/>
    <w:rsid w:val="007827A3"/>
    <w:rsid w:val="0078280A"/>
    <w:rsid w:val="007829BA"/>
    <w:rsid w:val="00782A1D"/>
    <w:rsid w:val="00782FBC"/>
    <w:rsid w:val="00783183"/>
    <w:rsid w:val="007833BD"/>
    <w:rsid w:val="0078360B"/>
    <w:rsid w:val="007837E5"/>
    <w:rsid w:val="00783C67"/>
    <w:rsid w:val="0078417F"/>
    <w:rsid w:val="0078419F"/>
    <w:rsid w:val="00784539"/>
    <w:rsid w:val="0078454A"/>
    <w:rsid w:val="007846A2"/>
    <w:rsid w:val="0078484B"/>
    <w:rsid w:val="00784F63"/>
    <w:rsid w:val="0078518E"/>
    <w:rsid w:val="00785325"/>
    <w:rsid w:val="0078567B"/>
    <w:rsid w:val="00785759"/>
    <w:rsid w:val="00785D36"/>
    <w:rsid w:val="007860D9"/>
    <w:rsid w:val="00786192"/>
    <w:rsid w:val="00786238"/>
    <w:rsid w:val="007863B2"/>
    <w:rsid w:val="00786758"/>
    <w:rsid w:val="00786F5A"/>
    <w:rsid w:val="00787267"/>
    <w:rsid w:val="00787271"/>
    <w:rsid w:val="00787419"/>
    <w:rsid w:val="0078788A"/>
    <w:rsid w:val="0078796A"/>
    <w:rsid w:val="0078796F"/>
    <w:rsid w:val="00787FFB"/>
    <w:rsid w:val="00790075"/>
    <w:rsid w:val="00790565"/>
    <w:rsid w:val="0079088D"/>
    <w:rsid w:val="00790AC1"/>
    <w:rsid w:val="00790F07"/>
    <w:rsid w:val="0079139E"/>
    <w:rsid w:val="007914AD"/>
    <w:rsid w:val="00792331"/>
    <w:rsid w:val="007923FE"/>
    <w:rsid w:val="00792748"/>
    <w:rsid w:val="00792AEF"/>
    <w:rsid w:val="00792B2A"/>
    <w:rsid w:val="007933E1"/>
    <w:rsid w:val="0079349D"/>
    <w:rsid w:val="0079402E"/>
    <w:rsid w:val="007941A7"/>
    <w:rsid w:val="007947A0"/>
    <w:rsid w:val="00794915"/>
    <w:rsid w:val="00794A59"/>
    <w:rsid w:val="00794B80"/>
    <w:rsid w:val="00794C8C"/>
    <w:rsid w:val="00794FDD"/>
    <w:rsid w:val="0079550D"/>
    <w:rsid w:val="007956DD"/>
    <w:rsid w:val="00795889"/>
    <w:rsid w:val="00795FB7"/>
    <w:rsid w:val="00796389"/>
    <w:rsid w:val="00796484"/>
    <w:rsid w:val="0079655B"/>
    <w:rsid w:val="00796751"/>
    <w:rsid w:val="007968ED"/>
    <w:rsid w:val="007969B1"/>
    <w:rsid w:val="00796E22"/>
    <w:rsid w:val="007971DD"/>
    <w:rsid w:val="00797283"/>
    <w:rsid w:val="00797329"/>
    <w:rsid w:val="0079787A"/>
    <w:rsid w:val="00797A01"/>
    <w:rsid w:val="00797C52"/>
    <w:rsid w:val="00797C92"/>
    <w:rsid w:val="00797F24"/>
    <w:rsid w:val="007A006C"/>
    <w:rsid w:val="007A00AC"/>
    <w:rsid w:val="007A061E"/>
    <w:rsid w:val="007A0698"/>
    <w:rsid w:val="007A08CC"/>
    <w:rsid w:val="007A0B51"/>
    <w:rsid w:val="007A0F85"/>
    <w:rsid w:val="007A0FC4"/>
    <w:rsid w:val="007A177B"/>
    <w:rsid w:val="007A1952"/>
    <w:rsid w:val="007A196A"/>
    <w:rsid w:val="007A1A4A"/>
    <w:rsid w:val="007A1B20"/>
    <w:rsid w:val="007A1F12"/>
    <w:rsid w:val="007A1F7B"/>
    <w:rsid w:val="007A210C"/>
    <w:rsid w:val="007A23CA"/>
    <w:rsid w:val="007A2A9F"/>
    <w:rsid w:val="007A2D3A"/>
    <w:rsid w:val="007A2E65"/>
    <w:rsid w:val="007A2F26"/>
    <w:rsid w:val="007A3383"/>
    <w:rsid w:val="007A338F"/>
    <w:rsid w:val="007A359A"/>
    <w:rsid w:val="007A35B3"/>
    <w:rsid w:val="007A390C"/>
    <w:rsid w:val="007A3C08"/>
    <w:rsid w:val="007A3E4A"/>
    <w:rsid w:val="007A3EBE"/>
    <w:rsid w:val="007A43D5"/>
    <w:rsid w:val="007A462C"/>
    <w:rsid w:val="007A4CE2"/>
    <w:rsid w:val="007A4E98"/>
    <w:rsid w:val="007A51DE"/>
    <w:rsid w:val="007A56D7"/>
    <w:rsid w:val="007A57AB"/>
    <w:rsid w:val="007A5EDC"/>
    <w:rsid w:val="007A6263"/>
    <w:rsid w:val="007A6284"/>
    <w:rsid w:val="007A6574"/>
    <w:rsid w:val="007A676F"/>
    <w:rsid w:val="007A67D7"/>
    <w:rsid w:val="007A753E"/>
    <w:rsid w:val="007A7B03"/>
    <w:rsid w:val="007A7D03"/>
    <w:rsid w:val="007B026D"/>
    <w:rsid w:val="007B03EC"/>
    <w:rsid w:val="007B0CC1"/>
    <w:rsid w:val="007B0D48"/>
    <w:rsid w:val="007B0D6C"/>
    <w:rsid w:val="007B116A"/>
    <w:rsid w:val="007B14B6"/>
    <w:rsid w:val="007B15B4"/>
    <w:rsid w:val="007B1902"/>
    <w:rsid w:val="007B1DFA"/>
    <w:rsid w:val="007B1E25"/>
    <w:rsid w:val="007B204C"/>
    <w:rsid w:val="007B20A4"/>
    <w:rsid w:val="007B2553"/>
    <w:rsid w:val="007B3810"/>
    <w:rsid w:val="007B38CD"/>
    <w:rsid w:val="007B3910"/>
    <w:rsid w:val="007B3ED1"/>
    <w:rsid w:val="007B3F9F"/>
    <w:rsid w:val="007B43CA"/>
    <w:rsid w:val="007B465D"/>
    <w:rsid w:val="007B46B6"/>
    <w:rsid w:val="007B4D96"/>
    <w:rsid w:val="007B5809"/>
    <w:rsid w:val="007B5BC8"/>
    <w:rsid w:val="007B5C74"/>
    <w:rsid w:val="007B5E66"/>
    <w:rsid w:val="007B6231"/>
    <w:rsid w:val="007B6243"/>
    <w:rsid w:val="007B6578"/>
    <w:rsid w:val="007B6585"/>
    <w:rsid w:val="007B69C4"/>
    <w:rsid w:val="007B7CFA"/>
    <w:rsid w:val="007B7E2D"/>
    <w:rsid w:val="007B7EA2"/>
    <w:rsid w:val="007B7F39"/>
    <w:rsid w:val="007C026A"/>
    <w:rsid w:val="007C02CE"/>
    <w:rsid w:val="007C0851"/>
    <w:rsid w:val="007C0A7D"/>
    <w:rsid w:val="007C117E"/>
    <w:rsid w:val="007C11D4"/>
    <w:rsid w:val="007C15C0"/>
    <w:rsid w:val="007C177C"/>
    <w:rsid w:val="007C1A59"/>
    <w:rsid w:val="007C1CA7"/>
    <w:rsid w:val="007C2172"/>
    <w:rsid w:val="007C21AA"/>
    <w:rsid w:val="007C2214"/>
    <w:rsid w:val="007C23AA"/>
    <w:rsid w:val="007C241A"/>
    <w:rsid w:val="007C256A"/>
    <w:rsid w:val="007C27D4"/>
    <w:rsid w:val="007C28E4"/>
    <w:rsid w:val="007C2FC9"/>
    <w:rsid w:val="007C3129"/>
    <w:rsid w:val="007C33F1"/>
    <w:rsid w:val="007C3A6C"/>
    <w:rsid w:val="007C3BDD"/>
    <w:rsid w:val="007C3D18"/>
    <w:rsid w:val="007C3D39"/>
    <w:rsid w:val="007C3DCE"/>
    <w:rsid w:val="007C41C0"/>
    <w:rsid w:val="007C421D"/>
    <w:rsid w:val="007C452F"/>
    <w:rsid w:val="007C54B7"/>
    <w:rsid w:val="007C5758"/>
    <w:rsid w:val="007C5855"/>
    <w:rsid w:val="007C5B5D"/>
    <w:rsid w:val="007C5BF7"/>
    <w:rsid w:val="007C5BF9"/>
    <w:rsid w:val="007C6A49"/>
    <w:rsid w:val="007C6CFB"/>
    <w:rsid w:val="007C6D38"/>
    <w:rsid w:val="007C7B46"/>
    <w:rsid w:val="007C7B7F"/>
    <w:rsid w:val="007D0578"/>
    <w:rsid w:val="007D06F5"/>
    <w:rsid w:val="007D0D45"/>
    <w:rsid w:val="007D1081"/>
    <w:rsid w:val="007D148C"/>
    <w:rsid w:val="007D1915"/>
    <w:rsid w:val="007D1A68"/>
    <w:rsid w:val="007D24DA"/>
    <w:rsid w:val="007D2566"/>
    <w:rsid w:val="007D2673"/>
    <w:rsid w:val="007D283F"/>
    <w:rsid w:val="007D3031"/>
    <w:rsid w:val="007D33AE"/>
    <w:rsid w:val="007D370A"/>
    <w:rsid w:val="007D3894"/>
    <w:rsid w:val="007D38AB"/>
    <w:rsid w:val="007D3A1B"/>
    <w:rsid w:val="007D3C59"/>
    <w:rsid w:val="007D411B"/>
    <w:rsid w:val="007D42B1"/>
    <w:rsid w:val="007D4333"/>
    <w:rsid w:val="007D4923"/>
    <w:rsid w:val="007D493B"/>
    <w:rsid w:val="007D4C25"/>
    <w:rsid w:val="007D4F38"/>
    <w:rsid w:val="007D5467"/>
    <w:rsid w:val="007D594B"/>
    <w:rsid w:val="007D5AB2"/>
    <w:rsid w:val="007D5C56"/>
    <w:rsid w:val="007D6046"/>
    <w:rsid w:val="007D6498"/>
    <w:rsid w:val="007D660C"/>
    <w:rsid w:val="007D6761"/>
    <w:rsid w:val="007D6B3C"/>
    <w:rsid w:val="007D6BCE"/>
    <w:rsid w:val="007D6E4D"/>
    <w:rsid w:val="007D780A"/>
    <w:rsid w:val="007D784D"/>
    <w:rsid w:val="007D7BF5"/>
    <w:rsid w:val="007D7CDB"/>
    <w:rsid w:val="007D7CE0"/>
    <w:rsid w:val="007D7DC6"/>
    <w:rsid w:val="007D7E9C"/>
    <w:rsid w:val="007E0E25"/>
    <w:rsid w:val="007E0EFF"/>
    <w:rsid w:val="007E0FD7"/>
    <w:rsid w:val="007E11D8"/>
    <w:rsid w:val="007E22B3"/>
    <w:rsid w:val="007E22F8"/>
    <w:rsid w:val="007E25B6"/>
    <w:rsid w:val="007E25FD"/>
    <w:rsid w:val="007E2615"/>
    <w:rsid w:val="007E2AB2"/>
    <w:rsid w:val="007E2AB7"/>
    <w:rsid w:val="007E2D0D"/>
    <w:rsid w:val="007E342F"/>
    <w:rsid w:val="007E378E"/>
    <w:rsid w:val="007E3791"/>
    <w:rsid w:val="007E3973"/>
    <w:rsid w:val="007E399F"/>
    <w:rsid w:val="007E3B07"/>
    <w:rsid w:val="007E430E"/>
    <w:rsid w:val="007E4625"/>
    <w:rsid w:val="007E47BA"/>
    <w:rsid w:val="007E50D1"/>
    <w:rsid w:val="007E53BA"/>
    <w:rsid w:val="007E55CB"/>
    <w:rsid w:val="007E5A5F"/>
    <w:rsid w:val="007E5C91"/>
    <w:rsid w:val="007E5E7D"/>
    <w:rsid w:val="007E5EBD"/>
    <w:rsid w:val="007E65DF"/>
    <w:rsid w:val="007E69DA"/>
    <w:rsid w:val="007E6A5A"/>
    <w:rsid w:val="007E6AAC"/>
    <w:rsid w:val="007E6EC0"/>
    <w:rsid w:val="007E7004"/>
    <w:rsid w:val="007E74A3"/>
    <w:rsid w:val="007E7565"/>
    <w:rsid w:val="007E7690"/>
    <w:rsid w:val="007E788C"/>
    <w:rsid w:val="007E78E4"/>
    <w:rsid w:val="007E7F1F"/>
    <w:rsid w:val="007F019A"/>
    <w:rsid w:val="007F05BE"/>
    <w:rsid w:val="007F0A89"/>
    <w:rsid w:val="007F10C4"/>
    <w:rsid w:val="007F1122"/>
    <w:rsid w:val="007F1160"/>
    <w:rsid w:val="007F15EF"/>
    <w:rsid w:val="007F1AB8"/>
    <w:rsid w:val="007F1CE1"/>
    <w:rsid w:val="007F1F89"/>
    <w:rsid w:val="007F2C09"/>
    <w:rsid w:val="007F2C7C"/>
    <w:rsid w:val="007F2C9C"/>
    <w:rsid w:val="007F30ED"/>
    <w:rsid w:val="007F3553"/>
    <w:rsid w:val="007F3DD2"/>
    <w:rsid w:val="007F4260"/>
    <w:rsid w:val="007F44B1"/>
    <w:rsid w:val="007F47A0"/>
    <w:rsid w:val="007F47E7"/>
    <w:rsid w:val="007F4E65"/>
    <w:rsid w:val="007F5AD3"/>
    <w:rsid w:val="007F642A"/>
    <w:rsid w:val="007F66D3"/>
    <w:rsid w:val="007F68AB"/>
    <w:rsid w:val="007F70B2"/>
    <w:rsid w:val="007F73D8"/>
    <w:rsid w:val="007F76B8"/>
    <w:rsid w:val="007F77FB"/>
    <w:rsid w:val="007F7A30"/>
    <w:rsid w:val="00800341"/>
    <w:rsid w:val="0080035C"/>
    <w:rsid w:val="00800801"/>
    <w:rsid w:val="00800F69"/>
    <w:rsid w:val="00800FA3"/>
    <w:rsid w:val="00801408"/>
    <w:rsid w:val="00801508"/>
    <w:rsid w:val="00801BB2"/>
    <w:rsid w:val="008022E2"/>
    <w:rsid w:val="008026D4"/>
    <w:rsid w:val="008028C9"/>
    <w:rsid w:val="00802D47"/>
    <w:rsid w:val="00802FFE"/>
    <w:rsid w:val="00803B91"/>
    <w:rsid w:val="00803DE7"/>
    <w:rsid w:val="00803E87"/>
    <w:rsid w:val="008043CE"/>
    <w:rsid w:val="0080468F"/>
    <w:rsid w:val="00804793"/>
    <w:rsid w:val="00804A92"/>
    <w:rsid w:val="00804B69"/>
    <w:rsid w:val="00804BBA"/>
    <w:rsid w:val="00804E44"/>
    <w:rsid w:val="00805852"/>
    <w:rsid w:val="00805C87"/>
    <w:rsid w:val="00805DBA"/>
    <w:rsid w:val="00805E36"/>
    <w:rsid w:val="00805FC5"/>
    <w:rsid w:val="00806092"/>
    <w:rsid w:val="008060E2"/>
    <w:rsid w:val="0080635F"/>
    <w:rsid w:val="008065A1"/>
    <w:rsid w:val="008067DA"/>
    <w:rsid w:val="008069A2"/>
    <w:rsid w:val="00806A7A"/>
    <w:rsid w:val="00806C8B"/>
    <w:rsid w:val="00806CFB"/>
    <w:rsid w:val="00806E19"/>
    <w:rsid w:val="00806FAB"/>
    <w:rsid w:val="0080703F"/>
    <w:rsid w:val="0080777E"/>
    <w:rsid w:val="00807A64"/>
    <w:rsid w:val="00807FB9"/>
    <w:rsid w:val="00810189"/>
    <w:rsid w:val="00810F6E"/>
    <w:rsid w:val="0081108D"/>
    <w:rsid w:val="0081154A"/>
    <w:rsid w:val="008115F6"/>
    <w:rsid w:val="0081165B"/>
    <w:rsid w:val="0081166E"/>
    <w:rsid w:val="008117D1"/>
    <w:rsid w:val="00811A7D"/>
    <w:rsid w:val="00811C54"/>
    <w:rsid w:val="008121C4"/>
    <w:rsid w:val="00812662"/>
    <w:rsid w:val="008127E8"/>
    <w:rsid w:val="00812C05"/>
    <w:rsid w:val="00812C33"/>
    <w:rsid w:val="00812F5C"/>
    <w:rsid w:val="00813078"/>
    <w:rsid w:val="00813102"/>
    <w:rsid w:val="008137D0"/>
    <w:rsid w:val="00814AB3"/>
    <w:rsid w:val="00814BA6"/>
    <w:rsid w:val="00814D20"/>
    <w:rsid w:val="00814E2F"/>
    <w:rsid w:val="00814F3A"/>
    <w:rsid w:val="00815125"/>
    <w:rsid w:val="0081526F"/>
    <w:rsid w:val="00815376"/>
    <w:rsid w:val="008153F8"/>
    <w:rsid w:val="00815845"/>
    <w:rsid w:val="00815D87"/>
    <w:rsid w:val="00816095"/>
    <w:rsid w:val="008160F9"/>
    <w:rsid w:val="008162AE"/>
    <w:rsid w:val="0081683E"/>
    <w:rsid w:val="00816884"/>
    <w:rsid w:val="00816ADA"/>
    <w:rsid w:val="00816DBE"/>
    <w:rsid w:val="00816DF0"/>
    <w:rsid w:val="008172C1"/>
    <w:rsid w:val="008175EC"/>
    <w:rsid w:val="00817971"/>
    <w:rsid w:val="00817B27"/>
    <w:rsid w:val="00817EEB"/>
    <w:rsid w:val="00820028"/>
    <w:rsid w:val="008205BA"/>
    <w:rsid w:val="00820AF6"/>
    <w:rsid w:val="00820F7F"/>
    <w:rsid w:val="00821013"/>
    <w:rsid w:val="00821119"/>
    <w:rsid w:val="0082127A"/>
    <w:rsid w:val="008218A6"/>
    <w:rsid w:val="008218F3"/>
    <w:rsid w:val="00821ABA"/>
    <w:rsid w:val="00821BD3"/>
    <w:rsid w:val="00822302"/>
    <w:rsid w:val="008224F5"/>
    <w:rsid w:val="00822517"/>
    <w:rsid w:val="00822A08"/>
    <w:rsid w:val="00822CFC"/>
    <w:rsid w:val="00822D1C"/>
    <w:rsid w:val="00823C1C"/>
    <w:rsid w:val="00823C2F"/>
    <w:rsid w:val="00823D38"/>
    <w:rsid w:val="0082403E"/>
    <w:rsid w:val="0082412E"/>
    <w:rsid w:val="0082423B"/>
    <w:rsid w:val="00824BF5"/>
    <w:rsid w:val="008252D8"/>
    <w:rsid w:val="008256BF"/>
    <w:rsid w:val="00825D1E"/>
    <w:rsid w:val="0082640D"/>
    <w:rsid w:val="008269E3"/>
    <w:rsid w:val="00826D14"/>
    <w:rsid w:val="00826D50"/>
    <w:rsid w:val="00827B43"/>
    <w:rsid w:val="00827C71"/>
    <w:rsid w:val="00827E1B"/>
    <w:rsid w:val="00827E94"/>
    <w:rsid w:val="00827FDF"/>
    <w:rsid w:val="00830076"/>
    <w:rsid w:val="0083024A"/>
    <w:rsid w:val="008309BB"/>
    <w:rsid w:val="008312C0"/>
    <w:rsid w:val="008317C6"/>
    <w:rsid w:val="00831B88"/>
    <w:rsid w:val="00831FC6"/>
    <w:rsid w:val="0083235C"/>
    <w:rsid w:val="008332F6"/>
    <w:rsid w:val="00833526"/>
    <w:rsid w:val="0083381E"/>
    <w:rsid w:val="008338F0"/>
    <w:rsid w:val="00833CAE"/>
    <w:rsid w:val="00833E86"/>
    <w:rsid w:val="00833E91"/>
    <w:rsid w:val="00834798"/>
    <w:rsid w:val="00834B51"/>
    <w:rsid w:val="00834CC7"/>
    <w:rsid w:val="00834CEC"/>
    <w:rsid w:val="00834D52"/>
    <w:rsid w:val="0083559C"/>
    <w:rsid w:val="00835734"/>
    <w:rsid w:val="008357CE"/>
    <w:rsid w:val="00835845"/>
    <w:rsid w:val="00835926"/>
    <w:rsid w:val="008362A9"/>
    <w:rsid w:val="00836461"/>
    <w:rsid w:val="00836495"/>
    <w:rsid w:val="00836B9F"/>
    <w:rsid w:val="00836C11"/>
    <w:rsid w:val="00836C9D"/>
    <w:rsid w:val="00836CAD"/>
    <w:rsid w:val="00836D49"/>
    <w:rsid w:val="00836F5D"/>
    <w:rsid w:val="008372A6"/>
    <w:rsid w:val="008373BC"/>
    <w:rsid w:val="0083782C"/>
    <w:rsid w:val="00837DEB"/>
    <w:rsid w:val="00840366"/>
    <w:rsid w:val="00840732"/>
    <w:rsid w:val="00840954"/>
    <w:rsid w:val="00840BC0"/>
    <w:rsid w:val="00840D7F"/>
    <w:rsid w:val="00840D88"/>
    <w:rsid w:val="008412CC"/>
    <w:rsid w:val="008415E1"/>
    <w:rsid w:val="008426EB"/>
    <w:rsid w:val="00842702"/>
    <w:rsid w:val="00842ADB"/>
    <w:rsid w:val="00842B0A"/>
    <w:rsid w:val="00842E3A"/>
    <w:rsid w:val="008432EA"/>
    <w:rsid w:val="008433DB"/>
    <w:rsid w:val="008434B7"/>
    <w:rsid w:val="0084357C"/>
    <w:rsid w:val="00843772"/>
    <w:rsid w:val="008437B9"/>
    <w:rsid w:val="008439D8"/>
    <w:rsid w:val="00843C51"/>
    <w:rsid w:val="00843E8F"/>
    <w:rsid w:val="00843FBC"/>
    <w:rsid w:val="0084468E"/>
    <w:rsid w:val="0084486C"/>
    <w:rsid w:val="00844A77"/>
    <w:rsid w:val="00844BBE"/>
    <w:rsid w:val="00845371"/>
    <w:rsid w:val="008457D7"/>
    <w:rsid w:val="00845BB3"/>
    <w:rsid w:val="00845F88"/>
    <w:rsid w:val="008460AD"/>
    <w:rsid w:val="00846203"/>
    <w:rsid w:val="00846502"/>
    <w:rsid w:val="00846A3C"/>
    <w:rsid w:val="00846AC3"/>
    <w:rsid w:val="00846AF8"/>
    <w:rsid w:val="00846C0E"/>
    <w:rsid w:val="00846D6B"/>
    <w:rsid w:val="00846F91"/>
    <w:rsid w:val="00847047"/>
    <w:rsid w:val="008472AD"/>
    <w:rsid w:val="0084743D"/>
    <w:rsid w:val="0084753E"/>
    <w:rsid w:val="0084754B"/>
    <w:rsid w:val="0084799F"/>
    <w:rsid w:val="00847FD6"/>
    <w:rsid w:val="0085008D"/>
    <w:rsid w:val="00850329"/>
    <w:rsid w:val="00850392"/>
    <w:rsid w:val="00850438"/>
    <w:rsid w:val="008505FD"/>
    <w:rsid w:val="00850667"/>
    <w:rsid w:val="00850AB4"/>
    <w:rsid w:val="00850C0C"/>
    <w:rsid w:val="00850DA9"/>
    <w:rsid w:val="00850F9D"/>
    <w:rsid w:val="00851297"/>
    <w:rsid w:val="0085169E"/>
    <w:rsid w:val="008517CB"/>
    <w:rsid w:val="00851A15"/>
    <w:rsid w:val="00851B8C"/>
    <w:rsid w:val="00852682"/>
    <w:rsid w:val="008529A9"/>
    <w:rsid w:val="00852E7A"/>
    <w:rsid w:val="00852F57"/>
    <w:rsid w:val="00852FB2"/>
    <w:rsid w:val="008538B5"/>
    <w:rsid w:val="008541F0"/>
    <w:rsid w:val="008543CC"/>
    <w:rsid w:val="0085441E"/>
    <w:rsid w:val="00854E37"/>
    <w:rsid w:val="00854E66"/>
    <w:rsid w:val="00855AB4"/>
    <w:rsid w:val="00855B98"/>
    <w:rsid w:val="00856251"/>
    <w:rsid w:val="00856742"/>
    <w:rsid w:val="00856920"/>
    <w:rsid w:val="00856985"/>
    <w:rsid w:val="008569A4"/>
    <w:rsid w:val="00856B16"/>
    <w:rsid w:val="00856BA4"/>
    <w:rsid w:val="00856CEE"/>
    <w:rsid w:val="00856F58"/>
    <w:rsid w:val="00857051"/>
    <w:rsid w:val="00857320"/>
    <w:rsid w:val="008577A1"/>
    <w:rsid w:val="00857D24"/>
    <w:rsid w:val="00857ED1"/>
    <w:rsid w:val="00860457"/>
    <w:rsid w:val="00860DED"/>
    <w:rsid w:val="0086115A"/>
    <w:rsid w:val="008611A8"/>
    <w:rsid w:val="008617DE"/>
    <w:rsid w:val="0086186E"/>
    <w:rsid w:val="00861A7C"/>
    <w:rsid w:val="00861C14"/>
    <w:rsid w:val="00862B80"/>
    <w:rsid w:val="00862C2A"/>
    <w:rsid w:val="00862DC5"/>
    <w:rsid w:val="00862DDD"/>
    <w:rsid w:val="00862F9B"/>
    <w:rsid w:val="0086328A"/>
    <w:rsid w:val="00863D49"/>
    <w:rsid w:val="0086442C"/>
    <w:rsid w:val="008647A6"/>
    <w:rsid w:val="00864A5B"/>
    <w:rsid w:val="00864DDE"/>
    <w:rsid w:val="0086571C"/>
    <w:rsid w:val="0086584F"/>
    <w:rsid w:val="00865DFD"/>
    <w:rsid w:val="008661C8"/>
    <w:rsid w:val="008669EA"/>
    <w:rsid w:val="00866E50"/>
    <w:rsid w:val="00866E64"/>
    <w:rsid w:val="008675EB"/>
    <w:rsid w:val="00867DE2"/>
    <w:rsid w:val="00867E13"/>
    <w:rsid w:val="0087008E"/>
    <w:rsid w:val="00870289"/>
    <w:rsid w:val="0087067C"/>
    <w:rsid w:val="00870739"/>
    <w:rsid w:val="00870A1F"/>
    <w:rsid w:val="00871225"/>
    <w:rsid w:val="008712B3"/>
    <w:rsid w:val="008712C9"/>
    <w:rsid w:val="0087159E"/>
    <w:rsid w:val="008719B3"/>
    <w:rsid w:val="0087237D"/>
    <w:rsid w:val="008726E7"/>
    <w:rsid w:val="0087271A"/>
    <w:rsid w:val="00872D53"/>
    <w:rsid w:val="00872D70"/>
    <w:rsid w:val="00873072"/>
    <w:rsid w:val="00873176"/>
    <w:rsid w:val="008733D9"/>
    <w:rsid w:val="00873979"/>
    <w:rsid w:val="00873AEF"/>
    <w:rsid w:val="00873C06"/>
    <w:rsid w:val="00873FF5"/>
    <w:rsid w:val="0087457D"/>
    <w:rsid w:val="0087458E"/>
    <w:rsid w:val="00874739"/>
    <w:rsid w:val="00874AC2"/>
    <w:rsid w:val="00875138"/>
    <w:rsid w:val="008759D1"/>
    <w:rsid w:val="00875ABD"/>
    <w:rsid w:val="00875BE5"/>
    <w:rsid w:val="00875D68"/>
    <w:rsid w:val="00875F09"/>
    <w:rsid w:val="00876D7D"/>
    <w:rsid w:val="00877043"/>
    <w:rsid w:val="008770EE"/>
    <w:rsid w:val="00877637"/>
    <w:rsid w:val="00877899"/>
    <w:rsid w:val="00877CE2"/>
    <w:rsid w:val="0088021B"/>
    <w:rsid w:val="00881B8F"/>
    <w:rsid w:val="00882516"/>
    <w:rsid w:val="0088277F"/>
    <w:rsid w:val="00882E3F"/>
    <w:rsid w:val="008836AF"/>
    <w:rsid w:val="00883B72"/>
    <w:rsid w:val="00884068"/>
    <w:rsid w:val="0088406D"/>
    <w:rsid w:val="00884089"/>
    <w:rsid w:val="0088438B"/>
    <w:rsid w:val="0088441C"/>
    <w:rsid w:val="00884562"/>
    <w:rsid w:val="008846AC"/>
    <w:rsid w:val="00885252"/>
    <w:rsid w:val="008852C7"/>
    <w:rsid w:val="0088570B"/>
    <w:rsid w:val="008857EA"/>
    <w:rsid w:val="00885B4C"/>
    <w:rsid w:val="00885C56"/>
    <w:rsid w:val="00885D46"/>
    <w:rsid w:val="0088607B"/>
    <w:rsid w:val="008864A1"/>
    <w:rsid w:val="008864E2"/>
    <w:rsid w:val="00886614"/>
    <w:rsid w:val="0088664E"/>
    <w:rsid w:val="0088740A"/>
    <w:rsid w:val="0088753C"/>
    <w:rsid w:val="00887A73"/>
    <w:rsid w:val="00887F52"/>
    <w:rsid w:val="00890656"/>
    <w:rsid w:val="00890946"/>
    <w:rsid w:val="00890C54"/>
    <w:rsid w:val="0089123D"/>
    <w:rsid w:val="0089194F"/>
    <w:rsid w:val="0089269D"/>
    <w:rsid w:val="00892781"/>
    <w:rsid w:val="008927CE"/>
    <w:rsid w:val="0089286F"/>
    <w:rsid w:val="00892AE5"/>
    <w:rsid w:val="00892F80"/>
    <w:rsid w:val="00893BBB"/>
    <w:rsid w:val="00893DCA"/>
    <w:rsid w:val="00893FFB"/>
    <w:rsid w:val="008946ED"/>
    <w:rsid w:val="00894787"/>
    <w:rsid w:val="00894BFB"/>
    <w:rsid w:val="00894D4F"/>
    <w:rsid w:val="00894E1A"/>
    <w:rsid w:val="00895453"/>
    <w:rsid w:val="00895BEB"/>
    <w:rsid w:val="00895D11"/>
    <w:rsid w:val="00896080"/>
    <w:rsid w:val="00896308"/>
    <w:rsid w:val="0089647E"/>
    <w:rsid w:val="00896574"/>
    <w:rsid w:val="0089675B"/>
    <w:rsid w:val="00896A6B"/>
    <w:rsid w:val="00896C8B"/>
    <w:rsid w:val="00896CDE"/>
    <w:rsid w:val="00897411"/>
    <w:rsid w:val="008975E9"/>
    <w:rsid w:val="008976D5"/>
    <w:rsid w:val="00897BC1"/>
    <w:rsid w:val="00897CB9"/>
    <w:rsid w:val="00897CE3"/>
    <w:rsid w:val="00897DCF"/>
    <w:rsid w:val="008A01A2"/>
    <w:rsid w:val="008A03F5"/>
    <w:rsid w:val="008A0460"/>
    <w:rsid w:val="008A0A2A"/>
    <w:rsid w:val="008A0BA4"/>
    <w:rsid w:val="008A1201"/>
    <w:rsid w:val="008A1572"/>
    <w:rsid w:val="008A16E3"/>
    <w:rsid w:val="008A1B8B"/>
    <w:rsid w:val="008A217F"/>
    <w:rsid w:val="008A23C7"/>
    <w:rsid w:val="008A24DD"/>
    <w:rsid w:val="008A2599"/>
    <w:rsid w:val="008A2693"/>
    <w:rsid w:val="008A29B0"/>
    <w:rsid w:val="008A326D"/>
    <w:rsid w:val="008A331C"/>
    <w:rsid w:val="008A33D9"/>
    <w:rsid w:val="008A346F"/>
    <w:rsid w:val="008A36C2"/>
    <w:rsid w:val="008A3729"/>
    <w:rsid w:val="008A375D"/>
    <w:rsid w:val="008A4698"/>
    <w:rsid w:val="008A4978"/>
    <w:rsid w:val="008A4A0B"/>
    <w:rsid w:val="008A4B7D"/>
    <w:rsid w:val="008A4D8B"/>
    <w:rsid w:val="008A4EFB"/>
    <w:rsid w:val="008A58E2"/>
    <w:rsid w:val="008A5A3D"/>
    <w:rsid w:val="008A5D82"/>
    <w:rsid w:val="008A614A"/>
    <w:rsid w:val="008A6296"/>
    <w:rsid w:val="008A62C6"/>
    <w:rsid w:val="008A6711"/>
    <w:rsid w:val="008A686B"/>
    <w:rsid w:val="008A6A5C"/>
    <w:rsid w:val="008A758B"/>
    <w:rsid w:val="008A7BEB"/>
    <w:rsid w:val="008A7EE7"/>
    <w:rsid w:val="008B03B6"/>
    <w:rsid w:val="008B054F"/>
    <w:rsid w:val="008B05B7"/>
    <w:rsid w:val="008B0775"/>
    <w:rsid w:val="008B07CB"/>
    <w:rsid w:val="008B0C61"/>
    <w:rsid w:val="008B1A86"/>
    <w:rsid w:val="008B2396"/>
    <w:rsid w:val="008B247D"/>
    <w:rsid w:val="008B2A3A"/>
    <w:rsid w:val="008B2E34"/>
    <w:rsid w:val="008B2FDA"/>
    <w:rsid w:val="008B35C1"/>
    <w:rsid w:val="008B3C06"/>
    <w:rsid w:val="008B3C1A"/>
    <w:rsid w:val="008B4685"/>
    <w:rsid w:val="008B48DF"/>
    <w:rsid w:val="008B4E61"/>
    <w:rsid w:val="008B55C3"/>
    <w:rsid w:val="008B5F45"/>
    <w:rsid w:val="008B669D"/>
    <w:rsid w:val="008B67B1"/>
    <w:rsid w:val="008B6821"/>
    <w:rsid w:val="008B6FB9"/>
    <w:rsid w:val="008B7054"/>
    <w:rsid w:val="008B72EC"/>
    <w:rsid w:val="008B7664"/>
    <w:rsid w:val="008B7805"/>
    <w:rsid w:val="008B78EB"/>
    <w:rsid w:val="008C015E"/>
    <w:rsid w:val="008C02EF"/>
    <w:rsid w:val="008C0F69"/>
    <w:rsid w:val="008C1164"/>
    <w:rsid w:val="008C1517"/>
    <w:rsid w:val="008C1C4B"/>
    <w:rsid w:val="008C1E62"/>
    <w:rsid w:val="008C2034"/>
    <w:rsid w:val="008C2113"/>
    <w:rsid w:val="008C2830"/>
    <w:rsid w:val="008C2876"/>
    <w:rsid w:val="008C2EF4"/>
    <w:rsid w:val="008C31E3"/>
    <w:rsid w:val="008C32A7"/>
    <w:rsid w:val="008C34B2"/>
    <w:rsid w:val="008C388E"/>
    <w:rsid w:val="008C39FC"/>
    <w:rsid w:val="008C3D74"/>
    <w:rsid w:val="008C4041"/>
    <w:rsid w:val="008C42F0"/>
    <w:rsid w:val="008C48AC"/>
    <w:rsid w:val="008C4BE8"/>
    <w:rsid w:val="008C4E83"/>
    <w:rsid w:val="008C5106"/>
    <w:rsid w:val="008C5668"/>
    <w:rsid w:val="008C573E"/>
    <w:rsid w:val="008C5843"/>
    <w:rsid w:val="008C5E77"/>
    <w:rsid w:val="008C60AB"/>
    <w:rsid w:val="008C6533"/>
    <w:rsid w:val="008C6D0E"/>
    <w:rsid w:val="008C6EBB"/>
    <w:rsid w:val="008C7A10"/>
    <w:rsid w:val="008C7A3C"/>
    <w:rsid w:val="008D010F"/>
    <w:rsid w:val="008D014A"/>
    <w:rsid w:val="008D05EF"/>
    <w:rsid w:val="008D09BD"/>
    <w:rsid w:val="008D0B0A"/>
    <w:rsid w:val="008D0BE1"/>
    <w:rsid w:val="008D11F3"/>
    <w:rsid w:val="008D1584"/>
    <w:rsid w:val="008D15B8"/>
    <w:rsid w:val="008D1BDF"/>
    <w:rsid w:val="008D1FD7"/>
    <w:rsid w:val="008D2677"/>
    <w:rsid w:val="008D2748"/>
    <w:rsid w:val="008D2945"/>
    <w:rsid w:val="008D35A0"/>
    <w:rsid w:val="008D369D"/>
    <w:rsid w:val="008D3B7D"/>
    <w:rsid w:val="008D4107"/>
    <w:rsid w:val="008D42CD"/>
    <w:rsid w:val="008D4AB6"/>
    <w:rsid w:val="008D4ACD"/>
    <w:rsid w:val="008D4B17"/>
    <w:rsid w:val="008D5070"/>
    <w:rsid w:val="008D52A8"/>
    <w:rsid w:val="008D5341"/>
    <w:rsid w:val="008D549F"/>
    <w:rsid w:val="008D5E96"/>
    <w:rsid w:val="008D6001"/>
    <w:rsid w:val="008D65A3"/>
    <w:rsid w:val="008D662D"/>
    <w:rsid w:val="008D6899"/>
    <w:rsid w:val="008D6A8C"/>
    <w:rsid w:val="008D6BFE"/>
    <w:rsid w:val="008D6DBC"/>
    <w:rsid w:val="008D6E93"/>
    <w:rsid w:val="008D6EFD"/>
    <w:rsid w:val="008D7028"/>
    <w:rsid w:val="008D712F"/>
    <w:rsid w:val="008D7644"/>
    <w:rsid w:val="008D785F"/>
    <w:rsid w:val="008D7DDD"/>
    <w:rsid w:val="008D7EB0"/>
    <w:rsid w:val="008E012A"/>
    <w:rsid w:val="008E077E"/>
    <w:rsid w:val="008E1166"/>
    <w:rsid w:val="008E15B1"/>
    <w:rsid w:val="008E1901"/>
    <w:rsid w:val="008E1ADB"/>
    <w:rsid w:val="008E1D7B"/>
    <w:rsid w:val="008E20DE"/>
    <w:rsid w:val="008E2198"/>
    <w:rsid w:val="008E21B5"/>
    <w:rsid w:val="008E222B"/>
    <w:rsid w:val="008E26DE"/>
    <w:rsid w:val="008E3014"/>
    <w:rsid w:val="008E3025"/>
    <w:rsid w:val="008E323C"/>
    <w:rsid w:val="008E335F"/>
    <w:rsid w:val="008E36AC"/>
    <w:rsid w:val="008E37D7"/>
    <w:rsid w:val="008E3B42"/>
    <w:rsid w:val="008E410D"/>
    <w:rsid w:val="008E4264"/>
    <w:rsid w:val="008E4484"/>
    <w:rsid w:val="008E4735"/>
    <w:rsid w:val="008E5044"/>
    <w:rsid w:val="008E5306"/>
    <w:rsid w:val="008E5920"/>
    <w:rsid w:val="008E60BD"/>
    <w:rsid w:val="008E614A"/>
    <w:rsid w:val="008E63B0"/>
    <w:rsid w:val="008E65BB"/>
    <w:rsid w:val="008E6752"/>
    <w:rsid w:val="008E79D3"/>
    <w:rsid w:val="008E79F4"/>
    <w:rsid w:val="008E7A44"/>
    <w:rsid w:val="008E7E7E"/>
    <w:rsid w:val="008E7EB9"/>
    <w:rsid w:val="008F0041"/>
    <w:rsid w:val="008F01ED"/>
    <w:rsid w:val="008F031F"/>
    <w:rsid w:val="008F0E42"/>
    <w:rsid w:val="008F0F0F"/>
    <w:rsid w:val="008F0F84"/>
    <w:rsid w:val="008F111D"/>
    <w:rsid w:val="008F121E"/>
    <w:rsid w:val="008F1477"/>
    <w:rsid w:val="008F1804"/>
    <w:rsid w:val="008F1B4B"/>
    <w:rsid w:val="008F1D13"/>
    <w:rsid w:val="008F1D43"/>
    <w:rsid w:val="008F245A"/>
    <w:rsid w:val="008F2AB9"/>
    <w:rsid w:val="008F3006"/>
    <w:rsid w:val="008F30D2"/>
    <w:rsid w:val="008F318A"/>
    <w:rsid w:val="008F3519"/>
    <w:rsid w:val="008F3522"/>
    <w:rsid w:val="008F3560"/>
    <w:rsid w:val="008F364D"/>
    <w:rsid w:val="008F3794"/>
    <w:rsid w:val="008F37EB"/>
    <w:rsid w:val="008F39AA"/>
    <w:rsid w:val="008F3BCD"/>
    <w:rsid w:val="008F3F20"/>
    <w:rsid w:val="008F3F61"/>
    <w:rsid w:val="008F4084"/>
    <w:rsid w:val="008F414F"/>
    <w:rsid w:val="008F439D"/>
    <w:rsid w:val="008F4557"/>
    <w:rsid w:val="008F4BC9"/>
    <w:rsid w:val="008F4E2C"/>
    <w:rsid w:val="008F4F19"/>
    <w:rsid w:val="008F561A"/>
    <w:rsid w:val="008F5B03"/>
    <w:rsid w:val="008F5E3D"/>
    <w:rsid w:val="008F6439"/>
    <w:rsid w:val="008F668D"/>
    <w:rsid w:val="008F6B23"/>
    <w:rsid w:val="008F6B67"/>
    <w:rsid w:val="008F711A"/>
    <w:rsid w:val="008F781F"/>
    <w:rsid w:val="008F7868"/>
    <w:rsid w:val="008F79DA"/>
    <w:rsid w:val="008F7BE9"/>
    <w:rsid w:val="008F7CFF"/>
    <w:rsid w:val="008F7D41"/>
    <w:rsid w:val="009002D4"/>
    <w:rsid w:val="0090058D"/>
    <w:rsid w:val="009005C8"/>
    <w:rsid w:val="00900DB8"/>
    <w:rsid w:val="00901A0A"/>
    <w:rsid w:val="00902BA7"/>
    <w:rsid w:val="00902C7C"/>
    <w:rsid w:val="00902CC4"/>
    <w:rsid w:val="00902DC3"/>
    <w:rsid w:val="009032AD"/>
    <w:rsid w:val="009035B1"/>
    <w:rsid w:val="00903DBA"/>
    <w:rsid w:val="00903E9F"/>
    <w:rsid w:val="0090415D"/>
    <w:rsid w:val="009043CB"/>
    <w:rsid w:val="0090441D"/>
    <w:rsid w:val="00904595"/>
    <w:rsid w:val="0090459B"/>
    <w:rsid w:val="00904890"/>
    <w:rsid w:val="00904CE2"/>
    <w:rsid w:val="0090545B"/>
    <w:rsid w:val="00905695"/>
    <w:rsid w:val="009057C5"/>
    <w:rsid w:val="009057E9"/>
    <w:rsid w:val="00906071"/>
    <w:rsid w:val="009062A4"/>
    <w:rsid w:val="0090670B"/>
    <w:rsid w:val="00906C21"/>
    <w:rsid w:val="00907242"/>
    <w:rsid w:val="009077A2"/>
    <w:rsid w:val="00907CDA"/>
    <w:rsid w:val="00907E40"/>
    <w:rsid w:val="00907E56"/>
    <w:rsid w:val="00907E90"/>
    <w:rsid w:val="009103E8"/>
    <w:rsid w:val="00910463"/>
    <w:rsid w:val="00910980"/>
    <w:rsid w:val="00910A41"/>
    <w:rsid w:val="00910C8C"/>
    <w:rsid w:val="009110A5"/>
    <w:rsid w:val="009115F1"/>
    <w:rsid w:val="009118AF"/>
    <w:rsid w:val="00911A23"/>
    <w:rsid w:val="00912104"/>
    <w:rsid w:val="009124A5"/>
    <w:rsid w:val="00912853"/>
    <w:rsid w:val="009137F1"/>
    <w:rsid w:val="009139E8"/>
    <w:rsid w:val="00913D95"/>
    <w:rsid w:val="009140C4"/>
    <w:rsid w:val="009143C7"/>
    <w:rsid w:val="00914409"/>
    <w:rsid w:val="009145D1"/>
    <w:rsid w:val="009147A3"/>
    <w:rsid w:val="009148F0"/>
    <w:rsid w:val="00914AA2"/>
    <w:rsid w:val="00914C5E"/>
    <w:rsid w:val="009155AD"/>
    <w:rsid w:val="00915A37"/>
    <w:rsid w:val="00915B71"/>
    <w:rsid w:val="009163D9"/>
    <w:rsid w:val="00916407"/>
    <w:rsid w:val="0091690D"/>
    <w:rsid w:val="00916947"/>
    <w:rsid w:val="00916C5F"/>
    <w:rsid w:val="00916EE8"/>
    <w:rsid w:val="009170D1"/>
    <w:rsid w:val="0091711B"/>
    <w:rsid w:val="009175F5"/>
    <w:rsid w:val="00917740"/>
    <w:rsid w:val="009178B1"/>
    <w:rsid w:val="00917955"/>
    <w:rsid w:val="00917A19"/>
    <w:rsid w:val="00917DE5"/>
    <w:rsid w:val="00917E9A"/>
    <w:rsid w:val="00917F11"/>
    <w:rsid w:val="00920015"/>
    <w:rsid w:val="0092003C"/>
    <w:rsid w:val="00920135"/>
    <w:rsid w:val="00920579"/>
    <w:rsid w:val="009205B7"/>
    <w:rsid w:val="00920814"/>
    <w:rsid w:val="00921273"/>
    <w:rsid w:val="0092133B"/>
    <w:rsid w:val="0092187E"/>
    <w:rsid w:val="00921AF2"/>
    <w:rsid w:val="00921C15"/>
    <w:rsid w:val="00921CA2"/>
    <w:rsid w:val="00921F02"/>
    <w:rsid w:val="00922392"/>
    <w:rsid w:val="009226D1"/>
    <w:rsid w:val="00922C45"/>
    <w:rsid w:val="0092322C"/>
    <w:rsid w:val="009232CF"/>
    <w:rsid w:val="009233F9"/>
    <w:rsid w:val="0092342B"/>
    <w:rsid w:val="009234B5"/>
    <w:rsid w:val="00923A67"/>
    <w:rsid w:val="00923DB6"/>
    <w:rsid w:val="009240CC"/>
    <w:rsid w:val="00924369"/>
    <w:rsid w:val="009243CF"/>
    <w:rsid w:val="0092462D"/>
    <w:rsid w:val="00924D4C"/>
    <w:rsid w:val="00924F21"/>
    <w:rsid w:val="009253E8"/>
    <w:rsid w:val="009254A4"/>
    <w:rsid w:val="009255B1"/>
    <w:rsid w:val="009255DD"/>
    <w:rsid w:val="0092561E"/>
    <w:rsid w:val="009256A8"/>
    <w:rsid w:val="009260F1"/>
    <w:rsid w:val="00926237"/>
    <w:rsid w:val="00926561"/>
    <w:rsid w:val="0092671B"/>
    <w:rsid w:val="00926793"/>
    <w:rsid w:val="0092698C"/>
    <w:rsid w:val="00926B0A"/>
    <w:rsid w:val="0092766E"/>
    <w:rsid w:val="009277CF"/>
    <w:rsid w:val="009277F8"/>
    <w:rsid w:val="00927DF2"/>
    <w:rsid w:val="00927E05"/>
    <w:rsid w:val="0093015F"/>
    <w:rsid w:val="00930281"/>
    <w:rsid w:val="009307EB"/>
    <w:rsid w:val="0093098F"/>
    <w:rsid w:val="00930A7D"/>
    <w:rsid w:val="009312C2"/>
    <w:rsid w:val="009317F4"/>
    <w:rsid w:val="00931901"/>
    <w:rsid w:val="00931966"/>
    <w:rsid w:val="00931C65"/>
    <w:rsid w:val="00931F75"/>
    <w:rsid w:val="009322A8"/>
    <w:rsid w:val="0093243F"/>
    <w:rsid w:val="00932F56"/>
    <w:rsid w:val="00933A64"/>
    <w:rsid w:val="00933E42"/>
    <w:rsid w:val="00933E81"/>
    <w:rsid w:val="00933F36"/>
    <w:rsid w:val="00934309"/>
    <w:rsid w:val="009345F6"/>
    <w:rsid w:val="009348B5"/>
    <w:rsid w:val="0093495D"/>
    <w:rsid w:val="00934FDD"/>
    <w:rsid w:val="009352B1"/>
    <w:rsid w:val="009358A9"/>
    <w:rsid w:val="0093674E"/>
    <w:rsid w:val="00936C69"/>
    <w:rsid w:val="00936D79"/>
    <w:rsid w:val="00936EE7"/>
    <w:rsid w:val="00936F3D"/>
    <w:rsid w:val="009370C8"/>
    <w:rsid w:val="0093753C"/>
    <w:rsid w:val="009375AD"/>
    <w:rsid w:val="00940351"/>
    <w:rsid w:val="009406D1"/>
    <w:rsid w:val="00940976"/>
    <w:rsid w:val="00940CC6"/>
    <w:rsid w:val="00942575"/>
    <w:rsid w:val="009427FA"/>
    <w:rsid w:val="00942DF6"/>
    <w:rsid w:val="00943523"/>
    <w:rsid w:val="009436CA"/>
    <w:rsid w:val="00943A09"/>
    <w:rsid w:val="00943B3C"/>
    <w:rsid w:val="00943B67"/>
    <w:rsid w:val="00943DBD"/>
    <w:rsid w:val="00944547"/>
    <w:rsid w:val="00944AE7"/>
    <w:rsid w:val="00944AF3"/>
    <w:rsid w:val="00944B92"/>
    <w:rsid w:val="00944E8E"/>
    <w:rsid w:val="0094509B"/>
    <w:rsid w:val="0094534F"/>
    <w:rsid w:val="0094567A"/>
    <w:rsid w:val="00945BA4"/>
    <w:rsid w:val="00945CCF"/>
    <w:rsid w:val="00946308"/>
    <w:rsid w:val="00946551"/>
    <w:rsid w:val="009473FB"/>
    <w:rsid w:val="00947740"/>
    <w:rsid w:val="0094792F"/>
    <w:rsid w:val="00947B20"/>
    <w:rsid w:val="009500D4"/>
    <w:rsid w:val="009506E3"/>
    <w:rsid w:val="009507E7"/>
    <w:rsid w:val="009511CB"/>
    <w:rsid w:val="00951A88"/>
    <w:rsid w:val="00952426"/>
    <w:rsid w:val="00952947"/>
    <w:rsid w:val="00952AAB"/>
    <w:rsid w:val="00952E88"/>
    <w:rsid w:val="00952FA7"/>
    <w:rsid w:val="00953024"/>
    <w:rsid w:val="009531D1"/>
    <w:rsid w:val="00953332"/>
    <w:rsid w:val="00953531"/>
    <w:rsid w:val="00953E68"/>
    <w:rsid w:val="009540C6"/>
    <w:rsid w:val="009547CA"/>
    <w:rsid w:val="00954989"/>
    <w:rsid w:val="00954C61"/>
    <w:rsid w:val="00954CB5"/>
    <w:rsid w:val="00955172"/>
    <w:rsid w:val="0095551C"/>
    <w:rsid w:val="009557CD"/>
    <w:rsid w:val="00955BA6"/>
    <w:rsid w:val="00955E74"/>
    <w:rsid w:val="00955F67"/>
    <w:rsid w:val="0095645B"/>
    <w:rsid w:val="009564EA"/>
    <w:rsid w:val="009567D7"/>
    <w:rsid w:val="0095694A"/>
    <w:rsid w:val="00956EFA"/>
    <w:rsid w:val="009571E9"/>
    <w:rsid w:val="009575A7"/>
    <w:rsid w:val="009577F5"/>
    <w:rsid w:val="009577F6"/>
    <w:rsid w:val="009577FB"/>
    <w:rsid w:val="009578D5"/>
    <w:rsid w:val="00957A6B"/>
    <w:rsid w:val="00957FCD"/>
    <w:rsid w:val="0096000D"/>
    <w:rsid w:val="0096006E"/>
    <w:rsid w:val="00960285"/>
    <w:rsid w:val="009607BA"/>
    <w:rsid w:val="0096093B"/>
    <w:rsid w:val="00960A36"/>
    <w:rsid w:val="00960EA6"/>
    <w:rsid w:val="00961314"/>
    <w:rsid w:val="009617DE"/>
    <w:rsid w:val="00961805"/>
    <w:rsid w:val="00961BEC"/>
    <w:rsid w:val="00961BEE"/>
    <w:rsid w:val="00961C55"/>
    <w:rsid w:val="00961DB0"/>
    <w:rsid w:val="00961DE8"/>
    <w:rsid w:val="00962192"/>
    <w:rsid w:val="009624AE"/>
    <w:rsid w:val="0096255F"/>
    <w:rsid w:val="00962C4B"/>
    <w:rsid w:val="00962EEE"/>
    <w:rsid w:val="00962F6C"/>
    <w:rsid w:val="009633F8"/>
    <w:rsid w:val="00963F24"/>
    <w:rsid w:val="0096439D"/>
    <w:rsid w:val="00964815"/>
    <w:rsid w:val="0096520C"/>
    <w:rsid w:val="009653AC"/>
    <w:rsid w:val="009657C1"/>
    <w:rsid w:val="00965D0C"/>
    <w:rsid w:val="00965F84"/>
    <w:rsid w:val="0096627D"/>
    <w:rsid w:val="00966323"/>
    <w:rsid w:val="00966E1B"/>
    <w:rsid w:val="00966F4C"/>
    <w:rsid w:val="00966F6E"/>
    <w:rsid w:val="00967755"/>
    <w:rsid w:val="009679D4"/>
    <w:rsid w:val="00967E1C"/>
    <w:rsid w:val="009705A4"/>
    <w:rsid w:val="00970CF8"/>
    <w:rsid w:val="00970D76"/>
    <w:rsid w:val="0097111E"/>
    <w:rsid w:val="0097112A"/>
    <w:rsid w:val="009712A4"/>
    <w:rsid w:val="009713C3"/>
    <w:rsid w:val="009717ED"/>
    <w:rsid w:val="0097181E"/>
    <w:rsid w:val="00971880"/>
    <w:rsid w:val="00971D79"/>
    <w:rsid w:val="0097237F"/>
    <w:rsid w:val="00972606"/>
    <w:rsid w:val="0097299E"/>
    <w:rsid w:val="009730A3"/>
    <w:rsid w:val="0097316B"/>
    <w:rsid w:val="0097391B"/>
    <w:rsid w:val="009739FB"/>
    <w:rsid w:val="00973F13"/>
    <w:rsid w:val="00974183"/>
    <w:rsid w:val="009745A1"/>
    <w:rsid w:val="009745AF"/>
    <w:rsid w:val="009746D0"/>
    <w:rsid w:val="00974BDD"/>
    <w:rsid w:val="00974D1D"/>
    <w:rsid w:val="00974FD2"/>
    <w:rsid w:val="00975091"/>
    <w:rsid w:val="009754CB"/>
    <w:rsid w:val="00975686"/>
    <w:rsid w:val="0097579F"/>
    <w:rsid w:val="009759A3"/>
    <w:rsid w:val="00975D19"/>
    <w:rsid w:val="00975E59"/>
    <w:rsid w:val="00975FF5"/>
    <w:rsid w:val="00976116"/>
    <w:rsid w:val="0097648D"/>
    <w:rsid w:val="009764EA"/>
    <w:rsid w:val="0097660C"/>
    <w:rsid w:val="009767F1"/>
    <w:rsid w:val="00976A19"/>
    <w:rsid w:val="00976E54"/>
    <w:rsid w:val="00977019"/>
    <w:rsid w:val="009770C6"/>
    <w:rsid w:val="009771C8"/>
    <w:rsid w:val="009775CC"/>
    <w:rsid w:val="00977702"/>
    <w:rsid w:val="0097771A"/>
    <w:rsid w:val="0097780A"/>
    <w:rsid w:val="00977877"/>
    <w:rsid w:val="00977A2E"/>
    <w:rsid w:val="00977D5F"/>
    <w:rsid w:val="009802E5"/>
    <w:rsid w:val="0098064D"/>
    <w:rsid w:val="009806CC"/>
    <w:rsid w:val="00980747"/>
    <w:rsid w:val="00981B3A"/>
    <w:rsid w:val="00981E97"/>
    <w:rsid w:val="00981F7D"/>
    <w:rsid w:val="00982055"/>
    <w:rsid w:val="009820A5"/>
    <w:rsid w:val="009820F8"/>
    <w:rsid w:val="009821EC"/>
    <w:rsid w:val="0098247E"/>
    <w:rsid w:val="009826BD"/>
    <w:rsid w:val="00982727"/>
    <w:rsid w:val="00983075"/>
    <w:rsid w:val="00983118"/>
    <w:rsid w:val="009831A3"/>
    <w:rsid w:val="009831B7"/>
    <w:rsid w:val="0098337D"/>
    <w:rsid w:val="00983B4B"/>
    <w:rsid w:val="009842D4"/>
    <w:rsid w:val="00984593"/>
    <w:rsid w:val="009845E1"/>
    <w:rsid w:val="00984725"/>
    <w:rsid w:val="0098477C"/>
    <w:rsid w:val="00984A6B"/>
    <w:rsid w:val="00984B5F"/>
    <w:rsid w:val="00985231"/>
    <w:rsid w:val="00985273"/>
    <w:rsid w:val="009852C4"/>
    <w:rsid w:val="00985AD2"/>
    <w:rsid w:val="00985D46"/>
    <w:rsid w:val="00985F9F"/>
    <w:rsid w:val="00985FA1"/>
    <w:rsid w:val="00986123"/>
    <w:rsid w:val="00986457"/>
    <w:rsid w:val="00986523"/>
    <w:rsid w:val="0098675D"/>
    <w:rsid w:val="00986D8E"/>
    <w:rsid w:val="00986FA5"/>
    <w:rsid w:val="00987089"/>
    <w:rsid w:val="00987188"/>
    <w:rsid w:val="009873AD"/>
    <w:rsid w:val="0098751D"/>
    <w:rsid w:val="00987B14"/>
    <w:rsid w:val="00987CE0"/>
    <w:rsid w:val="009905DB"/>
    <w:rsid w:val="009907E5"/>
    <w:rsid w:val="00990EBF"/>
    <w:rsid w:val="009913B5"/>
    <w:rsid w:val="009913F3"/>
    <w:rsid w:val="00991D7A"/>
    <w:rsid w:val="00992247"/>
    <w:rsid w:val="0099256E"/>
    <w:rsid w:val="00992906"/>
    <w:rsid w:val="00992BB8"/>
    <w:rsid w:val="00992E3B"/>
    <w:rsid w:val="00993195"/>
    <w:rsid w:val="00993365"/>
    <w:rsid w:val="00993380"/>
    <w:rsid w:val="009935B7"/>
    <w:rsid w:val="0099371D"/>
    <w:rsid w:val="00993944"/>
    <w:rsid w:val="00993B36"/>
    <w:rsid w:val="00993DD6"/>
    <w:rsid w:val="00994421"/>
    <w:rsid w:val="0099443C"/>
    <w:rsid w:val="00994741"/>
    <w:rsid w:val="009948D1"/>
    <w:rsid w:val="009949D5"/>
    <w:rsid w:val="00994B9F"/>
    <w:rsid w:val="00995C2F"/>
    <w:rsid w:val="00995E91"/>
    <w:rsid w:val="00995F2B"/>
    <w:rsid w:val="0099682B"/>
    <w:rsid w:val="00996BFA"/>
    <w:rsid w:val="00996FC3"/>
    <w:rsid w:val="009970C4"/>
    <w:rsid w:val="009972DC"/>
    <w:rsid w:val="009973E8"/>
    <w:rsid w:val="009974DA"/>
    <w:rsid w:val="00997508"/>
    <w:rsid w:val="00997662"/>
    <w:rsid w:val="00997735"/>
    <w:rsid w:val="0099773A"/>
    <w:rsid w:val="009977E3"/>
    <w:rsid w:val="00997996"/>
    <w:rsid w:val="00997B67"/>
    <w:rsid w:val="009A0258"/>
    <w:rsid w:val="009A04E3"/>
    <w:rsid w:val="009A09BF"/>
    <w:rsid w:val="009A0F54"/>
    <w:rsid w:val="009A151B"/>
    <w:rsid w:val="009A1A8B"/>
    <w:rsid w:val="009A1F31"/>
    <w:rsid w:val="009A20FD"/>
    <w:rsid w:val="009A2846"/>
    <w:rsid w:val="009A288F"/>
    <w:rsid w:val="009A2A57"/>
    <w:rsid w:val="009A2EBC"/>
    <w:rsid w:val="009A3457"/>
    <w:rsid w:val="009A3A21"/>
    <w:rsid w:val="009A3A54"/>
    <w:rsid w:val="009A4294"/>
    <w:rsid w:val="009A45E3"/>
    <w:rsid w:val="009A480D"/>
    <w:rsid w:val="009A495D"/>
    <w:rsid w:val="009A4D0A"/>
    <w:rsid w:val="009A4D9C"/>
    <w:rsid w:val="009A519D"/>
    <w:rsid w:val="009A53A2"/>
    <w:rsid w:val="009A5450"/>
    <w:rsid w:val="009A5818"/>
    <w:rsid w:val="009A5831"/>
    <w:rsid w:val="009A597C"/>
    <w:rsid w:val="009A5A45"/>
    <w:rsid w:val="009A5E69"/>
    <w:rsid w:val="009A61DC"/>
    <w:rsid w:val="009A6EE6"/>
    <w:rsid w:val="009A71D5"/>
    <w:rsid w:val="009A724D"/>
    <w:rsid w:val="009A7698"/>
    <w:rsid w:val="009A79C9"/>
    <w:rsid w:val="009A7C50"/>
    <w:rsid w:val="009A7F87"/>
    <w:rsid w:val="009B00F3"/>
    <w:rsid w:val="009B0416"/>
    <w:rsid w:val="009B0D0D"/>
    <w:rsid w:val="009B155D"/>
    <w:rsid w:val="009B1855"/>
    <w:rsid w:val="009B195C"/>
    <w:rsid w:val="009B1AAB"/>
    <w:rsid w:val="009B1C8C"/>
    <w:rsid w:val="009B21F5"/>
    <w:rsid w:val="009B229D"/>
    <w:rsid w:val="009B2907"/>
    <w:rsid w:val="009B2B39"/>
    <w:rsid w:val="009B2CB5"/>
    <w:rsid w:val="009B2E80"/>
    <w:rsid w:val="009B36F4"/>
    <w:rsid w:val="009B496B"/>
    <w:rsid w:val="009B49CE"/>
    <w:rsid w:val="009B4C8A"/>
    <w:rsid w:val="009B4CC6"/>
    <w:rsid w:val="009B4DC3"/>
    <w:rsid w:val="009B50E0"/>
    <w:rsid w:val="009B5A4E"/>
    <w:rsid w:val="009B5B1A"/>
    <w:rsid w:val="009B5D1A"/>
    <w:rsid w:val="009B5D9B"/>
    <w:rsid w:val="009B63E4"/>
    <w:rsid w:val="009B6751"/>
    <w:rsid w:val="009B6935"/>
    <w:rsid w:val="009B75A3"/>
    <w:rsid w:val="009B7E9C"/>
    <w:rsid w:val="009C00F1"/>
    <w:rsid w:val="009C0300"/>
    <w:rsid w:val="009C03FD"/>
    <w:rsid w:val="009C044D"/>
    <w:rsid w:val="009C0C34"/>
    <w:rsid w:val="009C0E7A"/>
    <w:rsid w:val="009C133E"/>
    <w:rsid w:val="009C1456"/>
    <w:rsid w:val="009C16F6"/>
    <w:rsid w:val="009C1CF5"/>
    <w:rsid w:val="009C1E2A"/>
    <w:rsid w:val="009C1E76"/>
    <w:rsid w:val="009C3037"/>
    <w:rsid w:val="009C3371"/>
    <w:rsid w:val="009C39C0"/>
    <w:rsid w:val="009C44A9"/>
    <w:rsid w:val="009C4B92"/>
    <w:rsid w:val="009C4EC0"/>
    <w:rsid w:val="009C54ED"/>
    <w:rsid w:val="009C5EA9"/>
    <w:rsid w:val="009C6122"/>
    <w:rsid w:val="009C62E8"/>
    <w:rsid w:val="009C6680"/>
    <w:rsid w:val="009C6C00"/>
    <w:rsid w:val="009C6DE1"/>
    <w:rsid w:val="009C77F5"/>
    <w:rsid w:val="009C783E"/>
    <w:rsid w:val="009C7B42"/>
    <w:rsid w:val="009D0A69"/>
    <w:rsid w:val="009D0C4D"/>
    <w:rsid w:val="009D1691"/>
    <w:rsid w:val="009D1BED"/>
    <w:rsid w:val="009D26E2"/>
    <w:rsid w:val="009D2E22"/>
    <w:rsid w:val="009D311C"/>
    <w:rsid w:val="009D32FD"/>
    <w:rsid w:val="009D3407"/>
    <w:rsid w:val="009D3479"/>
    <w:rsid w:val="009D4127"/>
    <w:rsid w:val="009D4ACC"/>
    <w:rsid w:val="009D4AD1"/>
    <w:rsid w:val="009D4B95"/>
    <w:rsid w:val="009D4CF9"/>
    <w:rsid w:val="009D5513"/>
    <w:rsid w:val="009D56C5"/>
    <w:rsid w:val="009D5883"/>
    <w:rsid w:val="009D5942"/>
    <w:rsid w:val="009D5ADE"/>
    <w:rsid w:val="009D6030"/>
    <w:rsid w:val="009D61C7"/>
    <w:rsid w:val="009D64C7"/>
    <w:rsid w:val="009D67F8"/>
    <w:rsid w:val="009D693A"/>
    <w:rsid w:val="009D6CFD"/>
    <w:rsid w:val="009D6EC7"/>
    <w:rsid w:val="009D719C"/>
    <w:rsid w:val="009D7593"/>
    <w:rsid w:val="009D76D4"/>
    <w:rsid w:val="009D7716"/>
    <w:rsid w:val="009D7955"/>
    <w:rsid w:val="009D7A0C"/>
    <w:rsid w:val="009E0141"/>
    <w:rsid w:val="009E024A"/>
    <w:rsid w:val="009E0A72"/>
    <w:rsid w:val="009E0AD2"/>
    <w:rsid w:val="009E106F"/>
    <w:rsid w:val="009E1073"/>
    <w:rsid w:val="009E1CF0"/>
    <w:rsid w:val="009E1D2C"/>
    <w:rsid w:val="009E1E58"/>
    <w:rsid w:val="009E1F71"/>
    <w:rsid w:val="009E20A1"/>
    <w:rsid w:val="009E211E"/>
    <w:rsid w:val="009E24BE"/>
    <w:rsid w:val="009E2670"/>
    <w:rsid w:val="009E2D25"/>
    <w:rsid w:val="009E2DD2"/>
    <w:rsid w:val="009E315E"/>
    <w:rsid w:val="009E3557"/>
    <w:rsid w:val="009E3D6E"/>
    <w:rsid w:val="009E4017"/>
    <w:rsid w:val="009E401B"/>
    <w:rsid w:val="009E45F3"/>
    <w:rsid w:val="009E47D3"/>
    <w:rsid w:val="009E4AA7"/>
    <w:rsid w:val="009E4BDE"/>
    <w:rsid w:val="009E4E69"/>
    <w:rsid w:val="009E4F82"/>
    <w:rsid w:val="009E5146"/>
    <w:rsid w:val="009E5180"/>
    <w:rsid w:val="009E5533"/>
    <w:rsid w:val="009E565A"/>
    <w:rsid w:val="009E586B"/>
    <w:rsid w:val="009E5E01"/>
    <w:rsid w:val="009E6695"/>
    <w:rsid w:val="009E6C9D"/>
    <w:rsid w:val="009E6F3B"/>
    <w:rsid w:val="009E7173"/>
    <w:rsid w:val="009E7743"/>
    <w:rsid w:val="009F0031"/>
    <w:rsid w:val="009F0426"/>
    <w:rsid w:val="009F09C5"/>
    <w:rsid w:val="009F0AF0"/>
    <w:rsid w:val="009F0C68"/>
    <w:rsid w:val="009F0DED"/>
    <w:rsid w:val="009F131F"/>
    <w:rsid w:val="009F158C"/>
    <w:rsid w:val="009F160E"/>
    <w:rsid w:val="009F1761"/>
    <w:rsid w:val="009F1780"/>
    <w:rsid w:val="009F1C58"/>
    <w:rsid w:val="009F1DA3"/>
    <w:rsid w:val="009F1DC0"/>
    <w:rsid w:val="009F1DFF"/>
    <w:rsid w:val="009F23B8"/>
    <w:rsid w:val="009F2424"/>
    <w:rsid w:val="009F2461"/>
    <w:rsid w:val="009F2AA5"/>
    <w:rsid w:val="009F2DC4"/>
    <w:rsid w:val="009F2EB6"/>
    <w:rsid w:val="009F2FB2"/>
    <w:rsid w:val="009F323E"/>
    <w:rsid w:val="009F33BB"/>
    <w:rsid w:val="009F38ED"/>
    <w:rsid w:val="009F3BFB"/>
    <w:rsid w:val="009F3C40"/>
    <w:rsid w:val="009F3ED1"/>
    <w:rsid w:val="009F446C"/>
    <w:rsid w:val="009F4490"/>
    <w:rsid w:val="009F45B2"/>
    <w:rsid w:val="009F4624"/>
    <w:rsid w:val="009F4A50"/>
    <w:rsid w:val="009F4E24"/>
    <w:rsid w:val="009F501A"/>
    <w:rsid w:val="009F50E8"/>
    <w:rsid w:val="009F51BE"/>
    <w:rsid w:val="009F558F"/>
    <w:rsid w:val="009F56DA"/>
    <w:rsid w:val="009F574E"/>
    <w:rsid w:val="009F5C02"/>
    <w:rsid w:val="009F617A"/>
    <w:rsid w:val="009F6483"/>
    <w:rsid w:val="009F696E"/>
    <w:rsid w:val="009F7151"/>
    <w:rsid w:val="009F75F3"/>
    <w:rsid w:val="009F7639"/>
    <w:rsid w:val="009F76AD"/>
    <w:rsid w:val="009F7D69"/>
    <w:rsid w:val="009F7DA7"/>
    <w:rsid w:val="009F7EA4"/>
    <w:rsid w:val="009F7ED1"/>
    <w:rsid w:val="00A00402"/>
    <w:rsid w:val="00A004E7"/>
    <w:rsid w:val="00A0090E"/>
    <w:rsid w:val="00A00F7E"/>
    <w:rsid w:val="00A01344"/>
    <w:rsid w:val="00A015A5"/>
    <w:rsid w:val="00A01907"/>
    <w:rsid w:val="00A02664"/>
    <w:rsid w:val="00A0270E"/>
    <w:rsid w:val="00A029D4"/>
    <w:rsid w:val="00A02A08"/>
    <w:rsid w:val="00A0346A"/>
    <w:rsid w:val="00A0354A"/>
    <w:rsid w:val="00A03650"/>
    <w:rsid w:val="00A03B1C"/>
    <w:rsid w:val="00A03C5B"/>
    <w:rsid w:val="00A03E29"/>
    <w:rsid w:val="00A04104"/>
    <w:rsid w:val="00A041A0"/>
    <w:rsid w:val="00A04600"/>
    <w:rsid w:val="00A04A8A"/>
    <w:rsid w:val="00A04D3A"/>
    <w:rsid w:val="00A053B2"/>
    <w:rsid w:val="00A0542D"/>
    <w:rsid w:val="00A061A7"/>
    <w:rsid w:val="00A061DF"/>
    <w:rsid w:val="00A06462"/>
    <w:rsid w:val="00A065F8"/>
    <w:rsid w:val="00A06712"/>
    <w:rsid w:val="00A0688C"/>
    <w:rsid w:val="00A06E17"/>
    <w:rsid w:val="00A06E39"/>
    <w:rsid w:val="00A074E5"/>
    <w:rsid w:val="00A078A6"/>
    <w:rsid w:val="00A07C84"/>
    <w:rsid w:val="00A07EA5"/>
    <w:rsid w:val="00A10218"/>
    <w:rsid w:val="00A10B50"/>
    <w:rsid w:val="00A10BAC"/>
    <w:rsid w:val="00A10F9B"/>
    <w:rsid w:val="00A11322"/>
    <w:rsid w:val="00A1166C"/>
    <w:rsid w:val="00A11DFA"/>
    <w:rsid w:val="00A1218C"/>
    <w:rsid w:val="00A121E8"/>
    <w:rsid w:val="00A12E10"/>
    <w:rsid w:val="00A13071"/>
    <w:rsid w:val="00A13505"/>
    <w:rsid w:val="00A1361C"/>
    <w:rsid w:val="00A14195"/>
    <w:rsid w:val="00A14299"/>
    <w:rsid w:val="00A144FD"/>
    <w:rsid w:val="00A14534"/>
    <w:rsid w:val="00A145FD"/>
    <w:rsid w:val="00A148D1"/>
    <w:rsid w:val="00A14AD3"/>
    <w:rsid w:val="00A14DF2"/>
    <w:rsid w:val="00A14FF0"/>
    <w:rsid w:val="00A15026"/>
    <w:rsid w:val="00A15487"/>
    <w:rsid w:val="00A15623"/>
    <w:rsid w:val="00A15C0B"/>
    <w:rsid w:val="00A1675C"/>
    <w:rsid w:val="00A16CA0"/>
    <w:rsid w:val="00A16DD7"/>
    <w:rsid w:val="00A16E25"/>
    <w:rsid w:val="00A173B4"/>
    <w:rsid w:val="00A173FE"/>
    <w:rsid w:val="00A179D2"/>
    <w:rsid w:val="00A17A28"/>
    <w:rsid w:val="00A17E4A"/>
    <w:rsid w:val="00A20590"/>
    <w:rsid w:val="00A21082"/>
    <w:rsid w:val="00A210D7"/>
    <w:rsid w:val="00A220D6"/>
    <w:rsid w:val="00A22347"/>
    <w:rsid w:val="00A2243E"/>
    <w:rsid w:val="00A22F68"/>
    <w:rsid w:val="00A23118"/>
    <w:rsid w:val="00A231AC"/>
    <w:rsid w:val="00A235EB"/>
    <w:rsid w:val="00A23830"/>
    <w:rsid w:val="00A23855"/>
    <w:rsid w:val="00A239F7"/>
    <w:rsid w:val="00A23A3F"/>
    <w:rsid w:val="00A23A8D"/>
    <w:rsid w:val="00A23CBC"/>
    <w:rsid w:val="00A240C9"/>
    <w:rsid w:val="00A2447F"/>
    <w:rsid w:val="00A246A9"/>
    <w:rsid w:val="00A24855"/>
    <w:rsid w:val="00A248CD"/>
    <w:rsid w:val="00A248ED"/>
    <w:rsid w:val="00A24F28"/>
    <w:rsid w:val="00A251D2"/>
    <w:rsid w:val="00A251D7"/>
    <w:rsid w:val="00A257AF"/>
    <w:rsid w:val="00A25A98"/>
    <w:rsid w:val="00A25C9B"/>
    <w:rsid w:val="00A25D37"/>
    <w:rsid w:val="00A25D5C"/>
    <w:rsid w:val="00A25F20"/>
    <w:rsid w:val="00A26482"/>
    <w:rsid w:val="00A264DB"/>
    <w:rsid w:val="00A27064"/>
    <w:rsid w:val="00A27073"/>
    <w:rsid w:val="00A27161"/>
    <w:rsid w:val="00A27A55"/>
    <w:rsid w:val="00A27C52"/>
    <w:rsid w:val="00A300AB"/>
    <w:rsid w:val="00A302CA"/>
    <w:rsid w:val="00A303EE"/>
    <w:rsid w:val="00A30A71"/>
    <w:rsid w:val="00A30BD3"/>
    <w:rsid w:val="00A30C75"/>
    <w:rsid w:val="00A3177F"/>
    <w:rsid w:val="00A32212"/>
    <w:rsid w:val="00A32868"/>
    <w:rsid w:val="00A33066"/>
    <w:rsid w:val="00A332B0"/>
    <w:rsid w:val="00A33527"/>
    <w:rsid w:val="00A3355A"/>
    <w:rsid w:val="00A33C2B"/>
    <w:rsid w:val="00A33D2D"/>
    <w:rsid w:val="00A33FCF"/>
    <w:rsid w:val="00A348AB"/>
    <w:rsid w:val="00A34DDE"/>
    <w:rsid w:val="00A34FE8"/>
    <w:rsid w:val="00A35247"/>
    <w:rsid w:val="00A35482"/>
    <w:rsid w:val="00A3548F"/>
    <w:rsid w:val="00A35A97"/>
    <w:rsid w:val="00A35AFA"/>
    <w:rsid w:val="00A363EE"/>
    <w:rsid w:val="00A36437"/>
    <w:rsid w:val="00A3644A"/>
    <w:rsid w:val="00A373C2"/>
    <w:rsid w:val="00A3753A"/>
    <w:rsid w:val="00A375BB"/>
    <w:rsid w:val="00A37686"/>
    <w:rsid w:val="00A376FE"/>
    <w:rsid w:val="00A37A66"/>
    <w:rsid w:val="00A37BA2"/>
    <w:rsid w:val="00A37CC4"/>
    <w:rsid w:val="00A37D36"/>
    <w:rsid w:val="00A37DA5"/>
    <w:rsid w:val="00A37F51"/>
    <w:rsid w:val="00A400CA"/>
    <w:rsid w:val="00A401C2"/>
    <w:rsid w:val="00A404FC"/>
    <w:rsid w:val="00A405A5"/>
    <w:rsid w:val="00A406FD"/>
    <w:rsid w:val="00A4070D"/>
    <w:rsid w:val="00A4094C"/>
    <w:rsid w:val="00A40D25"/>
    <w:rsid w:val="00A410C6"/>
    <w:rsid w:val="00A41846"/>
    <w:rsid w:val="00A41DAC"/>
    <w:rsid w:val="00A421A8"/>
    <w:rsid w:val="00A424FD"/>
    <w:rsid w:val="00A4256D"/>
    <w:rsid w:val="00A428A6"/>
    <w:rsid w:val="00A428E2"/>
    <w:rsid w:val="00A42DE7"/>
    <w:rsid w:val="00A43132"/>
    <w:rsid w:val="00A43140"/>
    <w:rsid w:val="00A43183"/>
    <w:rsid w:val="00A4392E"/>
    <w:rsid w:val="00A43CC2"/>
    <w:rsid w:val="00A43DD6"/>
    <w:rsid w:val="00A4406E"/>
    <w:rsid w:val="00A44623"/>
    <w:rsid w:val="00A44A85"/>
    <w:rsid w:val="00A44EFD"/>
    <w:rsid w:val="00A451A0"/>
    <w:rsid w:val="00A45292"/>
    <w:rsid w:val="00A4530E"/>
    <w:rsid w:val="00A45951"/>
    <w:rsid w:val="00A45BB6"/>
    <w:rsid w:val="00A4635A"/>
    <w:rsid w:val="00A46B5D"/>
    <w:rsid w:val="00A47019"/>
    <w:rsid w:val="00A4777F"/>
    <w:rsid w:val="00A4793F"/>
    <w:rsid w:val="00A47B7F"/>
    <w:rsid w:val="00A5034C"/>
    <w:rsid w:val="00A5073C"/>
    <w:rsid w:val="00A513D7"/>
    <w:rsid w:val="00A51698"/>
    <w:rsid w:val="00A517B8"/>
    <w:rsid w:val="00A51B0F"/>
    <w:rsid w:val="00A51CB8"/>
    <w:rsid w:val="00A52769"/>
    <w:rsid w:val="00A52A6D"/>
    <w:rsid w:val="00A52A70"/>
    <w:rsid w:val="00A52C0C"/>
    <w:rsid w:val="00A52F8E"/>
    <w:rsid w:val="00A536B6"/>
    <w:rsid w:val="00A536DE"/>
    <w:rsid w:val="00A53741"/>
    <w:rsid w:val="00A53DFA"/>
    <w:rsid w:val="00A54218"/>
    <w:rsid w:val="00A5431E"/>
    <w:rsid w:val="00A54A4E"/>
    <w:rsid w:val="00A54AC8"/>
    <w:rsid w:val="00A54F59"/>
    <w:rsid w:val="00A551C5"/>
    <w:rsid w:val="00A5538D"/>
    <w:rsid w:val="00A5568E"/>
    <w:rsid w:val="00A5596E"/>
    <w:rsid w:val="00A559AA"/>
    <w:rsid w:val="00A559DB"/>
    <w:rsid w:val="00A55AD1"/>
    <w:rsid w:val="00A55B06"/>
    <w:rsid w:val="00A55BC4"/>
    <w:rsid w:val="00A55E4B"/>
    <w:rsid w:val="00A55F46"/>
    <w:rsid w:val="00A56159"/>
    <w:rsid w:val="00A5649E"/>
    <w:rsid w:val="00A56688"/>
    <w:rsid w:val="00A56769"/>
    <w:rsid w:val="00A5697E"/>
    <w:rsid w:val="00A569E9"/>
    <w:rsid w:val="00A56A28"/>
    <w:rsid w:val="00A56BEC"/>
    <w:rsid w:val="00A56BEE"/>
    <w:rsid w:val="00A56D0C"/>
    <w:rsid w:val="00A5702E"/>
    <w:rsid w:val="00A5751A"/>
    <w:rsid w:val="00A57CB3"/>
    <w:rsid w:val="00A6016D"/>
    <w:rsid w:val="00A606D2"/>
    <w:rsid w:val="00A60BAC"/>
    <w:rsid w:val="00A60DAB"/>
    <w:rsid w:val="00A613DE"/>
    <w:rsid w:val="00A614AB"/>
    <w:rsid w:val="00A61793"/>
    <w:rsid w:val="00A61B06"/>
    <w:rsid w:val="00A61C34"/>
    <w:rsid w:val="00A61D86"/>
    <w:rsid w:val="00A61E54"/>
    <w:rsid w:val="00A62548"/>
    <w:rsid w:val="00A62890"/>
    <w:rsid w:val="00A63489"/>
    <w:rsid w:val="00A638CA"/>
    <w:rsid w:val="00A63941"/>
    <w:rsid w:val="00A63C4C"/>
    <w:rsid w:val="00A63F5C"/>
    <w:rsid w:val="00A64567"/>
    <w:rsid w:val="00A64980"/>
    <w:rsid w:val="00A652D7"/>
    <w:rsid w:val="00A6596A"/>
    <w:rsid w:val="00A65D08"/>
    <w:rsid w:val="00A6611F"/>
    <w:rsid w:val="00A6623D"/>
    <w:rsid w:val="00A662CF"/>
    <w:rsid w:val="00A663CA"/>
    <w:rsid w:val="00A668F1"/>
    <w:rsid w:val="00A66DEE"/>
    <w:rsid w:val="00A6746C"/>
    <w:rsid w:val="00A67488"/>
    <w:rsid w:val="00A6775C"/>
    <w:rsid w:val="00A67908"/>
    <w:rsid w:val="00A67989"/>
    <w:rsid w:val="00A67AB1"/>
    <w:rsid w:val="00A67B6C"/>
    <w:rsid w:val="00A704D1"/>
    <w:rsid w:val="00A704FF"/>
    <w:rsid w:val="00A71535"/>
    <w:rsid w:val="00A718E5"/>
    <w:rsid w:val="00A718ED"/>
    <w:rsid w:val="00A71DBC"/>
    <w:rsid w:val="00A72464"/>
    <w:rsid w:val="00A72640"/>
    <w:rsid w:val="00A72C11"/>
    <w:rsid w:val="00A72D2F"/>
    <w:rsid w:val="00A733D1"/>
    <w:rsid w:val="00A73AFB"/>
    <w:rsid w:val="00A73B79"/>
    <w:rsid w:val="00A7409C"/>
    <w:rsid w:val="00A74192"/>
    <w:rsid w:val="00A74398"/>
    <w:rsid w:val="00A7451C"/>
    <w:rsid w:val="00A749A3"/>
    <w:rsid w:val="00A74B45"/>
    <w:rsid w:val="00A74DDF"/>
    <w:rsid w:val="00A752E6"/>
    <w:rsid w:val="00A7532B"/>
    <w:rsid w:val="00A755E9"/>
    <w:rsid w:val="00A75AE4"/>
    <w:rsid w:val="00A75DD0"/>
    <w:rsid w:val="00A7610F"/>
    <w:rsid w:val="00A761CF"/>
    <w:rsid w:val="00A764F8"/>
    <w:rsid w:val="00A76A08"/>
    <w:rsid w:val="00A7718F"/>
    <w:rsid w:val="00A772BD"/>
    <w:rsid w:val="00A772C9"/>
    <w:rsid w:val="00A77310"/>
    <w:rsid w:val="00A77421"/>
    <w:rsid w:val="00A77537"/>
    <w:rsid w:val="00A7753D"/>
    <w:rsid w:val="00A77B20"/>
    <w:rsid w:val="00A77C41"/>
    <w:rsid w:val="00A77E06"/>
    <w:rsid w:val="00A77F1E"/>
    <w:rsid w:val="00A803F5"/>
    <w:rsid w:val="00A805EE"/>
    <w:rsid w:val="00A80A64"/>
    <w:rsid w:val="00A80D05"/>
    <w:rsid w:val="00A80D65"/>
    <w:rsid w:val="00A80ECB"/>
    <w:rsid w:val="00A811EB"/>
    <w:rsid w:val="00A81300"/>
    <w:rsid w:val="00A81BAD"/>
    <w:rsid w:val="00A81E16"/>
    <w:rsid w:val="00A81FBE"/>
    <w:rsid w:val="00A823FB"/>
    <w:rsid w:val="00A82485"/>
    <w:rsid w:val="00A829AF"/>
    <w:rsid w:val="00A833F0"/>
    <w:rsid w:val="00A8386F"/>
    <w:rsid w:val="00A83871"/>
    <w:rsid w:val="00A843D7"/>
    <w:rsid w:val="00A845B8"/>
    <w:rsid w:val="00A84662"/>
    <w:rsid w:val="00A8469D"/>
    <w:rsid w:val="00A847C9"/>
    <w:rsid w:val="00A84B09"/>
    <w:rsid w:val="00A852F2"/>
    <w:rsid w:val="00A855C2"/>
    <w:rsid w:val="00A85F3E"/>
    <w:rsid w:val="00A86128"/>
    <w:rsid w:val="00A86938"/>
    <w:rsid w:val="00A8694C"/>
    <w:rsid w:val="00A86CEB"/>
    <w:rsid w:val="00A870A1"/>
    <w:rsid w:val="00A871D4"/>
    <w:rsid w:val="00A87308"/>
    <w:rsid w:val="00A8798C"/>
    <w:rsid w:val="00A900C0"/>
    <w:rsid w:val="00A90135"/>
    <w:rsid w:val="00A90631"/>
    <w:rsid w:val="00A90E7E"/>
    <w:rsid w:val="00A91011"/>
    <w:rsid w:val="00A91C93"/>
    <w:rsid w:val="00A91CFC"/>
    <w:rsid w:val="00A91F65"/>
    <w:rsid w:val="00A92665"/>
    <w:rsid w:val="00A92BA3"/>
    <w:rsid w:val="00A9367A"/>
    <w:rsid w:val="00A93A28"/>
    <w:rsid w:val="00A93A3A"/>
    <w:rsid w:val="00A93BAB"/>
    <w:rsid w:val="00A93FC4"/>
    <w:rsid w:val="00A945D1"/>
    <w:rsid w:val="00A946C6"/>
    <w:rsid w:val="00A94821"/>
    <w:rsid w:val="00A94E18"/>
    <w:rsid w:val="00A950F1"/>
    <w:rsid w:val="00A95AA2"/>
    <w:rsid w:val="00A95CEB"/>
    <w:rsid w:val="00A95DE1"/>
    <w:rsid w:val="00A9603A"/>
    <w:rsid w:val="00A96062"/>
    <w:rsid w:val="00A9625C"/>
    <w:rsid w:val="00A96716"/>
    <w:rsid w:val="00A96914"/>
    <w:rsid w:val="00A97B1A"/>
    <w:rsid w:val="00AA003D"/>
    <w:rsid w:val="00AA0AD7"/>
    <w:rsid w:val="00AA0D2B"/>
    <w:rsid w:val="00AA0F1E"/>
    <w:rsid w:val="00AA12C7"/>
    <w:rsid w:val="00AA1568"/>
    <w:rsid w:val="00AA193D"/>
    <w:rsid w:val="00AA1AA9"/>
    <w:rsid w:val="00AA1D17"/>
    <w:rsid w:val="00AA1EFE"/>
    <w:rsid w:val="00AA20A9"/>
    <w:rsid w:val="00AA2AF8"/>
    <w:rsid w:val="00AA2DB6"/>
    <w:rsid w:val="00AA358E"/>
    <w:rsid w:val="00AA375B"/>
    <w:rsid w:val="00AA3BEA"/>
    <w:rsid w:val="00AA42CB"/>
    <w:rsid w:val="00AA4536"/>
    <w:rsid w:val="00AA460D"/>
    <w:rsid w:val="00AA4AFA"/>
    <w:rsid w:val="00AA5271"/>
    <w:rsid w:val="00AA552D"/>
    <w:rsid w:val="00AA5660"/>
    <w:rsid w:val="00AA5998"/>
    <w:rsid w:val="00AA5C08"/>
    <w:rsid w:val="00AA5EE5"/>
    <w:rsid w:val="00AA5FC6"/>
    <w:rsid w:val="00AA638B"/>
    <w:rsid w:val="00AA6476"/>
    <w:rsid w:val="00AA66C2"/>
    <w:rsid w:val="00AA69EB"/>
    <w:rsid w:val="00AA6B0E"/>
    <w:rsid w:val="00AA6E5C"/>
    <w:rsid w:val="00AA706A"/>
    <w:rsid w:val="00AA7697"/>
    <w:rsid w:val="00AA7738"/>
    <w:rsid w:val="00AA78B1"/>
    <w:rsid w:val="00AA7D89"/>
    <w:rsid w:val="00AB00BC"/>
    <w:rsid w:val="00AB099C"/>
    <w:rsid w:val="00AB0B5E"/>
    <w:rsid w:val="00AB0E1E"/>
    <w:rsid w:val="00AB0FBB"/>
    <w:rsid w:val="00AB111A"/>
    <w:rsid w:val="00AB14D1"/>
    <w:rsid w:val="00AB16EB"/>
    <w:rsid w:val="00AB1F67"/>
    <w:rsid w:val="00AB20C8"/>
    <w:rsid w:val="00AB212E"/>
    <w:rsid w:val="00AB21D7"/>
    <w:rsid w:val="00AB2270"/>
    <w:rsid w:val="00AB2612"/>
    <w:rsid w:val="00AB276C"/>
    <w:rsid w:val="00AB277B"/>
    <w:rsid w:val="00AB2943"/>
    <w:rsid w:val="00AB327E"/>
    <w:rsid w:val="00AB32AA"/>
    <w:rsid w:val="00AB35F2"/>
    <w:rsid w:val="00AB367E"/>
    <w:rsid w:val="00AB3751"/>
    <w:rsid w:val="00AB3B34"/>
    <w:rsid w:val="00AB3CE1"/>
    <w:rsid w:val="00AB3DC7"/>
    <w:rsid w:val="00AB4C73"/>
    <w:rsid w:val="00AB4C95"/>
    <w:rsid w:val="00AB5092"/>
    <w:rsid w:val="00AB5104"/>
    <w:rsid w:val="00AB53A9"/>
    <w:rsid w:val="00AB5504"/>
    <w:rsid w:val="00AB5555"/>
    <w:rsid w:val="00AB5D54"/>
    <w:rsid w:val="00AB6124"/>
    <w:rsid w:val="00AB6277"/>
    <w:rsid w:val="00AB668C"/>
    <w:rsid w:val="00AB68D4"/>
    <w:rsid w:val="00AB6D78"/>
    <w:rsid w:val="00AB6EB3"/>
    <w:rsid w:val="00AB728D"/>
    <w:rsid w:val="00AB78B1"/>
    <w:rsid w:val="00AB7AD1"/>
    <w:rsid w:val="00AB7F8B"/>
    <w:rsid w:val="00AC0299"/>
    <w:rsid w:val="00AC07D0"/>
    <w:rsid w:val="00AC0936"/>
    <w:rsid w:val="00AC0C8F"/>
    <w:rsid w:val="00AC0DE9"/>
    <w:rsid w:val="00AC0DF6"/>
    <w:rsid w:val="00AC0E1A"/>
    <w:rsid w:val="00AC11D4"/>
    <w:rsid w:val="00AC14D0"/>
    <w:rsid w:val="00AC158B"/>
    <w:rsid w:val="00AC2E83"/>
    <w:rsid w:val="00AC2EC0"/>
    <w:rsid w:val="00AC2F5A"/>
    <w:rsid w:val="00AC319A"/>
    <w:rsid w:val="00AC321D"/>
    <w:rsid w:val="00AC33F4"/>
    <w:rsid w:val="00AC3455"/>
    <w:rsid w:val="00AC3958"/>
    <w:rsid w:val="00AC3A38"/>
    <w:rsid w:val="00AC3C8C"/>
    <w:rsid w:val="00AC3E46"/>
    <w:rsid w:val="00AC40A8"/>
    <w:rsid w:val="00AC41FA"/>
    <w:rsid w:val="00AC4238"/>
    <w:rsid w:val="00AC42AB"/>
    <w:rsid w:val="00AC4E28"/>
    <w:rsid w:val="00AC5529"/>
    <w:rsid w:val="00AC5682"/>
    <w:rsid w:val="00AC57F0"/>
    <w:rsid w:val="00AC5D62"/>
    <w:rsid w:val="00AC5E13"/>
    <w:rsid w:val="00AC6424"/>
    <w:rsid w:val="00AC6651"/>
    <w:rsid w:val="00AC6761"/>
    <w:rsid w:val="00AC6B48"/>
    <w:rsid w:val="00AC703A"/>
    <w:rsid w:val="00AC72FE"/>
    <w:rsid w:val="00AC7413"/>
    <w:rsid w:val="00AC789F"/>
    <w:rsid w:val="00AC78B8"/>
    <w:rsid w:val="00AC7C99"/>
    <w:rsid w:val="00AD00F0"/>
    <w:rsid w:val="00AD01DD"/>
    <w:rsid w:val="00AD0BE8"/>
    <w:rsid w:val="00AD11CB"/>
    <w:rsid w:val="00AD1687"/>
    <w:rsid w:val="00AD1914"/>
    <w:rsid w:val="00AD1D21"/>
    <w:rsid w:val="00AD1FA7"/>
    <w:rsid w:val="00AD21ED"/>
    <w:rsid w:val="00AD264B"/>
    <w:rsid w:val="00AD268A"/>
    <w:rsid w:val="00AD2716"/>
    <w:rsid w:val="00AD2882"/>
    <w:rsid w:val="00AD2A27"/>
    <w:rsid w:val="00AD2CBE"/>
    <w:rsid w:val="00AD347E"/>
    <w:rsid w:val="00AD385A"/>
    <w:rsid w:val="00AD3E1D"/>
    <w:rsid w:val="00AD3E2D"/>
    <w:rsid w:val="00AD3F11"/>
    <w:rsid w:val="00AD3FED"/>
    <w:rsid w:val="00AD4847"/>
    <w:rsid w:val="00AD4BE2"/>
    <w:rsid w:val="00AD4BF7"/>
    <w:rsid w:val="00AD4D19"/>
    <w:rsid w:val="00AD4D6E"/>
    <w:rsid w:val="00AD4D9E"/>
    <w:rsid w:val="00AD4EE4"/>
    <w:rsid w:val="00AD5216"/>
    <w:rsid w:val="00AD5310"/>
    <w:rsid w:val="00AD588D"/>
    <w:rsid w:val="00AD58FA"/>
    <w:rsid w:val="00AD5ED3"/>
    <w:rsid w:val="00AD6AFA"/>
    <w:rsid w:val="00AD6D6A"/>
    <w:rsid w:val="00AD6F3C"/>
    <w:rsid w:val="00AD713C"/>
    <w:rsid w:val="00AD719F"/>
    <w:rsid w:val="00AD7304"/>
    <w:rsid w:val="00AD7896"/>
    <w:rsid w:val="00AD79EF"/>
    <w:rsid w:val="00AD7DB8"/>
    <w:rsid w:val="00AE02FC"/>
    <w:rsid w:val="00AE08EA"/>
    <w:rsid w:val="00AE0B3A"/>
    <w:rsid w:val="00AE0F34"/>
    <w:rsid w:val="00AE0F3C"/>
    <w:rsid w:val="00AE1256"/>
    <w:rsid w:val="00AE165B"/>
    <w:rsid w:val="00AE1ABF"/>
    <w:rsid w:val="00AE1D1B"/>
    <w:rsid w:val="00AE1FFA"/>
    <w:rsid w:val="00AE2077"/>
    <w:rsid w:val="00AE22FA"/>
    <w:rsid w:val="00AE2432"/>
    <w:rsid w:val="00AE2A14"/>
    <w:rsid w:val="00AE2BD5"/>
    <w:rsid w:val="00AE391C"/>
    <w:rsid w:val="00AE39AE"/>
    <w:rsid w:val="00AE3B5A"/>
    <w:rsid w:val="00AE413E"/>
    <w:rsid w:val="00AE41E5"/>
    <w:rsid w:val="00AE43DC"/>
    <w:rsid w:val="00AE4A38"/>
    <w:rsid w:val="00AE4E3D"/>
    <w:rsid w:val="00AE50F5"/>
    <w:rsid w:val="00AE57D5"/>
    <w:rsid w:val="00AE5862"/>
    <w:rsid w:val="00AE5A4B"/>
    <w:rsid w:val="00AE5B61"/>
    <w:rsid w:val="00AE5C63"/>
    <w:rsid w:val="00AE60BE"/>
    <w:rsid w:val="00AE658C"/>
    <w:rsid w:val="00AE66FC"/>
    <w:rsid w:val="00AE6CB0"/>
    <w:rsid w:val="00AE6EAB"/>
    <w:rsid w:val="00AE6F9E"/>
    <w:rsid w:val="00AE7201"/>
    <w:rsid w:val="00AE76E4"/>
    <w:rsid w:val="00AE7E10"/>
    <w:rsid w:val="00AE7F09"/>
    <w:rsid w:val="00AE7F34"/>
    <w:rsid w:val="00AE7F37"/>
    <w:rsid w:val="00AF0171"/>
    <w:rsid w:val="00AF021C"/>
    <w:rsid w:val="00AF0B6E"/>
    <w:rsid w:val="00AF0B6F"/>
    <w:rsid w:val="00AF1048"/>
    <w:rsid w:val="00AF1114"/>
    <w:rsid w:val="00AF14EA"/>
    <w:rsid w:val="00AF18F6"/>
    <w:rsid w:val="00AF1B02"/>
    <w:rsid w:val="00AF1E72"/>
    <w:rsid w:val="00AF237D"/>
    <w:rsid w:val="00AF2A0C"/>
    <w:rsid w:val="00AF2A8E"/>
    <w:rsid w:val="00AF3A31"/>
    <w:rsid w:val="00AF3F0D"/>
    <w:rsid w:val="00AF476B"/>
    <w:rsid w:val="00AF47F0"/>
    <w:rsid w:val="00AF4C02"/>
    <w:rsid w:val="00AF4CF2"/>
    <w:rsid w:val="00AF530E"/>
    <w:rsid w:val="00AF55D5"/>
    <w:rsid w:val="00AF5759"/>
    <w:rsid w:val="00AF62DC"/>
    <w:rsid w:val="00AF63A8"/>
    <w:rsid w:val="00AF6739"/>
    <w:rsid w:val="00AF682D"/>
    <w:rsid w:val="00AF6931"/>
    <w:rsid w:val="00AF695F"/>
    <w:rsid w:val="00AF69BA"/>
    <w:rsid w:val="00AF6CC2"/>
    <w:rsid w:val="00AF6D20"/>
    <w:rsid w:val="00AF6ED0"/>
    <w:rsid w:val="00AF71A8"/>
    <w:rsid w:val="00AF7BA9"/>
    <w:rsid w:val="00B0015E"/>
    <w:rsid w:val="00B00823"/>
    <w:rsid w:val="00B011CE"/>
    <w:rsid w:val="00B014DC"/>
    <w:rsid w:val="00B019ED"/>
    <w:rsid w:val="00B01DC4"/>
    <w:rsid w:val="00B0247A"/>
    <w:rsid w:val="00B0283B"/>
    <w:rsid w:val="00B02BF4"/>
    <w:rsid w:val="00B02DCA"/>
    <w:rsid w:val="00B02EF2"/>
    <w:rsid w:val="00B03083"/>
    <w:rsid w:val="00B034CE"/>
    <w:rsid w:val="00B034F3"/>
    <w:rsid w:val="00B03573"/>
    <w:rsid w:val="00B03634"/>
    <w:rsid w:val="00B03EA4"/>
    <w:rsid w:val="00B0428F"/>
    <w:rsid w:val="00B04975"/>
    <w:rsid w:val="00B05622"/>
    <w:rsid w:val="00B05921"/>
    <w:rsid w:val="00B05CF0"/>
    <w:rsid w:val="00B06073"/>
    <w:rsid w:val="00B06DD1"/>
    <w:rsid w:val="00B06FE4"/>
    <w:rsid w:val="00B0710C"/>
    <w:rsid w:val="00B074E4"/>
    <w:rsid w:val="00B076B1"/>
    <w:rsid w:val="00B076F9"/>
    <w:rsid w:val="00B105E4"/>
    <w:rsid w:val="00B10614"/>
    <w:rsid w:val="00B1149B"/>
    <w:rsid w:val="00B11707"/>
    <w:rsid w:val="00B11A0F"/>
    <w:rsid w:val="00B11D39"/>
    <w:rsid w:val="00B11FD8"/>
    <w:rsid w:val="00B1239D"/>
    <w:rsid w:val="00B1252F"/>
    <w:rsid w:val="00B12723"/>
    <w:rsid w:val="00B128D1"/>
    <w:rsid w:val="00B12C7F"/>
    <w:rsid w:val="00B12DD8"/>
    <w:rsid w:val="00B12F9A"/>
    <w:rsid w:val="00B13088"/>
    <w:rsid w:val="00B1318D"/>
    <w:rsid w:val="00B1395A"/>
    <w:rsid w:val="00B13BB7"/>
    <w:rsid w:val="00B13BD1"/>
    <w:rsid w:val="00B13BE4"/>
    <w:rsid w:val="00B1434C"/>
    <w:rsid w:val="00B143A5"/>
    <w:rsid w:val="00B1447D"/>
    <w:rsid w:val="00B147D4"/>
    <w:rsid w:val="00B147F7"/>
    <w:rsid w:val="00B14B6F"/>
    <w:rsid w:val="00B15419"/>
    <w:rsid w:val="00B15A67"/>
    <w:rsid w:val="00B16217"/>
    <w:rsid w:val="00B16371"/>
    <w:rsid w:val="00B1638D"/>
    <w:rsid w:val="00B165AE"/>
    <w:rsid w:val="00B1673F"/>
    <w:rsid w:val="00B16FCD"/>
    <w:rsid w:val="00B171D7"/>
    <w:rsid w:val="00B1722D"/>
    <w:rsid w:val="00B1764B"/>
    <w:rsid w:val="00B17BFD"/>
    <w:rsid w:val="00B2009C"/>
    <w:rsid w:val="00B207C1"/>
    <w:rsid w:val="00B20BFA"/>
    <w:rsid w:val="00B20E1C"/>
    <w:rsid w:val="00B20EAA"/>
    <w:rsid w:val="00B214DB"/>
    <w:rsid w:val="00B21661"/>
    <w:rsid w:val="00B21C8A"/>
    <w:rsid w:val="00B220B8"/>
    <w:rsid w:val="00B22675"/>
    <w:rsid w:val="00B22A1B"/>
    <w:rsid w:val="00B22ACD"/>
    <w:rsid w:val="00B22CDD"/>
    <w:rsid w:val="00B23080"/>
    <w:rsid w:val="00B2377F"/>
    <w:rsid w:val="00B23F05"/>
    <w:rsid w:val="00B23F18"/>
    <w:rsid w:val="00B241A9"/>
    <w:rsid w:val="00B241C3"/>
    <w:rsid w:val="00B247BF"/>
    <w:rsid w:val="00B24C16"/>
    <w:rsid w:val="00B24F33"/>
    <w:rsid w:val="00B250CD"/>
    <w:rsid w:val="00B25412"/>
    <w:rsid w:val="00B25B92"/>
    <w:rsid w:val="00B25E30"/>
    <w:rsid w:val="00B266BA"/>
    <w:rsid w:val="00B26BAC"/>
    <w:rsid w:val="00B26E5E"/>
    <w:rsid w:val="00B274ED"/>
    <w:rsid w:val="00B27D48"/>
    <w:rsid w:val="00B3002D"/>
    <w:rsid w:val="00B306EE"/>
    <w:rsid w:val="00B30A71"/>
    <w:rsid w:val="00B318BF"/>
    <w:rsid w:val="00B31D4C"/>
    <w:rsid w:val="00B321B6"/>
    <w:rsid w:val="00B325E9"/>
    <w:rsid w:val="00B32669"/>
    <w:rsid w:val="00B32AF0"/>
    <w:rsid w:val="00B32DEE"/>
    <w:rsid w:val="00B3315F"/>
    <w:rsid w:val="00B333D0"/>
    <w:rsid w:val="00B33479"/>
    <w:rsid w:val="00B3379F"/>
    <w:rsid w:val="00B339CF"/>
    <w:rsid w:val="00B33A23"/>
    <w:rsid w:val="00B33B26"/>
    <w:rsid w:val="00B33F34"/>
    <w:rsid w:val="00B341D3"/>
    <w:rsid w:val="00B34363"/>
    <w:rsid w:val="00B3488C"/>
    <w:rsid w:val="00B348A2"/>
    <w:rsid w:val="00B34BC5"/>
    <w:rsid w:val="00B3504A"/>
    <w:rsid w:val="00B353A7"/>
    <w:rsid w:val="00B354AA"/>
    <w:rsid w:val="00B3571E"/>
    <w:rsid w:val="00B358D0"/>
    <w:rsid w:val="00B35D56"/>
    <w:rsid w:val="00B36322"/>
    <w:rsid w:val="00B367DF"/>
    <w:rsid w:val="00B36949"/>
    <w:rsid w:val="00B369A7"/>
    <w:rsid w:val="00B36CE7"/>
    <w:rsid w:val="00B374E8"/>
    <w:rsid w:val="00B375BB"/>
    <w:rsid w:val="00B37741"/>
    <w:rsid w:val="00B3787C"/>
    <w:rsid w:val="00B37ED6"/>
    <w:rsid w:val="00B37F97"/>
    <w:rsid w:val="00B40623"/>
    <w:rsid w:val="00B40EF4"/>
    <w:rsid w:val="00B4112F"/>
    <w:rsid w:val="00B412D8"/>
    <w:rsid w:val="00B4170E"/>
    <w:rsid w:val="00B4192E"/>
    <w:rsid w:val="00B41F75"/>
    <w:rsid w:val="00B421C9"/>
    <w:rsid w:val="00B428B2"/>
    <w:rsid w:val="00B42BAE"/>
    <w:rsid w:val="00B42CFB"/>
    <w:rsid w:val="00B430A5"/>
    <w:rsid w:val="00B43186"/>
    <w:rsid w:val="00B433D8"/>
    <w:rsid w:val="00B4361B"/>
    <w:rsid w:val="00B43764"/>
    <w:rsid w:val="00B43903"/>
    <w:rsid w:val="00B43F16"/>
    <w:rsid w:val="00B44220"/>
    <w:rsid w:val="00B442BB"/>
    <w:rsid w:val="00B44377"/>
    <w:rsid w:val="00B445A3"/>
    <w:rsid w:val="00B44A64"/>
    <w:rsid w:val="00B44EE4"/>
    <w:rsid w:val="00B45922"/>
    <w:rsid w:val="00B45C45"/>
    <w:rsid w:val="00B466C2"/>
    <w:rsid w:val="00B4680A"/>
    <w:rsid w:val="00B46B69"/>
    <w:rsid w:val="00B46B6B"/>
    <w:rsid w:val="00B46EBD"/>
    <w:rsid w:val="00B47090"/>
    <w:rsid w:val="00B4735F"/>
    <w:rsid w:val="00B4755E"/>
    <w:rsid w:val="00B47908"/>
    <w:rsid w:val="00B47D3D"/>
    <w:rsid w:val="00B47E19"/>
    <w:rsid w:val="00B47F29"/>
    <w:rsid w:val="00B50AE7"/>
    <w:rsid w:val="00B50CB4"/>
    <w:rsid w:val="00B50F30"/>
    <w:rsid w:val="00B510BF"/>
    <w:rsid w:val="00B515D7"/>
    <w:rsid w:val="00B5160C"/>
    <w:rsid w:val="00B51B2B"/>
    <w:rsid w:val="00B51F64"/>
    <w:rsid w:val="00B52012"/>
    <w:rsid w:val="00B5232F"/>
    <w:rsid w:val="00B5272C"/>
    <w:rsid w:val="00B52997"/>
    <w:rsid w:val="00B529E4"/>
    <w:rsid w:val="00B52C41"/>
    <w:rsid w:val="00B530B4"/>
    <w:rsid w:val="00B535CE"/>
    <w:rsid w:val="00B53FC3"/>
    <w:rsid w:val="00B542D5"/>
    <w:rsid w:val="00B54437"/>
    <w:rsid w:val="00B54587"/>
    <w:rsid w:val="00B54A22"/>
    <w:rsid w:val="00B54AB8"/>
    <w:rsid w:val="00B54BA8"/>
    <w:rsid w:val="00B54C7F"/>
    <w:rsid w:val="00B54D44"/>
    <w:rsid w:val="00B54EE9"/>
    <w:rsid w:val="00B5573C"/>
    <w:rsid w:val="00B55D07"/>
    <w:rsid w:val="00B55E4E"/>
    <w:rsid w:val="00B55FDB"/>
    <w:rsid w:val="00B56323"/>
    <w:rsid w:val="00B56C9A"/>
    <w:rsid w:val="00B56F4C"/>
    <w:rsid w:val="00B56FED"/>
    <w:rsid w:val="00B5720B"/>
    <w:rsid w:val="00B572F8"/>
    <w:rsid w:val="00B57AE5"/>
    <w:rsid w:val="00B57E0A"/>
    <w:rsid w:val="00B57E61"/>
    <w:rsid w:val="00B600EC"/>
    <w:rsid w:val="00B601E5"/>
    <w:rsid w:val="00B6053B"/>
    <w:rsid w:val="00B60648"/>
    <w:rsid w:val="00B61200"/>
    <w:rsid w:val="00B61814"/>
    <w:rsid w:val="00B6199F"/>
    <w:rsid w:val="00B61C50"/>
    <w:rsid w:val="00B61CA7"/>
    <w:rsid w:val="00B61D08"/>
    <w:rsid w:val="00B6226F"/>
    <w:rsid w:val="00B623F1"/>
    <w:rsid w:val="00B6264B"/>
    <w:rsid w:val="00B628BD"/>
    <w:rsid w:val="00B6292B"/>
    <w:rsid w:val="00B62A75"/>
    <w:rsid w:val="00B62B49"/>
    <w:rsid w:val="00B62FF2"/>
    <w:rsid w:val="00B63419"/>
    <w:rsid w:val="00B63AA9"/>
    <w:rsid w:val="00B63E1D"/>
    <w:rsid w:val="00B644CA"/>
    <w:rsid w:val="00B645D2"/>
    <w:rsid w:val="00B64676"/>
    <w:rsid w:val="00B64901"/>
    <w:rsid w:val="00B6496B"/>
    <w:rsid w:val="00B65396"/>
    <w:rsid w:val="00B659CF"/>
    <w:rsid w:val="00B65B14"/>
    <w:rsid w:val="00B65E25"/>
    <w:rsid w:val="00B66186"/>
    <w:rsid w:val="00B66960"/>
    <w:rsid w:val="00B66FB4"/>
    <w:rsid w:val="00B670E9"/>
    <w:rsid w:val="00B671F9"/>
    <w:rsid w:val="00B677BC"/>
    <w:rsid w:val="00B678F7"/>
    <w:rsid w:val="00B7005D"/>
    <w:rsid w:val="00B7052C"/>
    <w:rsid w:val="00B70DEE"/>
    <w:rsid w:val="00B70F32"/>
    <w:rsid w:val="00B70FF9"/>
    <w:rsid w:val="00B7174F"/>
    <w:rsid w:val="00B717E7"/>
    <w:rsid w:val="00B71B37"/>
    <w:rsid w:val="00B71B71"/>
    <w:rsid w:val="00B71C01"/>
    <w:rsid w:val="00B72305"/>
    <w:rsid w:val="00B7263E"/>
    <w:rsid w:val="00B72751"/>
    <w:rsid w:val="00B72DA3"/>
    <w:rsid w:val="00B7390D"/>
    <w:rsid w:val="00B73E7A"/>
    <w:rsid w:val="00B73FA9"/>
    <w:rsid w:val="00B74BA9"/>
    <w:rsid w:val="00B7516F"/>
    <w:rsid w:val="00B755E0"/>
    <w:rsid w:val="00B757C2"/>
    <w:rsid w:val="00B75B04"/>
    <w:rsid w:val="00B75BD9"/>
    <w:rsid w:val="00B75E3E"/>
    <w:rsid w:val="00B7657C"/>
    <w:rsid w:val="00B769FB"/>
    <w:rsid w:val="00B76C61"/>
    <w:rsid w:val="00B76D4C"/>
    <w:rsid w:val="00B76F80"/>
    <w:rsid w:val="00B76F8D"/>
    <w:rsid w:val="00B77111"/>
    <w:rsid w:val="00B77170"/>
    <w:rsid w:val="00B77235"/>
    <w:rsid w:val="00B77304"/>
    <w:rsid w:val="00B77566"/>
    <w:rsid w:val="00B77BB5"/>
    <w:rsid w:val="00B80196"/>
    <w:rsid w:val="00B802AF"/>
    <w:rsid w:val="00B80478"/>
    <w:rsid w:val="00B804AA"/>
    <w:rsid w:val="00B805CB"/>
    <w:rsid w:val="00B80B3C"/>
    <w:rsid w:val="00B80C64"/>
    <w:rsid w:val="00B80CDD"/>
    <w:rsid w:val="00B8126C"/>
    <w:rsid w:val="00B8141B"/>
    <w:rsid w:val="00B816A2"/>
    <w:rsid w:val="00B81FCD"/>
    <w:rsid w:val="00B8281C"/>
    <w:rsid w:val="00B82BEE"/>
    <w:rsid w:val="00B82E2C"/>
    <w:rsid w:val="00B83131"/>
    <w:rsid w:val="00B83581"/>
    <w:rsid w:val="00B83887"/>
    <w:rsid w:val="00B838BD"/>
    <w:rsid w:val="00B83962"/>
    <w:rsid w:val="00B83B11"/>
    <w:rsid w:val="00B8482C"/>
    <w:rsid w:val="00B84D8E"/>
    <w:rsid w:val="00B84FEC"/>
    <w:rsid w:val="00B852B0"/>
    <w:rsid w:val="00B85315"/>
    <w:rsid w:val="00B855B1"/>
    <w:rsid w:val="00B85650"/>
    <w:rsid w:val="00B85AAB"/>
    <w:rsid w:val="00B85E14"/>
    <w:rsid w:val="00B86591"/>
    <w:rsid w:val="00B8662C"/>
    <w:rsid w:val="00B8672F"/>
    <w:rsid w:val="00B86822"/>
    <w:rsid w:val="00B86BDE"/>
    <w:rsid w:val="00B86C0C"/>
    <w:rsid w:val="00B86C2E"/>
    <w:rsid w:val="00B86CEB"/>
    <w:rsid w:val="00B86E8A"/>
    <w:rsid w:val="00B8757A"/>
    <w:rsid w:val="00B875C7"/>
    <w:rsid w:val="00B87764"/>
    <w:rsid w:val="00B878F4"/>
    <w:rsid w:val="00B87932"/>
    <w:rsid w:val="00B87B16"/>
    <w:rsid w:val="00B87C37"/>
    <w:rsid w:val="00B87CF4"/>
    <w:rsid w:val="00B9007D"/>
    <w:rsid w:val="00B90C86"/>
    <w:rsid w:val="00B90CAA"/>
    <w:rsid w:val="00B90F6F"/>
    <w:rsid w:val="00B9133C"/>
    <w:rsid w:val="00B91450"/>
    <w:rsid w:val="00B91867"/>
    <w:rsid w:val="00B91AA7"/>
    <w:rsid w:val="00B91D81"/>
    <w:rsid w:val="00B91EB2"/>
    <w:rsid w:val="00B9254B"/>
    <w:rsid w:val="00B925CD"/>
    <w:rsid w:val="00B92AFD"/>
    <w:rsid w:val="00B92B3B"/>
    <w:rsid w:val="00B92B67"/>
    <w:rsid w:val="00B92CDA"/>
    <w:rsid w:val="00B92E8C"/>
    <w:rsid w:val="00B93023"/>
    <w:rsid w:val="00B9396A"/>
    <w:rsid w:val="00B93BA1"/>
    <w:rsid w:val="00B94180"/>
    <w:rsid w:val="00B9424D"/>
    <w:rsid w:val="00B942B6"/>
    <w:rsid w:val="00B9432C"/>
    <w:rsid w:val="00B94DA1"/>
    <w:rsid w:val="00B95044"/>
    <w:rsid w:val="00B95E2F"/>
    <w:rsid w:val="00B95E5D"/>
    <w:rsid w:val="00B96119"/>
    <w:rsid w:val="00B9624B"/>
    <w:rsid w:val="00B96431"/>
    <w:rsid w:val="00B96971"/>
    <w:rsid w:val="00B96B81"/>
    <w:rsid w:val="00B96B9B"/>
    <w:rsid w:val="00B96F84"/>
    <w:rsid w:val="00B97248"/>
    <w:rsid w:val="00B9734D"/>
    <w:rsid w:val="00B976FF"/>
    <w:rsid w:val="00B97707"/>
    <w:rsid w:val="00B978DE"/>
    <w:rsid w:val="00B97A51"/>
    <w:rsid w:val="00BA0AC6"/>
    <w:rsid w:val="00BA0D1E"/>
    <w:rsid w:val="00BA107A"/>
    <w:rsid w:val="00BA109A"/>
    <w:rsid w:val="00BA1420"/>
    <w:rsid w:val="00BA149A"/>
    <w:rsid w:val="00BA164A"/>
    <w:rsid w:val="00BA2302"/>
    <w:rsid w:val="00BA2743"/>
    <w:rsid w:val="00BA2F90"/>
    <w:rsid w:val="00BA31D3"/>
    <w:rsid w:val="00BA33B8"/>
    <w:rsid w:val="00BA3A8E"/>
    <w:rsid w:val="00BA3FB3"/>
    <w:rsid w:val="00BA40A4"/>
    <w:rsid w:val="00BA4276"/>
    <w:rsid w:val="00BA445A"/>
    <w:rsid w:val="00BA454A"/>
    <w:rsid w:val="00BA463D"/>
    <w:rsid w:val="00BA4820"/>
    <w:rsid w:val="00BA4B33"/>
    <w:rsid w:val="00BA4E36"/>
    <w:rsid w:val="00BA5093"/>
    <w:rsid w:val="00BA51D1"/>
    <w:rsid w:val="00BA541D"/>
    <w:rsid w:val="00BA5A4D"/>
    <w:rsid w:val="00BA5AE0"/>
    <w:rsid w:val="00BA5C31"/>
    <w:rsid w:val="00BA6064"/>
    <w:rsid w:val="00BA60ED"/>
    <w:rsid w:val="00BA644E"/>
    <w:rsid w:val="00BA6A4D"/>
    <w:rsid w:val="00BA7536"/>
    <w:rsid w:val="00BA7990"/>
    <w:rsid w:val="00BA7A59"/>
    <w:rsid w:val="00BA7FB6"/>
    <w:rsid w:val="00BB03C3"/>
    <w:rsid w:val="00BB072D"/>
    <w:rsid w:val="00BB08B3"/>
    <w:rsid w:val="00BB0AE4"/>
    <w:rsid w:val="00BB0C88"/>
    <w:rsid w:val="00BB1203"/>
    <w:rsid w:val="00BB1EDE"/>
    <w:rsid w:val="00BB1F9B"/>
    <w:rsid w:val="00BB202A"/>
    <w:rsid w:val="00BB2062"/>
    <w:rsid w:val="00BB2257"/>
    <w:rsid w:val="00BB23D1"/>
    <w:rsid w:val="00BB2450"/>
    <w:rsid w:val="00BB252B"/>
    <w:rsid w:val="00BB263D"/>
    <w:rsid w:val="00BB27B9"/>
    <w:rsid w:val="00BB2A57"/>
    <w:rsid w:val="00BB2AAF"/>
    <w:rsid w:val="00BB2B4B"/>
    <w:rsid w:val="00BB2CD6"/>
    <w:rsid w:val="00BB2E21"/>
    <w:rsid w:val="00BB3066"/>
    <w:rsid w:val="00BB3152"/>
    <w:rsid w:val="00BB33AB"/>
    <w:rsid w:val="00BB3482"/>
    <w:rsid w:val="00BB3602"/>
    <w:rsid w:val="00BB3608"/>
    <w:rsid w:val="00BB3800"/>
    <w:rsid w:val="00BB380F"/>
    <w:rsid w:val="00BB394E"/>
    <w:rsid w:val="00BB39E3"/>
    <w:rsid w:val="00BB3B60"/>
    <w:rsid w:val="00BB3EBF"/>
    <w:rsid w:val="00BB3F90"/>
    <w:rsid w:val="00BB4076"/>
    <w:rsid w:val="00BB4260"/>
    <w:rsid w:val="00BB4312"/>
    <w:rsid w:val="00BB4348"/>
    <w:rsid w:val="00BB44E6"/>
    <w:rsid w:val="00BB45DB"/>
    <w:rsid w:val="00BB47C6"/>
    <w:rsid w:val="00BB4903"/>
    <w:rsid w:val="00BB4A41"/>
    <w:rsid w:val="00BB4E2C"/>
    <w:rsid w:val="00BB5180"/>
    <w:rsid w:val="00BB5251"/>
    <w:rsid w:val="00BB53A1"/>
    <w:rsid w:val="00BB5448"/>
    <w:rsid w:val="00BB54F7"/>
    <w:rsid w:val="00BB56D8"/>
    <w:rsid w:val="00BB587B"/>
    <w:rsid w:val="00BB58CA"/>
    <w:rsid w:val="00BB59E6"/>
    <w:rsid w:val="00BB5A9A"/>
    <w:rsid w:val="00BB5AE8"/>
    <w:rsid w:val="00BB5CC4"/>
    <w:rsid w:val="00BB605E"/>
    <w:rsid w:val="00BB6333"/>
    <w:rsid w:val="00BB6643"/>
    <w:rsid w:val="00BB695C"/>
    <w:rsid w:val="00BB6A2B"/>
    <w:rsid w:val="00BB6B07"/>
    <w:rsid w:val="00BB6F54"/>
    <w:rsid w:val="00BB7355"/>
    <w:rsid w:val="00BB7895"/>
    <w:rsid w:val="00BB7FC1"/>
    <w:rsid w:val="00BC0126"/>
    <w:rsid w:val="00BC05AF"/>
    <w:rsid w:val="00BC0741"/>
    <w:rsid w:val="00BC0753"/>
    <w:rsid w:val="00BC09B3"/>
    <w:rsid w:val="00BC0ABF"/>
    <w:rsid w:val="00BC1008"/>
    <w:rsid w:val="00BC150E"/>
    <w:rsid w:val="00BC1951"/>
    <w:rsid w:val="00BC1DA0"/>
    <w:rsid w:val="00BC256F"/>
    <w:rsid w:val="00BC25E2"/>
    <w:rsid w:val="00BC2AB4"/>
    <w:rsid w:val="00BC2C05"/>
    <w:rsid w:val="00BC2E06"/>
    <w:rsid w:val="00BC2FAF"/>
    <w:rsid w:val="00BC3902"/>
    <w:rsid w:val="00BC39B5"/>
    <w:rsid w:val="00BC3AA1"/>
    <w:rsid w:val="00BC3CAF"/>
    <w:rsid w:val="00BC43AB"/>
    <w:rsid w:val="00BC44F5"/>
    <w:rsid w:val="00BC4573"/>
    <w:rsid w:val="00BC4766"/>
    <w:rsid w:val="00BC4D88"/>
    <w:rsid w:val="00BC4F5C"/>
    <w:rsid w:val="00BC55AF"/>
    <w:rsid w:val="00BC5C4D"/>
    <w:rsid w:val="00BC602B"/>
    <w:rsid w:val="00BC6092"/>
    <w:rsid w:val="00BC617D"/>
    <w:rsid w:val="00BC64AA"/>
    <w:rsid w:val="00BC665B"/>
    <w:rsid w:val="00BC6AA9"/>
    <w:rsid w:val="00BC6CFD"/>
    <w:rsid w:val="00BC6F22"/>
    <w:rsid w:val="00BC70B0"/>
    <w:rsid w:val="00BC77BB"/>
    <w:rsid w:val="00BC7940"/>
    <w:rsid w:val="00BC7AA6"/>
    <w:rsid w:val="00BC7DE4"/>
    <w:rsid w:val="00BD022C"/>
    <w:rsid w:val="00BD0336"/>
    <w:rsid w:val="00BD0577"/>
    <w:rsid w:val="00BD05B6"/>
    <w:rsid w:val="00BD0A1E"/>
    <w:rsid w:val="00BD0C4F"/>
    <w:rsid w:val="00BD0E2C"/>
    <w:rsid w:val="00BD1033"/>
    <w:rsid w:val="00BD1414"/>
    <w:rsid w:val="00BD1599"/>
    <w:rsid w:val="00BD170E"/>
    <w:rsid w:val="00BD1D36"/>
    <w:rsid w:val="00BD1DD3"/>
    <w:rsid w:val="00BD1EC8"/>
    <w:rsid w:val="00BD1EF6"/>
    <w:rsid w:val="00BD200C"/>
    <w:rsid w:val="00BD208D"/>
    <w:rsid w:val="00BD2745"/>
    <w:rsid w:val="00BD277B"/>
    <w:rsid w:val="00BD27C3"/>
    <w:rsid w:val="00BD3036"/>
    <w:rsid w:val="00BD3361"/>
    <w:rsid w:val="00BD342A"/>
    <w:rsid w:val="00BD4306"/>
    <w:rsid w:val="00BD45A9"/>
    <w:rsid w:val="00BD46A7"/>
    <w:rsid w:val="00BD4947"/>
    <w:rsid w:val="00BD49E6"/>
    <w:rsid w:val="00BD4B31"/>
    <w:rsid w:val="00BD535D"/>
    <w:rsid w:val="00BD57BB"/>
    <w:rsid w:val="00BD5935"/>
    <w:rsid w:val="00BD5DFE"/>
    <w:rsid w:val="00BD5FE8"/>
    <w:rsid w:val="00BD62AC"/>
    <w:rsid w:val="00BD662F"/>
    <w:rsid w:val="00BD66B0"/>
    <w:rsid w:val="00BD6AFE"/>
    <w:rsid w:val="00BD71C9"/>
    <w:rsid w:val="00BD722E"/>
    <w:rsid w:val="00BD74B8"/>
    <w:rsid w:val="00BD75F0"/>
    <w:rsid w:val="00BD7D16"/>
    <w:rsid w:val="00BD7DD8"/>
    <w:rsid w:val="00BE0609"/>
    <w:rsid w:val="00BE0C28"/>
    <w:rsid w:val="00BE1542"/>
    <w:rsid w:val="00BE17C1"/>
    <w:rsid w:val="00BE1A49"/>
    <w:rsid w:val="00BE2842"/>
    <w:rsid w:val="00BE2FF0"/>
    <w:rsid w:val="00BE30D1"/>
    <w:rsid w:val="00BE312D"/>
    <w:rsid w:val="00BE33F4"/>
    <w:rsid w:val="00BE38FF"/>
    <w:rsid w:val="00BE48AC"/>
    <w:rsid w:val="00BE4BB3"/>
    <w:rsid w:val="00BE568A"/>
    <w:rsid w:val="00BE5BE2"/>
    <w:rsid w:val="00BE5C25"/>
    <w:rsid w:val="00BE5E48"/>
    <w:rsid w:val="00BE6042"/>
    <w:rsid w:val="00BE6056"/>
    <w:rsid w:val="00BE62FA"/>
    <w:rsid w:val="00BE6AFC"/>
    <w:rsid w:val="00BE6D02"/>
    <w:rsid w:val="00BE7615"/>
    <w:rsid w:val="00BF0388"/>
    <w:rsid w:val="00BF0529"/>
    <w:rsid w:val="00BF0665"/>
    <w:rsid w:val="00BF068E"/>
    <w:rsid w:val="00BF0A44"/>
    <w:rsid w:val="00BF0BC1"/>
    <w:rsid w:val="00BF1933"/>
    <w:rsid w:val="00BF1A7F"/>
    <w:rsid w:val="00BF1CFB"/>
    <w:rsid w:val="00BF1D43"/>
    <w:rsid w:val="00BF38C4"/>
    <w:rsid w:val="00BF3CC7"/>
    <w:rsid w:val="00BF3E3B"/>
    <w:rsid w:val="00BF4454"/>
    <w:rsid w:val="00BF44CF"/>
    <w:rsid w:val="00BF472F"/>
    <w:rsid w:val="00BF4957"/>
    <w:rsid w:val="00BF49C8"/>
    <w:rsid w:val="00BF53E3"/>
    <w:rsid w:val="00BF5698"/>
    <w:rsid w:val="00BF5E38"/>
    <w:rsid w:val="00BF5EB7"/>
    <w:rsid w:val="00BF5EC7"/>
    <w:rsid w:val="00BF5FA4"/>
    <w:rsid w:val="00BF6573"/>
    <w:rsid w:val="00BF666D"/>
    <w:rsid w:val="00BF6A30"/>
    <w:rsid w:val="00BF6B45"/>
    <w:rsid w:val="00BF6C39"/>
    <w:rsid w:val="00BF741A"/>
    <w:rsid w:val="00BF7448"/>
    <w:rsid w:val="00BF75F6"/>
    <w:rsid w:val="00BF777A"/>
    <w:rsid w:val="00BF7A76"/>
    <w:rsid w:val="00BF7C41"/>
    <w:rsid w:val="00BF7FF2"/>
    <w:rsid w:val="00C0004A"/>
    <w:rsid w:val="00C00CC2"/>
    <w:rsid w:val="00C00E2A"/>
    <w:rsid w:val="00C013E2"/>
    <w:rsid w:val="00C0142C"/>
    <w:rsid w:val="00C020AA"/>
    <w:rsid w:val="00C027D7"/>
    <w:rsid w:val="00C02A5D"/>
    <w:rsid w:val="00C02CA4"/>
    <w:rsid w:val="00C02E55"/>
    <w:rsid w:val="00C03181"/>
    <w:rsid w:val="00C03242"/>
    <w:rsid w:val="00C03271"/>
    <w:rsid w:val="00C03AA0"/>
    <w:rsid w:val="00C03C04"/>
    <w:rsid w:val="00C03C5D"/>
    <w:rsid w:val="00C03C7C"/>
    <w:rsid w:val="00C03C81"/>
    <w:rsid w:val="00C0423C"/>
    <w:rsid w:val="00C04303"/>
    <w:rsid w:val="00C04502"/>
    <w:rsid w:val="00C04523"/>
    <w:rsid w:val="00C04595"/>
    <w:rsid w:val="00C04752"/>
    <w:rsid w:val="00C048A0"/>
    <w:rsid w:val="00C049E2"/>
    <w:rsid w:val="00C04E44"/>
    <w:rsid w:val="00C05071"/>
    <w:rsid w:val="00C05329"/>
    <w:rsid w:val="00C05A06"/>
    <w:rsid w:val="00C05B32"/>
    <w:rsid w:val="00C06005"/>
    <w:rsid w:val="00C06351"/>
    <w:rsid w:val="00C063B3"/>
    <w:rsid w:val="00C06538"/>
    <w:rsid w:val="00C06607"/>
    <w:rsid w:val="00C0687D"/>
    <w:rsid w:val="00C06B55"/>
    <w:rsid w:val="00C06BE5"/>
    <w:rsid w:val="00C06D9E"/>
    <w:rsid w:val="00C0781C"/>
    <w:rsid w:val="00C07C6B"/>
    <w:rsid w:val="00C10137"/>
    <w:rsid w:val="00C102CF"/>
    <w:rsid w:val="00C1032D"/>
    <w:rsid w:val="00C10CDD"/>
    <w:rsid w:val="00C10DD9"/>
    <w:rsid w:val="00C11029"/>
    <w:rsid w:val="00C110BD"/>
    <w:rsid w:val="00C116A1"/>
    <w:rsid w:val="00C11874"/>
    <w:rsid w:val="00C1210F"/>
    <w:rsid w:val="00C121F0"/>
    <w:rsid w:val="00C12248"/>
    <w:rsid w:val="00C12387"/>
    <w:rsid w:val="00C12479"/>
    <w:rsid w:val="00C12698"/>
    <w:rsid w:val="00C128EE"/>
    <w:rsid w:val="00C12A6D"/>
    <w:rsid w:val="00C12C1A"/>
    <w:rsid w:val="00C12C6D"/>
    <w:rsid w:val="00C12EEF"/>
    <w:rsid w:val="00C1318B"/>
    <w:rsid w:val="00C13240"/>
    <w:rsid w:val="00C1379E"/>
    <w:rsid w:val="00C13DC7"/>
    <w:rsid w:val="00C13DCD"/>
    <w:rsid w:val="00C146D5"/>
    <w:rsid w:val="00C1472C"/>
    <w:rsid w:val="00C148E6"/>
    <w:rsid w:val="00C14B7F"/>
    <w:rsid w:val="00C14BEF"/>
    <w:rsid w:val="00C1531F"/>
    <w:rsid w:val="00C157AB"/>
    <w:rsid w:val="00C1594F"/>
    <w:rsid w:val="00C15D65"/>
    <w:rsid w:val="00C161F2"/>
    <w:rsid w:val="00C163F3"/>
    <w:rsid w:val="00C16458"/>
    <w:rsid w:val="00C16783"/>
    <w:rsid w:val="00C1685A"/>
    <w:rsid w:val="00C16AEA"/>
    <w:rsid w:val="00C16CBF"/>
    <w:rsid w:val="00C16E4B"/>
    <w:rsid w:val="00C17284"/>
    <w:rsid w:val="00C1737E"/>
    <w:rsid w:val="00C176F5"/>
    <w:rsid w:val="00C1790F"/>
    <w:rsid w:val="00C17A0B"/>
    <w:rsid w:val="00C17AF8"/>
    <w:rsid w:val="00C17D95"/>
    <w:rsid w:val="00C17F67"/>
    <w:rsid w:val="00C20028"/>
    <w:rsid w:val="00C2008C"/>
    <w:rsid w:val="00C201A9"/>
    <w:rsid w:val="00C2042A"/>
    <w:rsid w:val="00C20EB3"/>
    <w:rsid w:val="00C20F6A"/>
    <w:rsid w:val="00C21344"/>
    <w:rsid w:val="00C21A99"/>
    <w:rsid w:val="00C21E56"/>
    <w:rsid w:val="00C227EA"/>
    <w:rsid w:val="00C22C0D"/>
    <w:rsid w:val="00C22C52"/>
    <w:rsid w:val="00C22D79"/>
    <w:rsid w:val="00C22E33"/>
    <w:rsid w:val="00C240C3"/>
    <w:rsid w:val="00C24C54"/>
    <w:rsid w:val="00C24DA8"/>
    <w:rsid w:val="00C252D5"/>
    <w:rsid w:val="00C2557C"/>
    <w:rsid w:val="00C26126"/>
    <w:rsid w:val="00C2647F"/>
    <w:rsid w:val="00C2661F"/>
    <w:rsid w:val="00C26A3F"/>
    <w:rsid w:val="00C26C63"/>
    <w:rsid w:val="00C26CF1"/>
    <w:rsid w:val="00C26ED6"/>
    <w:rsid w:val="00C270DA"/>
    <w:rsid w:val="00C271A2"/>
    <w:rsid w:val="00C27202"/>
    <w:rsid w:val="00C27261"/>
    <w:rsid w:val="00C27A80"/>
    <w:rsid w:val="00C27AAE"/>
    <w:rsid w:val="00C30156"/>
    <w:rsid w:val="00C30441"/>
    <w:rsid w:val="00C30BBA"/>
    <w:rsid w:val="00C30BD0"/>
    <w:rsid w:val="00C30C67"/>
    <w:rsid w:val="00C30E03"/>
    <w:rsid w:val="00C31075"/>
    <w:rsid w:val="00C312BD"/>
    <w:rsid w:val="00C312EA"/>
    <w:rsid w:val="00C31674"/>
    <w:rsid w:val="00C31E12"/>
    <w:rsid w:val="00C31F8F"/>
    <w:rsid w:val="00C3207D"/>
    <w:rsid w:val="00C32536"/>
    <w:rsid w:val="00C32969"/>
    <w:rsid w:val="00C329B8"/>
    <w:rsid w:val="00C32A87"/>
    <w:rsid w:val="00C32AB4"/>
    <w:rsid w:val="00C32B81"/>
    <w:rsid w:val="00C33490"/>
    <w:rsid w:val="00C336F7"/>
    <w:rsid w:val="00C33B87"/>
    <w:rsid w:val="00C33B96"/>
    <w:rsid w:val="00C33BAE"/>
    <w:rsid w:val="00C33F73"/>
    <w:rsid w:val="00C345D2"/>
    <w:rsid w:val="00C34D55"/>
    <w:rsid w:val="00C34F14"/>
    <w:rsid w:val="00C35465"/>
    <w:rsid w:val="00C356F5"/>
    <w:rsid w:val="00C35A3E"/>
    <w:rsid w:val="00C35FC2"/>
    <w:rsid w:val="00C360CC"/>
    <w:rsid w:val="00C36312"/>
    <w:rsid w:val="00C3640A"/>
    <w:rsid w:val="00C3646E"/>
    <w:rsid w:val="00C364B9"/>
    <w:rsid w:val="00C366EB"/>
    <w:rsid w:val="00C36B63"/>
    <w:rsid w:val="00C36B7F"/>
    <w:rsid w:val="00C3777C"/>
    <w:rsid w:val="00C37B5F"/>
    <w:rsid w:val="00C37C34"/>
    <w:rsid w:val="00C37E2D"/>
    <w:rsid w:val="00C400D8"/>
    <w:rsid w:val="00C40355"/>
    <w:rsid w:val="00C40713"/>
    <w:rsid w:val="00C40B3C"/>
    <w:rsid w:val="00C4103E"/>
    <w:rsid w:val="00C4172D"/>
    <w:rsid w:val="00C41FD5"/>
    <w:rsid w:val="00C43623"/>
    <w:rsid w:val="00C43711"/>
    <w:rsid w:val="00C43A3E"/>
    <w:rsid w:val="00C43CCC"/>
    <w:rsid w:val="00C4453A"/>
    <w:rsid w:val="00C4487F"/>
    <w:rsid w:val="00C45574"/>
    <w:rsid w:val="00C45AE5"/>
    <w:rsid w:val="00C45C56"/>
    <w:rsid w:val="00C460B4"/>
    <w:rsid w:val="00C4615F"/>
    <w:rsid w:val="00C467FA"/>
    <w:rsid w:val="00C46920"/>
    <w:rsid w:val="00C46CB0"/>
    <w:rsid w:val="00C46CC7"/>
    <w:rsid w:val="00C477AB"/>
    <w:rsid w:val="00C47863"/>
    <w:rsid w:val="00C47925"/>
    <w:rsid w:val="00C47AB0"/>
    <w:rsid w:val="00C47F62"/>
    <w:rsid w:val="00C50075"/>
    <w:rsid w:val="00C5043C"/>
    <w:rsid w:val="00C5047C"/>
    <w:rsid w:val="00C50E81"/>
    <w:rsid w:val="00C50F0F"/>
    <w:rsid w:val="00C5103D"/>
    <w:rsid w:val="00C519DD"/>
    <w:rsid w:val="00C51A57"/>
    <w:rsid w:val="00C51EC8"/>
    <w:rsid w:val="00C51F7C"/>
    <w:rsid w:val="00C5263F"/>
    <w:rsid w:val="00C52A3E"/>
    <w:rsid w:val="00C52CFB"/>
    <w:rsid w:val="00C531A4"/>
    <w:rsid w:val="00C53C85"/>
    <w:rsid w:val="00C53E27"/>
    <w:rsid w:val="00C53E41"/>
    <w:rsid w:val="00C53EB6"/>
    <w:rsid w:val="00C53F48"/>
    <w:rsid w:val="00C53F7D"/>
    <w:rsid w:val="00C5415A"/>
    <w:rsid w:val="00C543C6"/>
    <w:rsid w:val="00C544E2"/>
    <w:rsid w:val="00C545D7"/>
    <w:rsid w:val="00C548E2"/>
    <w:rsid w:val="00C549F3"/>
    <w:rsid w:val="00C54E8C"/>
    <w:rsid w:val="00C5500C"/>
    <w:rsid w:val="00C55516"/>
    <w:rsid w:val="00C559FB"/>
    <w:rsid w:val="00C55A1F"/>
    <w:rsid w:val="00C55BCE"/>
    <w:rsid w:val="00C55FD6"/>
    <w:rsid w:val="00C56C53"/>
    <w:rsid w:val="00C56DA3"/>
    <w:rsid w:val="00C57050"/>
    <w:rsid w:val="00C5712D"/>
    <w:rsid w:val="00C57BAE"/>
    <w:rsid w:val="00C60002"/>
    <w:rsid w:val="00C601C3"/>
    <w:rsid w:val="00C6023C"/>
    <w:rsid w:val="00C60256"/>
    <w:rsid w:val="00C60525"/>
    <w:rsid w:val="00C6065F"/>
    <w:rsid w:val="00C60EF8"/>
    <w:rsid w:val="00C60F5B"/>
    <w:rsid w:val="00C610B4"/>
    <w:rsid w:val="00C61360"/>
    <w:rsid w:val="00C616A0"/>
    <w:rsid w:val="00C618CB"/>
    <w:rsid w:val="00C61AC5"/>
    <w:rsid w:val="00C61BBC"/>
    <w:rsid w:val="00C61CC7"/>
    <w:rsid w:val="00C61CCE"/>
    <w:rsid w:val="00C61E6D"/>
    <w:rsid w:val="00C6214E"/>
    <w:rsid w:val="00C625D1"/>
    <w:rsid w:val="00C62609"/>
    <w:rsid w:val="00C62E3A"/>
    <w:rsid w:val="00C62ECC"/>
    <w:rsid w:val="00C6320B"/>
    <w:rsid w:val="00C632E2"/>
    <w:rsid w:val="00C63841"/>
    <w:rsid w:val="00C63A15"/>
    <w:rsid w:val="00C63B28"/>
    <w:rsid w:val="00C63C71"/>
    <w:rsid w:val="00C64350"/>
    <w:rsid w:val="00C64664"/>
    <w:rsid w:val="00C64AB2"/>
    <w:rsid w:val="00C64BEA"/>
    <w:rsid w:val="00C651F8"/>
    <w:rsid w:val="00C65216"/>
    <w:rsid w:val="00C65A7C"/>
    <w:rsid w:val="00C65E80"/>
    <w:rsid w:val="00C66DD4"/>
    <w:rsid w:val="00C67832"/>
    <w:rsid w:val="00C679E2"/>
    <w:rsid w:val="00C67C13"/>
    <w:rsid w:val="00C70124"/>
    <w:rsid w:val="00C70376"/>
    <w:rsid w:val="00C70512"/>
    <w:rsid w:val="00C706E0"/>
    <w:rsid w:val="00C70E3E"/>
    <w:rsid w:val="00C71032"/>
    <w:rsid w:val="00C713B6"/>
    <w:rsid w:val="00C718E8"/>
    <w:rsid w:val="00C72835"/>
    <w:rsid w:val="00C72D00"/>
    <w:rsid w:val="00C73422"/>
    <w:rsid w:val="00C738CF"/>
    <w:rsid w:val="00C73B8B"/>
    <w:rsid w:val="00C73CFF"/>
    <w:rsid w:val="00C73FED"/>
    <w:rsid w:val="00C74007"/>
    <w:rsid w:val="00C74307"/>
    <w:rsid w:val="00C74392"/>
    <w:rsid w:val="00C744F2"/>
    <w:rsid w:val="00C74E59"/>
    <w:rsid w:val="00C754B7"/>
    <w:rsid w:val="00C762B4"/>
    <w:rsid w:val="00C76477"/>
    <w:rsid w:val="00C766D3"/>
    <w:rsid w:val="00C769C2"/>
    <w:rsid w:val="00C76D85"/>
    <w:rsid w:val="00C772DF"/>
    <w:rsid w:val="00C77372"/>
    <w:rsid w:val="00C805D2"/>
    <w:rsid w:val="00C8063F"/>
    <w:rsid w:val="00C80AF9"/>
    <w:rsid w:val="00C80C3C"/>
    <w:rsid w:val="00C80CF7"/>
    <w:rsid w:val="00C81844"/>
    <w:rsid w:val="00C818F6"/>
    <w:rsid w:val="00C81904"/>
    <w:rsid w:val="00C82006"/>
    <w:rsid w:val="00C82289"/>
    <w:rsid w:val="00C822F8"/>
    <w:rsid w:val="00C8243D"/>
    <w:rsid w:val="00C82D72"/>
    <w:rsid w:val="00C831A5"/>
    <w:rsid w:val="00C832DC"/>
    <w:rsid w:val="00C83510"/>
    <w:rsid w:val="00C8366B"/>
    <w:rsid w:val="00C836FC"/>
    <w:rsid w:val="00C83C78"/>
    <w:rsid w:val="00C845BA"/>
    <w:rsid w:val="00C84611"/>
    <w:rsid w:val="00C847ED"/>
    <w:rsid w:val="00C84F7E"/>
    <w:rsid w:val="00C8555A"/>
    <w:rsid w:val="00C857F4"/>
    <w:rsid w:val="00C85BCF"/>
    <w:rsid w:val="00C85DA3"/>
    <w:rsid w:val="00C85EBB"/>
    <w:rsid w:val="00C85EF1"/>
    <w:rsid w:val="00C85F14"/>
    <w:rsid w:val="00C85FA4"/>
    <w:rsid w:val="00C866FA"/>
    <w:rsid w:val="00C86E16"/>
    <w:rsid w:val="00C8702E"/>
    <w:rsid w:val="00C87413"/>
    <w:rsid w:val="00C874E2"/>
    <w:rsid w:val="00C87885"/>
    <w:rsid w:val="00C907FC"/>
    <w:rsid w:val="00C908D8"/>
    <w:rsid w:val="00C909ED"/>
    <w:rsid w:val="00C91799"/>
    <w:rsid w:val="00C919C5"/>
    <w:rsid w:val="00C91A33"/>
    <w:rsid w:val="00C91B28"/>
    <w:rsid w:val="00C91F97"/>
    <w:rsid w:val="00C921FC"/>
    <w:rsid w:val="00C9267E"/>
    <w:rsid w:val="00C92753"/>
    <w:rsid w:val="00C92A24"/>
    <w:rsid w:val="00C92A81"/>
    <w:rsid w:val="00C9324E"/>
    <w:rsid w:val="00C932F8"/>
    <w:rsid w:val="00C93567"/>
    <w:rsid w:val="00C93ED8"/>
    <w:rsid w:val="00C94087"/>
    <w:rsid w:val="00C94223"/>
    <w:rsid w:val="00C9422C"/>
    <w:rsid w:val="00C94A4A"/>
    <w:rsid w:val="00C94BDE"/>
    <w:rsid w:val="00C94D05"/>
    <w:rsid w:val="00C94D98"/>
    <w:rsid w:val="00C94F05"/>
    <w:rsid w:val="00C950BC"/>
    <w:rsid w:val="00C952B2"/>
    <w:rsid w:val="00C9587D"/>
    <w:rsid w:val="00C959D6"/>
    <w:rsid w:val="00C95B49"/>
    <w:rsid w:val="00C95B5C"/>
    <w:rsid w:val="00C95F17"/>
    <w:rsid w:val="00C96138"/>
    <w:rsid w:val="00C964E8"/>
    <w:rsid w:val="00C96A5C"/>
    <w:rsid w:val="00C96FB4"/>
    <w:rsid w:val="00C97125"/>
    <w:rsid w:val="00C9773E"/>
    <w:rsid w:val="00C97879"/>
    <w:rsid w:val="00C97A50"/>
    <w:rsid w:val="00CA004F"/>
    <w:rsid w:val="00CA048D"/>
    <w:rsid w:val="00CA0596"/>
    <w:rsid w:val="00CA072C"/>
    <w:rsid w:val="00CA07BF"/>
    <w:rsid w:val="00CA096C"/>
    <w:rsid w:val="00CA0E30"/>
    <w:rsid w:val="00CA0E93"/>
    <w:rsid w:val="00CA1230"/>
    <w:rsid w:val="00CA1D01"/>
    <w:rsid w:val="00CA1F76"/>
    <w:rsid w:val="00CA22CB"/>
    <w:rsid w:val="00CA2630"/>
    <w:rsid w:val="00CA2690"/>
    <w:rsid w:val="00CA274C"/>
    <w:rsid w:val="00CA2808"/>
    <w:rsid w:val="00CA288F"/>
    <w:rsid w:val="00CA28BC"/>
    <w:rsid w:val="00CA2D8D"/>
    <w:rsid w:val="00CA31C6"/>
    <w:rsid w:val="00CA34A1"/>
    <w:rsid w:val="00CA3819"/>
    <w:rsid w:val="00CA38A8"/>
    <w:rsid w:val="00CA3BAF"/>
    <w:rsid w:val="00CA415A"/>
    <w:rsid w:val="00CA4E94"/>
    <w:rsid w:val="00CA4F2C"/>
    <w:rsid w:val="00CA4FBF"/>
    <w:rsid w:val="00CA577F"/>
    <w:rsid w:val="00CA57A6"/>
    <w:rsid w:val="00CA5A2E"/>
    <w:rsid w:val="00CA6255"/>
    <w:rsid w:val="00CA63FB"/>
    <w:rsid w:val="00CA6844"/>
    <w:rsid w:val="00CA690B"/>
    <w:rsid w:val="00CA690F"/>
    <w:rsid w:val="00CA6A08"/>
    <w:rsid w:val="00CA6A74"/>
    <w:rsid w:val="00CA6B7A"/>
    <w:rsid w:val="00CA6DEC"/>
    <w:rsid w:val="00CA710E"/>
    <w:rsid w:val="00CA74EE"/>
    <w:rsid w:val="00CA7768"/>
    <w:rsid w:val="00CA77C4"/>
    <w:rsid w:val="00CA793C"/>
    <w:rsid w:val="00CA7CA3"/>
    <w:rsid w:val="00CA7D0C"/>
    <w:rsid w:val="00CA7FF7"/>
    <w:rsid w:val="00CB014A"/>
    <w:rsid w:val="00CB064A"/>
    <w:rsid w:val="00CB0D05"/>
    <w:rsid w:val="00CB15CC"/>
    <w:rsid w:val="00CB177A"/>
    <w:rsid w:val="00CB1C02"/>
    <w:rsid w:val="00CB1CE8"/>
    <w:rsid w:val="00CB21D4"/>
    <w:rsid w:val="00CB2701"/>
    <w:rsid w:val="00CB34C3"/>
    <w:rsid w:val="00CB36F8"/>
    <w:rsid w:val="00CB3767"/>
    <w:rsid w:val="00CB38B4"/>
    <w:rsid w:val="00CB47EA"/>
    <w:rsid w:val="00CB4CCC"/>
    <w:rsid w:val="00CB4D33"/>
    <w:rsid w:val="00CB4DBA"/>
    <w:rsid w:val="00CB562C"/>
    <w:rsid w:val="00CB566F"/>
    <w:rsid w:val="00CB5858"/>
    <w:rsid w:val="00CB5D02"/>
    <w:rsid w:val="00CB62D8"/>
    <w:rsid w:val="00CB6BD4"/>
    <w:rsid w:val="00CB6C3A"/>
    <w:rsid w:val="00CB7298"/>
    <w:rsid w:val="00CB74C7"/>
    <w:rsid w:val="00CB77A4"/>
    <w:rsid w:val="00CB7A5D"/>
    <w:rsid w:val="00CC01AC"/>
    <w:rsid w:val="00CC05E9"/>
    <w:rsid w:val="00CC0818"/>
    <w:rsid w:val="00CC0DBA"/>
    <w:rsid w:val="00CC1089"/>
    <w:rsid w:val="00CC117C"/>
    <w:rsid w:val="00CC1D2A"/>
    <w:rsid w:val="00CC207C"/>
    <w:rsid w:val="00CC28F8"/>
    <w:rsid w:val="00CC2921"/>
    <w:rsid w:val="00CC2CB3"/>
    <w:rsid w:val="00CC2F31"/>
    <w:rsid w:val="00CC3181"/>
    <w:rsid w:val="00CC3414"/>
    <w:rsid w:val="00CC3A52"/>
    <w:rsid w:val="00CC3B4C"/>
    <w:rsid w:val="00CC3B8A"/>
    <w:rsid w:val="00CC3C90"/>
    <w:rsid w:val="00CC3FFC"/>
    <w:rsid w:val="00CC42E0"/>
    <w:rsid w:val="00CC45CD"/>
    <w:rsid w:val="00CC45D6"/>
    <w:rsid w:val="00CC4888"/>
    <w:rsid w:val="00CC48CB"/>
    <w:rsid w:val="00CC49AE"/>
    <w:rsid w:val="00CC4D5A"/>
    <w:rsid w:val="00CC5188"/>
    <w:rsid w:val="00CC521B"/>
    <w:rsid w:val="00CC55B7"/>
    <w:rsid w:val="00CC57BC"/>
    <w:rsid w:val="00CC5B2D"/>
    <w:rsid w:val="00CC6162"/>
    <w:rsid w:val="00CC63FE"/>
    <w:rsid w:val="00CC6494"/>
    <w:rsid w:val="00CC65C8"/>
    <w:rsid w:val="00CC65D7"/>
    <w:rsid w:val="00CC6644"/>
    <w:rsid w:val="00CC6EB9"/>
    <w:rsid w:val="00CC72E0"/>
    <w:rsid w:val="00CC7469"/>
    <w:rsid w:val="00CC77AA"/>
    <w:rsid w:val="00CC7C19"/>
    <w:rsid w:val="00CC7EEC"/>
    <w:rsid w:val="00CD036C"/>
    <w:rsid w:val="00CD041A"/>
    <w:rsid w:val="00CD093C"/>
    <w:rsid w:val="00CD0C41"/>
    <w:rsid w:val="00CD0C99"/>
    <w:rsid w:val="00CD0E79"/>
    <w:rsid w:val="00CD1EA4"/>
    <w:rsid w:val="00CD2360"/>
    <w:rsid w:val="00CD25DC"/>
    <w:rsid w:val="00CD2654"/>
    <w:rsid w:val="00CD2955"/>
    <w:rsid w:val="00CD3067"/>
    <w:rsid w:val="00CD306A"/>
    <w:rsid w:val="00CD371A"/>
    <w:rsid w:val="00CD37B2"/>
    <w:rsid w:val="00CD3816"/>
    <w:rsid w:val="00CD38E5"/>
    <w:rsid w:val="00CD394D"/>
    <w:rsid w:val="00CD3DFA"/>
    <w:rsid w:val="00CD407B"/>
    <w:rsid w:val="00CD4238"/>
    <w:rsid w:val="00CD4328"/>
    <w:rsid w:val="00CD48FF"/>
    <w:rsid w:val="00CD4962"/>
    <w:rsid w:val="00CD4A21"/>
    <w:rsid w:val="00CD4CC3"/>
    <w:rsid w:val="00CD55D1"/>
    <w:rsid w:val="00CD56C6"/>
    <w:rsid w:val="00CD59F4"/>
    <w:rsid w:val="00CD5E3B"/>
    <w:rsid w:val="00CD622C"/>
    <w:rsid w:val="00CD6418"/>
    <w:rsid w:val="00CD66D1"/>
    <w:rsid w:val="00CD6775"/>
    <w:rsid w:val="00CD68EA"/>
    <w:rsid w:val="00CD6EF5"/>
    <w:rsid w:val="00CD7303"/>
    <w:rsid w:val="00CD77A0"/>
    <w:rsid w:val="00CD78A3"/>
    <w:rsid w:val="00CD7990"/>
    <w:rsid w:val="00CD7C2E"/>
    <w:rsid w:val="00CE02BB"/>
    <w:rsid w:val="00CE03D6"/>
    <w:rsid w:val="00CE05DD"/>
    <w:rsid w:val="00CE0AE2"/>
    <w:rsid w:val="00CE0CEA"/>
    <w:rsid w:val="00CE0E16"/>
    <w:rsid w:val="00CE1096"/>
    <w:rsid w:val="00CE12AD"/>
    <w:rsid w:val="00CE1C82"/>
    <w:rsid w:val="00CE1EA6"/>
    <w:rsid w:val="00CE1ECF"/>
    <w:rsid w:val="00CE1F5C"/>
    <w:rsid w:val="00CE293B"/>
    <w:rsid w:val="00CE2A47"/>
    <w:rsid w:val="00CE3333"/>
    <w:rsid w:val="00CE3827"/>
    <w:rsid w:val="00CE39FE"/>
    <w:rsid w:val="00CE3C24"/>
    <w:rsid w:val="00CE3C8D"/>
    <w:rsid w:val="00CE3E6F"/>
    <w:rsid w:val="00CE3F61"/>
    <w:rsid w:val="00CE41D7"/>
    <w:rsid w:val="00CE4296"/>
    <w:rsid w:val="00CE4498"/>
    <w:rsid w:val="00CE469B"/>
    <w:rsid w:val="00CE4749"/>
    <w:rsid w:val="00CE4809"/>
    <w:rsid w:val="00CE4B1F"/>
    <w:rsid w:val="00CE4E27"/>
    <w:rsid w:val="00CE51EA"/>
    <w:rsid w:val="00CE5420"/>
    <w:rsid w:val="00CE5856"/>
    <w:rsid w:val="00CE59CB"/>
    <w:rsid w:val="00CE5DBF"/>
    <w:rsid w:val="00CE5DE6"/>
    <w:rsid w:val="00CE637A"/>
    <w:rsid w:val="00CE648D"/>
    <w:rsid w:val="00CE67F8"/>
    <w:rsid w:val="00CE6CA0"/>
    <w:rsid w:val="00CE7023"/>
    <w:rsid w:val="00CE72F5"/>
    <w:rsid w:val="00CE738D"/>
    <w:rsid w:val="00CF00C2"/>
    <w:rsid w:val="00CF01DC"/>
    <w:rsid w:val="00CF07FF"/>
    <w:rsid w:val="00CF0ADA"/>
    <w:rsid w:val="00CF0C38"/>
    <w:rsid w:val="00CF0C57"/>
    <w:rsid w:val="00CF0DA3"/>
    <w:rsid w:val="00CF0EBA"/>
    <w:rsid w:val="00CF0ED0"/>
    <w:rsid w:val="00CF0EEB"/>
    <w:rsid w:val="00CF0FBF"/>
    <w:rsid w:val="00CF1184"/>
    <w:rsid w:val="00CF18C6"/>
    <w:rsid w:val="00CF1935"/>
    <w:rsid w:val="00CF1A6F"/>
    <w:rsid w:val="00CF1BEA"/>
    <w:rsid w:val="00CF1CA4"/>
    <w:rsid w:val="00CF2054"/>
    <w:rsid w:val="00CF2626"/>
    <w:rsid w:val="00CF2E32"/>
    <w:rsid w:val="00CF34E7"/>
    <w:rsid w:val="00CF3A5E"/>
    <w:rsid w:val="00CF3D09"/>
    <w:rsid w:val="00CF3F2D"/>
    <w:rsid w:val="00CF40AC"/>
    <w:rsid w:val="00CF42CA"/>
    <w:rsid w:val="00CF4687"/>
    <w:rsid w:val="00CF4BA1"/>
    <w:rsid w:val="00CF4D0F"/>
    <w:rsid w:val="00CF50B2"/>
    <w:rsid w:val="00CF5277"/>
    <w:rsid w:val="00CF569E"/>
    <w:rsid w:val="00CF56CE"/>
    <w:rsid w:val="00CF5C88"/>
    <w:rsid w:val="00CF6460"/>
    <w:rsid w:val="00CF6753"/>
    <w:rsid w:val="00CF69C4"/>
    <w:rsid w:val="00CF6C2B"/>
    <w:rsid w:val="00CF6C41"/>
    <w:rsid w:val="00CF6E02"/>
    <w:rsid w:val="00CF762E"/>
    <w:rsid w:val="00CF76D5"/>
    <w:rsid w:val="00CF7D32"/>
    <w:rsid w:val="00CF7D49"/>
    <w:rsid w:val="00D00976"/>
    <w:rsid w:val="00D00FDA"/>
    <w:rsid w:val="00D01246"/>
    <w:rsid w:val="00D01606"/>
    <w:rsid w:val="00D0164E"/>
    <w:rsid w:val="00D0179C"/>
    <w:rsid w:val="00D01846"/>
    <w:rsid w:val="00D01A59"/>
    <w:rsid w:val="00D01B5A"/>
    <w:rsid w:val="00D0240D"/>
    <w:rsid w:val="00D02738"/>
    <w:rsid w:val="00D029C7"/>
    <w:rsid w:val="00D02A79"/>
    <w:rsid w:val="00D02CB0"/>
    <w:rsid w:val="00D02D1F"/>
    <w:rsid w:val="00D02D2A"/>
    <w:rsid w:val="00D03251"/>
    <w:rsid w:val="00D03361"/>
    <w:rsid w:val="00D037BF"/>
    <w:rsid w:val="00D03952"/>
    <w:rsid w:val="00D03A6C"/>
    <w:rsid w:val="00D0408C"/>
    <w:rsid w:val="00D040C3"/>
    <w:rsid w:val="00D04309"/>
    <w:rsid w:val="00D04685"/>
    <w:rsid w:val="00D04EB3"/>
    <w:rsid w:val="00D0511A"/>
    <w:rsid w:val="00D05424"/>
    <w:rsid w:val="00D05D88"/>
    <w:rsid w:val="00D0685A"/>
    <w:rsid w:val="00D06A26"/>
    <w:rsid w:val="00D071B4"/>
    <w:rsid w:val="00D07BBD"/>
    <w:rsid w:val="00D07BEC"/>
    <w:rsid w:val="00D100E6"/>
    <w:rsid w:val="00D1064D"/>
    <w:rsid w:val="00D1079D"/>
    <w:rsid w:val="00D109A4"/>
    <w:rsid w:val="00D109C9"/>
    <w:rsid w:val="00D10A99"/>
    <w:rsid w:val="00D10BC9"/>
    <w:rsid w:val="00D10C93"/>
    <w:rsid w:val="00D11F8D"/>
    <w:rsid w:val="00D11FF0"/>
    <w:rsid w:val="00D1200D"/>
    <w:rsid w:val="00D120DC"/>
    <w:rsid w:val="00D122FC"/>
    <w:rsid w:val="00D125C3"/>
    <w:rsid w:val="00D12713"/>
    <w:rsid w:val="00D1271A"/>
    <w:rsid w:val="00D127E1"/>
    <w:rsid w:val="00D12F18"/>
    <w:rsid w:val="00D12F99"/>
    <w:rsid w:val="00D13163"/>
    <w:rsid w:val="00D1316D"/>
    <w:rsid w:val="00D13211"/>
    <w:rsid w:val="00D1354A"/>
    <w:rsid w:val="00D136FB"/>
    <w:rsid w:val="00D140CF"/>
    <w:rsid w:val="00D151DA"/>
    <w:rsid w:val="00D15401"/>
    <w:rsid w:val="00D155C8"/>
    <w:rsid w:val="00D1584F"/>
    <w:rsid w:val="00D15942"/>
    <w:rsid w:val="00D15984"/>
    <w:rsid w:val="00D15F87"/>
    <w:rsid w:val="00D165B7"/>
    <w:rsid w:val="00D1682F"/>
    <w:rsid w:val="00D168B1"/>
    <w:rsid w:val="00D168D1"/>
    <w:rsid w:val="00D16B0A"/>
    <w:rsid w:val="00D16ECD"/>
    <w:rsid w:val="00D16F24"/>
    <w:rsid w:val="00D172A7"/>
    <w:rsid w:val="00D17608"/>
    <w:rsid w:val="00D17AA8"/>
    <w:rsid w:val="00D205A8"/>
    <w:rsid w:val="00D211AB"/>
    <w:rsid w:val="00D214EE"/>
    <w:rsid w:val="00D21808"/>
    <w:rsid w:val="00D220A0"/>
    <w:rsid w:val="00D22459"/>
    <w:rsid w:val="00D22726"/>
    <w:rsid w:val="00D227AC"/>
    <w:rsid w:val="00D2281F"/>
    <w:rsid w:val="00D228C7"/>
    <w:rsid w:val="00D22D0F"/>
    <w:rsid w:val="00D22D56"/>
    <w:rsid w:val="00D235BE"/>
    <w:rsid w:val="00D23802"/>
    <w:rsid w:val="00D24076"/>
    <w:rsid w:val="00D24975"/>
    <w:rsid w:val="00D24DA4"/>
    <w:rsid w:val="00D250E2"/>
    <w:rsid w:val="00D2512A"/>
    <w:rsid w:val="00D25148"/>
    <w:rsid w:val="00D25184"/>
    <w:rsid w:val="00D255A2"/>
    <w:rsid w:val="00D25912"/>
    <w:rsid w:val="00D25B4B"/>
    <w:rsid w:val="00D25D16"/>
    <w:rsid w:val="00D25D88"/>
    <w:rsid w:val="00D25EFA"/>
    <w:rsid w:val="00D2619F"/>
    <w:rsid w:val="00D2661E"/>
    <w:rsid w:val="00D26741"/>
    <w:rsid w:val="00D26F68"/>
    <w:rsid w:val="00D270BB"/>
    <w:rsid w:val="00D271E1"/>
    <w:rsid w:val="00D274B0"/>
    <w:rsid w:val="00D27E00"/>
    <w:rsid w:val="00D302EC"/>
    <w:rsid w:val="00D30648"/>
    <w:rsid w:val="00D318C0"/>
    <w:rsid w:val="00D32730"/>
    <w:rsid w:val="00D327F4"/>
    <w:rsid w:val="00D3284F"/>
    <w:rsid w:val="00D3299A"/>
    <w:rsid w:val="00D329CA"/>
    <w:rsid w:val="00D32CF5"/>
    <w:rsid w:val="00D32FEB"/>
    <w:rsid w:val="00D3366C"/>
    <w:rsid w:val="00D33B44"/>
    <w:rsid w:val="00D33B95"/>
    <w:rsid w:val="00D33C48"/>
    <w:rsid w:val="00D34073"/>
    <w:rsid w:val="00D344D7"/>
    <w:rsid w:val="00D34531"/>
    <w:rsid w:val="00D345A9"/>
    <w:rsid w:val="00D346FD"/>
    <w:rsid w:val="00D34B6B"/>
    <w:rsid w:val="00D34CCB"/>
    <w:rsid w:val="00D34E7B"/>
    <w:rsid w:val="00D34E7E"/>
    <w:rsid w:val="00D34EE3"/>
    <w:rsid w:val="00D35180"/>
    <w:rsid w:val="00D353EE"/>
    <w:rsid w:val="00D35618"/>
    <w:rsid w:val="00D36154"/>
    <w:rsid w:val="00D3625B"/>
    <w:rsid w:val="00D36309"/>
    <w:rsid w:val="00D36426"/>
    <w:rsid w:val="00D365FB"/>
    <w:rsid w:val="00D36B60"/>
    <w:rsid w:val="00D37184"/>
    <w:rsid w:val="00D37269"/>
    <w:rsid w:val="00D3781D"/>
    <w:rsid w:val="00D4011C"/>
    <w:rsid w:val="00D4035E"/>
    <w:rsid w:val="00D403D8"/>
    <w:rsid w:val="00D40628"/>
    <w:rsid w:val="00D4070C"/>
    <w:rsid w:val="00D40CF6"/>
    <w:rsid w:val="00D410E9"/>
    <w:rsid w:val="00D41A02"/>
    <w:rsid w:val="00D4204C"/>
    <w:rsid w:val="00D42169"/>
    <w:rsid w:val="00D4228D"/>
    <w:rsid w:val="00D42721"/>
    <w:rsid w:val="00D427D3"/>
    <w:rsid w:val="00D4285A"/>
    <w:rsid w:val="00D42EFA"/>
    <w:rsid w:val="00D431B3"/>
    <w:rsid w:val="00D4335F"/>
    <w:rsid w:val="00D4354B"/>
    <w:rsid w:val="00D44125"/>
    <w:rsid w:val="00D4460C"/>
    <w:rsid w:val="00D44768"/>
    <w:rsid w:val="00D44A6E"/>
    <w:rsid w:val="00D44AB5"/>
    <w:rsid w:val="00D44C2A"/>
    <w:rsid w:val="00D44E0A"/>
    <w:rsid w:val="00D44EB2"/>
    <w:rsid w:val="00D44EB6"/>
    <w:rsid w:val="00D44F16"/>
    <w:rsid w:val="00D45091"/>
    <w:rsid w:val="00D4512F"/>
    <w:rsid w:val="00D452FF"/>
    <w:rsid w:val="00D4540D"/>
    <w:rsid w:val="00D4542F"/>
    <w:rsid w:val="00D45C1C"/>
    <w:rsid w:val="00D45FDE"/>
    <w:rsid w:val="00D46434"/>
    <w:rsid w:val="00D46746"/>
    <w:rsid w:val="00D46DDA"/>
    <w:rsid w:val="00D46E7B"/>
    <w:rsid w:val="00D474E3"/>
    <w:rsid w:val="00D479A2"/>
    <w:rsid w:val="00D47FD1"/>
    <w:rsid w:val="00D5019C"/>
    <w:rsid w:val="00D502AC"/>
    <w:rsid w:val="00D502C2"/>
    <w:rsid w:val="00D506FE"/>
    <w:rsid w:val="00D508AD"/>
    <w:rsid w:val="00D50E49"/>
    <w:rsid w:val="00D5196D"/>
    <w:rsid w:val="00D519DA"/>
    <w:rsid w:val="00D51B52"/>
    <w:rsid w:val="00D51CAE"/>
    <w:rsid w:val="00D51F0F"/>
    <w:rsid w:val="00D51FE3"/>
    <w:rsid w:val="00D520E4"/>
    <w:rsid w:val="00D52788"/>
    <w:rsid w:val="00D53114"/>
    <w:rsid w:val="00D5350E"/>
    <w:rsid w:val="00D53F08"/>
    <w:rsid w:val="00D54095"/>
    <w:rsid w:val="00D540FD"/>
    <w:rsid w:val="00D54968"/>
    <w:rsid w:val="00D549CF"/>
    <w:rsid w:val="00D55361"/>
    <w:rsid w:val="00D5568B"/>
    <w:rsid w:val="00D556CC"/>
    <w:rsid w:val="00D55793"/>
    <w:rsid w:val="00D557C2"/>
    <w:rsid w:val="00D5591D"/>
    <w:rsid w:val="00D559A0"/>
    <w:rsid w:val="00D55D25"/>
    <w:rsid w:val="00D55D68"/>
    <w:rsid w:val="00D55D8F"/>
    <w:rsid w:val="00D567FC"/>
    <w:rsid w:val="00D56847"/>
    <w:rsid w:val="00D56A22"/>
    <w:rsid w:val="00D572A5"/>
    <w:rsid w:val="00D57A58"/>
    <w:rsid w:val="00D57C37"/>
    <w:rsid w:val="00D57DEB"/>
    <w:rsid w:val="00D605D8"/>
    <w:rsid w:val="00D60616"/>
    <w:rsid w:val="00D6078D"/>
    <w:rsid w:val="00D60844"/>
    <w:rsid w:val="00D608A4"/>
    <w:rsid w:val="00D60A96"/>
    <w:rsid w:val="00D60D6D"/>
    <w:rsid w:val="00D60D8F"/>
    <w:rsid w:val="00D60F7C"/>
    <w:rsid w:val="00D612B9"/>
    <w:rsid w:val="00D61C8F"/>
    <w:rsid w:val="00D61D23"/>
    <w:rsid w:val="00D6216D"/>
    <w:rsid w:val="00D622C4"/>
    <w:rsid w:val="00D622C7"/>
    <w:rsid w:val="00D627E1"/>
    <w:rsid w:val="00D63BAE"/>
    <w:rsid w:val="00D644F9"/>
    <w:rsid w:val="00D649F4"/>
    <w:rsid w:val="00D649FC"/>
    <w:rsid w:val="00D64F4F"/>
    <w:rsid w:val="00D65954"/>
    <w:rsid w:val="00D65E3A"/>
    <w:rsid w:val="00D65FC9"/>
    <w:rsid w:val="00D66326"/>
    <w:rsid w:val="00D664D1"/>
    <w:rsid w:val="00D6658D"/>
    <w:rsid w:val="00D66CDF"/>
    <w:rsid w:val="00D66DF1"/>
    <w:rsid w:val="00D67357"/>
    <w:rsid w:val="00D6771C"/>
    <w:rsid w:val="00D677F2"/>
    <w:rsid w:val="00D679EC"/>
    <w:rsid w:val="00D70044"/>
    <w:rsid w:val="00D709BC"/>
    <w:rsid w:val="00D70A8F"/>
    <w:rsid w:val="00D70B14"/>
    <w:rsid w:val="00D70E3E"/>
    <w:rsid w:val="00D7109C"/>
    <w:rsid w:val="00D714CE"/>
    <w:rsid w:val="00D71FA1"/>
    <w:rsid w:val="00D720D2"/>
    <w:rsid w:val="00D7212A"/>
    <w:rsid w:val="00D7237B"/>
    <w:rsid w:val="00D72D71"/>
    <w:rsid w:val="00D72E41"/>
    <w:rsid w:val="00D72FA9"/>
    <w:rsid w:val="00D73202"/>
    <w:rsid w:val="00D73448"/>
    <w:rsid w:val="00D7362E"/>
    <w:rsid w:val="00D73FE6"/>
    <w:rsid w:val="00D74375"/>
    <w:rsid w:val="00D74509"/>
    <w:rsid w:val="00D746E8"/>
    <w:rsid w:val="00D74936"/>
    <w:rsid w:val="00D74946"/>
    <w:rsid w:val="00D757DA"/>
    <w:rsid w:val="00D75B1C"/>
    <w:rsid w:val="00D75C8F"/>
    <w:rsid w:val="00D769D0"/>
    <w:rsid w:val="00D76A97"/>
    <w:rsid w:val="00D76B7A"/>
    <w:rsid w:val="00D76CBA"/>
    <w:rsid w:val="00D76FB8"/>
    <w:rsid w:val="00D770BF"/>
    <w:rsid w:val="00D778B4"/>
    <w:rsid w:val="00D77AB4"/>
    <w:rsid w:val="00D77E1E"/>
    <w:rsid w:val="00D8003C"/>
    <w:rsid w:val="00D8011A"/>
    <w:rsid w:val="00D8083C"/>
    <w:rsid w:val="00D80852"/>
    <w:rsid w:val="00D80F6C"/>
    <w:rsid w:val="00D81709"/>
    <w:rsid w:val="00D81FCC"/>
    <w:rsid w:val="00D821E3"/>
    <w:rsid w:val="00D8233E"/>
    <w:rsid w:val="00D82D67"/>
    <w:rsid w:val="00D82DEC"/>
    <w:rsid w:val="00D8311D"/>
    <w:rsid w:val="00D83139"/>
    <w:rsid w:val="00D83191"/>
    <w:rsid w:val="00D833D4"/>
    <w:rsid w:val="00D836B2"/>
    <w:rsid w:val="00D838AD"/>
    <w:rsid w:val="00D839ED"/>
    <w:rsid w:val="00D83C69"/>
    <w:rsid w:val="00D843E9"/>
    <w:rsid w:val="00D84706"/>
    <w:rsid w:val="00D84F41"/>
    <w:rsid w:val="00D855C2"/>
    <w:rsid w:val="00D85812"/>
    <w:rsid w:val="00D8591A"/>
    <w:rsid w:val="00D85BB3"/>
    <w:rsid w:val="00D86313"/>
    <w:rsid w:val="00D863A4"/>
    <w:rsid w:val="00D86716"/>
    <w:rsid w:val="00D868BF"/>
    <w:rsid w:val="00D86F07"/>
    <w:rsid w:val="00D87271"/>
    <w:rsid w:val="00D87454"/>
    <w:rsid w:val="00D8754E"/>
    <w:rsid w:val="00D87630"/>
    <w:rsid w:val="00D87740"/>
    <w:rsid w:val="00D87B77"/>
    <w:rsid w:val="00D90240"/>
    <w:rsid w:val="00D904B1"/>
    <w:rsid w:val="00D906BF"/>
    <w:rsid w:val="00D90AEC"/>
    <w:rsid w:val="00D911E6"/>
    <w:rsid w:val="00D914F3"/>
    <w:rsid w:val="00D91DCF"/>
    <w:rsid w:val="00D920E8"/>
    <w:rsid w:val="00D925F0"/>
    <w:rsid w:val="00D92722"/>
    <w:rsid w:val="00D927E3"/>
    <w:rsid w:val="00D93307"/>
    <w:rsid w:val="00D93A3E"/>
    <w:rsid w:val="00D93BE3"/>
    <w:rsid w:val="00D93E30"/>
    <w:rsid w:val="00D93F42"/>
    <w:rsid w:val="00D93FF3"/>
    <w:rsid w:val="00D94100"/>
    <w:rsid w:val="00D94995"/>
    <w:rsid w:val="00D94C83"/>
    <w:rsid w:val="00D94FCB"/>
    <w:rsid w:val="00D95104"/>
    <w:rsid w:val="00D954C4"/>
    <w:rsid w:val="00D9580E"/>
    <w:rsid w:val="00D95B9B"/>
    <w:rsid w:val="00D95C63"/>
    <w:rsid w:val="00D96119"/>
    <w:rsid w:val="00D96307"/>
    <w:rsid w:val="00D96357"/>
    <w:rsid w:val="00D96C5D"/>
    <w:rsid w:val="00D96CF7"/>
    <w:rsid w:val="00D96D94"/>
    <w:rsid w:val="00D96EB2"/>
    <w:rsid w:val="00D96FD0"/>
    <w:rsid w:val="00D97172"/>
    <w:rsid w:val="00D97197"/>
    <w:rsid w:val="00D97459"/>
    <w:rsid w:val="00D97A04"/>
    <w:rsid w:val="00D97E39"/>
    <w:rsid w:val="00DA007B"/>
    <w:rsid w:val="00DA00F4"/>
    <w:rsid w:val="00DA083E"/>
    <w:rsid w:val="00DA0A5E"/>
    <w:rsid w:val="00DA0B1E"/>
    <w:rsid w:val="00DA0B8A"/>
    <w:rsid w:val="00DA0D94"/>
    <w:rsid w:val="00DA0FC3"/>
    <w:rsid w:val="00DA0FC7"/>
    <w:rsid w:val="00DA10BC"/>
    <w:rsid w:val="00DA11FF"/>
    <w:rsid w:val="00DA1549"/>
    <w:rsid w:val="00DA1595"/>
    <w:rsid w:val="00DA1B39"/>
    <w:rsid w:val="00DA1E6F"/>
    <w:rsid w:val="00DA1EF2"/>
    <w:rsid w:val="00DA214F"/>
    <w:rsid w:val="00DA227E"/>
    <w:rsid w:val="00DA3130"/>
    <w:rsid w:val="00DA31AF"/>
    <w:rsid w:val="00DA31FD"/>
    <w:rsid w:val="00DA36CE"/>
    <w:rsid w:val="00DA3728"/>
    <w:rsid w:val="00DA38AA"/>
    <w:rsid w:val="00DA39BD"/>
    <w:rsid w:val="00DA3F96"/>
    <w:rsid w:val="00DA4370"/>
    <w:rsid w:val="00DA4645"/>
    <w:rsid w:val="00DA4914"/>
    <w:rsid w:val="00DA491B"/>
    <w:rsid w:val="00DA4930"/>
    <w:rsid w:val="00DA4C5C"/>
    <w:rsid w:val="00DA514B"/>
    <w:rsid w:val="00DA55D3"/>
    <w:rsid w:val="00DA5635"/>
    <w:rsid w:val="00DA57D4"/>
    <w:rsid w:val="00DA5E19"/>
    <w:rsid w:val="00DA5F69"/>
    <w:rsid w:val="00DA6146"/>
    <w:rsid w:val="00DA63C7"/>
    <w:rsid w:val="00DA63CD"/>
    <w:rsid w:val="00DA68C7"/>
    <w:rsid w:val="00DA6E64"/>
    <w:rsid w:val="00DA737B"/>
    <w:rsid w:val="00DA79F6"/>
    <w:rsid w:val="00DA7B0F"/>
    <w:rsid w:val="00DB0043"/>
    <w:rsid w:val="00DB09D8"/>
    <w:rsid w:val="00DB0ADD"/>
    <w:rsid w:val="00DB0E43"/>
    <w:rsid w:val="00DB1385"/>
    <w:rsid w:val="00DB16F8"/>
    <w:rsid w:val="00DB1736"/>
    <w:rsid w:val="00DB1DB2"/>
    <w:rsid w:val="00DB1DBE"/>
    <w:rsid w:val="00DB1ECA"/>
    <w:rsid w:val="00DB222C"/>
    <w:rsid w:val="00DB2345"/>
    <w:rsid w:val="00DB2652"/>
    <w:rsid w:val="00DB295D"/>
    <w:rsid w:val="00DB2B59"/>
    <w:rsid w:val="00DB2C09"/>
    <w:rsid w:val="00DB2EE3"/>
    <w:rsid w:val="00DB2F01"/>
    <w:rsid w:val="00DB340B"/>
    <w:rsid w:val="00DB435D"/>
    <w:rsid w:val="00DB4625"/>
    <w:rsid w:val="00DB488F"/>
    <w:rsid w:val="00DB4897"/>
    <w:rsid w:val="00DB4DB0"/>
    <w:rsid w:val="00DB5B45"/>
    <w:rsid w:val="00DB5CB0"/>
    <w:rsid w:val="00DB6407"/>
    <w:rsid w:val="00DB6742"/>
    <w:rsid w:val="00DB6F47"/>
    <w:rsid w:val="00DB71F1"/>
    <w:rsid w:val="00DB7277"/>
    <w:rsid w:val="00DB7F6F"/>
    <w:rsid w:val="00DB7F7F"/>
    <w:rsid w:val="00DC0037"/>
    <w:rsid w:val="00DC01D9"/>
    <w:rsid w:val="00DC05FE"/>
    <w:rsid w:val="00DC0605"/>
    <w:rsid w:val="00DC06FB"/>
    <w:rsid w:val="00DC089C"/>
    <w:rsid w:val="00DC09AD"/>
    <w:rsid w:val="00DC0A8F"/>
    <w:rsid w:val="00DC1CC1"/>
    <w:rsid w:val="00DC1D2D"/>
    <w:rsid w:val="00DC2A95"/>
    <w:rsid w:val="00DC301F"/>
    <w:rsid w:val="00DC3167"/>
    <w:rsid w:val="00DC316A"/>
    <w:rsid w:val="00DC3308"/>
    <w:rsid w:val="00DC34E0"/>
    <w:rsid w:val="00DC37A2"/>
    <w:rsid w:val="00DC3C4D"/>
    <w:rsid w:val="00DC401D"/>
    <w:rsid w:val="00DC42BA"/>
    <w:rsid w:val="00DC5047"/>
    <w:rsid w:val="00DC5F55"/>
    <w:rsid w:val="00DC60D6"/>
    <w:rsid w:val="00DC6234"/>
    <w:rsid w:val="00DC6318"/>
    <w:rsid w:val="00DC6454"/>
    <w:rsid w:val="00DC65C9"/>
    <w:rsid w:val="00DC6C47"/>
    <w:rsid w:val="00DC6D9B"/>
    <w:rsid w:val="00DC715A"/>
    <w:rsid w:val="00DC7285"/>
    <w:rsid w:val="00DC743F"/>
    <w:rsid w:val="00DC746D"/>
    <w:rsid w:val="00DC7536"/>
    <w:rsid w:val="00DC7A82"/>
    <w:rsid w:val="00DC7C98"/>
    <w:rsid w:val="00DC7DAF"/>
    <w:rsid w:val="00DC7E55"/>
    <w:rsid w:val="00DD06C3"/>
    <w:rsid w:val="00DD0A1A"/>
    <w:rsid w:val="00DD0C32"/>
    <w:rsid w:val="00DD1049"/>
    <w:rsid w:val="00DD1287"/>
    <w:rsid w:val="00DD1ADE"/>
    <w:rsid w:val="00DD1B0B"/>
    <w:rsid w:val="00DD1CD7"/>
    <w:rsid w:val="00DD1E57"/>
    <w:rsid w:val="00DD2036"/>
    <w:rsid w:val="00DD2383"/>
    <w:rsid w:val="00DD24DF"/>
    <w:rsid w:val="00DD38F9"/>
    <w:rsid w:val="00DD3901"/>
    <w:rsid w:val="00DD39F7"/>
    <w:rsid w:val="00DD429B"/>
    <w:rsid w:val="00DD4E2F"/>
    <w:rsid w:val="00DD4F4F"/>
    <w:rsid w:val="00DD501B"/>
    <w:rsid w:val="00DD505F"/>
    <w:rsid w:val="00DD5140"/>
    <w:rsid w:val="00DD51DD"/>
    <w:rsid w:val="00DD52CA"/>
    <w:rsid w:val="00DD53F5"/>
    <w:rsid w:val="00DD556B"/>
    <w:rsid w:val="00DD596F"/>
    <w:rsid w:val="00DD59BA"/>
    <w:rsid w:val="00DD59FB"/>
    <w:rsid w:val="00DD5BA8"/>
    <w:rsid w:val="00DD5FF2"/>
    <w:rsid w:val="00DD601F"/>
    <w:rsid w:val="00DD6418"/>
    <w:rsid w:val="00DD68BC"/>
    <w:rsid w:val="00DD6A24"/>
    <w:rsid w:val="00DD6A44"/>
    <w:rsid w:val="00DD6BFE"/>
    <w:rsid w:val="00DD7386"/>
    <w:rsid w:val="00DD779D"/>
    <w:rsid w:val="00DD7862"/>
    <w:rsid w:val="00DD787E"/>
    <w:rsid w:val="00DD7F0B"/>
    <w:rsid w:val="00DD7F1B"/>
    <w:rsid w:val="00DD7FB9"/>
    <w:rsid w:val="00DE0E38"/>
    <w:rsid w:val="00DE194F"/>
    <w:rsid w:val="00DE1BF9"/>
    <w:rsid w:val="00DE1F55"/>
    <w:rsid w:val="00DE1FCD"/>
    <w:rsid w:val="00DE22FE"/>
    <w:rsid w:val="00DE25AC"/>
    <w:rsid w:val="00DE283C"/>
    <w:rsid w:val="00DE35A6"/>
    <w:rsid w:val="00DE3769"/>
    <w:rsid w:val="00DE3845"/>
    <w:rsid w:val="00DE3849"/>
    <w:rsid w:val="00DE384F"/>
    <w:rsid w:val="00DE3863"/>
    <w:rsid w:val="00DE39C2"/>
    <w:rsid w:val="00DE3D08"/>
    <w:rsid w:val="00DE4159"/>
    <w:rsid w:val="00DE455E"/>
    <w:rsid w:val="00DE4560"/>
    <w:rsid w:val="00DE4734"/>
    <w:rsid w:val="00DE486D"/>
    <w:rsid w:val="00DE4CB7"/>
    <w:rsid w:val="00DE4D06"/>
    <w:rsid w:val="00DE501E"/>
    <w:rsid w:val="00DE50F5"/>
    <w:rsid w:val="00DE53E2"/>
    <w:rsid w:val="00DE54DA"/>
    <w:rsid w:val="00DE5DFB"/>
    <w:rsid w:val="00DE5E7C"/>
    <w:rsid w:val="00DE5EE6"/>
    <w:rsid w:val="00DE663A"/>
    <w:rsid w:val="00DE6C00"/>
    <w:rsid w:val="00DE6D77"/>
    <w:rsid w:val="00DE74B5"/>
    <w:rsid w:val="00DE7586"/>
    <w:rsid w:val="00DE7922"/>
    <w:rsid w:val="00DE7C06"/>
    <w:rsid w:val="00DE7E03"/>
    <w:rsid w:val="00DF00B1"/>
    <w:rsid w:val="00DF04FD"/>
    <w:rsid w:val="00DF0523"/>
    <w:rsid w:val="00DF0659"/>
    <w:rsid w:val="00DF09BB"/>
    <w:rsid w:val="00DF0BB5"/>
    <w:rsid w:val="00DF0D73"/>
    <w:rsid w:val="00DF0E1B"/>
    <w:rsid w:val="00DF0E79"/>
    <w:rsid w:val="00DF10FE"/>
    <w:rsid w:val="00DF121F"/>
    <w:rsid w:val="00DF1848"/>
    <w:rsid w:val="00DF18C3"/>
    <w:rsid w:val="00DF192D"/>
    <w:rsid w:val="00DF219B"/>
    <w:rsid w:val="00DF21F7"/>
    <w:rsid w:val="00DF2318"/>
    <w:rsid w:val="00DF24F6"/>
    <w:rsid w:val="00DF2C27"/>
    <w:rsid w:val="00DF2E08"/>
    <w:rsid w:val="00DF334D"/>
    <w:rsid w:val="00DF3583"/>
    <w:rsid w:val="00DF3C84"/>
    <w:rsid w:val="00DF4510"/>
    <w:rsid w:val="00DF46E8"/>
    <w:rsid w:val="00DF52CA"/>
    <w:rsid w:val="00DF53C2"/>
    <w:rsid w:val="00DF5573"/>
    <w:rsid w:val="00DF57C0"/>
    <w:rsid w:val="00DF655A"/>
    <w:rsid w:val="00DF691E"/>
    <w:rsid w:val="00DF6C17"/>
    <w:rsid w:val="00DF6D0E"/>
    <w:rsid w:val="00DF6E3F"/>
    <w:rsid w:val="00DF76F9"/>
    <w:rsid w:val="00DF78B8"/>
    <w:rsid w:val="00E000D1"/>
    <w:rsid w:val="00E00196"/>
    <w:rsid w:val="00E00B68"/>
    <w:rsid w:val="00E00F10"/>
    <w:rsid w:val="00E00F2A"/>
    <w:rsid w:val="00E0102E"/>
    <w:rsid w:val="00E01594"/>
    <w:rsid w:val="00E015D2"/>
    <w:rsid w:val="00E01810"/>
    <w:rsid w:val="00E019E8"/>
    <w:rsid w:val="00E02267"/>
    <w:rsid w:val="00E02A03"/>
    <w:rsid w:val="00E02DFB"/>
    <w:rsid w:val="00E03235"/>
    <w:rsid w:val="00E03A52"/>
    <w:rsid w:val="00E03A7A"/>
    <w:rsid w:val="00E03B6F"/>
    <w:rsid w:val="00E03F67"/>
    <w:rsid w:val="00E04307"/>
    <w:rsid w:val="00E04CC8"/>
    <w:rsid w:val="00E05467"/>
    <w:rsid w:val="00E05668"/>
    <w:rsid w:val="00E057A5"/>
    <w:rsid w:val="00E05D41"/>
    <w:rsid w:val="00E06066"/>
    <w:rsid w:val="00E06092"/>
    <w:rsid w:val="00E061BA"/>
    <w:rsid w:val="00E06A4E"/>
    <w:rsid w:val="00E06B45"/>
    <w:rsid w:val="00E06B70"/>
    <w:rsid w:val="00E06D33"/>
    <w:rsid w:val="00E0704B"/>
    <w:rsid w:val="00E070E1"/>
    <w:rsid w:val="00E07586"/>
    <w:rsid w:val="00E078C6"/>
    <w:rsid w:val="00E07D72"/>
    <w:rsid w:val="00E07E6D"/>
    <w:rsid w:val="00E105B2"/>
    <w:rsid w:val="00E1155C"/>
    <w:rsid w:val="00E11C88"/>
    <w:rsid w:val="00E12B0E"/>
    <w:rsid w:val="00E12CA7"/>
    <w:rsid w:val="00E12DA8"/>
    <w:rsid w:val="00E12E5D"/>
    <w:rsid w:val="00E12F66"/>
    <w:rsid w:val="00E13848"/>
    <w:rsid w:val="00E14011"/>
    <w:rsid w:val="00E140E1"/>
    <w:rsid w:val="00E149B6"/>
    <w:rsid w:val="00E14BF5"/>
    <w:rsid w:val="00E14EAD"/>
    <w:rsid w:val="00E15B8D"/>
    <w:rsid w:val="00E16001"/>
    <w:rsid w:val="00E16559"/>
    <w:rsid w:val="00E167D2"/>
    <w:rsid w:val="00E168BE"/>
    <w:rsid w:val="00E16B2E"/>
    <w:rsid w:val="00E16D47"/>
    <w:rsid w:val="00E16E6C"/>
    <w:rsid w:val="00E172C6"/>
    <w:rsid w:val="00E174FC"/>
    <w:rsid w:val="00E20116"/>
    <w:rsid w:val="00E202B5"/>
    <w:rsid w:val="00E2035F"/>
    <w:rsid w:val="00E203D5"/>
    <w:rsid w:val="00E20493"/>
    <w:rsid w:val="00E20508"/>
    <w:rsid w:val="00E20BA3"/>
    <w:rsid w:val="00E20C3F"/>
    <w:rsid w:val="00E20F86"/>
    <w:rsid w:val="00E21968"/>
    <w:rsid w:val="00E219D1"/>
    <w:rsid w:val="00E21DE6"/>
    <w:rsid w:val="00E21E82"/>
    <w:rsid w:val="00E22338"/>
    <w:rsid w:val="00E2237C"/>
    <w:rsid w:val="00E2247D"/>
    <w:rsid w:val="00E2255D"/>
    <w:rsid w:val="00E22739"/>
    <w:rsid w:val="00E22C46"/>
    <w:rsid w:val="00E22D42"/>
    <w:rsid w:val="00E23345"/>
    <w:rsid w:val="00E233AA"/>
    <w:rsid w:val="00E2381A"/>
    <w:rsid w:val="00E2382D"/>
    <w:rsid w:val="00E23DB3"/>
    <w:rsid w:val="00E23F43"/>
    <w:rsid w:val="00E2419E"/>
    <w:rsid w:val="00E24493"/>
    <w:rsid w:val="00E24760"/>
    <w:rsid w:val="00E24947"/>
    <w:rsid w:val="00E24AAC"/>
    <w:rsid w:val="00E25123"/>
    <w:rsid w:val="00E252D5"/>
    <w:rsid w:val="00E25B77"/>
    <w:rsid w:val="00E25BDD"/>
    <w:rsid w:val="00E25DC7"/>
    <w:rsid w:val="00E26156"/>
    <w:rsid w:val="00E26187"/>
    <w:rsid w:val="00E2639D"/>
    <w:rsid w:val="00E26706"/>
    <w:rsid w:val="00E2695B"/>
    <w:rsid w:val="00E26C34"/>
    <w:rsid w:val="00E26C89"/>
    <w:rsid w:val="00E276CB"/>
    <w:rsid w:val="00E27BA8"/>
    <w:rsid w:val="00E27C73"/>
    <w:rsid w:val="00E3085C"/>
    <w:rsid w:val="00E30B8E"/>
    <w:rsid w:val="00E30BDB"/>
    <w:rsid w:val="00E30E17"/>
    <w:rsid w:val="00E31A6E"/>
    <w:rsid w:val="00E31C73"/>
    <w:rsid w:val="00E31D8E"/>
    <w:rsid w:val="00E31E36"/>
    <w:rsid w:val="00E3263A"/>
    <w:rsid w:val="00E32AC7"/>
    <w:rsid w:val="00E32F73"/>
    <w:rsid w:val="00E3306A"/>
    <w:rsid w:val="00E330FE"/>
    <w:rsid w:val="00E3310A"/>
    <w:rsid w:val="00E332E9"/>
    <w:rsid w:val="00E33F25"/>
    <w:rsid w:val="00E33F43"/>
    <w:rsid w:val="00E34812"/>
    <w:rsid w:val="00E34AB9"/>
    <w:rsid w:val="00E34BC4"/>
    <w:rsid w:val="00E35990"/>
    <w:rsid w:val="00E35B26"/>
    <w:rsid w:val="00E35ED5"/>
    <w:rsid w:val="00E3640B"/>
    <w:rsid w:val="00E366C2"/>
    <w:rsid w:val="00E37014"/>
    <w:rsid w:val="00E373F4"/>
    <w:rsid w:val="00E3742C"/>
    <w:rsid w:val="00E3796A"/>
    <w:rsid w:val="00E37A1B"/>
    <w:rsid w:val="00E37BC2"/>
    <w:rsid w:val="00E37DBD"/>
    <w:rsid w:val="00E4001C"/>
    <w:rsid w:val="00E402EB"/>
    <w:rsid w:val="00E40E5B"/>
    <w:rsid w:val="00E40ECC"/>
    <w:rsid w:val="00E4119E"/>
    <w:rsid w:val="00E41505"/>
    <w:rsid w:val="00E41751"/>
    <w:rsid w:val="00E41A03"/>
    <w:rsid w:val="00E41C5E"/>
    <w:rsid w:val="00E41F5D"/>
    <w:rsid w:val="00E42704"/>
    <w:rsid w:val="00E4277F"/>
    <w:rsid w:val="00E42A1A"/>
    <w:rsid w:val="00E42A98"/>
    <w:rsid w:val="00E43260"/>
    <w:rsid w:val="00E43501"/>
    <w:rsid w:val="00E4377A"/>
    <w:rsid w:val="00E43D70"/>
    <w:rsid w:val="00E4400A"/>
    <w:rsid w:val="00E44362"/>
    <w:rsid w:val="00E44429"/>
    <w:rsid w:val="00E44A22"/>
    <w:rsid w:val="00E44D14"/>
    <w:rsid w:val="00E45713"/>
    <w:rsid w:val="00E45769"/>
    <w:rsid w:val="00E45D7F"/>
    <w:rsid w:val="00E45FC5"/>
    <w:rsid w:val="00E46138"/>
    <w:rsid w:val="00E46508"/>
    <w:rsid w:val="00E470DB"/>
    <w:rsid w:val="00E47461"/>
    <w:rsid w:val="00E47CAC"/>
    <w:rsid w:val="00E47E3A"/>
    <w:rsid w:val="00E50275"/>
    <w:rsid w:val="00E50CF7"/>
    <w:rsid w:val="00E50DCE"/>
    <w:rsid w:val="00E50DDA"/>
    <w:rsid w:val="00E50EB1"/>
    <w:rsid w:val="00E51424"/>
    <w:rsid w:val="00E51698"/>
    <w:rsid w:val="00E523D3"/>
    <w:rsid w:val="00E52809"/>
    <w:rsid w:val="00E52B08"/>
    <w:rsid w:val="00E52DAE"/>
    <w:rsid w:val="00E5319E"/>
    <w:rsid w:val="00E53414"/>
    <w:rsid w:val="00E53744"/>
    <w:rsid w:val="00E53DD7"/>
    <w:rsid w:val="00E543DB"/>
    <w:rsid w:val="00E543FF"/>
    <w:rsid w:val="00E549E0"/>
    <w:rsid w:val="00E54A05"/>
    <w:rsid w:val="00E54AE1"/>
    <w:rsid w:val="00E551CD"/>
    <w:rsid w:val="00E55403"/>
    <w:rsid w:val="00E55709"/>
    <w:rsid w:val="00E559E9"/>
    <w:rsid w:val="00E55CEE"/>
    <w:rsid w:val="00E55DBA"/>
    <w:rsid w:val="00E55EE5"/>
    <w:rsid w:val="00E5607A"/>
    <w:rsid w:val="00E56222"/>
    <w:rsid w:val="00E562F7"/>
    <w:rsid w:val="00E56317"/>
    <w:rsid w:val="00E56686"/>
    <w:rsid w:val="00E568A6"/>
    <w:rsid w:val="00E56B0A"/>
    <w:rsid w:val="00E56E54"/>
    <w:rsid w:val="00E56F19"/>
    <w:rsid w:val="00E5771E"/>
    <w:rsid w:val="00E5790A"/>
    <w:rsid w:val="00E57964"/>
    <w:rsid w:val="00E5796C"/>
    <w:rsid w:val="00E57CE0"/>
    <w:rsid w:val="00E60305"/>
    <w:rsid w:val="00E6037E"/>
    <w:rsid w:val="00E60A3F"/>
    <w:rsid w:val="00E60B2C"/>
    <w:rsid w:val="00E60B3D"/>
    <w:rsid w:val="00E60B49"/>
    <w:rsid w:val="00E6170F"/>
    <w:rsid w:val="00E617B2"/>
    <w:rsid w:val="00E617C3"/>
    <w:rsid w:val="00E61B6C"/>
    <w:rsid w:val="00E61DE6"/>
    <w:rsid w:val="00E61FDF"/>
    <w:rsid w:val="00E62165"/>
    <w:rsid w:val="00E6224D"/>
    <w:rsid w:val="00E6275D"/>
    <w:rsid w:val="00E62899"/>
    <w:rsid w:val="00E62B58"/>
    <w:rsid w:val="00E62EC1"/>
    <w:rsid w:val="00E63149"/>
    <w:rsid w:val="00E637D0"/>
    <w:rsid w:val="00E6384E"/>
    <w:rsid w:val="00E63AEF"/>
    <w:rsid w:val="00E63DE5"/>
    <w:rsid w:val="00E640D3"/>
    <w:rsid w:val="00E64520"/>
    <w:rsid w:val="00E6468D"/>
    <w:rsid w:val="00E6478E"/>
    <w:rsid w:val="00E64EED"/>
    <w:rsid w:val="00E64F64"/>
    <w:rsid w:val="00E650C2"/>
    <w:rsid w:val="00E6535E"/>
    <w:rsid w:val="00E6602B"/>
    <w:rsid w:val="00E66067"/>
    <w:rsid w:val="00E660B4"/>
    <w:rsid w:val="00E663FE"/>
    <w:rsid w:val="00E6640B"/>
    <w:rsid w:val="00E66691"/>
    <w:rsid w:val="00E66741"/>
    <w:rsid w:val="00E67794"/>
    <w:rsid w:val="00E678F2"/>
    <w:rsid w:val="00E6791E"/>
    <w:rsid w:val="00E67955"/>
    <w:rsid w:val="00E67EA2"/>
    <w:rsid w:val="00E70703"/>
    <w:rsid w:val="00E70D91"/>
    <w:rsid w:val="00E71059"/>
    <w:rsid w:val="00E71181"/>
    <w:rsid w:val="00E71543"/>
    <w:rsid w:val="00E71855"/>
    <w:rsid w:val="00E722D2"/>
    <w:rsid w:val="00E722E1"/>
    <w:rsid w:val="00E72319"/>
    <w:rsid w:val="00E723E4"/>
    <w:rsid w:val="00E72813"/>
    <w:rsid w:val="00E72CA0"/>
    <w:rsid w:val="00E72D00"/>
    <w:rsid w:val="00E731F3"/>
    <w:rsid w:val="00E73323"/>
    <w:rsid w:val="00E7334E"/>
    <w:rsid w:val="00E73D20"/>
    <w:rsid w:val="00E73D93"/>
    <w:rsid w:val="00E74409"/>
    <w:rsid w:val="00E7463F"/>
    <w:rsid w:val="00E74B5E"/>
    <w:rsid w:val="00E74C1F"/>
    <w:rsid w:val="00E74EC6"/>
    <w:rsid w:val="00E7524E"/>
    <w:rsid w:val="00E7531D"/>
    <w:rsid w:val="00E75E48"/>
    <w:rsid w:val="00E75E91"/>
    <w:rsid w:val="00E75FA8"/>
    <w:rsid w:val="00E7601C"/>
    <w:rsid w:val="00E7614A"/>
    <w:rsid w:val="00E762EF"/>
    <w:rsid w:val="00E76372"/>
    <w:rsid w:val="00E76B88"/>
    <w:rsid w:val="00E76BDF"/>
    <w:rsid w:val="00E76D41"/>
    <w:rsid w:val="00E76DD1"/>
    <w:rsid w:val="00E770C8"/>
    <w:rsid w:val="00E7758B"/>
    <w:rsid w:val="00E776A0"/>
    <w:rsid w:val="00E776D2"/>
    <w:rsid w:val="00E77EA2"/>
    <w:rsid w:val="00E77FDC"/>
    <w:rsid w:val="00E800AE"/>
    <w:rsid w:val="00E80383"/>
    <w:rsid w:val="00E8049E"/>
    <w:rsid w:val="00E806A7"/>
    <w:rsid w:val="00E80DF0"/>
    <w:rsid w:val="00E81583"/>
    <w:rsid w:val="00E815BB"/>
    <w:rsid w:val="00E81659"/>
    <w:rsid w:val="00E8167F"/>
    <w:rsid w:val="00E819A7"/>
    <w:rsid w:val="00E81D15"/>
    <w:rsid w:val="00E81DED"/>
    <w:rsid w:val="00E81EE7"/>
    <w:rsid w:val="00E82014"/>
    <w:rsid w:val="00E82567"/>
    <w:rsid w:val="00E8279C"/>
    <w:rsid w:val="00E82B3B"/>
    <w:rsid w:val="00E82B7E"/>
    <w:rsid w:val="00E82B88"/>
    <w:rsid w:val="00E83277"/>
    <w:rsid w:val="00E83D10"/>
    <w:rsid w:val="00E84195"/>
    <w:rsid w:val="00E847A6"/>
    <w:rsid w:val="00E8491F"/>
    <w:rsid w:val="00E84E33"/>
    <w:rsid w:val="00E85B7E"/>
    <w:rsid w:val="00E8606D"/>
    <w:rsid w:val="00E8614F"/>
    <w:rsid w:val="00E86226"/>
    <w:rsid w:val="00E8638B"/>
    <w:rsid w:val="00E86A1A"/>
    <w:rsid w:val="00E86BBC"/>
    <w:rsid w:val="00E877E1"/>
    <w:rsid w:val="00E87EE6"/>
    <w:rsid w:val="00E901A7"/>
    <w:rsid w:val="00E90283"/>
    <w:rsid w:val="00E90306"/>
    <w:rsid w:val="00E9060F"/>
    <w:rsid w:val="00E908B0"/>
    <w:rsid w:val="00E90A81"/>
    <w:rsid w:val="00E90B9F"/>
    <w:rsid w:val="00E91293"/>
    <w:rsid w:val="00E91D28"/>
    <w:rsid w:val="00E91ECB"/>
    <w:rsid w:val="00E91EDF"/>
    <w:rsid w:val="00E928A3"/>
    <w:rsid w:val="00E92BC4"/>
    <w:rsid w:val="00E92EA8"/>
    <w:rsid w:val="00E92F85"/>
    <w:rsid w:val="00E93134"/>
    <w:rsid w:val="00E932FA"/>
    <w:rsid w:val="00E9372E"/>
    <w:rsid w:val="00E9395C"/>
    <w:rsid w:val="00E93E0B"/>
    <w:rsid w:val="00E93EB6"/>
    <w:rsid w:val="00E943A7"/>
    <w:rsid w:val="00E945BE"/>
    <w:rsid w:val="00E951FC"/>
    <w:rsid w:val="00E954DD"/>
    <w:rsid w:val="00E95678"/>
    <w:rsid w:val="00E9569F"/>
    <w:rsid w:val="00E95AF0"/>
    <w:rsid w:val="00E95C17"/>
    <w:rsid w:val="00E95DED"/>
    <w:rsid w:val="00E9674D"/>
    <w:rsid w:val="00E9682D"/>
    <w:rsid w:val="00E96B56"/>
    <w:rsid w:val="00E96B9C"/>
    <w:rsid w:val="00E96D49"/>
    <w:rsid w:val="00E96F03"/>
    <w:rsid w:val="00E9716B"/>
    <w:rsid w:val="00E971BA"/>
    <w:rsid w:val="00E9725A"/>
    <w:rsid w:val="00E97402"/>
    <w:rsid w:val="00E97482"/>
    <w:rsid w:val="00E97609"/>
    <w:rsid w:val="00E979A9"/>
    <w:rsid w:val="00E97B25"/>
    <w:rsid w:val="00E97CAA"/>
    <w:rsid w:val="00E97EBD"/>
    <w:rsid w:val="00E97FE4"/>
    <w:rsid w:val="00EA0697"/>
    <w:rsid w:val="00EA0889"/>
    <w:rsid w:val="00EA0D8D"/>
    <w:rsid w:val="00EA0EA6"/>
    <w:rsid w:val="00EA11DC"/>
    <w:rsid w:val="00EA1533"/>
    <w:rsid w:val="00EA1974"/>
    <w:rsid w:val="00EA2536"/>
    <w:rsid w:val="00EA25A8"/>
    <w:rsid w:val="00EA269F"/>
    <w:rsid w:val="00EA30B8"/>
    <w:rsid w:val="00EA3370"/>
    <w:rsid w:val="00EA3540"/>
    <w:rsid w:val="00EA3745"/>
    <w:rsid w:val="00EA3E1D"/>
    <w:rsid w:val="00EA4747"/>
    <w:rsid w:val="00EA47E8"/>
    <w:rsid w:val="00EA4834"/>
    <w:rsid w:val="00EA4847"/>
    <w:rsid w:val="00EA4A0C"/>
    <w:rsid w:val="00EA4E9F"/>
    <w:rsid w:val="00EA50A7"/>
    <w:rsid w:val="00EA5AFA"/>
    <w:rsid w:val="00EA5B87"/>
    <w:rsid w:val="00EA5C47"/>
    <w:rsid w:val="00EA5DC5"/>
    <w:rsid w:val="00EA5FB9"/>
    <w:rsid w:val="00EA6353"/>
    <w:rsid w:val="00EA64F5"/>
    <w:rsid w:val="00EA67E0"/>
    <w:rsid w:val="00EA72E5"/>
    <w:rsid w:val="00EA7462"/>
    <w:rsid w:val="00EA7977"/>
    <w:rsid w:val="00EA7D9C"/>
    <w:rsid w:val="00EA7EF7"/>
    <w:rsid w:val="00EB0254"/>
    <w:rsid w:val="00EB0501"/>
    <w:rsid w:val="00EB06A8"/>
    <w:rsid w:val="00EB0B7F"/>
    <w:rsid w:val="00EB0F1E"/>
    <w:rsid w:val="00EB0FD4"/>
    <w:rsid w:val="00EB12FB"/>
    <w:rsid w:val="00EB1367"/>
    <w:rsid w:val="00EB13CB"/>
    <w:rsid w:val="00EB16A0"/>
    <w:rsid w:val="00EB180C"/>
    <w:rsid w:val="00EB19D1"/>
    <w:rsid w:val="00EB1E2F"/>
    <w:rsid w:val="00EB25C1"/>
    <w:rsid w:val="00EB29F0"/>
    <w:rsid w:val="00EB306F"/>
    <w:rsid w:val="00EB380E"/>
    <w:rsid w:val="00EB384F"/>
    <w:rsid w:val="00EB3F26"/>
    <w:rsid w:val="00EB426A"/>
    <w:rsid w:val="00EB43B2"/>
    <w:rsid w:val="00EB457C"/>
    <w:rsid w:val="00EB4994"/>
    <w:rsid w:val="00EB5104"/>
    <w:rsid w:val="00EB523B"/>
    <w:rsid w:val="00EB5284"/>
    <w:rsid w:val="00EB5482"/>
    <w:rsid w:val="00EB55E1"/>
    <w:rsid w:val="00EB57B7"/>
    <w:rsid w:val="00EB5D3A"/>
    <w:rsid w:val="00EB5F6B"/>
    <w:rsid w:val="00EB5FB3"/>
    <w:rsid w:val="00EB61DB"/>
    <w:rsid w:val="00EB6430"/>
    <w:rsid w:val="00EB67BD"/>
    <w:rsid w:val="00EB6834"/>
    <w:rsid w:val="00EB6C4C"/>
    <w:rsid w:val="00EB6F26"/>
    <w:rsid w:val="00EB7026"/>
    <w:rsid w:val="00EB71CB"/>
    <w:rsid w:val="00EB72F9"/>
    <w:rsid w:val="00EB7658"/>
    <w:rsid w:val="00EB765F"/>
    <w:rsid w:val="00EB7686"/>
    <w:rsid w:val="00EB79DC"/>
    <w:rsid w:val="00EC0293"/>
    <w:rsid w:val="00EC0360"/>
    <w:rsid w:val="00EC04BE"/>
    <w:rsid w:val="00EC04F3"/>
    <w:rsid w:val="00EC0556"/>
    <w:rsid w:val="00EC0783"/>
    <w:rsid w:val="00EC0C49"/>
    <w:rsid w:val="00EC0D8F"/>
    <w:rsid w:val="00EC0FB1"/>
    <w:rsid w:val="00EC1344"/>
    <w:rsid w:val="00EC168F"/>
    <w:rsid w:val="00EC16C6"/>
    <w:rsid w:val="00EC1751"/>
    <w:rsid w:val="00EC18CF"/>
    <w:rsid w:val="00EC19BE"/>
    <w:rsid w:val="00EC1AD2"/>
    <w:rsid w:val="00EC1B98"/>
    <w:rsid w:val="00EC1DAB"/>
    <w:rsid w:val="00EC1DBB"/>
    <w:rsid w:val="00EC1DFA"/>
    <w:rsid w:val="00EC1FBA"/>
    <w:rsid w:val="00EC21A7"/>
    <w:rsid w:val="00EC2337"/>
    <w:rsid w:val="00EC27B6"/>
    <w:rsid w:val="00EC27FF"/>
    <w:rsid w:val="00EC294E"/>
    <w:rsid w:val="00EC2BEE"/>
    <w:rsid w:val="00EC2CD9"/>
    <w:rsid w:val="00EC2EF9"/>
    <w:rsid w:val="00EC34D5"/>
    <w:rsid w:val="00EC3553"/>
    <w:rsid w:val="00EC37D4"/>
    <w:rsid w:val="00EC39D4"/>
    <w:rsid w:val="00EC39D6"/>
    <w:rsid w:val="00EC3E38"/>
    <w:rsid w:val="00EC402E"/>
    <w:rsid w:val="00EC4253"/>
    <w:rsid w:val="00EC44E0"/>
    <w:rsid w:val="00EC4D1F"/>
    <w:rsid w:val="00EC4F52"/>
    <w:rsid w:val="00EC4FB7"/>
    <w:rsid w:val="00EC50F4"/>
    <w:rsid w:val="00EC5115"/>
    <w:rsid w:val="00EC585E"/>
    <w:rsid w:val="00EC597D"/>
    <w:rsid w:val="00EC5CEC"/>
    <w:rsid w:val="00EC6124"/>
    <w:rsid w:val="00EC62B0"/>
    <w:rsid w:val="00EC6463"/>
    <w:rsid w:val="00EC6549"/>
    <w:rsid w:val="00EC67C2"/>
    <w:rsid w:val="00EC6A86"/>
    <w:rsid w:val="00EC6BA2"/>
    <w:rsid w:val="00EC6BCD"/>
    <w:rsid w:val="00EC6E04"/>
    <w:rsid w:val="00EC6E10"/>
    <w:rsid w:val="00EC726E"/>
    <w:rsid w:val="00EC7875"/>
    <w:rsid w:val="00EC79DF"/>
    <w:rsid w:val="00EC7BDA"/>
    <w:rsid w:val="00EC7C73"/>
    <w:rsid w:val="00ED001E"/>
    <w:rsid w:val="00ED034D"/>
    <w:rsid w:val="00ED0564"/>
    <w:rsid w:val="00ED0E16"/>
    <w:rsid w:val="00ED104A"/>
    <w:rsid w:val="00ED10F2"/>
    <w:rsid w:val="00ED11B7"/>
    <w:rsid w:val="00ED17A9"/>
    <w:rsid w:val="00ED1930"/>
    <w:rsid w:val="00ED34BC"/>
    <w:rsid w:val="00ED418C"/>
    <w:rsid w:val="00ED41FC"/>
    <w:rsid w:val="00ED4633"/>
    <w:rsid w:val="00ED4970"/>
    <w:rsid w:val="00ED49B6"/>
    <w:rsid w:val="00ED4D47"/>
    <w:rsid w:val="00ED52B5"/>
    <w:rsid w:val="00ED54D2"/>
    <w:rsid w:val="00ED5997"/>
    <w:rsid w:val="00ED5B6D"/>
    <w:rsid w:val="00ED5D5E"/>
    <w:rsid w:val="00ED6026"/>
    <w:rsid w:val="00ED61D4"/>
    <w:rsid w:val="00ED6BCC"/>
    <w:rsid w:val="00ED6F8D"/>
    <w:rsid w:val="00ED7200"/>
    <w:rsid w:val="00ED72D2"/>
    <w:rsid w:val="00ED7356"/>
    <w:rsid w:val="00ED7784"/>
    <w:rsid w:val="00ED7789"/>
    <w:rsid w:val="00ED78D6"/>
    <w:rsid w:val="00ED7C22"/>
    <w:rsid w:val="00ED7CD0"/>
    <w:rsid w:val="00ED7E76"/>
    <w:rsid w:val="00EE02F6"/>
    <w:rsid w:val="00EE0AF6"/>
    <w:rsid w:val="00EE0D5C"/>
    <w:rsid w:val="00EE0DE4"/>
    <w:rsid w:val="00EE10CA"/>
    <w:rsid w:val="00EE1536"/>
    <w:rsid w:val="00EE15CA"/>
    <w:rsid w:val="00EE2AE9"/>
    <w:rsid w:val="00EE2C5E"/>
    <w:rsid w:val="00EE312F"/>
    <w:rsid w:val="00EE34E8"/>
    <w:rsid w:val="00EE3B21"/>
    <w:rsid w:val="00EE3B67"/>
    <w:rsid w:val="00EE40CD"/>
    <w:rsid w:val="00EE43A5"/>
    <w:rsid w:val="00EE4834"/>
    <w:rsid w:val="00EE5425"/>
    <w:rsid w:val="00EE5BED"/>
    <w:rsid w:val="00EE5DB8"/>
    <w:rsid w:val="00EE61A5"/>
    <w:rsid w:val="00EE65BF"/>
    <w:rsid w:val="00EE65F4"/>
    <w:rsid w:val="00EE6891"/>
    <w:rsid w:val="00EE6968"/>
    <w:rsid w:val="00EE69BC"/>
    <w:rsid w:val="00EE6E8A"/>
    <w:rsid w:val="00EE7515"/>
    <w:rsid w:val="00EE754F"/>
    <w:rsid w:val="00EE78A3"/>
    <w:rsid w:val="00EE7F24"/>
    <w:rsid w:val="00EF0371"/>
    <w:rsid w:val="00EF03F7"/>
    <w:rsid w:val="00EF076B"/>
    <w:rsid w:val="00EF082C"/>
    <w:rsid w:val="00EF0A54"/>
    <w:rsid w:val="00EF0CA1"/>
    <w:rsid w:val="00EF1077"/>
    <w:rsid w:val="00EF13F9"/>
    <w:rsid w:val="00EF1643"/>
    <w:rsid w:val="00EF1A6B"/>
    <w:rsid w:val="00EF230D"/>
    <w:rsid w:val="00EF253C"/>
    <w:rsid w:val="00EF2947"/>
    <w:rsid w:val="00EF2A10"/>
    <w:rsid w:val="00EF2A30"/>
    <w:rsid w:val="00EF3433"/>
    <w:rsid w:val="00EF3E91"/>
    <w:rsid w:val="00EF3EBB"/>
    <w:rsid w:val="00EF4D16"/>
    <w:rsid w:val="00EF59B4"/>
    <w:rsid w:val="00EF5C00"/>
    <w:rsid w:val="00EF5F30"/>
    <w:rsid w:val="00EF6463"/>
    <w:rsid w:val="00EF68C2"/>
    <w:rsid w:val="00EF6952"/>
    <w:rsid w:val="00EF6AE1"/>
    <w:rsid w:val="00EF6E02"/>
    <w:rsid w:val="00EF6F81"/>
    <w:rsid w:val="00EF6FB5"/>
    <w:rsid w:val="00EF760E"/>
    <w:rsid w:val="00EF796A"/>
    <w:rsid w:val="00EF79AC"/>
    <w:rsid w:val="00EF7BDF"/>
    <w:rsid w:val="00EF7D7A"/>
    <w:rsid w:val="00EF7FAE"/>
    <w:rsid w:val="00F005A7"/>
    <w:rsid w:val="00F006B4"/>
    <w:rsid w:val="00F00FF4"/>
    <w:rsid w:val="00F01652"/>
    <w:rsid w:val="00F02061"/>
    <w:rsid w:val="00F02127"/>
    <w:rsid w:val="00F02365"/>
    <w:rsid w:val="00F0240F"/>
    <w:rsid w:val="00F02630"/>
    <w:rsid w:val="00F026A2"/>
    <w:rsid w:val="00F026D6"/>
    <w:rsid w:val="00F02A54"/>
    <w:rsid w:val="00F02BB4"/>
    <w:rsid w:val="00F02F90"/>
    <w:rsid w:val="00F03458"/>
    <w:rsid w:val="00F03459"/>
    <w:rsid w:val="00F03E9E"/>
    <w:rsid w:val="00F04546"/>
    <w:rsid w:val="00F045CB"/>
    <w:rsid w:val="00F05199"/>
    <w:rsid w:val="00F0547F"/>
    <w:rsid w:val="00F055D2"/>
    <w:rsid w:val="00F05AF0"/>
    <w:rsid w:val="00F05BDF"/>
    <w:rsid w:val="00F05CCE"/>
    <w:rsid w:val="00F05D91"/>
    <w:rsid w:val="00F0636D"/>
    <w:rsid w:val="00F063A1"/>
    <w:rsid w:val="00F06822"/>
    <w:rsid w:val="00F06835"/>
    <w:rsid w:val="00F0685D"/>
    <w:rsid w:val="00F06D02"/>
    <w:rsid w:val="00F06D83"/>
    <w:rsid w:val="00F06DB7"/>
    <w:rsid w:val="00F06FB0"/>
    <w:rsid w:val="00F07216"/>
    <w:rsid w:val="00F07348"/>
    <w:rsid w:val="00F074BE"/>
    <w:rsid w:val="00F076A9"/>
    <w:rsid w:val="00F07841"/>
    <w:rsid w:val="00F078B9"/>
    <w:rsid w:val="00F078F3"/>
    <w:rsid w:val="00F07A5B"/>
    <w:rsid w:val="00F07C52"/>
    <w:rsid w:val="00F101C6"/>
    <w:rsid w:val="00F105B2"/>
    <w:rsid w:val="00F10F1A"/>
    <w:rsid w:val="00F11199"/>
    <w:rsid w:val="00F1121C"/>
    <w:rsid w:val="00F11497"/>
    <w:rsid w:val="00F118A2"/>
    <w:rsid w:val="00F11CA3"/>
    <w:rsid w:val="00F11E37"/>
    <w:rsid w:val="00F11E91"/>
    <w:rsid w:val="00F12062"/>
    <w:rsid w:val="00F122AF"/>
    <w:rsid w:val="00F12775"/>
    <w:rsid w:val="00F12939"/>
    <w:rsid w:val="00F12D42"/>
    <w:rsid w:val="00F12DF1"/>
    <w:rsid w:val="00F12E26"/>
    <w:rsid w:val="00F1312C"/>
    <w:rsid w:val="00F1338E"/>
    <w:rsid w:val="00F13ED3"/>
    <w:rsid w:val="00F142C7"/>
    <w:rsid w:val="00F14853"/>
    <w:rsid w:val="00F14B00"/>
    <w:rsid w:val="00F14BD4"/>
    <w:rsid w:val="00F14CE4"/>
    <w:rsid w:val="00F153A1"/>
    <w:rsid w:val="00F15578"/>
    <w:rsid w:val="00F1557C"/>
    <w:rsid w:val="00F15592"/>
    <w:rsid w:val="00F156BA"/>
    <w:rsid w:val="00F16123"/>
    <w:rsid w:val="00F16AD1"/>
    <w:rsid w:val="00F16B6B"/>
    <w:rsid w:val="00F16E49"/>
    <w:rsid w:val="00F17611"/>
    <w:rsid w:val="00F2063D"/>
    <w:rsid w:val="00F20E56"/>
    <w:rsid w:val="00F21041"/>
    <w:rsid w:val="00F21059"/>
    <w:rsid w:val="00F21147"/>
    <w:rsid w:val="00F214EF"/>
    <w:rsid w:val="00F21583"/>
    <w:rsid w:val="00F2192B"/>
    <w:rsid w:val="00F21B89"/>
    <w:rsid w:val="00F21C8A"/>
    <w:rsid w:val="00F21E4B"/>
    <w:rsid w:val="00F21F4A"/>
    <w:rsid w:val="00F220F8"/>
    <w:rsid w:val="00F22295"/>
    <w:rsid w:val="00F2231C"/>
    <w:rsid w:val="00F2238D"/>
    <w:rsid w:val="00F227B1"/>
    <w:rsid w:val="00F22AAF"/>
    <w:rsid w:val="00F22D7E"/>
    <w:rsid w:val="00F22F57"/>
    <w:rsid w:val="00F233AD"/>
    <w:rsid w:val="00F2392D"/>
    <w:rsid w:val="00F23D37"/>
    <w:rsid w:val="00F23F80"/>
    <w:rsid w:val="00F241AA"/>
    <w:rsid w:val="00F242B3"/>
    <w:rsid w:val="00F2460D"/>
    <w:rsid w:val="00F247DD"/>
    <w:rsid w:val="00F24A97"/>
    <w:rsid w:val="00F24BF9"/>
    <w:rsid w:val="00F24BFE"/>
    <w:rsid w:val="00F24CC7"/>
    <w:rsid w:val="00F25E25"/>
    <w:rsid w:val="00F260C2"/>
    <w:rsid w:val="00F2676C"/>
    <w:rsid w:val="00F26852"/>
    <w:rsid w:val="00F26921"/>
    <w:rsid w:val="00F26A0C"/>
    <w:rsid w:val="00F26B56"/>
    <w:rsid w:val="00F26E3F"/>
    <w:rsid w:val="00F27330"/>
    <w:rsid w:val="00F27454"/>
    <w:rsid w:val="00F2770C"/>
    <w:rsid w:val="00F277B1"/>
    <w:rsid w:val="00F27AC8"/>
    <w:rsid w:val="00F27ACB"/>
    <w:rsid w:val="00F300C2"/>
    <w:rsid w:val="00F30782"/>
    <w:rsid w:val="00F31169"/>
    <w:rsid w:val="00F31427"/>
    <w:rsid w:val="00F31C69"/>
    <w:rsid w:val="00F31D46"/>
    <w:rsid w:val="00F321B7"/>
    <w:rsid w:val="00F3266D"/>
    <w:rsid w:val="00F32A7E"/>
    <w:rsid w:val="00F32BD4"/>
    <w:rsid w:val="00F32DB1"/>
    <w:rsid w:val="00F32FFC"/>
    <w:rsid w:val="00F33842"/>
    <w:rsid w:val="00F33D67"/>
    <w:rsid w:val="00F34110"/>
    <w:rsid w:val="00F34203"/>
    <w:rsid w:val="00F35B81"/>
    <w:rsid w:val="00F35C08"/>
    <w:rsid w:val="00F36166"/>
    <w:rsid w:val="00F36764"/>
    <w:rsid w:val="00F368AA"/>
    <w:rsid w:val="00F368D8"/>
    <w:rsid w:val="00F36AE1"/>
    <w:rsid w:val="00F36DFD"/>
    <w:rsid w:val="00F36FF8"/>
    <w:rsid w:val="00F37665"/>
    <w:rsid w:val="00F37737"/>
    <w:rsid w:val="00F37BF1"/>
    <w:rsid w:val="00F37FEA"/>
    <w:rsid w:val="00F40207"/>
    <w:rsid w:val="00F40266"/>
    <w:rsid w:val="00F402E8"/>
    <w:rsid w:val="00F404FD"/>
    <w:rsid w:val="00F40601"/>
    <w:rsid w:val="00F40C16"/>
    <w:rsid w:val="00F40C2A"/>
    <w:rsid w:val="00F40C84"/>
    <w:rsid w:val="00F4126F"/>
    <w:rsid w:val="00F41774"/>
    <w:rsid w:val="00F419ED"/>
    <w:rsid w:val="00F41A53"/>
    <w:rsid w:val="00F41C50"/>
    <w:rsid w:val="00F41DA0"/>
    <w:rsid w:val="00F4212A"/>
    <w:rsid w:val="00F422A2"/>
    <w:rsid w:val="00F43224"/>
    <w:rsid w:val="00F43276"/>
    <w:rsid w:val="00F43349"/>
    <w:rsid w:val="00F43BD2"/>
    <w:rsid w:val="00F43EE5"/>
    <w:rsid w:val="00F441B2"/>
    <w:rsid w:val="00F447A6"/>
    <w:rsid w:val="00F44964"/>
    <w:rsid w:val="00F44B25"/>
    <w:rsid w:val="00F44D78"/>
    <w:rsid w:val="00F45039"/>
    <w:rsid w:val="00F4529D"/>
    <w:rsid w:val="00F45655"/>
    <w:rsid w:val="00F456B1"/>
    <w:rsid w:val="00F4577C"/>
    <w:rsid w:val="00F46198"/>
    <w:rsid w:val="00F46F9B"/>
    <w:rsid w:val="00F470E1"/>
    <w:rsid w:val="00F4774D"/>
    <w:rsid w:val="00F47886"/>
    <w:rsid w:val="00F479BD"/>
    <w:rsid w:val="00F47B4E"/>
    <w:rsid w:val="00F47FC7"/>
    <w:rsid w:val="00F509EE"/>
    <w:rsid w:val="00F51279"/>
    <w:rsid w:val="00F5145A"/>
    <w:rsid w:val="00F515C3"/>
    <w:rsid w:val="00F51605"/>
    <w:rsid w:val="00F519AA"/>
    <w:rsid w:val="00F51AA0"/>
    <w:rsid w:val="00F52894"/>
    <w:rsid w:val="00F52917"/>
    <w:rsid w:val="00F52D32"/>
    <w:rsid w:val="00F53061"/>
    <w:rsid w:val="00F531C6"/>
    <w:rsid w:val="00F53396"/>
    <w:rsid w:val="00F533C9"/>
    <w:rsid w:val="00F5347B"/>
    <w:rsid w:val="00F53718"/>
    <w:rsid w:val="00F5386A"/>
    <w:rsid w:val="00F53BA2"/>
    <w:rsid w:val="00F5412E"/>
    <w:rsid w:val="00F5416C"/>
    <w:rsid w:val="00F54286"/>
    <w:rsid w:val="00F5449E"/>
    <w:rsid w:val="00F54652"/>
    <w:rsid w:val="00F548EE"/>
    <w:rsid w:val="00F54DFA"/>
    <w:rsid w:val="00F54EFD"/>
    <w:rsid w:val="00F554F2"/>
    <w:rsid w:val="00F5550B"/>
    <w:rsid w:val="00F5598A"/>
    <w:rsid w:val="00F5609C"/>
    <w:rsid w:val="00F56802"/>
    <w:rsid w:val="00F568CF"/>
    <w:rsid w:val="00F5697E"/>
    <w:rsid w:val="00F56994"/>
    <w:rsid w:val="00F56B40"/>
    <w:rsid w:val="00F56B94"/>
    <w:rsid w:val="00F56F2F"/>
    <w:rsid w:val="00F571A1"/>
    <w:rsid w:val="00F571FE"/>
    <w:rsid w:val="00F5727F"/>
    <w:rsid w:val="00F57311"/>
    <w:rsid w:val="00F575A4"/>
    <w:rsid w:val="00F578F5"/>
    <w:rsid w:val="00F57C3C"/>
    <w:rsid w:val="00F57EDA"/>
    <w:rsid w:val="00F57FCD"/>
    <w:rsid w:val="00F57FD5"/>
    <w:rsid w:val="00F601E7"/>
    <w:rsid w:val="00F60B10"/>
    <w:rsid w:val="00F60CC7"/>
    <w:rsid w:val="00F60CCE"/>
    <w:rsid w:val="00F60DD4"/>
    <w:rsid w:val="00F60E3C"/>
    <w:rsid w:val="00F6100E"/>
    <w:rsid w:val="00F61053"/>
    <w:rsid w:val="00F610A5"/>
    <w:rsid w:val="00F615D1"/>
    <w:rsid w:val="00F6294A"/>
    <w:rsid w:val="00F62B7A"/>
    <w:rsid w:val="00F62C4B"/>
    <w:rsid w:val="00F62DEC"/>
    <w:rsid w:val="00F632F3"/>
    <w:rsid w:val="00F63961"/>
    <w:rsid w:val="00F63A65"/>
    <w:rsid w:val="00F640B9"/>
    <w:rsid w:val="00F642AF"/>
    <w:rsid w:val="00F64754"/>
    <w:rsid w:val="00F650F6"/>
    <w:rsid w:val="00F65117"/>
    <w:rsid w:val="00F65E66"/>
    <w:rsid w:val="00F66BAD"/>
    <w:rsid w:val="00F66CD0"/>
    <w:rsid w:val="00F66FE5"/>
    <w:rsid w:val="00F6702E"/>
    <w:rsid w:val="00F67532"/>
    <w:rsid w:val="00F67564"/>
    <w:rsid w:val="00F675C6"/>
    <w:rsid w:val="00F677B5"/>
    <w:rsid w:val="00F6792F"/>
    <w:rsid w:val="00F67B16"/>
    <w:rsid w:val="00F67C9E"/>
    <w:rsid w:val="00F7067A"/>
    <w:rsid w:val="00F70BB5"/>
    <w:rsid w:val="00F70DDD"/>
    <w:rsid w:val="00F70E80"/>
    <w:rsid w:val="00F7114C"/>
    <w:rsid w:val="00F71778"/>
    <w:rsid w:val="00F71859"/>
    <w:rsid w:val="00F71A1E"/>
    <w:rsid w:val="00F71AFE"/>
    <w:rsid w:val="00F7215E"/>
    <w:rsid w:val="00F7216A"/>
    <w:rsid w:val="00F72355"/>
    <w:rsid w:val="00F7267B"/>
    <w:rsid w:val="00F7274E"/>
    <w:rsid w:val="00F72C39"/>
    <w:rsid w:val="00F73174"/>
    <w:rsid w:val="00F73719"/>
    <w:rsid w:val="00F73862"/>
    <w:rsid w:val="00F739B1"/>
    <w:rsid w:val="00F7439B"/>
    <w:rsid w:val="00F74905"/>
    <w:rsid w:val="00F74A48"/>
    <w:rsid w:val="00F74FDE"/>
    <w:rsid w:val="00F75636"/>
    <w:rsid w:val="00F759B9"/>
    <w:rsid w:val="00F75C1E"/>
    <w:rsid w:val="00F75F5C"/>
    <w:rsid w:val="00F76030"/>
    <w:rsid w:val="00F768CA"/>
    <w:rsid w:val="00F76C00"/>
    <w:rsid w:val="00F76C6D"/>
    <w:rsid w:val="00F77213"/>
    <w:rsid w:val="00F7731A"/>
    <w:rsid w:val="00F779ED"/>
    <w:rsid w:val="00F77A43"/>
    <w:rsid w:val="00F77ABA"/>
    <w:rsid w:val="00F77FF0"/>
    <w:rsid w:val="00F80022"/>
    <w:rsid w:val="00F80515"/>
    <w:rsid w:val="00F81745"/>
    <w:rsid w:val="00F81E37"/>
    <w:rsid w:val="00F8253E"/>
    <w:rsid w:val="00F82D89"/>
    <w:rsid w:val="00F83336"/>
    <w:rsid w:val="00F83349"/>
    <w:rsid w:val="00F834DD"/>
    <w:rsid w:val="00F83741"/>
    <w:rsid w:val="00F83867"/>
    <w:rsid w:val="00F83D0F"/>
    <w:rsid w:val="00F845B8"/>
    <w:rsid w:val="00F84985"/>
    <w:rsid w:val="00F84CA3"/>
    <w:rsid w:val="00F84E66"/>
    <w:rsid w:val="00F84F8E"/>
    <w:rsid w:val="00F852F9"/>
    <w:rsid w:val="00F85384"/>
    <w:rsid w:val="00F85647"/>
    <w:rsid w:val="00F86452"/>
    <w:rsid w:val="00F86C46"/>
    <w:rsid w:val="00F876A6"/>
    <w:rsid w:val="00F877DF"/>
    <w:rsid w:val="00F87D2D"/>
    <w:rsid w:val="00F87DFE"/>
    <w:rsid w:val="00F87FFD"/>
    <w:rsid w:val="00F90005"/>
    <w:rsid w:val="00F90022"/>
    <w:rsid w:val="00F901C4"/>
    <w:rsid w:val="00F902DC"/>
    <w:rsid w:val="00F90B74"/>
    <w:rsid w:val="00F90BAC"/>
    <w:rsid w:val="00F90E81"/>
    <w:rsid w:val="00F9102B"/>
    <w:rsid w:val="00F91493"/>
    <w:rsid w:val="00F91FA1"/>
    <w:rsid w:val="00F920A8"/>
    <w:rsid w:val="00F92430"/>
    <w:rsid w:val="00F924DE"/>
    <w:rsid w:val="00F92C2D"/>
    <w:rsid w:val="00F93107"/>
    <w:rsid w:val="00F9327E"/>
    <w:rsid w:val="00F93398"/>
    <w:rsid w:val="00F93CA0"/>
    <w:rsid w:val="00F94072"/>
    <w:rsid w:val="00F940F1"/>
    <w:rsid w:val="00F94528"/>
    <w:rsid w:val="00F9453F"/>
    <w:rsid w:val="00F94E79"/>
    <w:rsid w:val="00F955ED"/>
    <w:rsid w:val="00F95609"/>
    <w:rsid w:val="00F958C4"/>
    <w:rsid w:val="00F95DE0"/>
    <w:rsid w:val="00F96894"/>
    <w:rsid w:val="00F96C00"/>
    <w:rsid w:val="00F96C50"/>
    <w:rsid w:val="00F9759E"/>
    <w:rsid w:val="00F975D3"/>
    <w:rsid w:val="00F975F1"/>
    <w:rsid w:val="00F97652"/>
    <w:rsid w:val="00F97695"/>
    <w:rsid w:val="00F979D1"/>
    <w:rsid w:val="00F97D96"/>
    <w:rsid w:val="00F97ED9"/>
    <w:rsid w:val="00FA012E"/>
    <w:rsid w:val="00FA04D7"/>
    <w:rsid w:val="00FA061E"/>
    <w:rsid w:val="00FA06EB"/>
    <w:rsid w:val="00FA10D9"/>
    <w:rsid w:val="00FA11DD"/>
    <w:rsid w:val="00FA14B5"/>
    <w:rsid w:val="00FA17F3"/>
    <w:rsid w:val="00FA198B"/>
    <w:rsid w:val="00FA1B2B"/>
    <w:rsid w:val="00FA1CBF"/>
    <w:rsid w:val="00FA1EE0"/>
    <w:rsid w:val="00FA2152"/>
    <w:rsid w:val="00FA29E4"/>
    <w:rsid w:val="00FA2A70"/>
    <w:rsid w:val="00FA2E32"/>
    <w:rsid w:val="00FA3021"/>
    <w:rsid w:val="00FA395C"/>
    <w:rsid w:val="00FA3A41"/>
    <w:rsid w:val="00FA3B92"/>
    <w:rsid w:val="00FA3C1E"/>
    <w:rsid w:val="00FA3DA7"/>
    <w:rsid w:val="00FA46AA"/>
    <w:rsid w:val="00FA5594"/>
    <w:rsid w:val="00FA581E"/>
    <w:rsid w:val="00FA598B"/>
    <w:rsid w:val="00FA5BBE"/>
    <w:rsid w:val="00FA5BC4"/>
    <w:rsid w:val="00FA5E3A"/>
    <w:rsid w:val="00FA66B1"/>
    <w:rsid w:val="00FA66FB"/>
    <w:rsid w:val="00FA69D8"/>
    <w:rsid w:val="00FA6C3C"/>
    <w:rsid w:val="00FA6F55"/>
    <w:rsid w:val="00FA710B"/>
    <w:rsid w:val="00FA7529"/>
    <w:rsid w:val="00FA7A29"/>
    <w:rsid w:val="00FA7AEF"/>
    <w:rsid w:val="00FA7CB1"/>
    <w:rsid w:val="00FA7F7A"/>
    <w:rsid w:val="00FB004F"/>
    <w:rsid w:val="00FB030F"/>
    <w:rsid w:val="00FB05F1"/>
    <w:rsid w:val="00FB0837"/>
    <w:rsid w:val="00FB0908"/>
    <w:rsid w:val="00FB0EC4"/>
    <w:rsid w:val="00FB1200"/>
    <w:rsid w:val="00FB122F"/>
    <w:rsid w:val="00FB126F"/>
    <w:rsid w:val="00FB153A"/>
    <w:rsid w:val="00FB1A3A"/>
    <w:rsid w:val="00FB1C3C"/>
    <w:rsid w:val="00FB1C64"/>
    <w:rsid w:val="00FB1DBE"/>
    <w:rsid w:val="00FB23A9"/>
    <w:rsid w:val="00FB23D3"/>
    <w:rsid w:val="00FB290F"/>
    <w:rsid w:val="00FB2A84"/>
    <w:rsid w:val="00FB2B6F"/>
    <w:rsid w:val="00FB2D22"/>
    <w:rsid w:val="00FB2E11"/>
    <w:rsid w:val="00FB2FDC"/>
    <w:rsid w:val="00FB3DE6"/>
    <w:rsid w:val="00FB3E82"/>
    <w:rsid w:val="00FB4068"/>
    <w:rsid w:val="00FB4069"/>
    <w:rsid w:val="00FB4550"/>
    <w:rsid w:val="00FB4570"/>
    <w:rsid w:val="00FB4D6B"/>
    <w:rsid w:val="00FB4D97"/>
    <w:rsid w:val="00FB53C8"/>
    <w:rsid w:val="00FB546A"/>
    <w:rsid w:val="00FB5535"/>
    <w:rsid w:val="00FB5684"/>
    <w:rsid w:val="00FB58D8"/>
    <w:rsid w:val="00FB5C5D"/>
    <w:rsid w:val="00FB6048"/>
    <w:rsid w:val="00FB6324"/>
    <w:rsid w:val="00FB6CF6"/>
    <w:rsid w:val="00FB6EED"/>
    <w:rsid w:val="00FB70B1"/>
    <w:rsid w:val="00FB73B8"/>
    <w:rsid w:val="00FB7527"/>
    <w:rsid w:val="00FB7591"/>
    <w:rsid w:val="00FB79F0"/>
    <w:rsid w:val="00FB7C7D"/>
    <w:rsid w:val="00FC0085"/>
    <w:rsid w:val="00FC0A18"/>
    <w:rsid w:val="00FC0A95"/>
    <w:rsid w:val="00FC0B87"/>
    <w:rsid w:val="00FC0D94"/>
    <w:rsid w:val="00FC0DCD"/>
    <w:rsid w:val="00FC1167"/>
    <w:rsid w:val="00FC1359"/>
    <w:rsid w:val="00FC176A"/>
    <w:rsid w:val="00FC1E55"/>
    <w:rsid w:val="00FC1E67"/>
    <w:rsid w:val="00FC22EA"/>
    <w:rsid w:val="00FC2482"/>
    <w:rsid w:val="00FC26A0"/>
    <w:rsid w:val="00FC2840"/>
    <w:rsid w:val="00FC2A98"/>
    <w:rsid w:val="00FC2EFB"/>
    <w:rsid w:val="00FC39C0"/>
    <w:rsid w:val="00FC4004"/>
    <w:rsid w:val="00FC435D"/>
    <w:rsid w:val="00FC444A"/>
    <w:rsid w:val="00FC47EB"/>
    <w:rsid w:val="00FC4DAC"/>
    <w:rsid w:val="00FC5568"/>
    <w:rsid w:val="00FC5A86"/>
    <w:rsid w:val="00FC5E5E"/>
    <w:rsid w:val="00FC6930"/>
    <w:rsid w:val="00FC6D8A"/>
    <w:rsid w:val="00FC6E46"/>
    <w:rsid w:val="00FC6E73"/>
    <w:rsid w:val="00FC705C"/>
    <w:rsid w:val="00FC730F"/>
    <w:rsid w:val="00FC74AF"/>
    <w:rsid w:val="00FC7507"/>
    <w:rsid w:val="00FC753F"/>
    <w:rsid w:val="00FC76B9"/>
    <w:rsid w:val="00FC7786"/>
    <w:rsid w:val="00FC7EF2"/>
    <w:rsid w:val="00FC7FBC"/>
    <w:rsid w:val="00FC7FF9"/>
    <w:rsid w:val="00FD0210"/>
    <w:rsid w:val="00FD024F"/>
    <w:rsid w:val="00FD083A"/>
    <w:rsid w:val="00FD086A"/>
    <w:rsid w:val="00FD092D"/>
    <w:rsid w:val="00FD0A9D"/>
    <w:rsid w:val="00FD109B"/>
    <w:rsid w:val="00FD116D"/>
    <w:rsid w:val="00FD11EA"/>
    <w:rsid w:val="00FD1330"/>
    <w:rsid w:val="00FD13AD"/>
    <w:rsid w:val="00FD13B9"/>
    <w:rsid w:val="00FD15D7"/>
    <w:rsid w:val="00FD1AA2"/>
    <w:rsid w:val="00FD1B42"/>
    <w:rsid w:val="00FD1E7C"/>
    <w:rsid w:val="00FD1EF2"/>
    <w:rsid w:val="00FD2378"/>
    <w:rsid w:val="00FD2D15"/>
    <w:rsid w:val="00FD2E58"/>
    <w:rsid w:val="00FD2EB6"/>
    <w:rsid w:val="00FD2FB7"/>
    <w:rsid w:val="00FD2FD3"/>
    <w:rsid w:val="00FD3094"/>
    <w:rsid w:val="00FD3239"/>
    <w:rsid w:val="00FD3448"/>
    <w:rsid w:val="00FD34D8"/>
    <w:rsid w:val="00FD3594"/>
    <w:rsid w:val="00FD35F9"/>
    <w:rsid w:val="00FD4119"/>
    <w:rsid w:val="00FD4562"/>
    <w:rsid w:val="00FD57FB"/>
    <w:rsid w:val="00FD5D81"/>
    <w:rsid w:val="00FD6465"/>
    <w:rsid w:val="00FD6AC2"/>
    <w:rsid w:val="00FD6BC6"/>
    <w:rsid w:val="00FD6C7F"/>
    <w:rsid w:val="00FD7086"/>
    <w:rsid w:val="00FD70D3"/>
    <w:rsid w:val="00FD7297"/>
    <w:rsid w:val="00FD73CE"/>
    <w:rsid w:val="00FD73EB"/>
    <w:rsid w:val="00FD75B6"/>
    <w:rsid w:val="00FD76A9"/>
    <w:rsid w:val="00FD7753"/>
    <w:rsid w:val="00FD78A6"/>
    <w:rsid w:val="00FD7E69"/>
    <w:rsid w:val="00FE0082"/>
    <w:rsid w:val="00FE0720"/>
    <w:rsid w:val="00FE0831"/>
    <w:rsid w:val="00FE096B"/>
    <w:rsid w:val="00FE10DB"/>
    <w:rsid w:val="00FE12DE"/>
    <w:rsid w:val="00FE1B67"/>
    <w:rsid w:val="00FE1E9E"/>
    <w:rsid w:val="00FE2189"/>
    <w:rsid w:val="00FE28EB"/>
    <w:rsid w:val="00FE2B5B"/>
    <w:rsid w:val="00FE2DC0"/>
    <w:rsid w:val="00FE2E0A"/>
    <w:rsid w:val="00FE3358"/>
    <w:rsid w:val="00FE38AF"/>
    <w:rsid w:val="00FE38BD"/>
    <w:rsid w:val="00FE3AF2"/>
    <w:rsid w:val="00FE424A"/>
    <w:rsid w:val="00FE4576"/>
    <w:rsid w:val="00FE46B7"/>
    <w:rsid w:val="00FE4DE9"/>
    <w:rsid w:val="00FE5043"/>
    <w:rsid w:val="00FE5224"/>
    <w:rsid w:val="00FE58E0"/>
    <w:rsid w:val="00FE5EA9"/>
    <w:rsid w:val="00FE6268"/>
    <w:rsid w:val="00FE646A"/>
    <w:rsid w:val="00FE6899"/>
    <w:rsid w:val="00FE68E9"/>
    <w:rsid w:val="00FE69B7"/>
    <w:rsid w:val="00FE6F53"/>
    <w:rsid w:val="00FE742A"/>
    <w:rsid w:val="00FE7ADE"/>
    <w:rsid w:val="00FE7EBD"/>
    <w:rsid w:val="00FF013C"/>
    <w:rsid w:val="00FF04F5"/>
    <w:rsid w:val="00FF095B"/>
    <w:rsid w:val="00FF0D9E"/>
    <w:rsid w:val="00FF0DB2"/>
    <w:rsid w:val="00FF0F6F"/>
    <w:rsid w:val="00FF1106"/>
    <w:rsid w:val="00FF122F"/>
    <w:rsid w:val="00FF134E"/>
    <w:rsid w:val="00FF1A73"/>
    <w:rsid w:val="00FF1D8B"/>
    <w:rsid w:val="00FF1E9E"/>
    <w:rsid w:val="00FF22C0"/>
    <w:rsid w:val="00FF2ED1"/>
    <w:rsid w:val="00FF3078"/>
    <w:rsid w:val="00FF32EF"/>
    <w:rsid w:val="00FF3327"/>
    <w:rsid w:val="00FF35C1"/>
    <w:rsid w:val="00FF3776"/>
    <w:rsid w:val="00FF398D"/>
    <w:rsid w:val="00FF3F09"/>
    <w:rsid w:val="00FF43C0"/>
    <w:rsid w:val="00FF4440"/>
    <w:rsid w:val="00FF4492"/>
    <w:rsid w:val="00FF480C"/>
    <w:rsid w:val="00FF48E5"/>
    <w:rsid w:val="00FF48F9"/>
    <w:rsid w:val="00FF4A3B"/>
    <w:rsid w:val="00FF4A64"/>
    <w:rsid w:val="00FF4A7A"/>
    <w:rsid w:val="00FF4D36"/>
    <w:rsid w:val="00FF50AA"/>
    <w:rsid w:val="00FF594E"/>
    <w:rsid w:val="00FF59E2"/>
    <w:rsid w:val="00FF5E7D"/>
    <w:rsid w:val="00FF69D6"/>
    <w:rsid w:val="00FF6A49"/>
    <w:rsid w:val="00FF6D5B"/>
    <w:rsid w:val="00FF7BCD"/>
    <w:rsid w:val="00FF7C4E"/>
    <w:rsid w:val="00FF7D4A"/>
    <w:rsid w:val="00FF7E4E"/>
    <w:rsid w:val="023CBA40"/>
    <w:rsid w:val="026DE6A2"/>
    <w:rsid w:val="031A175D"/>
    <w:rsid w:val="0591938B"/>
    <w:rsid w:val="063836AE"/>
    <w:rsid w:val="084779B5"/>
    <w:rsid w:val="0A017470"/>
    <w:rsid w:val="0CF6145F"/>
    <w:rsid w:val="0D6F6A85"/>
    <w:rsid w:val="0F48A06C"/>
    <w:rsid w:val="10F2B64C"/>
    <w:rsid w:val="1111A025"/>
    <w:rsid w:val="117F4BB6"/>
    <w:rsid w:val="162E68ED"/>
    <w:rsid w:val="166F2FD5"/>
    <w:rsid w:val="16910A9E"/>
    <w:rsid w:val="17680EC7"/>
    <w:rsid w:val="17CE19B4"/>
    <w:rsid w:val="189A1A3A"/>
    <w:rsid w:val="192353FA"/>
    <w:rsid w:val="1AFC8B45"/>
    <w:rsid w:val="1BC98A8F"/>
    <w:rsid w:val="1D0E16E0"/>
    <w:rsid w:val="1E509CF8"/>
    <w:rsid w:val="1F3CA4A9"/>
    <w:rsid w:val="1F91BFC3"/>
    <w:rsid w:val="20B413CF"/>
    <w:rsid w:val="21FAE4AB"/>
    <w:rsid w:val="2418DA2B"/>
    <w:rsid w:val="245A66F4"/>
    <w:rsid w:val="2496F59A"/>
    <w:rsid w:val="24ADD8A5"/>
    <w:rsid w:val="25965609"/>
    <w:rsid w:val="2747E9EC"/>
    <w:rsid w:val="2835A780"/>
    <w:rsid w:val="2860B814"/>
    <w:rsid w:val="28D12BAE"/>
    <w:rsid w:val="296FAB45"/>
    <w:rsid w:val="2B140D5E"/>
    <w:rsid w:val="2CB3B02B"/>
    <w:rsid w:val="31184FD9"/>
    <w:rsid w:val="3135ABB7"/>
    <w:rsid w:val="33E235A2"/>
    <w:rsid w:val="341D82C2"/>
    <w:rsid w:val="3477ADFB"/>
    <w:rsid w:val="34EB81A0"/>
    <w:rsid w:val="3701BFAE"/>
    <w:rsid w:val="372C14DD"/>
    <w:rsid w:val="38198ED1"/>
    <w:rsid w:val="3A136A3D"/>
    <w:rsid w:val="3AD5D7A6"/>
    <w:rsid w:val="3AF7204E"/>
    <w:rsid w:val="3B167133"/>
    <w:rsid w:val="3B9F237B"/>
    <w:rsid w:val="3C456D8C"/>
    <w:rsid w:val="3DC2199A"/>
    <w:rsid w:val="3EE45B34"/>
    <w:rsid w:val="3F88B882"/>
    <w:rsid w:val="41BC6EC1"/>
    <w:rsid w:val="425E312F"/>
    <w:rsid w:val="42777450"/>
    <w:rsid w:val="43B23876"/>
    <w:rsid w:val="43FD0180"/>
    <w:rsid w:val="44523727"/>
    <w:rsid w:val="44BAFD1E"/>
    <w:rsid w:val="44C5716B"/>
    <w:rsid w:val="44F23C1C"/>
    <w:rsid w:val="450370F6"/>
    <w:rsid w:val="45483D78"/>
    <w:rsid w:val="45AC9B73"/>
    <w:rsid w:val="45F0FBE5"/>
    <w:rsid w:val="46E81806"/>
    <w:rsid w:val="4764CA0F"/>
    <w:rsid w:val="498DA754"/>
    <w:rsid w:val="4990096E"/>
    <w:rsid w:val="4C43FC8E"/>
    <w:rsid w:val="4CCE518A"/>
    <w:rsid w:val="4EA26410"/>
    <w:rsid w:val="539734EA"/>
    <w:rsid w:val="55A1526B"/>
    <w:rsid w:val="56FC7568"/>
    <w:rsid w:val="588CA72B"/>
    <w:rsid w:val="5A25EC40"/>
    <w:rsid w:val="5E7E63B8"/>
    <w:rsid w:val="5F14EAC6"/>
    <w:rsid w:val="5FB1DF18"/>
    <w:rsid w:val="61FE41E5"/>
    <w:rsid w:val="6281A753"/>
    <w:rsid w:val="6574550E"/>
    <w:rsid w:val="66ABAA5A"/>
    <w:rsid w:val="67682CA4"/>
    <w:rsid w:val="678D82B1"/>
    <w:rsid w:val="68666494"/>
    <w:rsid w:val="68AC1A39"/>
    <w:rsid w:val="68EEF836"/>
    <w:rsid w:val="69C0B1B8"/>
    <w:rsid w:val="6A2F3374"/>
    <w:rsid w:val="6BA121EC"/>
    <w:rsid w:val="6BA874DD"/>
    <w:rsid w:val="6CB39218"/>
    <w:rsid w:val="6DB111CD"/>
    <w:rsid w:val="6EC6DD9F"/>
    <w:rsid w:val="6F26F6C7"/>
    <w:rsid w:val="707E76B1"/>
    <w:rsid w:val="70D0A3C0"/>
    <w:rsid w:val="7341D54E"/>
    <w:rsid w:val="740B1853"/>
    <w:rsid w:val="74977FD0"/>
    <w:rsid w:val="7530DECC"/>
    <w:rsid w:val="75B920CF"/>
    <w:rsid w:val="761494DD"/>
    <w:rsid w:val="79501B36"/>
    <w:rsid w:val="7A156BA6"/>
    <w:rsid w:val="7B2C0AD8"/>
    <w:rsid w:val="7D596180"/>
    <w:rsid w:val="7D79B883"/>
    <w:rsid w:val="7DB8477E"/>
    <w:rsid w:val="7F63827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E688D"/>
  <w15:docId w15:val="{C49B0206-FCC6-4465-9161-2433F9BC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B94"/>
    <w:pPr>
      <w:widowControl w:val="0"/>
    </w:pPr>
    <w:rPr>
      <w:kern w:val="2"/>
      <w:sz w:val="24"/>
      <w:szCs w:val="24"/>
      <w:lang w:val="en-GB"/>
    </w:rPr>
  </w:style>
  <w:style w:type="paragraph" w:styleId="1">
    <w:name w:val="heading 1"/>
    <w:basedOn w:val="a"/>
    <w:next w:val="a"/>
    <w:qFormat/>
    <w:rsid w:val="00254023"/>
    <w:pPr>
      <w:keepNext/>
      <w:jc w:val="center"/>
      <w:outlineLvl w:val="0"/>
    </w:pPr>
    <w:rPr>
      <w:b/>
      <w:bCs/>
      <w:u w:val="single"/>
    </w:rPr>
  </w:style>
  <w:style w:type="paragraph" w:styleId="2">
    <w:name w:val="heading 2"/>
    <w:basedOn w:val="a"/>
    <w:next w:val="a"/>
    <w:qFormat/>
    <w:rsid w:val="00254023"/>
    <w:pPr>
      <w:keepNext/>
      <w:outlineLvl w:val="1"/>
    </w:pPr>
    <w:rPr>
      <w:b/>
      <w:bCs/>
      <w:u w:val="single"/>
    </w:rPr>
  </w:style>
  <w:style w:type="paragraph" w:styleId="3">
    <w:name w:val="heading 3"/>
    <w:basedOn w:val="a"/>
    <w:next w:val="a"/>
    <w:link w:val="30"/>
    <w:qFormat/>
    <w:rsid w:val="00254023"/>
    <w:pPr>
      <w:keepNext/>
      <w:ind w:left="550"/>
      <w:outlineLvl w:val="2"/>
    </w:pPr>
    <w:rPr>
      <w:u w:val="single"/>
    </w:rPr>
  </w:style>
  <w:style w:type="paragraph" w:styleId="4">
    <w:name w:val="heading 4"/>
    <w:basedOn w:val="a"/>
    <w:next w:val="a0"/>
    <w:qFormat/>
    <w:rsid w:val="00254023"/>
    <w:pPr>
      <w:keepNext/>
      <w:ind w:left="960"/>
      <w:jc w:val="both"/>
      <w:outlineLvl w:val="3"/>
    </w:pPr>
    <w:rPr>
      <w:rFonts w:ascii="Frutiger Light" w:hAnsi="Frutiger Light"/>
      <w:b/>
      <w:szCs w:val="20"/>
      <w:u w:val="single"/>
    </w:rPr>
  </w:style>
  <w:style w:type="paragraph" w:styleId="5">
    <w:name w:val="heading 5"/>
    <w:basedOn w:val="a"/>
    <w:next w:val="a"/>
    <w:qFormat/>
    <w:rsid w:val="00254023"/>
    <w:pPr>
      <w:keepNext/>
      <w:jc w:val="both"/>
      <w:outlineLvl w:val="4"/>
    </w:pPr>
    <w:rPr>
      <w:rFonts w:ascii="Frutiger Light" w:hAnsi="Frutiger Light"/>
      <w:b/>
      <w:szCs w:val="20"/>
      <w:u w:val="single"/>
    </w:rPr>
  </w:style>
  <w:style w:type="paragraph" w:styleId="6">
    <w:name w:val="heading 6"/>
    <w:basedOn w:val="a"/>
    <w:next w:val="a"/>
    <w:qFormat/>
    <w:rsid w:val="00254023"/>
    <w:pPr>
      <w:keepNext/>
      <w:outlineLvl w:val="5"/>
    </w:pPr>
    <w:rPr>
      <w:u w:val="single"/>
    </w:rPr>
  </w:style>
  <w:style w:type="paragraph" w:styleId="7">
    <w:name w:val="heading 7"/>
    <w:basedOn w:val="a"/>
    <w:next w:val="a"/>
    <w:qFormat/>
    <w:rsid w:val="00254023"/>
    <w:pPr>
      <w:keepNext/>
      <w:ind w:left="709"/>
      <w:outlineLvl w:val="6"/>
    </w:pPr>
    <w:rPr>
      <w:u w:val="single"/>
    </w:rPr>
  </w:style>
  <w:style w:type="paragraph" w:styleId="8">
    <w:name w:val="heading 8"/>
    <w:basedOn w:val="a"/>
    <w:next w:val="a"/>
    <w:qFormat/>
    <w:rsid w:val="00254023"/>
    <w:pPr>
      <w:keepNext/>
      <w:outlineLvl w:val="7"/>
    </w:pPr>
    <w:rPr>
      <w:rFonts w:ascii="Frutiger Light" w:hAnsi="Frutiger Light"/>
      <w:b/>
      <w:bCs/>
      <w:sz w:val="22"/>
      <w:u w:val="single"/>
    </w:rPr>
  </w:style>
  <w:style w:type="paragraph" w:styleId="9">
    <w:name w:val="heading 9"/>
    <w:basedOn w:val="a"/>
    <w:next w:val="a"/>
    <w:qFormat/>
    <w:rsid w:val="00254023"/>
    <w:pPr>
      <w:keepNext/>
      <w:ind w:left="598" w:hangingChars="272" w:hanging="598"/>
      <w:outlineLvl w:val="8"/>
    </w:pPr>
    <w:rPr>
      <w:rFonts w:ascii="Frutiger Light" w:hAnsi="Frutiger Light"/>
      <w:sz w:val="22"/>
      <w:szCs w:val="22"/>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254023"/>
    <w:pPr>
      <w:ind w:left="480"/>
    </w:pPr>
    <w:rPr>
      <w:szCs w:val="20"/>
    </w:rPr>
  </w:style>
  <w:style w:type="paragraph" w:customStyle="1" w:styleId="L3-Text">
    <w:name w:val="L3-Text"/>
    <w:basedOn w:val="a"/>
    <w:rsid w:val="00254023"/>
    <w:pPr>
      <w:widowControl/>
      <w:overflowPunct w:val="0"/>
      <w:autoSpaceDE w:val="0"/>
      <w:autoSpaceDN w:val="0"/>
      <w:adjustRightInd w:val="0"/>
      <w:spacing w:after="60"/>
      <w:ind w:left="1642"/>
      <w:jc w:val="both"/>
      <w:textAlignment w:val="baseline"/>
    </w:pPr>
    <w:rPr>
      <w:kern w:val="0"/>
      <w:sz w:val="26"/>
      <w:szCs w:val="20"/>
    </w:rPr>
  </w:style>
  <w:style w:type="paragraph" w:styleId="31">
    <w:name w:val="Body Text Indent 3"/>
    <w:basedOn w:val="a"/>
    <w:semiHidden/>
    <w:rsid w:val="00254023"/>
    <w:pPr>
      <w:ind w:left="960" w:hanging="480"/>
      <w:jc w:val="both"/>
    </w:pPr>
    <w:rPr>
      <w:rFonts w:ascii="Frutiger Light" w:hAnsi="Frutiger Light"/>
      <w:szCs w:val="20"/>
    </w:rPr>
  </w:style>
  <w:style w:type="paragraph" w:styleId="a4">
    <w:name w:val="Body Text Indent"/>
    <w:basedOn w:val="a"/>
    <w:semiHidden/>
    <w:rsid w:val="00254023"/>
    <w:pPr>
      <w:tabs>
        <w:tab w:val="left" w:pos="1680"/>
      </w:tabs>
      <w:ind w:left="1680"/>
      <w:jc w:val="both"/>
    </w:pPr>
    <w:rPr>
      <w:rFonts w:ascii="Frutiger Light" w:hAnsi="Frutiger Light"/>
      <w:szCs w:val="20"/>
    </w:rPr>
  </w:style>
  <w:style w:type="paragraph" w:styleId="20">
    <w:name w:val="Body Text Indent 2"/>
    <w:basedOn w:val="a"/>
    <w:semiHidden/>
    <w:rsid w:val="00254023"/>
    <w:pPr>
      <w:tabs>
        <w:tab w:val="left" w:pos="1080"/>
      </w:tabs>
      <w:ind w:left="1080"/>
      <w:jc w:val="both"/>
    </w:pPr>
    <w:rPr>
      <w:rFonts w:ascii="Frutiger Light" w:hAnsi="Frutiger Light"/>
      <w:szCs w:val="20"/>
    </w:rPr>
  </w:style>
  <w:style w:type="paragraph" w:styleId="32">
    <w:name w:val="Body Text 3"/>
    <w:basedOn w:val="a"/>
    <w:semiHidden/>
    <w:rsid w:val="00254023"/>
    <w:pPr>
      <w:widowControl/>
      <w:overflowPunct w:val="0"/>
      <w:autoSpaceDE w:val="0"/>
      <w:autoSpaceDN w:val="0"/>
      <w:adjustRightInd w:val="0"/>
      <w:spacing w:before="120" w:after="120"/>
      <w:jc w:val="both"/>
      <w:textAlignment w:val="baseline"/>
    </w:pPr>
    <w:rPr>
      <w:kern w:val="0"/>
      <w:szCs w:val="20"/>
    </w:rPr>
  </w:style>
  <w:style w:type="paragraph" w:customStyle="1" w:styleId="l2">
    <w:name w:val="l2"/>
    <w:basedOn w:val="a"/>
    <w:rsid w:val="00254023"/>
    <w:pPr>
      <w:widowControl/>
      <w:jc w:val="both"/>
    </w:pPr>
    <w:rPr>
      <w:rFonts w:ascii="Frutiger Light" w:hAnsi="Frutiger Light"/>
      <w:kern w:val="0"/>
      <w:sz w:val="22"/>
      <w:szCs w:val="22"/>
    </w:rPr>
  </w:style>
  <w:style w:type="paragraph" w:customStyle="1" w:styleId="item">
    <w:name w:val="item"/>
    <w:basedOn w:val="a"/>
    <w:rsid w:val="00254023"/>
    <w:pPr>
      <w:widowControl/>
      <w:jc w:val="both"/>
    </w:pPr>
    <w:rPr>
      <w:rFonts w:ascii="Frutiger Light" w:hAnsi="Frutiger Light"/>
      <w:kern w:val="0"/>
      <w:sz w:val="22"/>
      <w:szCs w:val="20"/>
    </w:rPr>
  </w:style>
  <w:style w:type="paragraph" w:styleId="a5">
    <w:name w:val="Body Text"/>
    <w:basedOn w:val="a"/>
    <w:link w:val="10"/>
    <w:semiHidden/>
    <w:rsid w:val="00254023"/>
    <w:pPr>
      <w:spacing w:before="60" w:after="60" w:line="300" w:lineRule="auto"/>
      <w:ind w:rightChars="62" w:right="149"/>
      <w:jc w:val="both"/>
    </w:pPr>
    <w:rPr>
      <w:rFonts w:ascii="Frutiger Light" w:hAnsi="Frutiger Light"/>
      <w:kern w:val="0"/>
      <w:sz w:val="22"/>
    </w:rPr>
  </w:style>
  <w:style w:type="paragraph" w:styleId="21">
    <w:name w:val="Body Text 2"/>
    <w:basedOn w:val="a"/>
    <w:semiHidden/>
    <w:rsid w:val="00254023"/>
    <w:rPr>
      <w:rFonts w:ascii="Frutiger Light" w:hAnsi="Frutiger Light"/>
      <w:sz w:val="22"/>
    </w:rPr>
  </w:style>
  <w:style w:type="paragraph" w:styleId="a6">
    <w:name w:val="footer"/>
    <w:basedOn w:val="a"/>
    <w:semiHidden/>
    <w:rsid w:val="00254023"/>
    <w:pPr>
      <w:tabs>
        <w:tab w:val="center" w:pos="4153"/>
        <w:tab w:val="right" w:pos="8306"/>
      </w:tabs>
      <w:snapToGrid w:val="0"/>
    </w:pPr>
    <w:rPr>
      <w:sz w:val="20"/>
      <w:szCs w:val="20"/>
    </w:rPr>
  </w:style>
  <w:style w:type="character" w:styleId="a7">
    <w:name w:val="page number"/>
    <w:basedOn w:val="a1"/>
    <w:semiHidden/>
    <w:rsid w:val="00254023"/>
  </w:style>
  <w:style w:type="paragraph" w:customStyle="1" w:styleId="l3">
    <w:name w:val="l3"/>
    <w:basedOn w:val="a"/>
    <w:rsid w:val="00254023"/>
    <w:pPr>
      <w:widowControl/>
      <w:ind w:leftChars="360" w:left="792"/>
      <w:jc w:val="both"/>
    </w:pPr>
    <w:rPr>
      <w:rFonts w:ascii="Frutiger Light" w:hAnsi="Frutiger Light"/>
      <w:kern w:val="0"/>
      <w:sz w:val="22"/>
      <w:szCs w:val="20"/>
      <w:u w:val="single"/>
    </w:rPr>
  </w:style>
  <w:style w:type="paragraph" w:customStyle="1" w:styleId="11">
    <w:name w:val="註解方塊文字1"/>
    <w:basedOn w:val="a"/>
    <w:semiHidden/>
    <w:rsid w:val="00254023"/>
    <w:rPr>
      <w:rFonts w:ascii="Arial" w:hAnsi="Arial"/>
      <w:sz w:val="18"/>
      <w:szCs w:val="18"/>
    </w:rPr>
  </w:style>
  <w:style w:type="paragraph" w:styleId="a8">
    <w:name w:val="Title"/>
    <w:basedOn w:val="a"/>
    <w:qFormat/>
    <w:rsid w:val="00254023"/>
    <w:pPr>
      <w:adjustRightInd w:val="0"/>
      <w:spacing w:line="240" w:lineRule="atLeast"/>
      <w:jc w:val="center"/>
      <w:textAlignment w:val="baseline"/>
    </w:pPr>
    <w:rPr>
      <w:rFonts w:eastAsia="細明體"/>
      <w:b/>
      <w:kern w:val="0"/>
      <w:szCs w:val="20"/>
    </w:rPr>
  </w:style>
  <w:style w:type="paragraph" w:customStyle="1" w:styleId="def-2">
    <w:name w:val="def-2"/>
    <w:basedOn w:val="a"/>
    <w:rsid w:val="00254023"/>
    <w:pPr>
      <w:widowControl/>
      <w:tabs>
        <w:tab w:val="left" w:pos="720"/>
        <w:tab w:val="left" w:pos="1440"/>
        <w:tab w:val="left" w:pos="8640"/>
      </w:tabs>
      <w:overflowPunct w:val="0"/>
      <w:autoSpaceDE w:val="0"/>
      <w:autoSpaceDN w:val="0"/>
      <w:adjustRightInd w:val="0"/>
      <w:ind w:right="-601"/>
      <w:textAlignment w:val="baseline"/>
    </w:pPr>
    <w:rPr>
      <w:kern w:val="0"/>
      <w:szCs w:val="20"/>
    </w:rPr>
  </w:style>
  <w:style w:type="character" w:styleId="a9">
    <w:name w:val="Emphasis"/>
    <w:qFormat/>
    <w:rsid w:val="00254023"/>
    <w:rPr>
      <w:i w:val="0"/>
      <w:iCs w:val="0"/>
    </w:rPr>
  </w:style>
  <w:style w:type="paragraph" w:styleId="aa">
    <w:name w:val="Block Text"/>
    <w:basedOn w:val="a"/>
    <w:semiHidden/>
    <w:rsid w:val="00254023"/>
    <w:pPr>
      <w:spacing w:before="60" w:after="60" w:line="300" w:lineRule="auto"/>
      <w:ind w:leftChars="213" w:left="511" w:rightChars="62" w:right="149"/>
    </w:pPr>
    <w:rPr>
      <w:rFonts w:ascii="Frutiger Light" w:hAnsi="Frutiger Light"/>
      <w:bCs/>
      <w:color w:val="0000FF"/>
    </w:rPr>
  </w:style>
  <w:style w:type="paragraph" w:styleId="ab">
    <w:name w:val="header"/>
    <w:basedOn w:val="a"/>
    <w:uiPriority w:val="99"/>
    <w:rsid w:val="00254023"/>
    <w:pPr>
      <w:tabs>
        <w:tab w:val="center" w:pos="4153"/>
        <w:tab w:val="right" w:pos="8306"/>
      </w:tabs>
      <w:snapToGrid w:val="0"/>
    </w:pPr>
    <w:rPr>
      <w:sz w:val="20"/>
      <w:szCs w:val="20"/>
    </w:rPr>
  </w:style>
  <w:style w:type="paragraph" w:styleId="ac">
    <w:name w:val="Subtitle"/>
    <w:basedOn w:val="a"/>
    <w:qFormat/>
    <w:rsid w:val="00254023"/>
    <w:pPr>
      <w:jc w:val="center"/>
    </w:pPr>
    <w:rPr>
      <w:rFonts w:ascii="CG Times" w:hAnsi="CG Times"/>
      <w:b/>
      <w:sz w:val="28"/>
      <w:szCs w:val="20"/>
      <w:u w:val="single"/>
      <w:lang w:val="en-US"/>
    </w:rPr>
  </w:style>
  <w:style w:type="paragraph" w:customStyle="1" w:styleId="FrutigerLight">
    <w:name w:val="內文 + Frutiger Light"/>
    <w:aliases w:val="11 點,左右對齊,左 1.1 字元,右 0.63 字元"/>
    <w:basedOn w:val="a"/>
    <w:rsid w:val="00254023"/>
    <w:pPr>
      <w:keepLines/>
      <w:numPr>
        <w:numId w:val="1"/>
      </w:numPr>
      <w:autoSpaceDE w:val="0"/>
      <w:autoSpaceDN w:val="0"/>
      <w:adjustRightInd w:val="0"/>
      <w:ind w:right="151"/>
      <w:jc w:val="both"/>
    </w:pPr>
    <w:rPr>
      <w:rFonts w:ascii="Frutiger Light" w:eastAsia="絡遺羹" w:hAnsi="Frutiger Light"/>
      <w:kern w:val="0"/>
      <w:sz w:val="22"/>
      <w:szCs w:val="22"/>
    </w:rPr>
  </w:style>
  <w:style w:type="character" w:customStyle="1" w:styleId="FrutigerLight0">
    <w:name w:val="內文 + Frutiger Light 字元"/>
    <w:aliases w:val="11 點 字元,左右對齊 字元,左 1.1 字元 字元,右 0.63 字元 字元"/>
    <w:rsid w:val="00254023"/>
    <w:rPr>
      <w:rFonts w:ascii="Frutiger Light" w:eastAsia="絡遺羹" w:hAnsi="Frutiger Light"/>
      <w:sz w:val="22"/>
      <w:szCs w:val="22"/>
      <w:lang w:val="en-GB" w:eastAsia="zh-TW" w:bidi="ar-SA"/>
    </w:rPr>
  </w:style>
  <w:style w:type="character" w:customStyle="1" w:styleId="style61">
    <w:name w:val="style61"/>
    <w:rsid w:val="00254023"/>
    <w:rPr>
      <w:rFonts w:ascii="Arial" w:hAnsi="Arial" w:cs="Arial" w:hint="default"/>
      <w:sz w:val="18"/>
      <w:szCs w:val="18"/>
    </w:rPr>
  </w:style>
  <w:style w:type="paragraph" w:customStyle="1" w:styleId="12">
    <w:name w:val="清單段落1"/>
    <w:basedOn w:val="a"/>
    <w:uiPriority w:val="34"/>
    <w:qFormat/>
    <w:rsid w:val="00254023"/>
    <w:pPr>
      <w:ind w:leftChars="200" w:left="480"/>
    </w:pPr>
    <w:rPr>
      <w:rFonts w:ascii="Arial Unicode MS" w:hAnsi="Arial Unicode MS" w:cs="Arial Unicode MS"/>
      <w:szCs w:val="22"/>
    </w:rPr>
  </w:style>
  <w:style w:type="character" w:customStyle="1" w:styleId="ad">
    <w:name w:val="字元 字元"/>
    <w:rsid w:val="00254023"/>
    <w:rPr>
      <w:rFonts w:ascii="Frutiger Light" w:hAnsi="Frutiger Light"/>
      <w:sz w:val="22"/>
      <w:szCs w:val="24"/>
      <w:lang w:val="en-GB"/>
    </w:rPr>
  </w:style>
  <w:style w:type="character" w:customStyle="1" w:styleId="33">
    <w:name w:val="本文縮排 3 字元"/>
    <w:rsid w:val="00254023"/>
    <w:rPr>
      <w:rFonts w:ascii="Frutiger Light" w:hAnsi="Frutiger Light"/>
      <w:kern w:val="2"/>
      <w:sz w:val="24"/>
      <w:lang w:val="en-GB"/>
    </w:rPr>
  </w:style>
  <w:style w:type="character" w:customStyle="1" w:styleId="ae">
    <w:name w:val="本文 字元"/>
    <w:rsid w:val="00254023"/>
    <w:rPr>
      <w:rFonts w:ascii="Frutiger Light" w:hAnsi="Frutiger Light"/>
      <w:sz w:val="22"/>
      <w:szCs w:val="24"/>
      <w:lang w:val="en-GB"/>
    </w:rPr>
  </w:style>
  <w:style w:type="character" w:customStyle="1" w:styleId="af">
    <w:name w:val="副標題 字元"/>
    <w:rsid w:val="00254023"/>
    <w:rPr>
      <w:rFonts w:ascii="CG Times" w:hAnsi="CG Times"/>
      <w:b/>
      <w:kern w:val="2"/>
      <w:sz w:val="28"/>
      <w:u w:val="single"/>
    </w:rPr>
  </w:style>
  <w:style w:type="character" w:styleId="af0">
    <w:name w:val="Hyperlink"/>
    <w:unhideWhenUsed/>
    <w:rsid w:val="00254023"/>
    <w:rPr>
      <w:color w:val="0000FF"/>
      <w:u w:val="single"/>
    </w:rPr>
  </w:style>
  <w:style w:type="character" w:styleId="af1">
    <w:name w:val="FollowedHyperlink"/>
    <w:semiHidden/>
    <w:unhideWhenUsed/>
    <w:rsid w:val="00254023"/>
    <w:rPr>
      <w:color w:val="800080"/>
      <w:u w:val="single"/>
    </w:rPr>
  </w:style>
  <w:style w:type="paragraph" w:customStyle="1" w:styleId="ListParagraph1">
    <w:name w:val="List Paragraph1"/>
    <w:basedOn w:val="a"/>
    <w:qFormat/>
    <w:rsid w:val="00254023"/>
    <w:pPr>
      <w:ind w:leftChars="200" w:left="480"/>
    </w:pPr>
    <w:rPr>
      <w:rFonts w:ascii="Arial Unicode MS" w:hAnsi="Arial Unicode MS" w:cs="Arial Unicode MS"/>
      <w:szCs w:val="22"/>
    </w:rPr>
  </w:style>
  <w:style w:type="paragraph" w:styleId="af2">
    <w:name w:val="List Paragraph"/>
    <w:aliases w:val="N Heading 1,Issue Action POC,3,POCG Table Text,Dot pt,F5 List Paragraph,List Paragraph Char Char Char,Indicator Text,Colorful List - Accent 11,Numbered Para 1,Bullet 1,Bullet Points,List Paragraph2,MAIN CONTENT,Normal numbered"/>
    <w:basedOn w:val="a"/>
    <w:link w:val="af3"/>
    <w:uiPriority w:val="34"/>
    <w:qFormat/>
    <w:rsid w:val="00254023"/>
    <w:pPr>
      <w:ind w:leftChars="200" w:left="480"/>
    </w:pPr>
    <w:rPr>
      <w:rFonts w:ascii="Frutiger Light" w:hAnsi="Frutiger Light"/>
      <w:sz w:val="20"/>
      <w:szCs w:val="20"/>
      <w:lang w:val="en-US"/>
    </w:rPr>
  </w:style>
  <w:style w:type="paragraph" w:styleId="af4">
    <w:name w:val="Balloon Text"/>
    <w:basedOn w:val="a"/>
    <w:link w:val="af5"/>
    <w:uiPriority w:val="99"/>
    <w:semiHidden/>
    <w:unhideWhenUsed/>
    <w:rsid w:val="00DA1EF2"/>
    <w:rPr>
      <w:rFonts w:ascii="Cambria" w:hAnsi="Cambria"/>
      <w:sz w:val="18"/>
      <w:szCs w:val="18"/>
    </w:rPr>
  </w:style>
  <w:style w:type="character" w:customStyle="1" w:styleId="af5">
    <w:name w:val="註解方塊文字 字元"/>
    <w:link w:val="af4"/>
    <w:uiPriority w:val="99"/>
    <w:semiHidden/>
    <w:rsid w:val="00DA1EF2"/>
    <w:rPr>
      <w:rFonts w:ascii="Cambria" w:eastAsia="新細明體" w:hAnsi="Cambria" w:cs="Times New Roman"/>
      <w:kern w:val="2"/>
      <w:sz w:val="18"/>
      <w:szCs w:val="18"/>
      <w:lang w:val="en-GB"/>
    </w:rPr>
  </w:style>
  <w:style w:type="character" w:styleId="HTML">
    <w:name w:val="HTML Typewriter"/>
    <w:uiPriority w:val="99"/>
    <w:semiHidden/>
    <w:unhideWhenUsed/>
    <w:rsid w:val="006A78F0"/>
    <w:rPr>
      <w:rFonts w:ascii="細明體" w:eastAsia="細明體" w:hAnsi="細明體" w:cs="細明體"/>
      <w:sz w:val="24"/>
      <w:szCs w:val="24"/>
    </w:rPr>
  </w:style>
  <w:style w:type="paragraph" w:styleId="af6">
    <w:name w:val="footnote text"/>
    <w:basedOn w:val="a"/>
    <w:link w:val="af7"/>
    <w:uiPriority w:val="99"/>
    <w:unhideWhenUsed/>
    <w:rsid w:val="008661C8"/>
    <w:pPr>
      <w:snapToGrid w:val="0"/>
    </w:pPr>
    <w:rPr>
      <w:sz w:val="20"/>
      <w:szCs w:val="20"/>
    </w:rPr>
  </w:style>
  <w:style w:type="character" w:customStyle="1" w:styleId="af7">
    <w:name w:val="註腳文字 字元"/>
    <w:link w:val="af6"/>
    <w:uiPriority w:val="99"/>
    <w:rsid w:val="008661C8"/>
    <w:rPr>
      <w:kern w:val="2"/>
      <w:lang w:val="en-GB"/>
    </w:rPr>
  </w:style>
  <w:style w:type="character" w:styleId="af8">
    <w:name w:val="footnote reference"/>
    <w:uiPriority w:val="99"/>
    <w:unhideWhenUsed/>
    <w:rsid w:val="008661C8"/>
    <w:rPr>
      <w:vertAlign w:val="superscript"/>
    </w:rPr>
  </w:style>
  <w:style w:type="paragraph" w:styleId="af9">
    <w:name w:val="Revision"/>
    <w:hidden/>
    <w:uiPriority w:val="99"/>
    <w:semiHidden/>
    <w:rsid w:val="00A75DD0"/>
    <w:rPr>
      <w:kern w:val="2"/>
      <w:sz w:val="24"/>
      <w:szCs w:val="24"/>
      <w:lang w:val="en-GB"/>
    </w:rPr>
  </w:style>
  <w:style w:type="paragraph" w:customStyle="1" w:styleId="Default">
    <w:name w:val="Default"/>
    <w:rsid w:val="004108FD"/>
    <w:pPr>
      <w:widowControl w:val="0"/>
      <w:autoSpaceDE w:val="0"/>
      <w:autoSpaceDN w:val="0"/>
      <w:adjustRightInd w:val="0"/>
    </w:pPr>
    <w:rPr>
      <w:rFonts w:ascii="Arial" w:hAnsi="Arial" w:cs="Arial"/>
      <w:color w:val="000000"/>
      <w:sz w:val="24"/>
      <w:szCs w:val="24"/>
    </w:rPr>
  </w:style>
  <w:style w:type="character" w:customStyle="1" w:styleId="10">
    <w:name w:val="本文 字元1"/>
    <w:link w:val="a5"/>
    <w:semiHidden/>
    <w:rsid w:val="00922C45"/>
    <w:rPr>
      <w:rFonts w:ascii="Frutiger Light" w:hAnsi="Frutiger Light"/>
      <w:sz w:val="22"/>
      <w:szCs w:val="24"/>
      <w:lang w:val="en-GB"/>
    </w:rPr>
  </w:style>
  <w:style w:type="paragraph" w:styleId="Web">
    <w:name w:val="Normal (Web)"/>
    <w:basedOn w:val="a"/>
    <w:uiPriority w:val="99"/>
    <w:unhideWhenUsed/>
    <w:rsid w:val="00CC3FFC"/>
    <w:pPr>
      <w:widowControl/>
      <w:spacing w:before="100" w:beforeAutospacing="1" w:after="100" w:afterAutospacing="1"/>
    </w:pPr>
    <w:rPr>
      <w:rFonts w:ascii="新細明體" w:hAnsi="新細明體" w:cs="新細明體"/>
      <w:kern w:val="0"/>
      <w:lang w:val="en-US"/>
    </w:rPr>
  </w:style>
  <w:style w:type="character" w:customStyle="1" w:styleId="af3">
    <w:name w:val="清單段落 字元"/>
    <w:aliases w:val="N Heading 1 字元,Issue Action POC 字元,3 字元,POCG Table Text 字元,Dot pt 字元,F5 List Paragraph 字元,List Paragraph Char Char Char 字元,Indicator Text 字元,Colorful List - Accent 11 字元,Numbered Para 1 字元,Bullet 1 字元,Bullet Points 字元,List Paragraph2 字元"/>
    <w:link w:val="af2"/>
    <w:uiPriority w:val="34"/>
    <w:qFormat/>
    <w:rsid w:val="005A62B9"/>
    <w:rPr>
      <w:rFonts w:ascii="Frutiger Light" w:hAnsi="Frutiger Light"/>
      <w:kern w:val="2"/>
    </w:rPr>
  </w:style>
  <w:style w:type="character" w:customStyle="1" w:styleId="normaltextrun">
    <w:name w:val="normaltextrun"/>
    <w:basedOn w:val="a1"/>
    <w:rsid w:val="004A689C"/>
  </w:style>
  <w:style w:type="character" w:customStyle="1" w:styleId="findhit">
    <w:name w:val="findhit"/>
    <w:basedOn w:val="a1"/>
    <w:rsid w:val="004A689C"/>
  </w:style>
  <w:style w:type="character" w:customStyle="1" w:styleId="eop">
    <w:name w:val="eop"/>
    <w:basedOn w:val="a1"/>
    <w:rsid w:val="004A689C"/>
  </w:style>
  <w:style w:type="paragraph" w:customStyle="1" w:styleId="TableParagraph">
    <w:name w:val="Table Paragraph"/>
    <w:basedOn w:val="a"/>
    <w:uiPriority w:val="1"/>
    <w:qFormat/>
    <w:rsid w:val="00896574"/>
    <w:pPr>
      <w:autoSpaceDE w:val="0"/>
      <w:autoSpaceDN w:val="0"/>
      <w:adjustRightInd w:val="0"/>
      <w:spacing w:before="58"/>
      <w:ind w:left="107"/>
      <w:jc w:val="center"/>
    </w:pPr>
    <w:rPr>
      <w:rFonts w:ascii="Frutiger Light" w:hAnsi="Frutiger Light" w:cs="Frutiger Light"/>
      <w:kern w:val="0"/>
      <w:lang w:val="en-US"/>
    </w:rPr>
  </w:style>
  <w:style w:type="character" w:customStyle="1" w:styleId="13">
    <w:name w:val="樣式1 字元"/>
    <w:uiPriority w:val="99"/>
    <w:rsid w:val="008733D9"/>
    <w:rPr>
      <w:rFonts w:ascii="Frutiger Light" w:eastAsia="新細明體" w:hAnsi="Frutiger Light" w:cs="Frutiger Light"/>
      <w:color w:val="FF0000"/>
      <w:sz w:val="24"/>
      <w:szCs w:val="24"/>
      <w:lang w:val="en-GB" w:eastAsia="zh-TW"/>
    </w:rPr>
  </w:style>
  <w:style w:type="table" w:styleId="afa">
    <w:name w:val="Table Grid"/>
    <w:basedOn w:val="a2"/>
    <w:uiPriority w:val="39"/>
    <w:rsid w:val="00106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uiPriority w:val="99"/>
    <w:semiHidden/>
    <w:unhideWhenUsed/>
    <w:rsid w:val="00F479BD"/>
    <w:rPr>
      <w:sz w:val="18"/>
      <w:szCs w:val="18"/>
    </w:rPr>
  </w:style>
  <w:style w:type="paragraph" w:styleId="afc">
    <w:name w:val="annotation text"/>
    <w:basedOn w:val="a"/>
    <w:link w:val="afd"/>
    <w:uiPriority w:val="99"/>
    <w:semiHidden/>
    <w:unhideWhenUsed/>
    <w:rsid w:val="00F479BD"/>
  </w:style>
  <w:style w:type="character" w:customStyle="1" w:styleId="afd">
    <w:name w:val="註解文字 字元"/>
    <w:link w:val="afc"/>
    <w:uiPriority w:val="99"/>
    <w:semiHidden/>
    <w:rsid w:val="00F479BD"/>
    <w:rPr>
      <w:kern w:val="2"/>
      <w:sz w:val="24"/>
      <w:szCs w:val="24"/>
      <w:lang w:val="en-GB"/>
    </w:rPr>
  </w:style>
  <w:style w:type="paragraph" w:styleId="afe">
    <w:name w:val="annotation subject"/>
    <w:basedOn w:val="afc"/>
    <w:next w:val="afc"/>
    <w:link w:val="aff"/>
    <w:uiPriority w:val="99"/>
    <w:semiHidden/>
    <w:unhideWhenUsed/>
    <w:rsid w:val="00F479BD"/>
    <w:rPr>
      <w:b/>
      <w:bCs/>
    </w:rPr>
  </w:style>
  <w:style w:type="character" w:customStyle="1" w:styleId="aff">
    <w:name w:val="註解主旨 字元"/>
    <w:link w:val="afe"/>
    <w:uiPriority w:val="99"/>
    <w:semiHidden/>
    <w:rsid w:val="00F479BD"/>
    <w:rPr>
      <w:b/>
      <w:bCs/>
      <w:kern w:val="2"/>
      <w:sz w:val="24"/>
      <w:szCs w:val="24"/>
      <w:lang w:val="en-GB"/>
    </w:rPr>
  </w:style>
  <w:style w:type="character" w:styleId="aff0">
    <w:name w:val="Strong"/>
    <w:uiPriority w:val="22"/>
    <w:qFormat/>
    <w:rsid w:val="00EE2C5E"/>
    <w:rPr>
      <w:b/>
      <w:bCs/>
    </w:rPr>
  </w:style>
  <w:style w:type="table" w:customStyle="1" w:styleId="14">
    <w:name w:val="表格格線1"/>
    <w:basedOn w:val="a2"/>
    <w:next w:val="afa"/>
    <w:uiPriority w:val="59"/>
    <w:rsid w:val="00F2104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link w:val="3"/>
    <w:rsid w:val="000A2CD7"/>
    <w:rPr>
      <w:kern w:val="2"/>
      <w:sz w:val="24"/>
      <w:szCs w:val="24"/>
      <w:u w:val="single"/>
      <w:lang w:val="en-GB"/>
    </w:rPr>
  </w:style>
  <w:style w:type="character" w:styleId="aff1">
    <w:name w:val="Unresolved Mention"/>
    <w:basedOn w:val="a1"/>
    <w:uiPriority w:val="99"/>
    <w:semiHidden/>
    <w:unhideWhenUsed/>
    <w:rsid w:val="00796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609">
      <w:bodyDiv w:val="1"/>
      <w:marLeft w:val="0"/>
      <w:marRight w:val="0"/>
      <w:marTop w:val="0"/>
      <w:marBottom w:val="0"/>
      <w:divBdr>
        <w:top w:val="none" w:sz="0" w:space="0" w:color="auto"/>
        <w:left w:val="none" w:sz="0" w:space="0" w:color="auto"/>
        <w:bottom w:val="none" w:sz="0" w:space="0" w:color="auto"/>
        <w:right w:val="none" w:sz="0" w:space="0" w:color="auto"/>
      </w:divBdr>
    </w:div>
    <w:div w:id="57289993">
      <w:bodyDiv w:val="1"/>
      <w:marLeft w:val="0"/>
      <w:marRight w:val="0"/>
      <w:marTop w:val="0"/>
      <w:marBottom w:val="0"/>
      <w:divBdr>
        <w:top w:val="none" w:sz="0" w:space="0" w:color="auto"/>
        <w:left w:val="none" w:sz="0" w:space="0" w:color="auto"/>
        <w:bottom w:val="none" w:sz="0" w:space="0" w:color="auto"/>
        <w:right w:val="none" w:sz="0" w:space="0" w:color="auto"/>
      </w:divBdr>
    </w:div>
    <w:div w:id="86342742">
      <w:bodyDiv w:val="1"/>
      <w:marLeft w:val="0"/>
      <w:marRight w:val="0"/>
      <w:marTop w:val="0"/>
      <w:marBottom w:val="0"/>
      <w:divBdr>
        <w:top w:val="none" w:sz="0" w:space="0" w:color="auto"/>
        <w:left w:val="none" w:sz="0" w:space="0" w:color="auto"/>
        <w:bottom w:val="none" w:sz="0" w:space="0" w:color="auto"/>
        <w:right w:val="none" w:sz="0" w:space="0" w:color="auto"/>
      </w:divBdr>
    </w:div>
    <w:div w:id="114061900">
      <w:bodyDiv w:val="1"/>
      <w:marLeft w:val="0"/>
      <w:marRight w:val="0"/>
      <w:marTop w:val="0"/>
      <w:marBottom w:val="0"/>
      <w:divBdr>
        <w:top w:val="none" w:sz="0" w:space="0" w:color="auto"/>
        <w:left w:val="none" w:sz="0" w:space="0" w:color="auto"/>
        <w:bottom w:val="none" w:sz="0" w:space="0" w:color="auto"/>
        <w:right w:val="none" w:sz="0" w:space="0" w:color="auto"/>
      </w:divBdr>
    </w:div>
    <w:div w:id="220293285">
      <w:bodyDiv w:val="1"/>
      <w:marLeft w:val="0"/>
      <w:marRight w:val="0"/>
      <w:marTop w:val="0"/>
      <w:marBottom w:val="0"/>
      <w:divBdr>
        <w:top w:val="none" w:sz="0" w:space="0" w:color="auto"/>
        <w:left w:val="none" w:sz="0" w:space="0" w:color="auto"/>
        <w:bottom w:val="none" w:sz="0" w:space="0" w:color="auto"/>
        <w:right w:val="none" w:sz="0" w:space="0" w:color="auto"/>
      </w:divBdr>
    </w:div>
    <w:div w:id="245697307">
      <w:bodyDiv w:val="1"/>
      <w:marLeft w:val="0"/>
      <w:marRight w:val="0"/>
      <w:marTop w:val="0"/>
      <w:marBottom w:val="0"/>
      <w:divBdr>
        <w:top w:val="none" w:sz="0" w:space="0" w:color="auto"/>
        <w:left w:val="none" w:sz="0" w:space="0" w:color="auto"/>
        <w:bottom w:val="none" w:sz="0" w:space="0" w:color="auto"/>
        <w:right w:val="none" w:sz="0" w:space="0" w:color="auto"/>
      </w:divBdr>
    </w:div>
    <w:div w:id="248007063">
      <w:bodyDiv w:val="1"/>
      <w:marLeft w:val="0"/>
      <w:marRight w:val="0"/>
      <w:marTop w:val="0"/>
      <w:marBottom w:val="0"/>
      <w:divBdr>
        <w:top w:val="none" w:sz="0" w:space="0" w:color="auto"/>
        <w:left w:val="none" w:sz="0" w:space="0" w:color="auto"/>
        <w:bottom w:val="none" w:sz="0" w:space="0" w:color="auto"/>
        <w:right w:val="none" w:sz="0" w:space="0" w:color="auto"/>
      </w:divBdr>
    </w:div>
    <w:div w:id="426199747">
      <w:bodyDiv w:val="1"/>
      <w:marLeft w:val="0"/>
      <w:marRight w:val="0"/>
      <w:marTop w:val="0"/>
      <w:marBottom w:val="0"/>
      <w:divBdr>
        <w:top w:val="none" w:sz="0" w:space="0" w:color="auto"/>
        <w:left w:val="none" w:sz="0" w:space="0" w:color="auto"/>
        <w:bottom w:val="none" w:sz="0" w:space="0" w:color="auto"/>
        <w:right w:val="none" w:sz="0" w:space="0" w:color="auto"/>
      </w:divBdr>
    </w:div>
    <w:div w:id="427504672">
      <w:bodyDiv w:val="1"/>
      <w:marLeft w:val="0"/>
      <w:marRight w:val="0"/>
      <w:marTop w:val="0"/>
      <w:marBottom w:val="0"/>
      <w:divBdr>
        <w:top w:val="none" w:sz="0" w:space="0" w:color="auto"/>
        <w:left w:val="none" w:sz="0" w:space="0" w:color="auto"/>
        <w:bottom w:val="none" w:sz="0" w:space="0" w:color="auto"/>
        <w:right w:val="none" w:sz="0" w:space="0" w:color="auto"/>
      </w:divBdr>
      <w:divsChild>
        <w:div w:id="1568027615">
          <w:marLeft w:val="720"/>
          <w:marRight w:val="0"/>
          <w:marTop w:val="0"/>
          <w:marBottom w:val="240"/>
          <w:divBdr>
            <w:top w:val="none" w:sz="0" w:space="0" w:color="auto"/>
            <w:left w:val="none" w:sz="0" w:space="0" w:color="auto"/>
            <w:bottom w:val="none" w:sz="0" w:space="0" w:color="auto"/>
            <w:right w:val="none" w:sz="0" w:space="0" w:color="auto"/>
          </w:divBdr>
        </w:div>
        <w:div w:id="2027947207">
          <w:marLeft w:val="720"/>
          <w:marRight w:val="0"/>
          <w:marTop w:val="0"/>
          <w:marBottom w:val="240"/>
          <w:divBdr>
            <w:top w:val="none" w:sz="0" w:space="0" w:color="auto"/>
            <w:left w:val="none" w:sz="0" w:space="0" w:color="auto"/>
            <w:bottom w:val="none" w:sz="0" w:space="0" w:color="auto"/>
            <w:right w:val="none" w:sz="0" w:space="0" w:color="auto"/>
          </w:divBdr>
        </w:div>
      </w:divsChild>
    </w:div>
    <w:div w:id="487553745">
      <w:bodyDiv w:val="1"/>
      <w:marLeft w:val="0"/>
      <w:marRight w:val="0"/>
      <w:marTop w:val="0"/>
      <w:marBottom w:val="0"/>
      <w:divBdr>
        <w:top w:val="none" w:sz="0" w:space="0" w:color="auto"/>
        <w:left w:val="none" w:sz="0" w:space="0" w:color="auto"/>
        <w:bottom w:val="none" w:sz="0" w:space="0" w:color="auto"/>
        <w:right w:val="none" w:sz="0" w:space="0" w:color="auto"/>
      </w:divBdr>
    </w:div>
    <w:div w:id="533546109">
      <w:bodyDiv w:val="1"/>
      <w:marLeft w:val="0"/>
      <w:marRight w:val="0"/>
      <w:marTop w:val="0"/>
      <w:marBottom w:val="0"/>
      <w:divBdr>
        <w:top w:val="none" w:sz="0" w:space="0" w:color="auto"/>
        <w:left w:val="none" w:sz="0" w:space="0" w:color="auto"/>
        <w:bottom w:val="none" w:sz="0" w:space="0" w:color="auto"/>
        <w:right w:val="none" w:sz="0" w:space="0" w:color="auto"/>
      </w:divBdr>
    </w:div>
    <w:div w:id="608699420">
      <w:bodyDiv w:val="1"/>
      <w:marLeft w:val="0"/>
      <w:marRight w:val="0"/>
      <w:marTop w:val="0"/>
      <w:marBottom w:val="0"/>
      <w:divBdr>
        <w:top w:val="none" w:sz="0" w:space="0" w:color="auto"/>
        <w:left w:val="none" w:sz="0" w:space="0" w:color="auto"/>
        <w:bottom w:val="none" w:sz="0" w:space="0" w:color="auto"/>
        <w:right w:val="none" w:sz="0" w:space="0" w:color="auto"/>
      </w:divBdr>
    </w:div>
    <w:div w:id="646133540">
      <w:bodyDiv w:val="1"/>
      <w:marLeft w:val="0"/>
      <w:marRight w:val="0"/>
      <w:marTop w:val="0"/>
      <w:marBottom w:val="0"/>
      <w:divBdr>
        <w:top w:val="none" w:sz="0" w:space="0" w:color="auto"/>
        <w:left w:val="none" w:sz="0" w:space="0" w:color="auto"/>
        <w:bottom w:val="none" w:sz="0" w:space="0" w:color="auto"/>
        <w:right w:val="none" w:sz="0" w:space="0" w:color="auto"/>
      </w:divBdr>
    </w:div>
    <w:div w:id="660624569">
      <w:bodyDiv w:val="1"/>
      <w:marLeft w:val="0"/>
      <w:marRight w:val="0"/>
      <w:marTop w:val="0"/>
      <w:marBottom w:val="0"/>
      <w:divBdr>
        <w:top w:val="none" w:sz="0" w:space="0" w:color="auto"/>
        <w:left w:val="none" w:sz="0" w:space="0" w:color="auto"/>
        <w:bottom w:val="none" w:sz="0" w:space="0" w:color="auto"/>
        <w:right w:val="none" w:sz="0" w:space="0" w:color="auto"/>
      </w:divBdr>
    </w:div>
    <w:div w:id="681471749">
      <w:bodyDiv w:val="1"/>
      <w:marLeft w:val="0"/>
      <w:marRight w:val="0"/>
      <w:marTop w:val="0"/>
      <w:marBottom w:val="0"/>
      <w:divBdr>
        <w:top w:val="none" w:sz="0" w:space="0" w:color="auto"/>
        <w:left w:val="none" w:sz="0" w:space="0" w:color="auto"/>
        <w:bottom w:val="none" w:sz="0" w:space="0" w:color="auto"/>
        <w:right w:val="none" w:sz="0" w:space="0" w:color="auto"/>
      </w:divBdr>
      <w:divsChild>
        <w:div w:id="1349142169">
          <w:marLeft w:val="0"/>
          <w:marRight w:val="0"/>
          <w:marTop w:val="180"/>
          <w:marBottom w:val="240"/>
          <w:divBdr>
            <w:top w:val="none" w:sz="0" w:space="0" w:color="auto"/>
            <w:left w:val="none" w:sz="0" w:space="0" w:color="auto"/>
            <w:bottom w:val="none" w:sz="0" w:space="0" w:color="auto"/>
            <w:right w:val="none" w:sz="0" w:space="0" w:color="auto"/>
          </w:divBdr>
        </w:div>
      </w:divsChild>
    </w:div>
    <w:div w:id="688220363">
      <w:bodyDiv w:val="1"/>
      <w:marLeft w:val="0"/>
      <w:marRight w:val="0"/>
      <w:marTop w:val="0"/>
      <w:marBottom w:val="0"/>
      <w:divBdr>
        <w:top w:val="none" w:sz="0" w:space="0" w:color="auto"/>
        <w:left w:val="none" w:sz="0" w:space="0" w:color="auto"/>
        <w:bottom w:val="none" w:sz="0" w:space="0" w:color="auto"/>
        <w:right w:val="none" w:sz="0" w:space="0" w:color="auto"/>
      </w:divBdr>
    </w:div>
    <w:div w:id="714735851">
      <w:bodyDiv w:val="1"/>
      <w:marLeft w:val="0"/>
      <w:marRight w:val="0"/>
      <w:marTop w:val="0"/>
      <w:marBottom w:val="0"/>
      <w:divBdr>
        <w:top w:val="none" w:sz="0" w:space="0" w:color="auto"/>
        <w:left w:val="none" w:sz="0" w:space="0" w:color="auto"/>
        <w:bottom w:val="none" w:sz="0" w:space="0" w:color="auto"/>
        <w:right w:val="none" w:sz="0" w:space="0" w:color="auto"/>
      </w:divBdr>
    </w:div>
    <w:div w:id="737751407">
      <w:bodyDiv w:val="1"/>
      <w:marLeft w:val="0"/>
      <w:marRight w:val="0"/>
      <w:marTop w:val="0"/>
      <w:marBottom w:val="0"/>
      <w:divBdr>
        <w:top w:val="none" w:sz="0" w:space="0" w:color="auto"/>
        <w:left w:val="none" w:sz="0" w:space="0" w:color="auto"/>
        <w:bottom w:val="none" w:sz="0" w:space="0" w:color="auto"/>
        <w:right w:val="none" w:sz="0" w:space="0" w:color="auto"/>
      </w:divBdr>
    </w:div>
    <w:div w:id="751901296">
      <w:bodyDiv w:val="1"/>
      <w:marLeft w:val="0"/>
      <w:marRight w:val="0"/>
      <w:marTop w:val="0"/>
      <w:marBottom w:val="0"/>
      <w:divBdr>
        <w:top w:val="none" w:sz="0" w:space="0" w:color="auto"/>
        <w:left w:val="none" w:sz="0" w:space="0" w:color="auto"/>
        <w:bottom w:val="none" w:sz="0" w:space="0" w:color="auto"/>
        <w:right w:val="none" w:sz="0" w:space="0" w:color="auto"/>
      </w:divBdr>
    </w:div>
    <w:div w:id="773210212">
      <w:bodyDiv w:val="1"/>
      <w:marLeft w:val="0"/>
      <w:marRight w:val="0"/>
      <w:marTop w:val="0"/>
      <w:marBottom w:val="0"/>
      <w:divBdr>
        <w:top w:val="none" w:sz="0" w:space="0" w:color="auto"/>
        <w:left w:val="none" w:sz="0" w:space="0" w:color="auto"/>
        <w:bottom w:val="none" w:sz="0" w:space="0" w:color="auto"/>
        <w:right w:val="none" w:sz="0" w:space="0" w:color="auto"/>
      </w:divBdr>
    </w:div>
    <w:div w:id="800421577">
      <w:bodyDiv w:val="1"/>
      <w:marLeft w:val="0"/>
      <w:marRight w:val="0"/>
      <w:marTop w:val="0"/>
      <w:marBottom w:val="0"/>
      <w:divBdr>
        <w:top w:val="none" w:sz="0" w:space="0" w:color="auto"/>
        <w:left w:val="none" w:sz="0" w:space="0" w:color="auto"/>
        <w:bottom w:val="none" w:sz="0" w:space="0" w:color="auto"/>
        <w:right w:val="none" w:sz="0" w:space="0" w:color="auto"/>
      </w:divBdr>
    </w:div>
    <w:div w:id="800683995">
      <w:bodyDiv w:val="1"/>
      <w:marLeft w:val="0"/>
      <w:marRight w:val="0"/>
      <w:marTop w:val="0"/>
      <w:marBottom w:val="0"/>
      <w:divBdr>
        <w:top w:val="none" w:sz="0" w:space="0" w:color="auto"/>
        <w:left w:val="none" w:sz="0" w:space="0" w:color="auto"/>
        <w:bottom w:val="none" w:sz="0" w:space="0" w:color="auto"/>
        <w:right w:val="none" w:sz="0" w:space="0" w:color="auto"/>
      </w:divBdr>
    </w:div>
    <w:div w:id="850531381">
      <w:bodyDiv w:val="1"/>
      <w:marLeft w:val="0"/>
      <w:marRight w:val="0"/>
      <w:marTop w:val="0"/>
      <w:marBottom w:val="0"/>
      <w:divBdr>
        <w:top w:val="none" w:sz="0" w:space="0" w:color="auto"/>
        <w:left w:val="none" w:sz="0" w:space="0" w:color="auto"/>
        <w:bottom w:val="none" w:sz="0" w:space="0" w:color="auto"/>
        <w:right w:val="none" w:sz="0" w:space="0" w:color="auto"/>
      </w:divBdr>
    </w:div>
    <w:div w:id="865750120">
      <w:bodyDiv w:val="1"/>
      <w:marLeft w:val="0"/>
      <w:marRight w:val="0"/>
      <w:marTop w:val="0"/>
      <w:marBottom w:val="0"/>
      <w:divBdr>
        <w:top w:val="none" w:sz="0" w:space="0" w:color="auto"/>
        <w:left w:val="none" w:sz="0" w:space="0" w:color="auto"/>
        <w:bottom w:val="none" w:sz="0" w:space="0" w:color="auto"/>
        <w:right w:val="none" w:sz="0" w:space="0" w:color="auto"/>
      </w:divBdr>
      <w:divsChild>
        <w:div w:id="1101679289">
          <w:marLeft w:val="360"/>
          <w:marRight w:val="0"/>
          <w:marTop w:val="200"/>
          <w:marBottom w:val="0"/>
          <w:divBdr>
            <w:top w:val="none" w:sz="0" w:space="0" w:color="auto"/>
            <w:left w:val="none" w:sz="0" w:space="0" w:color="auto"/>
            <w:bottom w:val="none" w:sz="0" w:space="0" w:color="auto"/>
            <w:right w:val="none" w:sz="0" w:space="0" w:color="auto"/>
          </w:divBdr>
        </w:div>
      </w:divsChild>
    </w:div>
    <w:div w:id="973172039">
      <w:bodyDiv w:val="1"/>
      <w:marLeft w:val="0"/>
      <w:marRight w:val="0"/>
      <w:marTop w:val="0"/>
      <w:marBottom w:val="0"/>
      <w:divBdr>
        <w:top w:val="none" w:sz="0" w:space="0" w:color="auto"/>
        <w:left w:val="none" w:sz="0" w:space="0" w:color="auto"/>
        <w:bottom w:val="none" w:sz="0" w:space="0" w:color="auto"/>
        <w:right w:val="none" w:sz="0" w:space="0" w:color="auto"/>
      </w:divBdr>
    </w:div>
    <w:div w:id="999776642">
      <w:bodyDiv w:val="1"/>
      <w:marLeft w:val="0"/>
      <w:marRight w:val="0"/>
      <w:marTop w:val="0"/>
      <w:marBottom w:val="0"/>
      <w:divBdr>
        <w:top w:val="none" w:sz="0" w:space="0" w:color="auto"/>
        <w:left w:val="none" w:sz="0" w:space="0" w:color="auto"/>
        <w:bottom w:val="none" w:sz="0" w:space="0" w:color="auto"/>
        <w:right w:val="none" w:sz="0" w:space="0" w:color="auto"/>
      </w:divBdr>
    </w:div>
    <w:div w:id="1013922827">
      <w:bodyDiv w:val="1"/>
      <w:marLeft w:val="0"/>
      <w:marRight w:val="0"/>
      <w:marTop w:val="0"/>
      <w:marBottom w:val="0"/>
      <w:divBdr>
        <w:top w:val="none" w:sz="0" w:space="0" w:color="auto"/>
        <w:left w:val="none" w:sz="0" w:space="0" w:color="auto"/>
        <w:bottom w:val="none" w:sz="0" w:space="0" w:color="auto"/>
        <w:right w:val="none" w:sz="0" w:space="0" w:color="auto"/>
      </w:divBdr>
      <w:divsChild>
        <w:div w:id="87698406">
          <w:marLeft w:val="1166"/>
          <w:marRight w:val="0"/>
          <w:marTop w:val="134"/>
          <w:marBottom w:val="0"/>
          <w:divBdr>
            <w:top w:val="none" w:sz="0" w:space="0" w:color="auto"/>
            <w:left w:val="none" w:sz="0" w:space="0" w:color="auto"/>
            <w:bottom w:val="none" w:sz="0" w:space="0" w:color="auto"/>
            <w:right w:val="none" w:sz="0" w:space="0" w:color="auto"/>
          </w:divBdr>
        </w:div>
        <w:div w:id="447819350">
          <w:marLeft w:val="1166"/>
          <w:marRight w:val="0"/>
          <w:marTop w:val="134"/>
          <w:marBottom w:val="0"/>
          <w:divBdr>
            <w:top w:val="none" w:sz="0" w:space="0" w:color="auto"/>
            <w:left w:val="none" w:sz="0" w:space="0" w:color="auto"/>
            <w:bottom w:val="none" w:sz="0" w:space="0" w:color="auto"/>
            <w:right w:val="none" w:sz="0" w:space="0" w:color="auto"/>
          </w:divBdr>
        </w:div>
        <w:div w:id="1304850036">
          <w:marLeft w:val="1166"/>
          <w:marRight w:val="0"/>
          <w:marTop w:val="134"/>
          <w:marBottom w:val="0"/>
          <w:divBdr>
            <w:top w:val="none" w:sz="0" w:space="0" w:color="auto"/>
            <w:left w:val="none" w:sz="0" w:space="0" w:color="auto"/>
            <w:bottom w:val="none" w:sz="0" w:space="0" w:color="auto"/>
            <w:right w:val="none" w:sz="0" w:space="0" w:color="auto"/>
          </w:divBdr>
        </w:div>
        <w:div w:id="1561012149">
          <w:marLeft w:val="547"/>
          <w:marRight w:val="0"/>
          <w:marTop w:val="154"/>
          <w:marBottom w:val="0"/>
          <w:divBdr>
            <w:top w:val="none" w:sz="0" w:space="0" w:color="auto"/>
            <w:left w:val="none" w:sz="0" w:space="0" w:color="auto"/>
            <w:bottom w:val="none" w:sz="0" w:space="0" w:color="auto"/>
            <w:right w:val="none" w:sz="0" w:space="0" w:color="auto"/>
          </w:divBdr>
        </w:div>
      </w:divsChild>
    </w:div>
    <w:div w:id="1085348481">
      <w:bodyDiv w:val="1"/>
      <w:marLeft w:val="0"/>
      <w:marRight w:val="0"/>
      <w:marTop w:val="0"/>
      <w:marBottom w:val="0"/>
      <w:divBdr>
        <w:top w:val="none" w:sz="0" w:space="0" w:color="auto"/>
        <w:left w:val="none" w:sz="0" w:space="0" w:color="auto"/>
        <w:bottom w:val="none" w:sz="0" w:space="0" w:color="auto"/>
        <w:right w:val="none" w:sz="0" w:space="0" w:color="auto"/>
      </w:divBdr>
    </w:div>
    <w:div w:id="1140928213">
      <w:bodyDiv w:val="1"/>
      <w:marLeft w:val="0"/>
      <w:marRight w:val="0"/>
      <w:marTop w:val="0"/>
      <w:marBottom w:val="0"/>
      <w:divBdr>
        <w:top w:val="none" w:sz="0" w:space="0" w:color="auto"/>
        <w:left w:val="none" w:sz="0" w:space="0" w:color="auto"/>
        <w:bottom w:val="none" w:sz="0" w:space="0" w:color="auto"/>
        <w:right w:val="none" w:sz="0" w:space="0" w:color="auto"/>
      </w:divBdr>
    </w:div>
    <w:div w:id="1194924931">
      <w:bodyDiv w:val="1"/>
      <w:marLeft w:val="0"/>
      <w:marRight w:val="0"/>
      <w:marTop w:val="0"/>
      <w:marBottom w:val="0"/>
      <w:divBdr>
        <w:top w:val="none" w:sz="0" w:space="0" w:color="auto"/>
        <w:left w:val="none" w:sz="0" w:space="0" w:color="auto"/>
        <w:bottom w:val="none" w:sz="0" w:space="0" w:color="auto"/>
        <w:right w:val="none" w:sz="0" w:space="0" w:color="auto"/>
      </w:divBdr>
    </w:div>
    <w:div w:id="1222056168">
      <w:bodyDiv w:val="1"/>
      <w:marLeft w:val="0"/>
      <w:marRight w:val="0"/>
      <w:marTop w:val="0"/>
      <w:marBottom w:val="0"/>
      <w:divBdr>
        <w:top w:val="none" w:sz="0" w:space="0" w:color="auto"/>
        <w:left w:val="none" w:sz="0" w:space="0" w:color="auto"/>
        <w:bottom w:val="none" w:sz="0" w:space="0" w:color="auto"/>
        <w:right w:val="none" w:sz="0" w:space="0" w:color="auto"/>
      </w:divBdr>
    </w:div>
    <w:div w:id="1236672536">
      <w:bodyDiv w:val="1"/>
      <w:marLeft w:val="0"/>
      <w:marRight w:val="0"/>
      <w:marTop w:val="0"/>
      <w:marBottom w:val="0"/>
      <w:divBdr>
        <w:top w:val="none" w:sz="0" w:space="0" w:color="auto"/>
        <w:left w:val="none" w:sz="0" w:space="0" w:color="auto"/>
        <w:bottom w:val="none" w:sz="0" w:space="0" w:color="auto"/>
        <w:right w:val="none" w:sz="0" w:space="0" w:color="auto"/>
      </w:divBdr>
    </w:div>
    <w:div w:id="1259677273">
      <w:bodyDiv w:val="1"/>
      <w:marLeft w:val="0"/>
      <w:marRight w:val="0"/>
      <w:marTop w:val="0"/>
      <w:marBottom w:val="0"/>
      <w:divBdr>
        <w:top w:val="none" w:sz="0" w:space="0" w:color="auto"/>
        <w:left w:val="none" w:sz="0" w:space="0" w:color="auto"/>
        <w:bottom w:val="none" w:sz="0" w:space="0" w:color="auto"/>
        <w:right w:val="none" w:sz="0" w:space="0" w:color="auto"/>
      </w:divBdr>
    </w:div>
    <w:div w:id="1270090675">
      <w:bodyDiv w:val="1"/>
      <w:marLeft w:val="0"/>
      <w:marRight w:val="0"/>
      <w:marTop w:val="0"/>
      <w:marBottom w:val="0"/>
      <w:divBdr>
        <w:top w:val="none" w:sz="0" w:space="0" w:color="auto"/>
        <w:left w:val="none" w:sz="0" w:space="0" w:color="auto"/>
        <w:bottom w:val="none" w:sz="0" w:space="0" w:color="auto"/>
        <w:right w:val="none" w:sz="0" w:space="0" w:color="auto"/>
      </w:divBdr>
    </w:div>
    <w:div w:id="1272055163">
      <w:bodyDiv w:val="1"/>
      <w:marLeft w:val="0"/>
      <w:marRight w:val="0"/>
      <w:marTop w:val="0"/>
      <w:marBottom w:val="0"/>
      <w:divBdr>
        <w:top w:val="none" w:sz="0" w:space="0" w:color="auto"/>
        <w:left w:val="none" w:sz="0" w:space="0" w:color="auto"/>
        <w:bottom w:val="none" w:sz="0" w:space="0" w:color="auto"/>
        <w:right w:val="none" w:sz="0" w:space="0" w:color="auto"/>
      </w:divBdr>
    </w:div>
    <w:div w:id="1285620183">
      <w:bodyDiv w:val="1"/>
      <w:marLeft w:val="0"/>
      <w:marRight w:val="0"/>
      <w:marTop w:val="0"/>
      <w:marBottom w:val="0"/>
      <w:divBdr>
        <w:top w:val="none" w:sz="0" w:space="0" w:color="auto"/>
        <w:left w:val="none" w:sz="0" w:space="0" w:color="auto"/>
        <w:bottom w:val="none" w:sz="0" w:space="0" w:color="auto"/>
        <w:right w:val="none" w:sz="0" w:space="0" w:color="auto"/>
      </w:divBdr>
    </w:div>
    <w:div w:id="1304388539">
      <w:bodyDiv w:val="1"/>
      <w:marLeft w:val="0"/>
      <w:marRight w:val="0"/>
      <w:marTop w:val="0"/>
      <w:marBottom w:val="0"/>
      <w:divBdr>
        <w:top w:val="none" w:sz="0" w:space="0" w:color="auto"/>
        <w:left w:val="none" w:sz="0" w:space="0" w:color="auto"/>
        <w:bottom w:val="none" w:sz="0" w:space="0" w:color="auto"/>
        <w:right w:val="none" w:sz="0" w:space="0" w:color="auto"/>
      </w:divBdr>
    </w:div>
    <w:div w:id="1347100881">
      <w:bodyDiv w:val="1"/>
      <w:marLeft w:val="0"/>
      <w:marRight w:val="0"/>
      <w:marTop w:val="0"/>
      <w:marBottom w:val="0"/>
      <w:divBdr>
        <w:top w:val="none" w:sz="0" w:space="0" w:color="auto"/>
        <w:left w:val="none" w:sz="0" w:space="0" w:color="auto"/>
        <w:bottom w:val="none" w:sz="0" w:space="0" w:color="auto"/>
        <w:right w:val="none" w:sz="0" w:space="0" w:color="auto"/>
      </w:divBdr>
    </w:div>
    <w:div w:id="1352606692">
      <w:bodyDiv w:val="1"/>
      <w:marLeft w:val="0"/>
      <w:marRight w:val="0"/>
      <w:marTop w:val="0"/>
      <w:marBottom w:val="0"/>
      <w:divBdr>
        <w:top w:val="none" w:sz="0" w:space="0" w:color="auto"/>
        <w:left w:val="none" w:sz="0" w:space="0" w:color="auto"/>
        <w:bottom w:val="none" w:sz="0" w:space="0" w:color="auto"/>
        <w:right w:val="none" w:sz="0" w:space="0" w:color="auto"/>
      </w:divBdr>
    </w:div>
    <w:div w:id="1394544988">
      <w:bodyDiv w:val="1"/>
      <w:marLeft w:val="0"/>
      <w:marRight w:val="0"/>
      <w:marTop w:val="0"/>
      <w:marBottom w:val="0"/>
      <w:divBdr>
        <w:top w:val="none" w:sz="0" w:space="0" w:color="auto"/>
        <w:left w:val="none" w:sz="0" w:space="0" w:color="auto"/>
        <w:bottom w:val="none" w:sz="0" w:space="0" w:color="auto"/>
        <w:right w:val="none" w:sz="0" w:space="0" w:color="auto"/>
      </w:divBdr>
    </w:div>
    <w:div w:id="1444424490">
      <w:bodyDiv w:val="1"/>
      <w:marLeft w:val="0"/>
      <w:marRight w:val="0"/>
      <w:marTop w:val="0"/>
      <w:marBottom w:val="0"/>
      <w:divBdr>
        <w:top w:val="none" w:sz="0" w:space="0" w:color="auto"/>
        <w:left w:val="none" w:sz="0" w:space="0" w:color="auto"/>
        <w:bottom w:val="none" w:sz="0" w:space="0" w:color="auto"/>
        <w:right w:val="none" w:sz="0" w:space="0" w:color="auto"/>
      </w:divBdr>
    </w:div>
    <w:div w:id="1474172469">
      <w:bodyDiv w:val="1"/>
      <w:marLeft w:val="0"/>
      <w:marRight w:val="0"/>
      <w:marTop w:val="0"/>
      <w:marBottom w:val="0"/>
      <w:divBdr>
        <w:top w:val="none" w:sz="0" w:space="0" w:color="auto"/>
        <w:left w:val="none" w:sz="0" w:space="0" w:color="auto"/>
        <w:bottom w:val="none" w:sz="0" w:space="0" w:color="auto"/>
        <w:right w:val="none" w:sz="0" w:space="0" w:color="auto"/>
      </w:divBdr>
    </w:div>
    <w:div w:id="1515416070">
      <w:bodyDiv w:val="1"/>
      <w:marLeft w:val="0"/>
      <w:marRight w:val="0"/>
      <w:marTop w:val="0"/>
      <w:marBottom w:val="0"/>
      <w:divBdr>
        <w:top w:val="none" w:sz="0" w:space="0" w:color="auto"/>
        <w:left w:val="none" w:sz="0" w:space="0" w:color="auto"/>
        <w:bottom w:val="none" w:sz="0" w:space="0" w:color="auto"/>
        <w:right w:val="none" w:sz="0" w:space="0" w:color="auto"/>
      </w:divBdr>
    </w:div>
    <w:div w:id="1538614746">
      <w:bodyDiv w:val="1"/>
      <w:marLeft w:val="0"/>
      <w:marRight w:val="0"/>
      <w:marTop w:val="0"/>
      <w:marBottom w:val="0"/>
      <w:divBdr>
        <w:top w:val="none" w:sz="0" w:space="0" w:color="auto"/>
        <w:left w:val="none" w:sz="0" w:space="0" w:color="auto"/>
        <w:bottom w:val="none" w:sz="0" w:space="0" w:color="auto"/>
        <w:right w:val="none" w:sz="0" w:space="0" w:color="auto"/>
      </w:divBdr>
    </w:div>
    <w:div w:id="1562213035">
      <w:bodyDiv w:val="1"/>
      <w:marLeft w:val="0"/>
      <w:marRight w:val="0"/>
      <w:marTop w:val="0"/>
      <w:marBottom w:val="0"/>
      <w:divBdr>
        <w:top w:val="none" w:sz="0" w:space="0" w:color="auto"/>
        <w:left w:val="none" w:sz="0" w:space="0" w:color="auto"/>
        <w:bottom w:val="none" w:sz="0" w:space="0" w:color="auto"/>
        <w:right w:val="none" w:sz="0" w:space="0" w:color="auto"/>
      </w:divBdr>
      <w:divsChild>
        <w:div w:id="786200990">
          <w:marLeft w:val="720"/>
          <w:marRight w:val="0"/>
          <w:marTop w:val="0"/>
          <w:marBottom w:val="0"/>
          <w:divBdr>
            <w:top w:val="none" w:sz="0" w:space="0" w:color="auto"/>
            <w:left w:val="none" w:sz="0" w:space="0" w:color="auto"/>
            <w:bottom w:val="none" w:sz="0" w:space="0" w:color="auto"/>
            <w:right w:val="none" w:sz="0" w:space="0" w:color="auto"/>
          </w:divBdr>
        </w:div>
      </w:divsChild>
    </w:div>
    <w:div w:id="1613628998">
      <w:bodyDiv w:val="1"/>
      <w:marLeft w:val="0"/>
      <w:marRight w:val="0"/>
      <w:marTop w:val="0"/>
      <w:marBottom w:val="0"/>
      <w:divBdr>
        <w:top w:val="none" w:sz="0" w:space="0" w:color="auto"/>
        <w:left w:val="none" w:sz="0" w:space="0" w:color="auto"/>
        <w:bottom w:val="none" w:sz="0" w:space="0" w:color="auto"/>
        <w:right w:val="none" w:sz="0" w:space="0" w:color="auto"/>
      </w:divBdr>
    </w:div>
    <w:div w:id="1631545913">
      <w:bodyDiv w:val="1"/>
      <w:marLeft w:val="0"/>
      <w:marRight w:val="0"/>
      <w:marTop w:val="0"/>
      <w:marBottom w:val="0"/>
      <w:divBdr>
        <w:top w:val="none" w:sz="0" w:space="0" w:color="auto"/>
        <w:left w:val="none" w:sz="0" w:space="0" w:color="auto"/>
        <w:bottom w:val="none" w:sz="0" w:space="0" w:color="auto"/>
        <w:right w:val="none" w:sz="0" w:space="0" w:color="auto"/>
      </w:divBdr>
    </w:div>
    <w:div w:id="1716781998">
      <w:bodyDiv w:val="1"/>
      <w:marLeft w:val="0"/>
      <w:marRight w:val="0"/>
      <w:marTop w:val="0"/>
      <w:marBottom w:val="0"/>
      <w:divBdr>
        <w:top w:val="none" w:sz="0" w:space="0" w:color="auto"/>
        <w:left w:val="none" w:sz="0" w:space="0" w:color="auto"/>
        <w:bottom w:val="none" w:sz="0" w:space="0" w:color="auto"/>
        <w:right w:val="none" w:sz="0" w:space="0" w:color="auto"/>
      </w:divBdr>
    </w:div>
    <w:div w:id="1724407634">
      <w:bodyDiv w:val="1"/>
      <w:marLeft w:val="0"/>
      <w:marRight w:val="0"/>
      <w:marTop w:val="0"/>
      <w:marBottom w:val="0"/>
      <w:divBdr>
        <w:top w:val="none" w:sz="0" w:space="0" w:color="auto"/>
        <w:left w:val="none" w:sz="0" w:space="0" w:color="auto"/>
        <w:bottom w:val="none" w:sz="0" w:space="0" w:color="auto"/>
        <w:right w:val="none" w:sz="0" w:space="0" w:color="auto"/>
      </w:divBdr>
      <w:divsChild>
        <w:div w:id="122768382">
          <w:blockQuote w:val="1"/>
          <w:marLeft w:val="0"/>
          <w:marRight w:val="0"/>
          <w:marTop w:val="360"/>
          <w:marBottom w:val="480"/>
          <w:divBdr>
            <w:top w:val="none" w:sz="0" w:space="0" w:color="auto"/>
            <w:left w:val="none" w:sz="0" w:space="0" w:color="auto"/>
            <w:bottom w:val="none" w:sz="0" w:space="0" w:color="auto"/>
            <w:right w:val="none" w:sz="0" w:space="0" w:color="auto"/>
          </w:divBdr>
          <w:divsChild>
            <w:div w:id="18613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6472">
      <w:bodyDiv w:val="1"/>
      <w:marLeft w:val="0"/>
      <w:marRight w:val="0"/>
      <w:marTop w:val="0"/>
      <w:marBottom w:val="0"/>
      <w:divBdr>
        <w:top w:val="none" w:sz="0" w:space="0" w:color="auto"/>
        <w:left w:val="none" w:sz="0" w:space="0" w:color="auto"/>
        <w:bottom w:val="none" w:sz="0" w:space="0" w:color="auto"/>
        <w:right w:val="none" w:sz="0" w:space="0" w:color="auto"/>
      </w:divBdr>
    </w:div>
    <w:div w:id="1856067657">
      <w:bodyDiv w:val="1"/>
      <w:marLeft w:val="0"/>
      <w:marRight w:val="0"/>
      <w:marTop w:val="0"/>
      <w:marBottom w:val="0"/>
      <w:divBdr>
        <w:top w:val="none" w:sz="0" w:space="0" w:color="auto"/>
        <w:left w:val="none" w:sz="0" w:space="0" w:color="auto"/>
        <w:bottom w:val="none" w:sz="0" w:space="0" w:color="auto"/>
        <w:right w:val="none" w:sz="0" w:space="0" w:color="auto"/>
      </w:divBdr>
    </w:div>
    <w:div w:id="1924028259">
      <w:bodyDiv w:val="1"/>
      <w:marLeft w:val="0"/>
      <w:marRight w:val="0"/>
      <w:marTop w:val="0"/>
      <w:marBottom w:val="0"/>
      <w:divBdr>
        <w:top w:val="none" w:sz="0" w:space="0" w:color="auto"/>
        <w:left w:val="none" w:sz="0" w:space="0" w:color="auto"/>
        <w:bottom w:val="none" w:sz="0" w:space="0" w:color="auto"/>
        <w:right w:val="none" w:sz="0" w:space="0" w:color="auto"/>
      </w:divBdr>
    </w:div>
    <w:div w:id="1929269154">
      <w:bodyDiv w:val="1"/>
      <w:marLeft w:val="0"/>
      <w:marRight w:val="0"/>
      <w:marTop w:val="0"/>
      <w:marBottom w:val="0"/>
      <w:divBdr>
        <w:top w:val="none" w:sz="0" w:space="0" w:color="auto"/>
        <w:left w:val="none" w:sz="0" w:space="0" w:color="auto"/>
        <w:bottom w:val="none" w:sz="0" w:space="0" w:color="auto"/>
        <w:right w:val="none" w:sz="0" w:space="0" w:color="auto"/>
      </w:divBdr>
    </w:div>
    <w:div w:id="1936739872">
      <w:bodyDiv w:val="1"/>
      <w:marLeft w:val="0"/>
      <w:marRight w:val="0"/>
      <w:marTop w:val="0"/>
      <w:marBottom w:val="0"/>
      <w:divBdr>
        <w:top w:val="none" w:sz="0" w:space="0" w:color="auto"/>
        <w:left w:val="none" w:sz="0" w:space="0" w:color="auto"/>
        <w:bottom w:val="none" w:sz="0" w:space="0" w:color="auto"/>
        <w:right w:val="none" w:sz="0" w:space="0" w:color="auto"/>
      </w:divBdr>
    </w:div>
    <w:div w:id="1939558685">
      <w:bodyDiv w:val="1"/>
      <w:marLeft w:val="0"/>
      <w:marRight w:val="0"/>
      <w:marTop w:val="0"/>
      <w:marBottom w:val="0"/>
      <w:divBdr>
        <w:top w:val="none" w:sz="0" w:space="0" w:color="auto"/>
        <w:left w:val="none" w:sz="0" w:space="0" w:color="auto"/>
        <w:bottom w:val="none" w:sz="0" w:space="0" w:color="auto"/>
        <w:right w:val="none" w:sz="0" w:space="0" w:color="auto"/>
      </w:divBdr>
    </w:div>
    <w:div w:id="1958877576">
      <w:bodyDiv w:val="1"/>
      <w:marLeft w:val="0"/>
      <w:marRight w:val="0"/>
      <w:marTop w:val="0"/>
      <w:marBottom w:val="0"/>
      <w:divBdr>
        <w:top w:val="none" w:sz="0" w:space="0" w:color="auto"/>
        <w:left w:val="none" w:sz="0" w:space="0" w:color="auto"/>
        <w:bottom w:val="none" w:sz="0" w:space="0" w:color="auto"/>
        <w:right w:val="none" w:sz="0" w:space="0" w:color="auto"/>
      </w:divBdr>
    </w:div>
    <w:div w:id="1972056966">
      <w:bodyDiv w:val="1"/>
      <w:marLeft w:val="0"/>
      <w:marRight w:val="0"/>
      <w:marTop w:val="0"/>
      <w:marBottom w:val="0"/>
      <w:divBdr>
        <w:top w:val="none" w:sz="0" w:space="0" w:color="auto"/>
        <w:left w:val="none" w:sz="0" w:space="0" w:color="auto"/>
        <w:bottom w:val="none" w:sz="0" w:space="0" w:color="auto"/>
        <w:right w:val="none" w:sz="0" w:space="0" w:color="auto"/>
      </w:divBdr>
    </w:div>
    <w:div w:id="1987853112">
      <w:bodyDiv w:val="1"/>
      <w:marLeft w:val="0"/>
      <w:marRight w:val="0"/>
      <w:marTop w:val="0"/>
      <w:marBottom w:val="0"/>
      <w:divBdr>
        <w:top w:val="none" w:sz="0" w:space="0" w:color="auto"/>
        <w:left w:val="none" w:sz="0" w:space="0" w:color="auto"/>
        <w:bottom w:val="none" w:sz="0" w:space="0" w:color="auto"/>
        <w:right w:val="none" w:sz="0" w:space="0" w:color="auto"/>
      </w:divBdr>
    </w:div>
    <w:div w:id="1996914369">
      <w:bodyDiv w:val="1"/>
      <w:marLeft w:val="0"/>
      <w:marRight w:val="0"/>
      <w:marTop w:val="0"/>
      <w:marBottom w:val="0"/>
      <w:divBdr>
        <w:top w:val="none" w:sz="0" w:space="0" w:color="auto"/>
        <w:left w:val="none" w:sz="0" w:space="0" w:color="auto"/>
        <w:bottom w:val="none" w:sz="0" w:space="0" w:color="auto"/>
        <w:right w:val="none" w:sz="0" w:space="0" w:color="auto"/>
      </w:divBdr>
    </w:div>
    <w:div w:id="2001033357">
      <w:bodyDiv w:val="1"/>
      <w:marLeft w:val="0"/>
      <w:marRight w:val="0"/>
      <w:marTop w:val="0"/>
      <w:marBottom w:val="0"/>
      <w:divBdr>
        <w:top w:val="none" w:sz="0" w:space="0" w:color="auto"/>
        <w:left w:val="none" w:sz="0" w:space="0" w:color="auto"/>
        <w:bottom w:val="none" w:sz="0" w:space="0" w:color="auto"/>
        <w:right w:val="none" w:sz="0" w:space="0" w:color="auto"/>
      </w:divBdr>
    </w:div>
    <w:div w:id="2099325974">
      <w:bodyDiv w:val="1"/>
      <w:marLeft w:val="0"/>
      <w:marRight w:val="0"/>
      <w:marTop w:val="0"/>
      <w:marBottom w:val="0"/>
      <w:divBdr>
        <w:top w:val="none" w:sz="0" w:space="0" w:color="auto"/>
        <w:left w:val="none" w:sz="0" w:space="0" w:color="auto"/>
        <w:bottom w:val="none" w:sz="0" w:space="0" w:color="auto"/>
        <w:right w:val="none" w:sz="0" w:space="0" w:color="auto"/>
      </w:divBdr>
    </w:div>
    <w:div w:id="214349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EMSDTBDocument" ma:contentTypeID="0x010100A1410D9B1AD8804E85E993B04F25A4F601004B478F295CC2D042BFF2F6929DD7D5B8" ma:contentTypeVersion="23" ma:contentTypeDescription="" ma:contentTypeScope="" ma:versionID="95541ae5814e66c327d7ec3e7aeb9878">
  <xsd:schema xmlns:xsd="http://www.w3.org/2001/XMLSchema" xmlns:xs="http://www.w3.org/2001/XMLSchema" xmlns:p="http://schemas.microsoft.com/office/2006/metadata/properties" xmlns:ns1="http://schemas.microsoft.com/sharepoint/v3" xmlns:ns2="ddfe0b0f-8a14-4395-b4df-115810f89411" targetNamespace="http://schemas.microsoft.com/office/2006/metadata/properties" ma:root="true" ma:fieldsID="9e347e6f7bc3730f030df4c0e72be62b" ns1:_="" ns2:_="">
    <xsd:import namespace="http://schemas.microsoft.com/sharepoint/v3"/>
    <xsd:import namespace="ddfe0b0f-8a14-4395-b4df-115810f89411"/>
    <xsd:element name="properties">
      <xsd:complexType>
        <xsd:sequence>
          <xsd:element name="documentManagement">
            <xsd:complexType>
              <xsd:all>
                <xsd:element ref="ns2:PublisherName" minOccurs="0"/>
                <xsd:element ref="ns2:PublishingDate" minOccurs="0"/>
                <xsd:element ref="ns2:DocumentDescription" minOccurs="0"/>
                <xsd:element ref="ns1:AverageRating" minOccurs="0"/>
                <xsd:element ref="ns1:RatingCount" minOccurs="0"/>
                <xsd:element ref="ns1:RatedBy" minOccurs="0"/>
                <xsd:element ref="ns1:Ratings" minOccurs="0"/>
                <xsd:element ref="ns1:LikesCount" minOccurs="0"/>
                <xsd:element ref="ns1:LikedBy" minOccurs="0"/>
                <xsd:element ref="ns2:PublishSource" minOccurs="0"/>
                <xsd:element ref="ns2:DocumentType" minOccurs="0"/>
                <xsd:element ref="ns2:Hit" minOccurs="0"/>
                <xsd:element ref="ns1:_dlc_Exempt" minOccurs="0"/>
                <xsd:element ref="ns2:SharedWithUsers" minOccurs="0"/>
                <xsd:element ref="ns2:SharedWithDetails" minOccurs="0"/>
                <xsd:element ref="ns2:TaxKeywordTaxHTField"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xsd:simpleType>
        <xsd:restriction base="dms:Number"/>
      </xsd:simpleType>
    </xsd:element>
    <xsd:element name="RatingCount" ma:index="12" nillable="true" ma:displayName="Number of Ratings" ma:decimals="0" ma:description="Number of ratings submitted" ma:internalName="RatingCount" ma:readOnly="false">
      <xsd:simpleType>
        <xsd:restriction base="dms:Number"/>
      </xsd:simpleType>
    </xsd:element>
    <xsd:element name="RatedBy" ma:index="13" nillable="true" ma:displayName="Rated By" ma:description="Users rated the item." ma:hidden="true" ma:list="UserInfo" ma:internalName="RatedBy"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ma:readOnly="false">
      <xsd:simpleType>
        <xsd:restriction base="dms:Note"/>
      </xsd:simpleType>
    </xsd:element>
    <xsd:element name="LikesCount" ma:index="15" nillable="true" ma:displayName="Number of Likes" ma:internalName="LikesCount" ma:readOnly="false">
      <xsd:simpleType>
        <xsd:restriction base="dms:Unknown"/>
      </xsd:simpleType>
    </xsd:element>
    <xsd:element name="LikedBy" ma:index="16" nillable="true" ma:displayName="Liked By" ma:hidden="true" ma:list="UserInfo" ma:internalName="LikedBy"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Exempt" ma:index="20" nillable="true" ma:displayName="Exempt from Policy" ma:hidden="true" ma:internalName="_dlc_Exemp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fe0b0f-8a14-4395-b4df-115810f89411" elementFormDefault="qualified">
    <xsd:import namespace="http://schemas.microsoft.com/office/2006/documentManagement/types"/>
    <xsd:import namespace="http://schemas.microsoft.com/office/infopath/2007/PartnerControls"/>
    <xsd:element name="PublisherName" ma:index="8" nillable="true" ma:displayName="Author Name" ma:internalName="PublisherName" ma:readOnly="false">
      <xsd:simpleType>
        <xsd:restriction base="dms:Text">
          <xsd:maxLength value="255"/>
        </xsd:restriction>
      </xsd:simpleType>
    </xsd:element>
    <xsd:element name="PublishingDate" ma:index="9" nillable="true" ma:displayName="Date" ma:default="[today]" ma:format="DateOnly" ma:internalName="PublishingDate" ma:readOnly="false">
      <xsd:simpleType>
        <xsd:restriction base="dms:DateTime"/>
      </xsd:simpleType>
    </xsd:element>
    <xsd:element name="DocumentDescription" ma:index="10" nillable="true" ma:displayName="Document Description" ma:internalName="DocumentDescription" ma:readOnly="false">
      <xsd:simpleType>
        <xsd:restriction base="dms:Note"/>
      </xsd:simpleType>
    </xsd:element>
    <xsd:element name="PublishSource" ma:index="17" nillable="true" ma:displayName="Sources" ma:default="KMP21" ma:internalName="PublishSource" ma:readOnly="false">
      <xsd:simpleType>
        <xsd:restriction base="dms:Text">
          <xsd:maxLength value="255"/>
        </xsd:restriction>
      </xsd:simpleType>
    </xsd:element>
    <xsd:element name="DocumentType" ma:index="18" nillable="true" ma:displayName="Document Type" ma:internalName="DocumentType" ma:readOnly="false">
      <xsd:complexType>
        <xsd:complexContent>
          <xsd:extension base="dms:MultiChoice">
            <xsd:sequence>
              <xsd:element name="Value" maxOccurs="unbounded" minOccurs="0" nillable="true">
                <xsd:simpleType>
                  <xsd:restriction base="dms:Choice">
                    <xsd:enumeration value="Report"/>
                    <xsd:enumeration value="Specification"/>
                    <xsd:enumeration value="Technical Literature"/>
                  </xsd:restriction>
                </xsd:simpleType>
              </xsd:element>
            </xsd:sequence>
          </xsd:extension>
        </xsd:complexContent>
      </xsd:complexType>
    </xsd:element>
    <xsd:element name="Hit" ma:index="19" nillable="true" ma:displayName="Hit" ma:decimals="0" ma:hidden="true" ma:internalName="Hit" ma:readOnly="false">
      <xsd:simpleType>
        <xsd:restriction base="dms:Number">
          <xsd:minInclusive value="0"/>
        </xsd:restrictio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KeywordTaxHTField" ma:index="24" nillable="true" ma:taxonomy="true" ma:internalName="TaxKeywordTaxHTField" ma:taxonomyFieldName="TaxKeyword" ma:displayName="Enterprise Keywords" ma:fieldId="{23f27201-bee3-471e-b2e7-b64fd8b7ca38}" ma:taxonomyMulti="true" ma:sspId="c6c6377c-ca81-4051-bfaf-acceec3855df" ma:termSetId="00000000-0000-0000-0000-000000000000" ma:anchorId="00000000-0000-0000-0000-000000000000" ma:open="true" ma:isKeyword="true">
      <xsd:complexType>
        <xsd:sequence>
          <xsd:element ref="pc:Terms" minOccurs="0" maxOccurs="1"/>
        </xsd:sequence>
      </xsd:complexType>
    </xsd:element>
    <xsd:element name="TaxCatchAll" ma:index="25" nillable="true" ma:displayName="Taxonomy Catch All Column" ma:hidden="true" ma:list="{13fdd8d4-f16a-4a9b-ab4c-e5685ea16992}" ma:internalName="TaxCatchAll" ma:showField="CatchAllData" ma:web="ddfe0b0f-8a14-4395-b4df-115810f894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主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ublisherName xmlns="ddfe0b0f-8a14-4395-b4df-115810f89411">CAd2</PublisherName>
    <LikesCount xmlns="http://schemas.microsoft.com/sharepoint/v3" xsi:nil="true"/>
    <DocumentDescription xmlns="ddfe0b0f-8a14-4395-b4df-115810f89411">Restricted</DocumentDescription>
    <DocumentType xmlns="ddfe0b0f-8a14-4395-b4df-115810f89411"/>
    <PublishingDate xmlns="ddfe0b0f-8a14-4395-b4df-115810f89411">2025-11-12T16:00:00+00:00</PublishingDate>
    <Ratings xmlns="http://schemas.microsoft.com/sharepoint/v3" xsi:nil="true"/>
    <PublishSource xmlns="ddfe0b0f-8a14-4395-b4df-115810f89411">KMP21</PublishSource>
    <RatingCount xmlns="http://schemas.microsoft.com/sharepoint/v3" xsi:nil="true"/>
    <LikedBy xmlns="http://schemas.microsoft.com/sharepoint/v3">
      <UserInfo>
        <DisplayName/>
        <AccountId xsi:nil="true"/>
        <AccountType/>
      </UserInfo>
    </LikedBy>
    <Hit xmlns="ddfe0b0f-8a14-4395-b4df-115810f89411">3729</Hit>
    <AverageRating xmlns="http://schemas.microsoft.com/sharepoint/v3" xsi:nil="true"/>
    <TaxCatchAll xmlns="ddfe0b0f-8a14-4395-b4df-115810f89411">
      <Value>247</Value>
    </TaxCatchAll>
    <_dlc_Exempt xmlns="http://schemas.microsoft.com/sharepoint/v3" xsi:nil="true"/>
    <TaxKeywordTaxHTField xmlns="ddfe0b0f-8a14-4395-b4df-115810f89411">
      <Terms xmlns="http://schemas.microsoft.com/office/infopath/2007/PartnerControls">
        <TermInfo xmlns="http://schemas.microsoft.com/office/infopath/2007/PartnerControls">
          <TermName xmlns="http://schemas.microsoft.com/office/infopath/2007/PartnerControls">ESB3 Meeting</TermName>
          <TermId xmlns="http://schemas.microsoft.com/office/infopath/2007/PartnerControls">a6ce0687-dd2a-43e9-9ab3-b4c40444a39c</TermId>
        </TermInfo>
      </Terms>
    </TaxKeywordTaxHTField>
    <RatedBy xmlns="http://schemas.microsoft.com/sharepoint/v3">
      <UserInfo>
        <DisplayName/>
        <AccountId xsi:nil="true"/>
        <AccountType/>
      </UserInfo>
    </RatedBy>
    <SharedWithUsers xmlns="ddfe0b0f-8a14-4395-b4df-115810f89411">
      <UserInfo>
        <DisplayName>Mr WONG Wai Tat, Timothy (SE/AI)</DisplayName>
        <AccountId>1211</AccountId>
        <AccountType/>
      </UserInfo>
    </SharedWithUsers>
  </documentManagement>
</p:properties>
</file>

<file path=customXml/item6.xml><?xml version="1.0" encoding="utf-8"?>
<?mso-contentType ?>
<p:Policy xmlns:p="office.server.policy" id="" local="true">
  <p:Name>Document</p:Name>
  <p:Description/>
  <p:Statement/>
  <p:PolicyItems>
    <p:PolicyItem featureId="Microsoft.Office.RecordsManagement.PolicyFeatures.PolicyAudit" staticId="0x0101|810367359" UniqueId="d54409ee-c9c2-4cd8-994b-aea3198a653b">
      <p:Name>Auditing</p:Name>
      <p:Description>Audits user actions on documents and list items to the Audit Log.</p:Description>
      <p:CustomData>
        <Audit>
          <Update/>
          <View/>
        </Audit>
      </p:CustomData>
    </p:PolicyItem>
  </p:PolicyItems>
</p:Policy>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9CB9D5-0464-4272-9CF0-4B300F8F6E22}">
  <ds:schemaRefs>
    <ds:schemaRef ds:uri="http://schemas.openxmlformats.org/officeDocument/2006/bibliography"/>
  </ds:schemaRefs>
</ds:datastoreItem>
</file>

<file path=customXml/itemProps2.xml><?xml version="1.0" encoding="utf-8"?>
<ds:datastoreItem xmlns:ds="http://schemas.openxmlformats.org/officeDocument/2006/customXml" ds:itemID="{B3FD843C-4CEC-4315-8096-A8CDD97DDAC0}">
  <ds:schemaRefs>
    <ds:schemaRef ds:uri="http://schemas.microsoft.com/sharepoint/events"/>
  </ds:schemaRefs>
</ds:datastoreItem>
</file>

<file path=customXml/itemProps3.xml><?xml version="1.0" encoding="utf-8"?>
<ds:datastoreItem xmlns:ds="http://schemas.openxmlformats.org/officeDocument/2006/customXml" ds:itemID="{FE636AB8-4B5B-4813-A15E-9EB7ED208EA3}">
  <ds:schemaRefs>
    <ds:schemaRef ds:uri="http://schemas.microsoft.com/office/2006/metadata/longProperties"/>
  </ds:schemaRefs>
</ds:datastoreItem>
</file>

<file path=customXml/itemProps4.xml><?xml version="1.0" encoding="utf-8"?>
<ds:datastoreItem xmlns:ds="http://schemas.openxmlformats.org/officeDocument/2006/customXml" ds:itemID="{65C659B4-41E8-4CAC-B81E-6D938C2E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dfe0b0f-8a14-4395-b4df-115810f89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76B9C49-8179-4A35-9DC9-8097117D3CEE}">
  <ds:schemaRefs>
    <ds:schemaRef ds:uri="http://schemas.microsoft.com/office/2006/documentManagement/types"/>
    <ds:schemaRef ds:uri="http://purl.org/dc/terms/"/>
    <ds:schemaRef ds:uri="http://www.w3.org/XML/1998/namespace"/>
    <ds:schemaRef ds:uri="http://purl.org/dc/dcmitype/"/>
    <ds:schemaRef ds:uri="http://schemas.openxmlformats.org/package/2006/metadata/core-properties"/>
    <ds:schemaRef ds:uri="ddfe0b0f-8a14-4395-b4df-115810f89411"/>
    <ds:schemaRef ds:uri="http://purl.org/dc/elements/1.1/"/>
    <ds:schemaRef ds:uri="http://schemas.microsoft.com/office/infopath/2007/PartnerControls"/>
    <ds:schemaRef ds:uri="http://schemas.microsoft.com/sharepoint/v3"/>
    <ds:schemaRef ds:uri="http://schemas.microsoft.com/office/2006/metadata/properties"/>
  </ds:schemaRefs>
</ds:datastoreItem>
</file>

<file path=customXml/itemProps6.xml><?xml version="1.0" encoding="utf-8"?>
<ds:datastoreItem xmlns:ds="http://schemas.openxmlformats.org/officeDocument/2006/customXml" ds:itemID="{C5DBC10F-DA40-4DAF-A71F-D2491C73DE9A}">
  <ds:schemaRefs>
    <ds:schemaRef ds:uri="office.server.policy"/>
  </ds:schemaRefs>
</ds:datastoreItem>
</file>

<file path=customXml/itemProps7.xml><?xml version="1.0" encoding="utf-8"?>
<ds:datastoreItem xmlns:ds="http://schemas.openxmlformats.org/officeDocument/2006/customXml" ds:itemID="{2742DF9F-E9B4-430E-BDA4-891BD7220A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37</Pages>
  <Words>12292</Words>
  <Characters>70068</Characters>
  <Application>Microsoft Office Word</Application>
  <DocSecurity>0</DocSecurity>
  <Lines>583</Lines>
  <Paragraphs>164</Paragraphs>
  <ScaleCrop>false</ScaleCrop>
  <Company/>
  <LinksUpToDate>false</LinksUpToDate>
  <CharactersWithSpaces>82196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minutes for ESB3 Branch Meeting on 20251120</dc:title>
  <dc:subject/>
  <dc:creator>IBM USER;LEE Sun Yu Alvin</dc:creator>
  <cp:keywords>ESB3 Meeting</cp:keywords>
  <dc:description/>
  <cp:lastModifiedBy>Mr CHEUNG Ka Kei 張家麒先生</cp:lastModifiedBy>
  <cp:revision>155</cp:revision>
  <cp:lastPrinted>2026-02-04T00:54:00Z</cp:lastPrinted>
  <dcterms:created xsi:type="dcterms:W3CDTF">2026-01-05T08:13:00Z</dcterms:created>
  <dcterms:modified xsi:type="dcterms:W3CDTF">2026-02-06T04:55:00Z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0x010100A1410D9B1AD8804E85E993B04F25A4F601004B478F295CC2D042BFF2F6929DD7D5B8</vt:lpwstr>
  </property>
  <property fmtid="{D5CDD505-2E9C-101B-9397-08002B2CF9AE}" pid="3" name="IsMyDocuments">
    <vt:bool>true</vt:bool>
  </property>
  <property fmtid="{D5CDD505-2E9C-101B-9397-08002B2CF9AE}" pid="4" name="GrammarlyDocumentId">
    <vt:lpwstr>a60217a8ae2dda62f588930f37b4b040a0d4bf14efe2f2c86b661bdefcec93cd</vt:lpwstr>
  </property>
  <property fmtid="{D5CDD505-2E9C-101B-9397-08002B2CF9AE}" pid="5" name="TaxKeyword">
    <vt:lpwstr>247;#ESB3 Meeting|a6ce0687-dd2a-43e9-9ab3-b4c40444a39c</vt:lpwstr>
  </property>
  <property fmtid="{D5CDD505-2E9C-101B-9397-08002B2CF9AE}" pid="6" name="SharedWithUsers">
    <vt:lpwstr>1211;#Mr WONG Wai Tat, Timothy (SE/AI)</vt:lpwstr>
  </property>
</Properties>
</file>