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A206" w14:textId="4584EA7F" w:rsidR="00137B5F" w:rsidRPr="00697433" w:rsidRDefault="00137B5F" w:rsidP="00E02C79">
      <w:pPr>
        <w:ind w:firstLine="480"/>
        <w:jc w:val="center"/>
        <w:rPr>
          <w:rFonts w:ascii="Frutiger Light" w:hAnsi="Frutiger Light"/>
          <w:b/>
          <w:bCs/>
          <w:lang w:eastAsia="zh-HK"/>
        </w:rPr>
      </w:pPr>
      <w:proofErr w:type="spellStart"/>
      <w:r w:rsidRPr="00697433">
        <w:rPr>
          <w:rFonts w:ascii="Frutiger Light" w:hAnsi="Frutiger Light"/>
          <w:b/>
          <w:bCs/>
          <w:lang w:eastAsia="zh-HK"/>
        </w:rPr>
        <w:t>Digitali</w:t>
      </w:r>
      <w:r w:rsidR="00A21791" w:rsidRPr="00697433">
        <w:rPr>
          <w:rFonts w:ascii="Frutiger Light" w:hAnsi="Frutiger Light"/>
          <w:b/>
          <w:bCs/>
          <w:lang w:eastAsia="zh-HK"/>
        </w:rPr>
        <w:t>s</w:t>
      </w:r>
      <w:r w:rsidRPr="00697433">
        <w:rPr>
          <w:rFonts w:ascii="Frutiger Light" w:hAnsi="Frutiger Light"/>
          <w:b/>
          <w:bCs/>
          <w:lang w:eastAsia="zh-HK"/>
        </w:rPr>
        <w:t>ation</w:t>
      </w:r>
      <w:proofErr w:type="spellEnd"/>
      <w:r w:rsidRPr="00697433">
        <w:rPr>
          <w:rFonts w:ascii="Frutiger Light" w:hAnsi="Frutiger Light"/>
          <w:b/>
          <w:bCs/>
          <w:lang w:eastAsia="zh-HK"/>
        </w:rPr>
        <w:t xml:space="preserve"> &amp; Technology Division</w:t>
      </w:r>
    </w:p>
    <w:p w14:paraId="3847790D" w14:textId="222CFB60" w:rsidR="00137B5F" w:rsidRPr="00697433" w:rsidRDefault="00137B5F" w:rsidP="001F4317">
      <w:pPr>
        <w:jc w:val="center"/>
        <w:rPr>
          <w:rFonts w:ascii="Frutiger Light" w:hAnsi="Frutiger Light"/>
          <w:b/>
          <w:bCs/>
          <w:lang w:eastAsia="zh-HK"/>
        </w:rPr>
      </w:pPr>
      <w:r w:rsidRPr="00697433">
        <w:rPr>
          <w:rFonts w:ascii="Frutiger Light" w:hAnsi="Frutiger Light"/>
          <w:b/>
          <w:bCs/>
          <w:lang w:eastAsia="zh-HK"/>
        </w:rPr>
        <w:t>Divisional Meeting</w:t>
      </w:r>
    </w:p>
    <w:p w14:paraId="32B45756" w14:textId="10C1FC41" w:rsidR="007F51EB" w:rsidRPr="00697433" w:rsidRDefault="00784822" w:rsidP="001F4317">
      <w:pPr>
        <w:jc w:val="center"/>
        <w:rPr>
          <w:rFonts w:ascii="Frutiger Light" w:hAnsi="Frutiger Light"/>
          <w:b/>
          <w:bCs/>
          <w:u w:val="single"/>
          <w:lang w:eastAsia="zh-HK"/>
        </w:rPr>
      </w:pPr>
      <w:r w:rsidRPr="00784822">
        <w:rPr>
          <w:rFonts w:ascii="Frutiger Light" w:hAnsi="Frutiger Light"/>
          <w:b/>
          <w:bCs/>
          <w:color w:val="FF0000"/>
          <w:u w:val="single"/>
          <w:lang w:eastAsia="zh-HK"/>
        </w:rPr>
        <w:t>Pre-</w:t>
      </w:r>
      <w:r w:rsidR="005E58C2" w:rsidRPr="00784822">
        <w:rPr>
          <w:rFonts w:ascii="Frutiger Light" w:hAnsi="Frutiger Light"/>
          <w:b/>
          <w:bCs/>
          <w:color w:val="FF0000"/>
          <w:u w:val="single"/>
          <w:lang w:eastAsia="zh-HK"/>
        </w:rPr>
        <w:t>M</w:t>
      </w:r>
      <w:r w:rsidR="00093320" w:rsidRPr="00784822">
        <w:rPr>
          <w:rFonts w:ascii="Frutiger Light" w:hAnsi="Frutiger Light"/>
          <w:b/>
          <w:bCs/>
          <w:color w:val="FF0000"/>
          <w:u w:val="single"/>
          <w:lang w:eastAsia="zh-HK"/>
        </w:rPr>
        <w:t>eeting Notes</w:t>
      </w:r>
    </w:p>
    <w:p w14:paraId="28FBBC65" w14:textId="77777777" w:rsidR="00137B5F" w:rsidRPr="00697433" w:rsidRDefault="00137B5F" w:rsidP="001F4317">
      <w:pPr>
        <w:rPr>
          <w:rFonts w:ascii="Frutiger Light" w:hAnsi="Frutiger Light"/>
          <w:lang w:eastAsia="zh-HK"/>
        </w:rPr>
      </w:pPr>
    </w:p>
    <w:p w14:paraId="5C772BE8" w14:textId="7C0DFF78" w:rsidR="00137B5F" w:rsidRPr="00697433" w:rsidRDefault="00137B5F" w:rsidP="003B6C34">
      <w:pPr>
        <w:tabs>
          <w:tab w:val="left" w:pos="1701"/>
          <w:tab w:val="left" w:pos="5103"/>
          <w:tab w:val="left" w:pos="6521"/>
        </w:tabs>
        <w:rPr>
          <w:rFonts w:ascii="Frutiger Light" w:hAnsi="Frutiger Light"/>
          <w:lang w:eastAsia="zh-HK"/>
        </w:rPr>
      </w:pPr>
      <w:r w:rsidRPr="00697433">
        <w:rPr>
          <w:rFonts w:ascii="Frutiger Light" w:hAnsi="Frutiger Light"/>
          <w:lang w:eastAsia="zh-HK"/>
        </w:rPr>
        <w:t>Date:</w:t>
      </w:r>
      <w:r w:rsidRPr="00697433">
        <w:rPr>
          <w:rFonts w:ascii="Frutiger Light" w:hAnsi="Frutiger Light"/>
          <w:lang w:eastAsia="zh-HK"/>
        </w:rPr>
        <w:tab/>
      </w:r>
      <w:r w:rsidR="00784822">
        <w:rPr>
          <w:rFonts w:ascii="Frutiger Light" w:hAnsi="Frutiger Light"/>
          <w:lang w:eastAsia="zh-HK"/>
        </w:rPr>
        <w:t>5</w:t>
      </w:r>
      <w:r w:rsidR="008D6E4C" w:rsidRPr="00697433">
        <w:rPr>
          <w:rFonts w:ascii="Frutiger Light" w:hAnsi="Frutiger Light"/>
          <w:lang w:eastAsia="zh-HK"/>
        </w:rPr>
        <w:t xml:space="preserve"> </w:t>
      </w:r>
      <w:r w:rsidR="00784822">
        <w:rPr>
          <w:rFonts w:ascii="Frutiger Light" w:hAnsi="Frutiger Light"/>
          <w:lang w:eastAsia="zh-HK"/>
        </w:rPr>
        <w:t>February</w:t>
      </w:r>
      <w:r w:rsidR="00153422" w:rsidRPr="00697433">
        <w:rPr>
          <w:rFonts w:ascii="Frutiger Light" w:hAnsi="Frutiger Light"/>
          <w:lang w:eastAsia="zh-HK"/>
        </w:rPr>
        <w:t xml:space="preserve"> </w:t>
      </w:r>
      <w:r w:rsidR="008D6E4C" w:rsidRPr="00697433">
        <w:rPr>
          <w:rFonts w:ascii="Frutiger Light" w:hAnsi="Frutiger Light"/>
          <w:lang w:eastAsia="zh-HK"/>
        </w:rPr>
        <w:t>202</w:t>
      </w:r>
      <w:r w:rsidR="00784822">
        <w:rPr>
          <w:rFonts w:ascii="Frutiger Light" w:hAnsi="Frutiger Light"/>
          <w:lang w:eastAsia="zh-HK"/>
        </w:rPr>
        <w:t>6</w:t>
      </w:r>
      <w:r w:rsidR="00285E44" w:rsidRPr="00697433">
        <w:rPr>
          <w:rFonts w:ascii="Frutiger Light" w:hAnsi="Frutiger Light"/>
          <w:lang w:eastAsia="zh-HK"/>
        </w:rPr>
        <w:t xml:space="preserve"> (</w:t>
      </w:r>
      <w:r w:rsidR="00784822">
        <w:rPr>
          <w:rFonts w:ascii="Frutiger Light" w:hAnsi="Frutiger Light"/>
          <w:lang w:eastAsia="zh-HK"/>
        </w:rPr>
        <w:t>Thursday</w:t>
      </w:r>
      <w:r w:rsidR="00285E44" w:rsidRPr="00697433">
        <w:rPr>
          <w:rFonts w:ascii="Frutiger Light" w:hAnsi="Frutiger Light"/>
          <w:lang w:eastAsia="zh-HK"/>
        </w:rPr>
        <w:t>)</w:t>
      </w:r>
    </w:p>
    <w:p w14:paraId="6BCF115B" w14:textId="289427D7" w:rsidR="00341C21" w:rsidRPr="00697433" w:rsidRDefault="00137B5F" w:rsidP="003B6C34">
      <w:pPr>
        <w:tabs>
          <w:tab w:val="left" w:pos="1701"/>
          <w:tab w:val="left" w:pos="5103"/>
          <w:tab w:val="left" w:pos="6521"/>
        </w:tabs>
        <w:rPr>
          <w:rFonts w:ascii="Frutiger Light" w:hAnsi="Frutiger Light"/>
          <w:caps/>
          <w:lang w:eastAsia="zh-HK"/>
        </w:rPr>
      </w:pPr>
      <w:r w:rsidRPr="00697433">
        <w:rPr>
          <w:rFonts w:ascii="Frutiger Light" w:hAnsi="Frutiger Light"/>
          <w:lang w:eastAsia="zh-HK"/>
        </w:rPr>
        <w:t>Time:</w:t>
      </w:r>
      <w:r w:rsidRPr="00697433">
        <w:rPr>
          <w:rFonts w:ascii="Frutiger Light" w:hAnsi="Frutiger Light"/>
          <w:lang w:eastAsia="zh-HK"/>
        </w:rPr>
        <w:tab/>
      </w:r>
      <w:r w:rsidR="00784822">
        <w:rPr>
          <w:rFonts w:ascii="Frutiger Light" w:hAnsi="Frutiger Light"/>
          <w:lang w:eastAsia="zh-HK"/>
        </w:rPr>
        <w:t>2</w:t>
      </w:r>
      <w:r w:rsidR="008D6E4C" w:rsidRPr="00697433">
        <w:rPr>
          <w:rFonts w:ascii="Frutiger Light" w:hAnsi="Frutiger Light"/>
          <w:lang w:eastAsia="zh-HK"/>
        </w:rPr>
        <w:t>:</w:t>
      </w:r>
      <w:r w:rsidR="00784822">
        <w:rPr>
          <w:rFonts w:ascii="Frutiger Light" w:hAnsi="Frutiger Light"/>
          <w:lang w:eastAsia="zh-HK"/>
        </w:rPr>
        <w:t>00</w:t>
      </w:r>
      <w:r w:rsidR="0073713E" w:rsidRPr="00697433">
        <w:rPr>
          <w:rFonts w:ascii="Frutiger Light" w:hAnsi="Frutiger Light"/>
          <w:lang w:eastAsia="zh-HK"/>
        </w:rPr>
        <w:t xml:space="preserve"> </w:t>
      </w:r>
      <w:r w:rsidR="008D6E4C" w:rsidRPr="00697433">
        <w:rPr>
          <w:rFonts w:ascii="Frutiger Light" w:hAnsi="Frutiger Light"/>
          <w:lang w:eastAsia="zh-HK"/>
        </w:rPr>
        <w:t>p.m.</w:t>
      </w:r>
      <w:r w:rsidR="001667DF" w:rsidRPr="00697433">
        <w:rPr>
          <w:rFonts w:ascii="Frutiger Light" w:hAnsi="Frutiger Light"/>
          <w:lang w:eastAsia="zh-HK"/>
        </w:rPr>
        <w:t xml:space="preserve"> </w:t>
      </w:r>
    </w:p>
    <w:p w14:paraId="386EE56C" w14:textId="0B022677" w:rsidR="00137B5F" w:rsidRPr="00697433" w:rsidRDefault="00295A94" w:rsidP="00FD793C">
      <w:pPr>
        <w:tabs>
          <w:tab w:val="left" w:pos="1701"/>
          <w:tab w:val="left" w:pos="5103"/>
          <w:tab w:val="left" w:pos="6521"/>
        </w:tabs>
        <w:rPr>
          <w:rFonts w:ascii="Frutiger Light" w:hAnsi="Frutiger Light"/>
          <w:lang w:eastAsia="zh-HK"/>
        </w:rPr>
      </w:pPr>
      <w:r w:rsidRPr="00697433">
        <w:rPr>
          <w:rFonts w:ascii="Frutiger Light" w:hAnsi="Frutiger Light"/>
          <w:lang w:eastAsia="zh-HK"/>
        </w:rPr>
        <w:t>Venue:</w:t>
      </w:r>
      <w:r w:rsidRPr="00697433">
        <w:rPr>
          <w:rFonts w:ascii="Frutiger Light" w:hAnsi="Frutiger Light"/>
          <w:lang w:eastAsia="zh-HK"/>
        </w:rPr>
        <w:tab/>
      </w:r>
      <w:r w:rsidR="00FA7504" w:rsidRPr="00697433">
        <w:rPr>
          <w:rFonts w:ascii="Frutiger Light" w:hAnsi="Frutiger Light"/>
          <w:lang w:eastAsia="zh-HK"/>
        </w:rPr>
        <w:t>BIM-AM Center</w:t>
      </w:r>
      <w:r w:rsidR="00FF5557" w:rsidRPr="00697433">
        <w:rPr>
          <w:rFonts w:ascii="Frutiger Light" w:hAnsi="Frutiger Light"/>
          <w:lang w:eastAsia="zh-HK"/>
        </w:rPr>
        <w:t>, 6/F, DTD Office, EMSD HQs</w:t>
      </w:r>
    </w:p>
    <w:p w14:paraId="16DD87E2" w14:textId="77777777" w:rsidR="008658D2" w:rsidRPr="00697433" w:rsidRDefault="008658D2" w:rsidP="003B6C34">
      <w:pPr>
        <w:tabs>
          <w:tab w:val="left" w:pos="1701"/>
          <w:tab w:val="left" w:pos="5103"/>
          <w:tab w:val="left" w:pos="6521"/>
        </w:tabs>
        <w:rPr>
          <w:rFonts w:ascii="Frutiger Light" w:hAnsi="Frutiger Light"/>
          <w:lang w:eastAsia="zh-HK"/>
        </w:rPr>
      </w:pPr>
    </w:p>
    <w:p w14:paraId="4CE3DEC6" w14:textId="7C62B910" w:rsidR="00137B5F" w:rsidRPr="00697433" w:rsidRDefault="00137B5F"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Present:</w:t>
      </w:r>
      <w:r w:rsidR="00A34E45" w:rsidRPr="00697433">
        <w:rPr>
          <w:rFonts w:ascii="Frutiger Light" w:hAnsi="Frutiger Light"/>
          <w:lang w:eastAsia="zh-HK"/>
        </w:rPr>
        <w:tab/>
      </w:r>
      <w:r w:rsidR="00E416A4" w:rsidRPr="00697433">
        <w:rPr>
          <w:rFonts w:ascii="Frutiger Light" w:hAnsi="Frutiger Light"/>
          <w:lang w:eastAsia="zh-HK"/>
        </w:rPr>
        <w:t>Mr</w:t>
      </w:r>
      <w:r w:rsidR="0098261D" w:rsidRPr="00697433" w:rsidDel="008D6E4C">
        <w:rPr>
          <w:rFonts w:ascii="Frutiger Light" w:hAnsi="Frutiger Light"/>
          <w:lang w:eastAsia="zh-HK"/>
        </w:rPr>
        <w:t xml:space="preserve"> </w:t>
      </w:r>
      <w:r w:rsidR="008D6E4C" w:rsidRPr="00697433">
        <w:rPr>
          <w:rFonts w:ascii="Frutiger Light" w:hAnsi="Frutiger Light"/>
        </w:rPr>
        <w:t>LAI Chun Fai, Alex</w:t>
      </w:r>
      <w:r w:rsidRPr="00697433">
        <w:rPr>
          <w:rFonts w:ascii="Frutiger Light" w:hAnsi="Frutiger Light"/>
          <w:lang w:eastAsia="zh-HK"/>
        </w:rPr>
        <w:tab/>
      </w:r>
      <w:r w:rsidR="008D6E4C" w:rsidRPr="00697433">
        <w:rPr>
          <w:rFonts w:ascii="Frutiger Light" w:hAnsi="Frutiger Light"/>
          <w:lang w:eastAsia="zh-HK"/>
        </w:rPr>
        <w:t xml:space="preserve">Ag. </w:t>
      </w:r>
      <w:r w:rsidRPr="00697433">
        <w:rPr>
          <w:rFonts w:ascii="Frutiger Light" w:hAnsi="Frutiger Light"/>
          <w:lang w:eastAsia="zh-HK"/>
        </w:rPr>
        <w:t>CE/DT</w:t>
      </w:r>
      <w:r w:rsidR="00DC3C17" w:rsidRPr="00697433">
        <w:rPr>
          <w:rFonts w:ascii="Frutiger Light" w:hAnsi="Frutiger Light"/>
          <w:lang w:eastAsia="zh-HK"/>
        </w:rPr>
        <w:tab/>
      </w:r>
      <w:r w:rsidR="00DC3C17" w:rsidRPr="00697433">
        <w:rPr>
          <w:rFonts w:ascii="Frutiger Light" w:hAnsi="Frutiger Light"/>
          <w:lang w:eastAsia="zh-HK"/>
        </w:rPr>
        <w:tab/>
      </w:r>
      <w:r w:rsidRPr="00697433">
        <w:rPr>
          <w:rFonts w:ascii="Frutiger Light" w:hAnsi="Frutiger Light"/>
          <w:lang w:eastAsia="zh-HK"/>
        </w:rPr>
        <w:t>(Chairman)</w:t>
      </w:r>
    </w:p>
    <w:p w14:paraId="33DE13AF" w14:textId="3F2F4C9C" w:rsidR="0095578D"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D57F41" w:rsidRPr="00697433">
        <w:rPr>
          <w:rFonts w:ascii="Frutiger Light" w:hAnsi="Frutiger Light"/>
          <w:lang w:eastAsia="zh-HK"/>
        </w:rPr>
        <w:t>M</w:t>
      </w:r>
      <w:r w:rsidR="00E416A4" w:rsidRPr="00697433">
        <w:rPr>
          <w:rFonts w:ascii="Frutiger Light" w:hAnsi="Frutiger Light"/>
          <w:lang w:eastAsia="zh-HK"/>
        </w:rPr>
        <w:t>r</w:t>
      </w:r>
      <w:r w:rsidR="002123DC" w:rsidRPr="00697433">
        <w:rPr>
          <w:rFonts w:ascii="Frutiger Light" w:hAnsi="Frutiger Light"/>
          <w:lang w:eastAsia="zh-HK"/>
        </w:rPr>
        <w:t xml:space="preserve"> </w:t>
      </w:r>
      <w:r w:rsidR="002A4FED" w:rsidRPr="00697433">
        <w:rPr>
          <w:rFonts w:ascii="Frutiger Light" w:hAnsi="Frutiger Light"/>
          <w:lang w:eastAsia="zh-HK"/>
        </w:rPr>
        <w:t>WONG Wai Tat, Timothy</w:t>
      </w:r>
      <w:r w:rsidR="00C331AA" w:rsidRPr="00697433">
        <w:rPr>
          <w:rFonts w:ascii="Frutiger Light" w:hAnsi="Frutiger Light"/>
          <w:lang w:eastAsia="zh-HK"/>
        </w:rPr>
        <w:t xml:space="preserve"> </w:t>
      </w:r>
      <w:r w:rsidR="0095578D" w:rsidRPr="00697433">
        <w:rPr>
          <w:rFonts w:ascii="Frutiger Light" w:hAnsi="Frutiger Light"/>
          <w:lang w:eastAsia="zh-HK"/>
        </w:rPr>
        <w:tab/>
        <w:t>SE/AI</w:t>
      </w:r>
      <w:r w:rsidR="00DC3C17" w:rsidRPr="00697433">
        <w:rPr>
          <w:rFonts w:ascii="Frutiger Light" w:hAnsi="Frutiger Light"/>
          <w:lang w:eastAsia="zh-HK"/>
        </w:rPr>
        <w:tab/>
      </w:r>
      <w:r w:rsidR="00DC3C17" w:rsidRPr="00697433">
        <w:rPr>
          <w:rFonts w:ascii="Frutiger Light" w:hAnsi="Frutiger Light"/>
          <w:lang w:eastAsia="zh-HK"/>
        </w:rPr>
        <w:tab/>
      </w:r>
    </w:p>
    <w:p w14:paraId="067E0045" w14:textId="06EDA1A9" w:rsidR="00D57F41"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D57F41" w:rsidRPr="00697433">
        <w:rPr>
          <w:rFonts w:ascii="Frutiger Light" w:hAnsi="Frutiger Light"/>
          <w:lang w:eastAsia="zh-HK"/>
        </w:rPr>
        <w:t>M</w:t>
      </w:r>
      <w:r w:rsidR="00E416A4" w:rsidRPr="00697433">
        <w:rPr>
          <w:rFonts w:ascii="Frutiger Light" w:hAnsi="Frutiger Light"/>
          <w:lang w:eastAsia="zh-HK"/>
        </w:rPr>
        <w:t>r</w:t>
      </w:r>
      <w:r w:rsidR="002123DC" w:rsidRPr="00697433">
        <w:rPr>
          <w:rFonts w:ascii="Frutiger Light" w:hAnsi="Frutiger Light"/>
          <w:lang w:eastAsia="zh-HK"/>
        </w:rPr>
        <w:t xml:space="preserve"> </w:t>
      </w:r>
      <w:r w:rsidR="007C3448" w:rsidRPr="00697433">
        <w:rPr>
          <w:rFonts w:ascii="Frutiger Light" w:hAnsi="Frutiger Light"/>
          <w:lang w:eastAsia="zh-HK"/>
        </w:rPr>
        <w:t>CHEUNG</w:t>
      </w:r>
      <w:r w:rsidR="00860115" w:rsidRPr="00697433">
        <w:rPr>
          <w:rFonts w:ascii="Frutiger Light" w:hAnsi="Frutiger Light"/>
          <w:lang w:eastAsia="zh-HK"/>
        </w:rPr>
        <w:t xml:space="preserve"> Ka Kei, Oskar</w:t>
      </w:r>
      <w:r w:rsidR="00D57F41" w:rsidRPr="00697433">
        <w:rPr>
          <w:rFonts w:ascii="Frutiger Light" w:hAnsi="Frutiger Light"/>
          <w:lang w:eastAsia="zh-HK"/>
        </w:rPr>
        <w:tab/>
      </w:r>
      <w:r w:rsidR="005573D2" w:rsidRPr="00697433">
        <w:rPr>
          <w:rFonts w:ascii="Frutiger Light" w:hAnsi="Frutiger Light"/>
          <w:lang w:eastAsia="zh-HK"/>
        </w:rPr>
        <w:t>SE/BIM</w:t>
      </w:r>
      <w:r w:rsidR="002D725B" w:rsidRPr="00697433">
        <w:rPr>
          <w:rFonts w:ascii="Frutiger Light" w:hAnsi="Frutiger Light"/>
          <w:lang w:eastAsia="zh-HK"/>
        </w:rPr>
        <w:tab/>
      </w:r>
      <w:r w:rsidR="00DC3C17" w:rsidRPr="00697433">
        <w:rPr>
          <w:rFonts w:ascii="Frutiger Light" w:hAnsi="Frutiger Light"/>
          <w:lang w:eastAsia="zh-HK"/>
        </w:rPr>
        <w:tab/>
      </w:r>
    </w:p>
    <w:p w14:paraId="1B7B2D14" w14:textId="5DD51F49" w:rsidR="00995638"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proofErr w:type="spellStart"/>
      <w:r w:rsidR="00995638" w:rsidRPr="00697433">
        <w:rPr>
          <w:rFonts w:ascii="Frutiger Light" w:hAnsi="Frutiger Light"/>
          <w:lang w:eastAsia="zh-HK"/>
        </w:rPr>
        <w:t>M</w:t>
      </w:r>
      <w:r w:rsidR="008D6E4C" w:rsidRPr="00697433">
        <w:rPr>
          <w:rFonts w:ascii="Frutiger Light" w:hAnsi="Frutiger Light"/>
          <w:lang w:eastAsia="zh-HK"/>
        </w:rPr>
        <w:t>s</w:t>
      </w:r>
      <w:proofErr w:type="spellEnd"/>
      <w:r w:rsidR="00995638" w:rsidRPr="00697433">
        <w:rPr>
          <w:rFonts w:ascii="Frutiger Light" w:hAnsi="Frutiger Light"/>
          <w:lang w:eastAsia="zh-HK"/>
        </w:rPr>
        <w:t xml:space="preserve"> </w:t>
      </w:r>
      <w:r w:rsidR="008D6E4C" w:rsidRPr="00697433">
        <w:rPr>
          <w:rFonts w:ascii="Frutiger Light" w:hAnsi="Frutiger Light"/>
          <w:lang w:eastAsia="zh-HK"/>
        </w:rPr>
        <w:t xml:space="preserve">YAU Chi Ying, Vanessa </w:t>
      </w:r>
      <w:r w:rsidR="00995638" w:rsidRPr="00697433">
        <w:rPr>
          <w:rFonts w:ascii="Frutiger Light" w:hAnsi="Frutiger Light"/>
          <w:lang w:eastAsia="zh-HK"/>
        </w:rPr>
        <w:tab/>
        <w:t>SE/DRA</w:t>
      </w:r>
      <w:r w:rsidR="00995638" w:rsidRPr="00697433">
        <w:rPr>
          <w:rFonts w:ascii="Frutiger Light" w:hAnsi="Frutiger Light"/>
          <w:lang w:eastAsia="zh-HK"/>
        </w:rPr>
        <w:tab/>
      </w:r>
      <w:r w:rsidR="00DC3C17" w:rsidRPr="00697433">
        <w:rPr>
          <w:rFonts w:ascii="Frutiger Light" w:hAnsi="Frutiger Light"/>
          <w:lang w:eastAsia="zh-HK"/>
        </w:rPr>
        <w:tab/>
      </w:r>
      <w:ins w:id="0" w:author="Miss YAU Chi Ying, Vanessa 邱芝瑩" w:date="2026-02-03T18:29:00Z">
        <w:r w:rsidR="005A131F" w:rsidRPr="00697433">
          <w:rPr>
            <w:rFonts w:ascii="Frutiger Light" w:hAnsi="Frutiger Light"/>
            <w:lang w:eastAsia="zh-HK"/>
          </w:rPr>
          <w:t>(Secretary)</w:t>
        </w:r>
      </w:ins>
    </w:p>
    <w:p w14:paraId="7A8323D7" w14:textId="155AAAD4" w:rsidR="00D57F41"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E416A4" w:rsidRPr="00697433">
        <w:rPr>
          <w:rFonts w:ascii="Frutiger Light" w:hAnsi="Frutiger Light"/>
          <w:lang w:eastAsia="zh-HK"/>
        </w:rPr>
        <w:t>Mr</w:t>
      </w:r>
      <w:r w:rsidR="00D025DD" w:rsidRPr="00697433">
        <w:rPr>
          <w:rFonts w:ascii="Frutiger Light" w:hAnsi="Frutiger Light"/>
          <w:lang w:eastAsia="zh-HK"/>
        </w:rPr>
        <w:t xml:space="preserve"> LUI </w:t>
      </w:r>
      <w:proofErr w:type="spellStart"/>
      <w:r w:rsidR="00D025DD" w:rsidRPr="00697433">
        <w:rPr>
          <w:rFonts w:ascii="Frutiger Light" w:hAnsi="Frutiger Light"/>
          <w:lang w:eastAsia="zh-HK"/>
        </w:rPr>
        <w:t>Hin</w:t>
      </w:r>
      <w:proofErr w:type="spellEnd"/>
      <w:r w:rsidR="00D025DD" w:rsidRPr="00697433">
        <w:rPr>
          <w:rFonts w:ascii="Frutiger Light" w:hAnsi="Frutiger Light"/>
          <w:lang w:eastAsia="zh-HK"/>
        </w:rPr>
        <w:t xml:space="preserve"> Yan, Marco</w:t>
      </w:r>
      <w:r w:rsidR="00D57F41" w:rsidRPr="00697433">
        <w:rPr>
          <w:rFonts w:ascii="Frutiger Light" w:hAnsi="Frutiger Light"/>
          <w:lang w:eastAsia="zh-HK"/>
        </w:rPr>
        <w:tab/>
        <w:t>SE/GT</w:t>
      </w:r>
      <w:r w:rsidR="0022153C" w:rsidRPr="00697433">
        <w:rPr>
          <w:rFonts w:ascii="Frutiger Light" w:hAnsi="Frutiger Light"/>
          <w:lang w:eastAsia="zh-HK"/>
        </w:rPr>
        <w:tab/>
      </w:r>
      <w:r w:rsidR="0022153C" w:rsidRPr="00697433">
        <w:rPr>
          <w:rFonts w:ascii="Frutiger Light" w:hAnsi="Frutiger Light"/>
          <w:lang w:eastAsia="zh-HK"/>
        </w:rPr>
        <w:tab/>
      </w:r>
    </w:p>
    <w:p w14:paraId="4405B336" w14:textId="44114569" w:rsidR="0095578D"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E416A4" w:rsidRPr="00697433">
        <w:rPr>
          <w:rFonts w:ascii="Frutiger Light" w:hAnsi="Frutiger Light"/>
          <w:lang w:eastAsia="zh-HK"/>
        </w:rPr>
        <w:t>Mr</w:t>
      </w:r>
      <w:r w:rsidR="00D57F41" w:rsidRPr="00697433">
        <w:rPr>
          <w:rFonts w:ascii="Frutiger Light" w:hAnsi="Frutiger Light"/>
          <w:lang w:eastAsia="zh-HK"/>
        </w:rPr>
        <w:t xml:space="preserve"> </w:t>
      </w:r>
      <w:r w:rsidR="0095578D" w:rsidRPr="00697433">
        <w:rPr>
          <w:rFonts w:ascii="Frutiger Light" w:hAnsi="Frutiger Light"/>
          <w:lang w:eastAsia="zh-HK"/>
        </w:rPr>
        <w:t>Manon TAM</w:t>
      </w:r>
      <w:r w:rsidR="0095578D" w:rsidRPr="00697433">
        <w:rPr>
          <w:rFonts w:ascii="Frutiger Light" w:hAnsi="Frutiger Light"/>
          <w:lang w:eastAsia="zh-HK"/>
        </w:rPr>
        <w:tab/>
        <w:t>SE/GWIN</w:t>
      </w:r>
      <w:r w:rsidR="00633F0E" w:rsidRPr="00697433">
        <w:rPr>
          <w:rFonts w:ascii="Frutiger Light" w:hAnsi="Frutiger Light"/>
          <w:lang w:eastAsia="zh-HK"/>
        </w:rPr>
        <w:tab/>
      </w:r>
      <w:r w:rsidR="00F05228">
        <w:rPr>
          <w:rFonts w:ascii="Frutiger Light" w:hAnsi="Frutiger Light"/>
          <w:lang w:eastAsia="zh-HK"/>
        </w:rPr>
        <w:t xml:space="preserve"> </w:t>
      </w:r>
    </w:p>
    <w:p w14:paraId="27A4F938" w14:textId="212CDE64" w:rsidR="008D6E4C"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proofErr w:type="spellStart"/>
      <w:r w:rsidR="008D6E4C" w:rsidRPr="00697433">
        <w:rPr>
          <w:rFonts w:ascii="Frutiger Light" w:hAnsi="Frutiger Light"/>
          <w:lang w:eastAsia="zh-HK"/>
        </w:rPr>
        <w:t>Ms</w:t>
      </w:r>
      <w:proofErr w:type="spellEnd"/>
      <w:r w:rsidR="008D6E4C" w:rsidRPr="00697433">
        <w:rPr>
          <w:rFonts w:ascii="Frutiger Light" w:hAnsi="Frutiger Light"/>
          <w:lang w:eastAsia="zh-HK"/>
        </w:rPr>
        <w:t xml:space="preserve"> </w:t>
      </w:r>
      <w:proofErr w:type="spellStart"/>
      <w:r w:rsidR="00627FA1" w:rsidRPr="00697433">
        <w:rPr>
          <w:rFonts w:ascii="Frutiger Light" w:hAnsi="Frutiger Light"/>
          <w:lang w:eastAsia="zh-HK"/>
        </w:rPr>
        <w:t>Chik</w:t>
      </w:r>
      <w:proofErr w:type="spellEnd"/>
      <w:r w:rsidR="00627FA1" w:rsidRPr="00697433">
        <w:rPr>
          <w:rFonts w:ascii="Frutiger Light" w:hAnsi="Frutiger Light"/>
          <w:lang w:eastAsia="zh-HK"/>
        </w:rPr>
        <w:t xml:space="preserve"> Kar Lai, Carrie</w:t>
      </w:r>
      <w:r w:rsidR="008D6E4C" w:rsidRPr="00697433">
        <w:rPr>
          <w:rFonts w:ascii="Frutiger Light" w:hAnsi="Frutiger Light"/>
          <w:lang w:eastAsia="zh-HK"/>
        </w:rPr>
        <w:tab/>
      </w:r>
      <w:r w:rsidR="005B1808" w:rsidRPr="00697433">
        <w:rPr>
          <w:rFonts w:ascii="Frutiger Light" w:hAnsi="Frutiger Light"/>
          <w:lang w:eastAsia="zh-HK"/>
        </w:rPr>
        <w:t>SE/</w:t>
      </w:r>
      <w:r w:rsidR="000D4998" w:rsidRPr="00697433">
        <w:rPr>
          <w:rFonts w:ascii="Frutiger Light" w:hAnsi="Frutiger Light"/>
          <w:lang w:eastAsia="zh-HK"/>
        </w:rPr>
        <w:t>INNO</w:t>
      </w:r>
      <w:r w:rsidR="00DC3C17" w:rsidRPr="00697433">
        <w:rPr>
          <w:rFonts w:ascii="Frutiger Light" w:hAnsi="Frutiger Light"/>
          <w:lang w:eastAsia="zh-HK"/>
        </w:rPr>
        <w:tab/>
      </w:r>
      <w:r w:rsidR="00DC3C17" w:rsidRPr="00697433">
        <w:rPr>
          <w:rFonts w:ascii="Frutiger Light" w:hAnsi="Frutiger Light"/>
          <w:lang w:eastAsia="zh-HK"/>
        </w:rPr>
        <w:tab/>
      </w:r>
    </w:p>
    <w:p w14:paraId="7A3B324D" w14:textId="5E610CA8" w:rsidR="00D57F41"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E416A4" w:rsidRPr="00697433">
        <w:rPr>
          <w:rFonts w:ascii="Frutiger Light" w:hAnsi="Frutiger Light"/>
          <w:lang w:eastAsia="zh-HK"/>
        </w:rPr>
        <w:t>Mr</w:t>
      </w:r>
      <w:r w:rsidR="00D57F41" w:rsidRPr="00697433">
        <w:rPr>
          <w:rFonts w:ascii="Frutiger Light" w:hAnsi="Frutiger Light"/>
          <w:lang w:eastAsia="zh-HK"/>
        </w:rPr>
        <w:t xml:space="preserve"> </w:t>
      </w:r>
      <w:r w:rsidR="00EA4B47" w:rsidRPr="00697433">
        <w:rPr>
          <w:rFonts w:ascii="Frutiger Light" w:hAnsi="Frutiger Light"/>
          <w:lang w:eastAsia="zh-HK"/>
        </w:rPr>
        <w:t>WONG Chun Kit</w:t>
      </w:r>
      <w:r w:rsidR="00F24A6F" w:rsidRPr="00697433">
        <w:rPr>
          <w:rFonts w:ascii="Frutiger Light" w:hAnsi="Frutiger Light"/>
          <w:lang w:eastAsia="zh-HK"/>
        </w:rPr>
        <w:t>, Daniel</w:t>
      </w:r>
      <w:r w:rsidR="00D57F41" w:rsidRPr="00697433">
        <w:rPr>
          <w:rFonts w:ascii="Frutiger Light" w:hAnsi="Frutiger Light"/>
          <w:lang w:eastAsia="zh-HK"/>
        </w:rPr>
        <w:tab/>
        <w:t>SE/ITD</w:t>
      </w:r>
      <w:r w:rsidR="00DC3C17" w:rsidRPr="00697433">
        <w:rPr>
          <w:rFonts w:ascii="Frutiger Light" w:hAnsi="Frutiger Light"/>
          <w:lang w:eastAsia="zh-HK"/>
        </w:rPr>
        <w:tab/>
      </w:r>
      <w:r w:rsidR="00F05228">
        <w:rPr>
          <w:rFonts w:ascii="Frutiger Light" w:hAnsi="Frutiger Light"/>
          <w:lang w:eastAsia="zh-HK"/>
        </w:rPr>
        <w:t xml:space="preserve"> </w:t>
      </w:r>
    </w:p>
    <w:p w14:paraId="1C573BC6" w14:textId="0C305F26" w:rsidR="00847D22"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847D22" w:rsidRPr="00697433">
        <w:rPr>
          <w:rFonts w:ascii="Frutiger Light" w:hAnsi="Frutiger Light"/>
          <w:lang w:eastAsia="zh-HK"/>
        </w:rPr>
        <w:t xml:space="preserve">Mr </w:t>
      </w:r>
      <w:r w:rsidR="00C87338" w:rsidRPr="00697433">
        <w:rPr>
          <w:rFonts w:ascii="Frutiger Light" w:hAnsi="Frutiger Light"/>
          <w:lang w:eastAsia="zh-HK"/>
        </w:rPr>
        <w:t xml:space="preserve">CHAN </w:t>
      </w:r>
      <w:proofErr w:type="spellStart"/>
      <w:r w:rsidR="00C87338" w:rsidRPr="00697433">
        <w:rPr>
          <w:rFonts w:ascii="Frutiger Light" w:hAnsi="Frutiger Light"/>
          <w:lang w:eastAsia="zh-HK"/>
        </w:rPr>
        <w:t>Hei</w:t>
      </w:r>
      <w:proofErr w:type="spellEnd"/>
      <w:r w:rsidR="00C87338" w:rsidRPr="00697433">
        <w:rPr>
          <w:rFonts w:ascii="Frutiger Light" w:hAnsi="Frutiger Light"/>
          <w:lang w:eastAsia="zh-HK"/>
        </w:rPr>
        <w:t xml:space="preserve"> </w:t>
      </w:r>
      <w:proofErr w:type="spellStart"/>
      <w:r w:rsidR="00C87338" w:rsidRPr="00697433">
        <w:rPr>
          <w:rFonts w:ascii="Frutiger Light" w:hAnsi="Frutiger Light"/>
          <w:lang w:eastAsia="zh-HK"/>
        </w:rPr>
        <w:t>Yim</w:t>
      </w:r>
      <w:proofErr w:type="spellEnd"/>
      <w:r w:rsidR="00AB7747" w:rsidRPr="00697433">
        <w:rPr>
          <w:rFonts w:ascii="Frutiger Light" w:hAnsi="Frutiger Light"/>
          <w:lang w:eastAsia="zh-HK"/>
        </w:rPr>
        <w:t>, Leo</w:t>
      </w:r>
      <w:r w:rsidR="00847D22" w:rsidRPr="00697433">
        <w:rPr>
          <w:rFonts w:ascii="Frutiger Light" w:hAnsi="Frutiger Light"/>
          <w:lang w:eastAsia="zh-HK"/>
        </w:rPr>
        <w:tab/>
        <w:t>SE/ITSS1</w:t>
      </w:r>
      <w:r w:rsidR="00DC3C17" w:rsidRPr="00697433">
        <w:rPr>
          <w:rFonts w:ascii="Frutiger Light" w:hAnsi="Frutiger Light"/>
          <w:lang w:eastAsia="zh-HK"/>
        </w:rPr>
        <w:tab/>
      </w:r>
      <w:r w:rsidR="00DC3C17" w:rsidRPr="00697433">
        <w:rPr>
          <w:rFonts w:ascii="Frutiger Light" w:hAnsi="Frutiger Light"/>
          <w:lang w:eastAsia="zh-HK"/>
        </w:rPr>
        <w:tab/>
      </w:r>
    </w:p>
    <w:p w14:paraId="38693A51" w14:textId="471DD083" w:rsidR="00865621"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865621" w:rsidRPr="00697433">
        <w:rPr>
          <w:rFonts w:ascii="Frutiger Light" w:hAnsi="Frutiger Light"/>
          <w:lang w:eastAsia="zh-HK"/>
        </w:rPr>
        <w:t xml:space="preserve">Mr POON </w:t>
      </w:r>
      <w:proofErr w:type="spellStart"/>
      <w:r w:rsidR="00865621" w:rsidRPr="00697433">
        <w:rPr>
          <w:rFonts w:ascii="Frutiger Light" w:hAnsi="Frutiger Light"/>
          <w:lang w:eastAsia="zh-HK"/>
        </w:rPr>
        <w:t>Pok</w:t>
      </w:r>
      <w:proofErr w:type="spellEnd"/>
      <w:r w:rsidR="00865621" w:rsidRPr="00697433">
        <w:rPr>
          <w:rFonts w:ascii="Frutiger Light" w:hAnsi="Frutiger Light"/>
          <w:lang w:eastAsia="zh-HK"/>
        </w:rPr>
        <w:t xml:space="preserve"> Man, Michael</w:t>
      </w:r>
      <w:r w:rsidR="00865621" w:rsidRPr="00697433">
        <w:rPr>
          <w:rFonts w:ascii="Frutiger Light" w:hAnsi="Frutiger Light"/>
          <w:lang w:eastAsia="zh-HK"/>
        </w:rPr>
        <w:tab/>
        <w:t>SE/ITSS/2</w:t>
      </w:r>
      <w:r w:rsidR="00DC3C17" w:rsidRPr="00697433">
        <w:rPr>
          <w:rFonts w:ascii="Frutiger Light" w:hAnsi="Frutiger Light"/>
          <w:lang w:eastAsia="zh-HK"/>
        </w:rPr>
        <w:tab/>
      </w:r>
      <w:r w:rsidR="00DC3C17" w:rsidRPr="00697433">
        <w:rPr>
          <w:rFonts w:ascii="Frutiger Light" w:hAnsi="Frutiger Light"/>
          <w:lang w:eastAsia="zh-HK"/>
        </w:rPr>
        <w:tab/>
      </w:r>
      <w:del w:id="1" w:author="Miss YAU Chi Ying, Vanessa 邱芝瑩" w:date="2026-02-03T18:29:00Z">
        <w:r w:rsidR="00397DF6" w:rsidRPr="00697433">
          <w:rPr>
            <w:rFonts w:ascii="Frutiger Light" w:hAnsi="Frutiger Light"/>
            <w:lang w:eastAsia="zh-HK"/>
          </w:rPr>
          <w:delText>(Secretary)</w:delText>
        </w:r>
      </w:del>
    </w:p>
    <w:p w14:paraId="4C6A9D19" w14:textId="36D833FF" w:rsidR="009C7D91" w:rsidRPr="00697433" w:rsidRDefault="00FD793C" w:rsidP="008658D2">
      <w:pPr>
        <w:tabs>
          <w:tab w:val="left" w:pos="1701"/>
          <w:tab w:val="left" w:pos="5387"/>
          <w:tab w:val="left" w:pos="6521"/>
        </w:tabs>
        <w:rPr>
          <w:rFonts w:ascii="Frutiger Light" w:hAnsi="Frutiger Light"/>
          <w:lang w:eastAsia="zh-HK"/>
        </w:rPr>
      </w:pPr>
      <w:r w:rsidRPr="00697433">
        <w:rPr>
          <w:rFonts w:ascii="Frutiger Light" w:hAnsi="Frutiger Light"/>
          <w:lang w:eastAsia="zh-HK"/>
        </w:rPr>
        <w:tab/>
      </w:r>
      <w:r w:rsidR="00E416A4" w:rsidRPr="00697433">
        <w:rPr>
          <w:rFonts w:ascii="Frutiger Light" w:hAnsi="Frutiger Light"/>
          <w:lang w:eastAsia="zh-HK"/>
        </w:rPr>
        <w:t>Mr</w:t>
      </w:r>
      <w:r w:rsidR="009026A6" w:rsidRPr="00697433">
        <w:rPr>
          <w:rFonts w:ascii="Frutiger Light" w:hAnsi="Frutiger Light"/>
          <w:lang w:eastAsia="zh-HK"/>
        </w:rPr>
        <w:t xml:space="preserve"> FUNG Kwok Fai</w:t>
      </w:r>
      <w:r w:rsidR="009026A6" w:rsidRPr="00697433">
        <w:rPr>
          <w:rFonts w:ascii="Frutiger Light" w:hAnsi="Frutiger Light"/>
          <w:lang w:eastAsia="zh-HK"/>
        </w:rPr>
        <w:tab/>
        <w:t>SPE/DSS</w:t>
      </w:r>
      <w:r w:rsidR="00DC3C17" w:rsidRPr="00697433">
        <w:rPr>
          <w:rFonts w:ascii="Frutiger Light" w:hAnsi="Frutiger Light"/>
          <w:lang w:eastAsia="zh-HK"/>
        </w:rPr>
        <w:tab/>
      </w:r>
      <w:r w:rsidR="00DC3C17" w:rsidRPr="00697433">
        <w:rPr>
          <w:rFonts w:ascii="Frutiger Light" w:hAnsi="Frutiger Light"/>
          <w:lang w:eastAsia="zh-HK"/>
        </w:rPr>
        <w:tab/>
      </w:r>
    </w:p>
    <w:p w14:paraId="2AE5CCB6" w14:textId="1F23FFD3" w:rsidR="00C227A6" w:rsidRPr="00697433" w:rsidRDefault="00C227A6" w:rsidP="008658D2">
      <w:pPr>
        <w:tabs>
          <w:tab w:val="left" w:pos="1701"/>
          <w:tab w:val="left" w:pos="5387"/>
          <w:tab w:val="left" w:pos="6521"/>
        </w:tabs>
        <w:rPr>
          <w:rFonts w:ascii="Frutiger Light" w:hAnsi="Frutiger Light"/>
          <w:lang w:eastAsia="zh-HK"/>
        </w:rPr>
      </w:pPr>
      <w:r w:rsidRPr="00697433">
        <w:rPr>
          <w:rFonts w:ascii="Frutiger Light" w:hAnsi="Frutiger Light"/>
          <w:lang w:eastAsia="zh-HK"/>
        </w:rPr>
        <w:tab/>
        <w:t xml:space="preserve">Mr </w:t>
      </w:r>
      <w:hyperlink r:id="rId11" w:history="1">
        <w:r w:rsidRPr="00697433">
          <w:rPr>
            <w:rStyle w:val="Hyperlink"/>
            <w:rFonts w:ascii="Frutiger Light" w:hAnsi="Frutiger Light"/>
            <w:color w:val="auto"/>
            <w:u w:val="none"/>
            <w:lang w:eastAsia="zh-HK"/>
          </w:rPr>
          <w:t xml:space="preserve">MA </w:t>
        </w:r>
        <w:proofErr w:type="spellStart"/>
        <w:r w:rsidRPr="00697433">
          <w:rPr>
            <w:rStyle w:val="Hyperlink"/>
            <w:rFonts w:ascii="Frutiger Light" w:hAnsi="Frutiger Light"/>
            <w:color w:val="auto"/>
            <w:u w:val="none"/>
            <w:lang w:eastAsia="zh-HK"/>
          </w:rPr>
          <w:t>Charn</w:t>
        </w:r>
        <w:proofErr w:type="spellEnd"/>
        <w:r w:rsidRPr="00697433">
          <w:rPr>
            <w:rStyle w:val="Hyperlink"/>
            <w:rFonts w:ascii="Frutiger Light" w:hAnsi="Frutiger Light"/>
            <w:color w:val="auto"/>
            <w:u w:val="none"/>
            <w:lang w:eastAsia="zh-HK"/>
          </w:rPr>
          <w:t xml:space="preserve"> Hing, Herman</w:t>
        </w:r>
      </w:hyperlink>
      <w:r w:rsidRPr="00697433">
        <w:rPr>
          <w:rFonts w:ascii="Frutiger Light" w:hAnsi="Frutiger Light"/>
          <w:lang w:eastAsia="zh-HK"/>
        </w:rPr>
        <w:tab/>
      </w:r>
      <w:hyperlink r:id="rId12" w:history="1">
        <w:r w:rsidRPr="00697433">
          <w:rPr>
            <w:rStyle w:val="Hyperlink"/>
            <w:rFonts w:ascii="Frutiger Light" w:hAnsi="Frutiger Light"/>
            <w:color w:val="auto"/>
            <w:u w:val="none"/>
            <w:lang w:eastAsia="zh-HK"/>
          </w:rPr>
          <w:t>PSE/GWIN</w:t>
        </w:r>
      </w:hyperlink>
    </w:p>
    <w:p w14:paraId="383F743E" w14:textId="77777777" w:rsidR="00D60D4E" w:rsidRPr="00697433" w:rsidRDefault="00D60D4E" w:rsidP="003B6C34">
      <w:pPr>
        <w:tabs>
          <w:tab w:val="left" w:pos="1701"/>
          <w:tab w:val="left" w:pos="5387"/>
          <w:tab w:val="left" w:pos="6521"/>
        </w:tabs>
        <w:rPr>
          <w:rFonts w:ascii="Frutiger Light" w:hAnsi="Frutiger Light"/>
          <w:lang w:eastAsia="zh-HK"/>
        </w:rPr>
      </w:pPr>
    </w:p>
    <w:p w14:paraId="4A2ABA30" w14:textId="631843B1" w:rsidR="002E0302" w:rsidRPr="00697433" w:rsidRDefault="00FD793C" w:rsidP="003B6C34">
      <w:pPr>
        <w:tabs>
          <w:tab w:val="left" w:pos="1701"/>
          <w:tab w:val="left" w:pos="5387"/>
          <w:tab w:val="left" w:pos="6521"/>
        </w:tabs>
        <w:rPr>
          <w:rFonts w:ascii="Frutiger Light" w:hAnsi="Frutiger Light"/>
          <w:lang w:eastAsia="zh-HK"/>
        </w:rPr>
      </w:pPr>
      <w:r w:rsidRPr="00697433">
        <w:rPr>
          <w:rFonts w:ascii="Frutiger Light" w:hAnsi="Frutiger Light"/>
          <w:lang w:eastAsia="zh-HK"/>
        </w:rPr>
        <w:t>In attendance:</w:t>
      </w:r>
      <w:r w:rsidRPr="00697433">
        <w:rPr>
          <w:rFonts w:ascii="Frutiger Light" w:hAnsi="Frutiger Light"/>
          <w:lang w:eastAsia="zh-HK"/>
        </w:rPr>
        <w:tab/>
      </w:r>
      <w:del w:id="2" w:author="Miss YAU Chi Ying, Vanessa 邱芝瑩" w:date="2026-02-03T18:29:00Z">
        <w:r w:rsidR="002E0302" w:rsidRPr="00697433">
          <w:rPr>
            <w:rFonts w:ascii="Frutiger Light" w:hAnsi="Frutiger Light"/>
            <w:lang w:eastAsia="zh-HK"/>
          </w:rPr>
          <w:delText>Mr LEE Chi Leung, Eric</w:delText>
        </w:r>
        <w:r w:rsidR="002E0302" w:rsidRPr="00697433">
          <w:rPr>
            <w:rFonts w:ascii="Frutiger Light" w:hAnsi="Frutiger Light"/>
            <w:lang w:eastAsia="zh-HK"/>
          </w:rPr>
          <w:tab/>
          <w:delText>AD/3</w:delText>
        </w:r>
      </w:del>
      <w:proofErr w:type="spellStart"/>
      <w:ins w:id="3" w:author="Miss YAU Chi Ying, Vanessa 邱芝瑩" w:date="2026-02-03T18:29:00Z">
        <w:r w:rsidR="005A131F">
          <w:rPr>
            <w:rFonts w:ascii="Frutiger Light" w:hAnsi="Frutiger Light"/>
            <w:lang w:eastAsia="zh-HK"/>
          </w:rPr>
          <w:t>Ms</w:t>
        </w:r>
      </w:ins>
      <w:proofErr w:type="spellEnd"/>
      <w:ins w:id="4" w:author="Miss YAU Chi Ying, Vanessa 邱芝瑩" w:date="2026-02-03T18:30:00Z">
        <w:r w:rsidR="005A131F">
          <w:rPr>
            <w:rFonts w:ascii="Frutiger Light" w:hAnsi="Frutiger Light"/>
            <w:lang w:eastAsia="zh-HK"/>
          </w:rPr>
          <w:t xml:space="preserve"> TSUI Man                   E/DRA/2     </w:t>
        </w:r>
        <w:r w:rsidR="005A131F" w:rsidRPr="00697433">
          <w:rPr>
            <w:rFonts w:ascii="Frutiger Light" w:hAnsi="Frutiger Light"/>
            <w:lang w:eastAsia="zh-HK"/>
          </w:rPr>
          <w:t>(Note-taker)</w:t>
        </w:r>
      </w:ins>
    </w:p>
    <w:p w14:paraId="384CBCEC" w14:textId="5736ECD0" w:rsidR="00E3547C" w:rsidRPr="00697433" w:rsidRDefault="002E0302" w:rsidP="003B6C34">
      <w:pPr>
        <w:tabs>
          <w:tab w:val="left" w:pos="1701"/>
          <w:tab w:val="left" w:pos="5387"/>
          <w:tab w:val="left" w:pos="6521"/>
        </w:tabs>
        <w:rPr>
          <w:del w:id="5" w:author="Miss YAU Chi Ying, Vanessa 邱芝瑩" w:date="2026-02-03T18:30:00Z"/>
          <w:rFonts w:ascii="Frutiger Light" w:hAnsi="Frutiger Light"/>
          <w:lang w:eastAsia="zh-HK"/>
        </w:rPr>
      </w:pPr>
      <w:r w:rsidRPr="00697433">
        <w:rPr>
          <w:rFonts w:ascii="Frutiger Light" w:hAnsi="Frutiger Light"/>
          <w:lang w:eastAsia="zh-HK"/>
        </w:rPr>
        <w:tab/>
      </w:r>
      <w:del w:id="6" w:author="Miss YAU Chi Ying, Vanessa 邱芝瑩" w:date="2026-02-03T18:30:00Z">
        <w:r w:rsidR="00E3547C" w:rsidRPr="00697433">
          <w:rPr>
            <w:rFonts w:ascii="Frutiger Light" w:hAnsi="Frutiger Light"/>
            <w:lang w:eastAsia="zh-HK"/>
          </w:rPr>
          <w:delText>M</w:delText>
        </w:r>
        <w:r w:rsidR="002C0DDD" w:rsidRPr="00697433">
          <w:rPr>
            <w:rFonts w:ascii="Frutiger Light" w:hAnsi="Frutiger Light"/>
            <w:lang w:eastAsia="zh-HK"/>
          </w:rPr>
          <w:delText>s</w:delText>
        </w:r>
        <w:r w:rsidR="00E3547C" w:rsidRPr="00697433">
          <w:rPr>
            <w:rFonts w:ascii="Frutiger Light" w:hAnsi="Frutiger Light"/>
            <w:lang w:eastAsia="zh-HK"/>
          </w:rPr>
          <w:delText xml:space="preserve"> </w:delText>
        </w:r>
        <w:r w:rsidR="0058184B" w:rsidRPr="00697433">
          <w:rPr>
            <w:rFonts w:ascii="Frutiger Light" w:hAnsi="Frutiger Light"/>
            <w:lang w:eastAsia="zh-HK"/>
          </w:rPr>
          <w:delText>WONG Lee</w:delText>
        </w:r>
        <w:r w:rsidR="002C0DDD" w:rsidRPr="00697433">
          <w:rPr>
            <w:rFonts w:ascii="Frutiger Light" w:hAnsi="Frutiger Light"/>
            <w:lang w:eastAsia="zh-HK"/>
          </w:rPr>
          <w:delText xml:space="preserve"> M</w:delText>
        </w:r>
        <w:r w:rsidR="0058184B" w:rsidRPr="00697433">
          <w:rPr>
            <w:rFonts w:ascii="Frutiger Light" w:hAnsi="Frutiger Light"/>
            <w:lang w:eastAsia="zh-HK"/>
          </w:rPr>
          <w:delText>an</w:delText>
        </w:r>
        <w:r w:rsidR="00E3547C" w:rsidRPr="00697433">
          <w:rPr>
            <w:rFonts w:ascii="Frutiger Light" w:hAnsi="Frutiger Light"/>
            <w:lang w:eastAsia="zh-HK"/>
          </w:rPr>
          <w:tab/>
          <w:delText>EE/</w:delText>
        </w:r>
        <w:r w:rsidR="0058184B" w:rsidRPr="00697433">
          <w:rPr>
            <w:rFonts w:ascii="Frutiger Light" w:hAnsi="Frutiger Light"/>
            <w:lang w:eastAsia="zh-HK"/>
          </w:rPr>
          <w:delText>BIM</w:delText>
        </w:r>
        <w:r w:rsidR="00E3547C" w:rsidRPr="00697433">
          <w:rPr>
            <w:rFonts w:ascii="Frutiger Light" w:hAnsi="Frutiger Light"/>
            <w:lang w:eastAsia="zh-HK"/>
          </w:rPr>
          <w:delText>/2</w:delText>
        </w:r>
        <w:r w:rsidR="00E3547C" w:rsidRPr="00697433">
          <w:rPr>
            <w:rFonts w:ascii="Frutiger Light" w:hAnsi="Frutiger Light"/>
            <w:lang w:eastAsia="zh-HK"/>
          </w:rPr>
          <w:tab/>
        </w:r>
        <w:r w:rsidR="00E3547C" w:rsidRPr="00697433">
          <w:rPr>
            <w:rFonts w:ascii="Frutiger Light" w:hAnsi="Frutiger Light"/>
            <w:lang w:eastAsia="zh-HK"/>
          </w:rPr>
          <w:tab/>
          <w:delText>(Note-taker)</w:delText>
        </w:r>
      </w:del>
    </w:p>
    <w:p w14:paraId="19FE43F0" w14:textId="201BDC99" w:rsidR="009A27FD" w:rsidRPr="00697433" w:rsidRDefault="009A27FD" w:rsidP="003B6C34">
      <w:pPr>
        <w:tabs>
          <w:tab w:val="left" w:pos="1701"/>
          <w:tab w:val="left" w:pos="5387"/>
          <w:tab w:val="left" w:pos="6521"/>
        </w:tabs>
        <w:rPr>
          <w:del w:id="7" w:author="Miss YAU Chi Ying, Vanessa 邱芝瑩" w:date="2026-02-03T18:30:00Z"/>
          <w:rFonts w:ascii="Frutiger Light" w:hAnsi="Frutiger Light"/>
          <w:lang w:eastAsia="zh-HK"/>
        </w:rPr>
      </w:pPr>
      <w:del w:id="8" w:author="Miss YAU Chi Ying, Vanessa 邱芝瑩" w:date="2026-02-03T18:30:00Z">
        <w:r w:rsidRPr="00697433">
          <w:rPr>
            <w:rFonts w:ascii="Frutiger Light" w:hAnsi="Frutiger Light"/>
            <w:lang w:eastAsia="zh-HK"/>
          </w:rPr>
          <w:tab/>
          <w:delText>Mr LEUNG Ling Hang</w:delText>
        </w:r>
        <w:r w:rsidRPr="00697433">
          <w:rPr>
            <w:rFonts w:ascii="Frutiger Light" w:hAnsi="Frutiger Light"/>
            <w:lang w:eastAsia="zh-HK"/>
          </w:rPr>
          <w:tab/>
          <w:delText>EE/ITSS1/4</w:delText>
        </w:r>
      </w:del>
    </w:p>
    <w:p w14:paraId="2093111C" w14:textId="67EA9380" w:rsidR="009A27FD" w:rsidRPr="00697433" w:rsidRDefault="009A27FD" w:rsidP="003B6C34">
      <w:pPr>
        <w:tabs>
          <w:tab w:val="left" w:pos="1701"/>
          <w:tab w:val="left" w:pos="5387"/>
          <w:tab w:val="left" w:pos="6521"/>
        </w:tabs>
        <w:rPr>
          <w:rFonts w:ascii="Frutiger Light" w:hAnsi="Frutiger Light"/>
          <w:lang w:eastAsia="zh-HK"/>
        </w:rPr>
      </w:pPr>
      <w:del w:id="9" w:author="Miss YAU Chi Ying, Vanessa 邱芝瑩" w:date="2026-02-03T18:30:00Z">
        <w:r w:rsidRPr="00697433">
          <w:rPr>
            <w:rFonts w:ascii="Frutiger Light" w:hAnsi="Frutiger Light"/>
            <w:lang w:eastAsia="zh-HK"/>
          </w:rPr>
          <w:tab/>
          <w:delText>Mr LEUNG Yan Sing</w:delText>
        </w:r>
        <w:r w:rsidRPr="00697433">
          <w:rPr>
            <w:rFonts w:ascii="Frutiger Light" w:hAnsi="Frutiger Light"/>
            <w:lang w:eastAsia="zh-HK"/>
          </w:rPr>
          <w:tab/>
          <w:delText>EE/ITSS1/1</w:delText>
        </w:r>
      </w:del>
    </w:p>
    <w:p w14:paraId="63A6A831" w14:textId="77777777" w:rsidR="009474FD" w:rsidRPr="00697433" w:rsidRDefault="009474FD" w:rsidP="001F4317">
      <w:pPr>
        <w:rPr>
          <w:rFonts w:ascii="Frutiger Light" w:hAnsi="Frutiger Light"/>
          <w:lang w:eastAsia="zh-HK"/>
        </w:rPr>
      </w:pPr>
    </w:p>
    <w:tbl>
      <w:tblPr>
        <w:tblStyle w:val="TableGrid"/>
        <w:tblW w:w="9537"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Change w:id="10" w:author="bcsin@connect.hku.hk" w:date="2026-01-22T19:56:00Z">
          <w:tblPr>
            <w:tblStyle w:val="TableGrid"/>
            <w:tblW w:w="9537"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PrChange>
      </w:tblPr>
      <w:tblGrid>
        <w:gridCol w:w="760"/>
        <w:gridCol w:w="999"/>
        <w:gridCol w:w="2465"/>
        <w:gridCol w:w="284"/>
        <w:gridCol w:w="3816"/>
        <w:gridCol w:w="1213"/>
        <w:tblGridChange w:id="11">
          <w:tblGrid>
            <w:gridCol w:w="760"/>
            <w:gridCol w:w="2640"/>
            <w:gridCol w:w="760"/>
            <w:gridCol w:w="999"/>
            <w:gridCol w:w="2465"/>
            <w:gridCol w:w="284"/>
            <w:gridCol w:w="416"/>
            <w:gridCol w:w="1213"/>
            <w:gridCol w:w="663"/>
            <w:gridCol w:w="360"/>
            <w:gridCol w:w="360"/>
            <w:gridCol w:w="720"/>
            <w:gridCol w:w="84"/>
            <w:gridCol w:w="276"/>
            <w:gridCol w:w="360"/>
            <w:gridCol w:w="577"/>
          </w:tblGrid>
        </w:tblGridChange>
      </w:tblGrid>
      <w:tr w:rsidR="00310F3A" w:rsidRPr="00697433" w14:paraId="592FFF4B" w14:textId="77777777" w:rsidTr="2C2174BB">
        <w:trPr>
          <w:tblHeader/>
          <w:trPrChange w:id="12" w:author="bcsin@connect.hku.hk" w:date="2026-01-22T19:56:00Z">
            <w:trPr>
              <w:gridBefore w:val="9"/>
              <w:gridAfter w:val="0"/>
            </w:trPr>
          </w:trPrChange>
        </w:trPr>
        <w:tc>
          <w:tcPr>
            <w:tcW w:w="760" w:type="dxa"/>
            <w:tcPrChange w:id="13" w:author="bcsin@connect.hku.hk" w:date="2026-01-22T19:56:00Z">
              <w:tcPr>
                <w:tcW w:w="0" w:type="auto"/>
              </w:tcPr>
            </w:tcPrChange>
          </w:tcPr>
          <w:p w14:paraId="1920799B" w14:textId="35D6BFED" w:rsidR="00310F3A" w:rsidRPr="00697433" w:rsidRDefault="00310F3A" w:rsidP="00E06673">
            <w:pPr>
              <w:jc w:val="center"/>
              <w:rPr>
                <w:rFonts w:ascii="Frutiger Light" w:hAnsi="Frutiger Light"/>
                <w:b/>
                <w:bCs/>
                <w:u w:val="single"/>
                <w:lang w:eastAsia="zh-HK"/>
              </w:rPr>
            </w:pPr>
            <w:r w:rsidRPr="00697433">
              <w:rPr>
                <w:rFonts w:ascii="Frutiger Light" w:hAnsi="Frutiger Light"/>
                <w:b/>
                <w:bCs/>
                <w:u w:val="single"/>
                <w:lang w:eastAsia="zh-HK"/>
              </w:rPr>
              <w:t>Item</w:t>
            </w:r>
          </w:p>
        </w:tc>
        <w:tc>
          <w:tcPr>
            <w:tcW w:w="7564" w:type="dxa"/>
            <w:gridSpan w:val="4"/>
            <w:tcPrChange w:id="14" w:author="bcsin@connect.hku.hk" w:date="2026-01-22T19:56:00Z">
              <w:tcPr>
                <w:tcW w:w="7564" w:type="dxa"/>
                <w:gridSpan w:val="4"/>
              </w:tcPr>
            </w:tcPrChange>
          </w:tcPr>
          <w:p w14:paraId="0DE5F79E" w14:textId="77777777" w:rsidR="00310F3A" w:rsidRPr="00697433" w:rsidRDefault="00310F3A" w:rsidP="00E06673">
            <w:pPr>
              <w:jc w:val="center"/>
              <w:rPr>
                <w:rFonts w:ascii="Frutiger Light" w:hAnsi="Frutiger Light"/>
                <w:b/>
                <w:bCs/>
                <w:u w:val="single"/>
                <w:lang w:eastAsia="zh-HK"/>
              </w:rPr>
            </w:pPr>
            <w:r w:rsidRPr="00697433">
              <w:rPr>
                <w:rFonts w:ascii="Frutiger Light" w:hAnsi="Frutiger Light"/>
                <w:b/>
                <w:bCs/>
                <w:u w:val="single"/>
                <w:lang w:eastAsia="zh-HK"/>
              </w:rPr>
              <w:t>Notes</w:t>
            </w:r>
          </w:p>
        </w:tc>
        <w:tc>
          <w:tcPr>
            <w:tcW w:w="1213" w:type="dxa"/>
            <w:tcPrChange w:id="15" w:author="bcsin@connect.hku.hk" w:date="2026-01-22T19:56:00Z">
              <w:tcPr>
                <w:tcW w:w="0" w:type="auto"/>
              </w:tcPr>
            </w:tcPrChange>
          </w:tcPr>
          <w:p w14:paraId="4A5926BD" w14:textId="77777777" w:rsidR="00310F3A" w:rsidRPr="00697433" w:rsidRDefault="00310F3A" w:rsidP="00E06673">
            <w:pPr>
              <w:jc w:val="center"/>
              <w:rPr>
                <w:rFonts w:ascii="Frutiger Light" w:hAnsi="Frutiger Light"/>
                <w:lang w:eastAsia="zh-HK"/>
              </w:rPr>
            </w:pPr>
            <w:r w:rsidRPr="00697433">
              <w:rPr>
                <w:rFonts w:ascii="Frutiger Light" w:hAnsi="Frutiger Light"/>
                <w:b/>
                <w:bCs/>
                <w:u w:val="single"/>
                <w:lang w:eastAsia="zh-HK"/>
              </w:rPr>
              <w:t>Action</w:t>
            </w:r>
          </w:p>
        </w:tc>
      </w:tr>
      <w:tr w:rsidR="00C36F46" w:rsidRPr="00697433" w14:paraId="3DDCA193" w14:textId="77777777" w:rsidTr="2C2174BB">
        <w:trPr>
          <w:trHeight w:val="60"/>
          <w:trPrChange w:id="16" w:author="bcsin@connect.hku.hk" w:date="2026-01-22T19:56:00Z">
            <w:trPr>
              <w:gridBefore w:val="9"/>
              <w:gridAfter w:val="0"/>
            </w:trPr>
          </w:trPrChange>
        </w:trPr>
        <w:tc>
          <w:tcPr>
            <w:tcW w:w="760" w:type="dxa"/>
            <w:tcPrChange w:id="17" w:author="bcsin@connect.hku.hk" w:date="2026-01-22T19:56:00Z">
              <w:tcPr>
                <w:tcW w:w="0" w:type="auto"/>
              </w:tcPr>
            </w:tcPrChange>
          </w:tcPr>
          <w:p w14:paraId="1811D0EA" w14:textId="77777777" w:rsidR="00C36F46" w:rsidRPr="00697433" w:rsidRDefault="00C36F46" w:rsidP="000974A0">
            <w:pPr>
              <w:pStyle w:val="ListParagraph"/>
              <w:numPr>
                <w:ilvl w:val="0"/>
                <w:numId w:val="2"/>
              </w:numPr>
              <w:ind w:left="0" w:firstLine="0"/>
            </w:pPr>
          </w:p>
        </w:tc>
        <w:tc>
          <w:tcPr>
            <w:tcW w:w="7564" w:type="dxa"/>
            <w:gridSpan w:val="4"/>
            <w:tcPrChange w:id="18" w:author="bcsin@connect.hku.hk" w:date="2026-01-22T19:56:00Z">
              <w:tcPr>
                <w:tcW w:w="7564" w:type="dxa"/>
                <w:gridSpan w:val="4"/>
              </w:tcPr>
            </w:tcPrChange>
          </w:tcPr>
          <w:p w14:paraId="7E8857C7" w14:textId="544FC0E8" w:rsidR="00C36F46" w:rsidRPr="00697433" w:rsidRDefault="00C36F46" w:rsidP="00C36F46">
            <w:pPr>
              <w:jc w:val="both"/>
              <w:rPr>
                <w:rFonts w:ascii="Frutiger Light" w:hAnsi="Frutiger Light"/>
              </w:rPr>
            </w:pPr>
            <w:r w:rsidRPr="00697433">
              <w:rPr>
                <w:rFonts w:ascii="Frutiger Light" w:hAnsi="Frutiger Light"/>
                <w:b/>
                <w:bCs/>
                <w:u w:val="single"/>
                <w:lang w:eastAsia="zh-HK"/>
              </w:rPr>
              <w:t xml:space="preserve">Confirmation of </w:t>
            </w:r>
            <w:r w:rsidR="09D436EE" w:rsidRPr="00697433">
              <w:rPr>
                <w:rFonts w:ascii="Frutiger Light" w:hAnsi="Frutiger Light"/>
                <w:b/>
                <w:bCs/>
                <w:u w:val="single"/>
                <w:lang w:eastAsia="zh-HK"/>
              </w:rPr>
              <w:t>Minutes</w:t>
            </w:r>
            <w:r w:rsidRPr="00697433">
              <w:rPr>
                <w:rFonts w:ascii="Frutiger Light" w:hAnsi="Frutiger Light"/>
                <w:b/>
                <w:bCs/>
                <w:u w:val="single"/>
                <w:lang w:eastAsia="zh-HK"/>
              </w:rPr>
              <w:t xml:space="preserve"> of the </w:t>
            </w:r>
            <w:r w:rsidR="09D436EE" w:rsidRPr="00697433">
              <w:rPr>
                <w:rFonts w:ascii="Frutiger Light" w:hAnsi="Frutiger Light"/>
                <w:b/>
                <w:bCs/>
                <w:u w:val="single"/>
                <w:lang w:eastAsia="zh-HK"/>
              </w:rPr>
              <w:t>Last Meeting</w:t>
            </w:r>
          </w:p>
        </w:tc>
        <w:tc>
          <w:tcPr>
            <w:tcW w:w="1213" w:type="dxa"/>
            <w:tcPrChange w:id="19" w:author="bcsin@connect.hku.hk" w:date="2026-01-22T19:56:00Z">
              <w:tcPr>
                <w:tcW w:w="0" w:type="auto"/>
              </w:tcPr>
            </w:tcPrChange>
          </w:tcPr>
          <w:p w14:paraId="4F9C6507" w14:textId="77777777" w:rsidR="00C36F46" w:rsidRPr="00697433" w:rsidRDefault="00C36F46" w:rsidP="00C36F46">
            <w:pPr>
              <w:jc w:val="center"/>
              <w:rPr>
                <w:rFonts w:ascii="Frutiger Light" w:hAnsi="Frutiger Light"/>
                <w:u w:val="single"/>
                <w:lang w:eastAsia="zh-HK"/>
              </w:rPr>
            </w:pPr>
          </w:p>
        </w:tc>
      </w:tr>
      <w:tr w:rsidR="00C36F46" w:rsidRPr="00697433" w14:paraId="540E8173" w14:textId="77777777" w:rsidTr="2C2174BB">
        <w:trPr>
          <w:trHeight w:val="60"/>
          <w:trPrChange w:id="20" w:author="bcsin@connect.hku.hk" w:date="2026-01-22T19:56:00Z">
            <w:trPr>
              <w:gridBefore w:val="9"/>
              <w:gridAfter w:val="0"/>
            </w:trPr>
          </w:trPrChange>
        </w:trPr>
        <w:tc>
          <w:tcPr>
            <w:tcW w:w="760" w:type="dxa"/>
            <w:tcPrChange w:id="21" w:author="bcsin@connect.hku.hk" w:date="2026-01-22T19:56:00Z">
              <w:tcPr>
                <w:tcW w:w="0" w:type="auto"/>
              </w:tcPr>
            </w:tcPrChange>
          </w:tcPr>
          <w:p w14:paraId="7E5BC07E" w14:textId="085EF60F" w:rsidR="00C36F46" w:rsidRPr="00697433" w:rsidRDefault="00C36F46" w:rsidP="00C36F46">
            <w:pPr>
              <w:pStyle w:val="ListParagraph"/>
            </w:pPr>
          </w:p>
        </w:tc>
        <w:tc>
          <w:tcPr>
            <w:tcW w:w="7564" w:type="dxa"/>
            <w:gridSpan w:val="4"/>
            <w:tcPrChange w:id="22" w:author="bcsin@connect.hku.hk" w:date="2026-01-22T19:56:00Z">
              <w:tcPr>
                <w:tcW w:w="7564" w:type="dxa"/>
                <w:gridSpan w:val="4"/>
              </w:tcPr>
            </w:tcPrChange>
          </w:tcPr>
          <w:p w14:paraId="20F49CCF" w14:textId="33F5F318" w:rsidR="00C36F46" w:rsidRPr="00697433" w:rsidRDefault="00C36F46" w:rsidP="00C36F46">
            <w:pPr>
              <w:jc w:val="both"/>
              <w:rPr>
                <w:rFonts w:ascii="Frutiger Light" w:hAnsi="Frutiger Light"/>
              </w:rPr>
            </w:pPr>
            <w:r w:rsidRPr="00697433">
              <w:rPr>
                <w:rFonts w:ascii="Frutiger Light" w:hAnsi="Frutiger Light"/>
              </w:rPr>
              <w:t>The minutes of the previous meeting were confirmed with no amendment.</w:t>
            </w:r>
          </w:p>
        </w:tc>
        <w:tc>
          <w:tcPr>
            <w:tcW w:w="1213" w:type="dxa"/>
            <w:tcPrChange w:id="23" w:author="bcsin@connect.hku.hk" w:date="2026-01-22T19:56:00Z">
              <w:tcPr>
                <w:tcW w:w="0" w:type="auto"/>
              </w:tcPr>
            </w:tcPrChange>
          </w:tcPr>
          <w:p w14:paraId="63306E90" w14:textId="7325501E" w:rsidR="00C36F46" w:rsidRPr="00697433" w:rsidRDefault="00C36F46" w:rsidP="00C36F46">
            <w:pPr>
              <w:jc w:val="center"/>
              <w:rPr>
                <w:rFonts w:ascii="Frutiger Light" w:hAnsi="Frutiger Light"/>
                <w:u w:val="single"/>
                <w:lang w:eastAsia="zh-HK"/>
              </w:rPr>
            </w:pPr>
            <w:r w:rsidRPr="00697433">
              <w:rPr>
                <w:rFonts w:ascii="Frutiger Light" w:hAnsi="Frutiger Light" w:cs="Frutiger Light"/>
              </w:rPr>
              <w:t>All to note</w:t>
            </w:r>
          </w:p>
        </w:tc>
      </w:tr>
      <w:tr w:rsidR="00C36F46" w:rsidRPr="00697433" w14:paraId="0D276BAB" w14:textId="77777777" w:rsidTr="2C2174BB">
        <w:trPr>
          <w:trPrChange w:id="24" w:author="bcsin@connect.hku.hk" w:date="2026-01-22T19:56:00Z">
            <w:trPr>
              <w:gridBefore w:val="9"/>
              <w:gridAfter w:val="0"/>
            </w:trPr>
          </w:trPrChange>
        </w:trPr>
        <w:tc>
          <w:tcPr>
            <w:tcW w:w="760" w:type="dxa"/>
            <w:tcPrChange w:id="25" w:author="bcsin@connect.hku.hk" w:date="2026-01-22T19:56:00Z">
              <w:tcPr>
                <w:tcW w:w="0" w:type="auto"/>
              </w:tcPr>
            </w:tcPrChange>
          </w:tcPr>
          <w:p w14:paraId="7D354A6E" w14:textId="77777777" w:rsidR="00C36F46" w:rsidRPr="00697433" w:rsidRDefault="00C36F46" w:rsidP="00C36F46">
            <w:pPr>
              <w:pStyle w:val="ListParagraph"/>
            </w:pPr>
          </w:p>
        </w:tc>
        <w:tc>
          <w:tcPr>
            <w:tcW w:w="7564" w:type="dxa"/>
            <w:gridSpan w:val="4"/>
            <w:tcPrChange w:id="26" w:author="bcsin@connect.hku.hk" w:date="2026-01-22T19:56:00Z">
              <w:tcPr>
                <w:tcW w:w="7564" w:type="dxa"/>
                <w:gridSpan w:val="4"/>
              </w:tcPr>
            </w:tcPrChange>
          </w:tcPr>
          <w:p w14:paraId="00756510" w14:textId="77777777" w:rsidR="00C36F46" w:rsidRPr="00697433" w:rsidRDefault="00C36F46" w:rsidP="00C36F46">
            <w:pPr>
              <w:jc w:val="both"/>
              <w:rPr>
                <w:rFonts w:ascii="Frutiger Light" w:hAnsi="Frutiger Light"/>
                <w:b/>
                <w:bCs/>
                <w:u w:val="single"/>
              </w:rPr>
            </w:pPr>
          </w:p>
        </w:tc>
        <w:tc>
          <w:tcPr>
            <w:tcW w:w="1213" w:type="dxa"/>
            <w:tcPrChange w:id="27" w:author="bcsin@connect.hku.hk" w:date="2026-01-22T19:56:00Z">
              <w:tcPr>
                <w:tcW w:w="0" w:type="auto"/>
              </w:tcPr>
            </w:tcPrChange>
          </w:tcPr>
          <w:p w14:paraId="32B2B71C" w14:textId="77777777" w:rsidR="00C36F46" w:rsidRPr="00697433" w:rsidRDefault="00C36F46" w:rsidP="00C36F46">
            <w:pPr>
              <w:jc w:val="center"/>
              <w:rPr>
                <w:rFonts w:ascii="Frutiger Light" w:hAnsi="Frutiger Light"/>
                <w:u w:val="single"/>
                <w:lang w:eastAsia="zh-HK"/>
              </w:rPr>
            </w:pPr>
          </w:p>
        </w:tc>
      </w:tr>
      <w:tr w:rsidR="00C36F46" w:rsidRPr="00697433" w14:paraId="0A208C26" w14:textId="77777777" w:rsidTr="2C2174BB">
        <w:trPr>
          <w:trPrChange w:id="28" w:author="bcsin@connect.hku.hk" w:date="2026-01-22T19:56:00Z">
            <w:trPr>
              <w:gridBefore w:val="9"/>
              <w:gridAfter w:val="0"/>
            </w:trPr>
          </w:trPrChange>
        </w:trPr>
        <w:tc>
          <w:tcPr>
            <w:tcW w:w="760" w:type="dxa"/>
            <w:tcPrChange w:id="29" w:author="bcsin@connect.hku.hk" w:date="2026-01-22T19:56:00Z">
              <w:tcPr>
                <w:tcW w:w="0" w:type="auto"/>
              </w:tcPr>
            </w:tcPrChange>
          </w:tcPr>
          <w:p w14:paraId="2537320F" w14:textId="77777777" w:rsidR="00C36F46" w:rsidRPr="00697433" w:rsidRDefault="00C36F46" w:rsidP="00C36F46">
            <w:pPr>
              <w:pStyle w:val="ListParagraph"/>
              <w:numPr>
                <w:ilvl w:val="0"/>
                <w:numId w:val="2"/>
              </w:numPr>
              <w:ind w:left="0" w:firstLine="0"/>
            </w:pPr>
          </w:p>
        </w:tc>
        <w:tc>
          <w:tcPr>
            <w:tcW w:w="7564" w:type="dxa"/>
            <w:gridSpan w:val="4"/>
            <w:tcPrChange w:id="30" w:author="bcsin@connect.hku.hk" w:date="2026-01-22T19:56:00Z">
              <w:tcPr>
                <w:tcW w:w="7564" w:type="dxa"/>
                <w:gridSpan w:val="4"/>
              </w:tcPr>
            </w:tcPrChange>
          </w:tcPr>
          <w:p w14:paraId="51883C52" w14:textId="77777777" w:rsidR="00C36F46" w:rsidRPr="00697433" w:rsidRDefault="00C36F46" w:rsidP="00C36F46">
            <w:pPr>
              <w:jc w:val="both"/>
              <w:rPr>
                <w:rFonts w:ascii="Frutiger Light" w:hAnsi="Frutiger Light"/>
                <w:u w:val="single"/>
                <w:lang w:eastAsia="zh-HK"/>
              </w:rPr>
            </w:pPr>
            <w:r w:rsidRPr="00697433">
              <w:rPr>
                <w:rFonts w:ascii="Frutiger Light" w:hAnsi="Frutiger Light"/>
                <w:b/>
                <w:bCs/>
                <w:u w:val="single"/>
              </w:rPr>
              <w:t>Review of Business</w:t>
            </w:r>
          </w:p>
        </w:tc>
        <w:tc>
          <w:tcPr>
            <w:tcW w:w="1213" w:type="dxa"/>
            <w:tcPrChange w:id="31" w:author="bcsin@connect.hku.hk" w:date="2026-01-22T19:56:00Z">
              <w:tcPr>
                <w:tcW w:w="0" w:type="auto"/>
              </w:tcPr>
            </w:tcPrChange>
          </w:tcPr>
          <w:p w14:paraId="727EEB94" w14:textId="77777777" w:rsidR="00C36F46" w:rsidRPr="00697433" w:rsidRDefault="00C36F46" w:rsidP="00C36F46">
            <w:pPr>
              <w:jc w:val="center"/>
              <w:rPr>
                <w:rFonts w:ascii="Frutiger Light" w:hAnsi="Frutiger Light"/>
                <w:u w:val="single"/>
                <w:lang w:eastAsia="zh-HK"/>
              </w:rPr>
            </w:pPr>
          </w:p>
        </w:tc>
      </w:tr>
      <w:tr w:rsidR="00C36F46" w:rsidRPr="00697433" w14:paraId="69ECA08A" w14:textId="77777777" w:rsidTr="2C2174BB">
        <w:trPr>
          <w:trPrChange w:id="32" w:author="bcsin@connect.hku.hk" w:date="2026-01-22T19:56:00Z">
            <w:trPr>
              <w:gridBefore w:val="9"/>
              <w:gridAfter w:val="0"/>
            </w:trPr>
          </w:trPrChange>
        </w:trPr>
        <w:tc>
          <w:tcPr>
            <w:tcW w:w="760" w:type="dxa"/>
            <w:tcPrChange w:id="33" w:author="bcsin@connect.hku.hk" w:date="2026-01-22T19:56:00Z">
              <w:tcPr>
                <w:tcW w:w="0" w:type="auto"/>
              </w:tcPr>
            </w:tcPrChange>
          </w:tcPr>
          <w:p w14:paraId="1DAD3931" w14:textId="77777777" w:rsidR="00C36F46" w:rsidRPr="00697433" w:rsidRDefault="00C36F46" w:rsidP="00C36F46">
            <w:pPr>
              <w:pStyle w:val="ListParagraph"/>
              <w:numPr>
                <w:ilvl w:val="1"/>
                <w:numId w:val="2"/>
              </w:numPr>
              <w:ind w:left="0" w:firstLine="0"/>
            </w:pPr>
          </w:p>
        </w:tc>
        <w:tc>
          <w:tcPr>
            <w:tcW w:w="7564" w:type="dxa"/>
            <w:gridSpan w:val="4"/>
            <w:tcPrChange w:id="34" w:author="bcsin@connect.hku.hk" w:date="2026-01-22T19:56:00Z">
              <w:tcPr>
                <w:tcW w:w="7564" w:type="dxa"/>
                <w:gridSpan w:val="4"/>
              </w:tcPr>
            </w:tcPrChange>
          </w:tcPr>
          <w:p w14:paraId="346FD799" w14:textId="0BA1CCA3" w:rsidR="00C74C6E" w:rsidRPr="00697433" w:rsidRDefault="00BC4DFD" w:rsidP="00E21CF2">
            <w:pPr>
              <w:pStyle w:val="CommentText"/>
              <w:jc w:val="both"/>
              <w:rPr>
                <w:rFonts w:ascii="Frutiger Light" w:hAnsi="Frutiger Light"/>
                <w:sz w:val="24"/>
                <w:szCs w:val="24"/>
              </w:rPr>
            </w:pPr>
            <w:r w:rsidRPr="00697433">
              <w:rPr>
                <w:rFonts w:ascii="Frutiger Light" w:hAnsi="Frutiger Light"/>
                <w:sz w:val="24"/>
                <w:szCs w:val="24"/>
              </w:rPr>
              <w:t>The Chairman</w:t>
            </w:r>
            <w:r w:rsidR="00C36F46" w:rsidRPr="00697433">
              <w:rPr>
                <w:rFonts w:ascii="Frutiger Light" w:hAnsi="Frutiger Light"/>
                <w:sz w:val="24"/>
                <w:szCs w:val="24"/>
              </w:rPr>
              <w:t xml:space="preserve"> expressed concerns about the DTD </w:t>
            </w:r>
            <w:r w:rsidR="00D94096" w:rsidRPr="00697433">
              <w:rPr>
                <w:rFonts w:ascii="Frutiger Light" w:hAnsi="Frutiger Light"/>
                <w:sz w:val="24"/>
                <w:szCs w:val="24"/>
              </w:rPr>
              <w:t xml:space="preserve">OPEX and CAPEX </w:t>
            </w:r>
            <w:proofErr w:type="spellStart"/>
            <w:r w:rsidR="00D94096" w:rsidRPr="00697433">
              <w:rPr>
                <w:rFonts w:ascii="Frutiger Light" w:hAnsi="Frutiger Light"/>
                <w:sz w:val="24"/>
                <w:szCs w:val="24"/>
              </w:rPr>
              <w:t>forcast</w:t>
            </w:r>
            <w:proofErr w:type="spellEnd"/>
            <w:r w:rsidR="00D94096" w:rsidRPr="00697433">
              <w:rPr>
                <w:rFonts w:ascii="Frutiger Light" w:hAnsi="Frutiger Light"/>
                <w:sz w:val="24"/>
                <w:szCs w:val="24"/>
              </w:rPr>
              <w:t xml:space="preserve"> </w:t>
            </w:r>
            <w:r w:rsidR="00C36F46" w:rsidRPr="00697433">
              <w:rPr>
                <w:rFonts w:ascii="Frutiger Light" w:hAnsi="Frutiger Light"/>
                <w:sz w:val="24"/>
                <w:szCs w:val="24"/>
              </w:rPr>
              <w:t xml:space="preserve">and reminded sub-division heads to </w:t>
            </w:r>
            <w:r w:rsidR="00D94096" w:rsidRPr="00697433">
              <w:rPr>
                <w:rFonts w:ascii="Frutiger Light" w:hAnsi="Frutiger Light"/>
                <w:sz w:val="24"/>
                <w:szCs w:val="24"/>
              </w:rPr>
              <w:t>monitor closely on the cashflow and expenses</w:t>
            </w:r>
            <w:r w:rsidR="00C36F46" w:rsidRPr="00697433">
              <w:rPr>
                <w:rFonts w:ascii="Frutiger Light" w:hAnsi="Frutiger Light"/>
                <w:sz w:val="24"/>
                <w:szCs w:val="24"/>
              </w:rPr>
              <w:t xml:space="preserve">. </w:t>
            </w:r>
            <w:r w:rsidR="003D1A7C" w:rsidRPr="00697433">
              <w:rPr>
                <w:rFonts w:ascii="Frutiger Light" w:hAnsi="Frutiger Light"/>
                <w:sz w:val="24"/>
                <w:szCs w:val="24"/>
              </w:rPr>
              <w:t>(Details refer to items 15.1.)</w:t>
            </w:r>
          </w:p>
        </w:tc>
        <w:tc>
          <w:tcPr>
            <w:tcW w:w="1213" w:type="dxa"/>
            <w:tcPrChange w:id="35" w:author="bcsin@connect.hku.hk" w:date="2026-01-22T19:56:00Z">
              <w:tcPr>
                <w:tcW w:w="0" w:type="auto"/>
              </w:tcPr>
            </w:tcPrChange>
          </w:tcPr>
          <w:p w14:paraId="41AECC9E" w14:textId="5934338C" w:rsidR="00C36F46" w:rsidRPr="00697433" w:rsidRDefault="003D1A7C" w:rsidP="00C36F46">
            <w:pPr>
              <w:jc w:val="center"/>
              <w:rPr>
                <w:rFonts w:ascii="Frutiger Light" w:hAnsi="Frutiger Light" w:cs="Frutiger Light"/>
              </w:rPr>
            </w:pPr>
            <w:r w:rsidRPr="00697433">
              <w:rPr>
                <w:rFonts w:ascii="Frutiger Light" w:hAnsi="Frutiger Light" w:cs="Frutiger Light"/>
              </w:rPr>
              <w:t>SE/ITD</w:t>
            </w:r>
            <w:r w:rsidR="00C36F46" w:rsidRPr="00697433" w:rsidDel="00A45C1A">
              <w:rPr>
                <w:rFonts w:ascii="Frutiger Light" w:hAnsi="Frutiger Light" w:cs="Frutiger Light"/>
              </w:rPr>
              <w:t xml:space="preserve"> </w:t>
            </w:r>
          </w:p>
        </w:tc>
      </w:tr>
      <w:tr w:rsidR="00C36F46" w:rsidRPr="00697433" w14:paraId="421D1DA8" w14:textId="77777777" w:rsidTr="2C2174BB">
        <w:trPr>
          <w:trPrChange w:id="36" w:author="bcsin@connect.hku.hk" w:date="2026-01-22T19:56:00Z">
            <w:trPr>
              <w:gridBefore w:val="9"/>
              <w:gridAfter w:val="0"/>
            </w:trPr>
          </w:trPrChange>
        </w:trPr>
        <w:tc>
          <w:tcPr>
            <w:tcW w:w="760" w:type="dxa"/>
            <w:tcPrChange w:id="37" w:author="bcsin@connect.hku.hk" w:date="2026-01-22T19:56:00Z">
              <w:tcPr>
                <w:tcW w:w="0" w:type="auto"/>
              </w:tcPr>
            </w:tcPrChange>
          </w:tcPr>
          <w:p w14:paraId="6446C231" w14:textId="77777777" w:rsidR="00C36F46" w:rsidRPr="00697433" w:rsidRDefault="00C36F46" w:rsidP="00C36F46">
            <w:pPr>
              <w:rPr>
                <w:rFonts w:ascii="Frutiger Light" w:hAnsi="Frutiger Light"/>
                <w:szCs w:val="24"/>
              </w:rPr>
            </w:pPr>
          </w:p>
        </w:tc>
        <w:tc>
          <w:tcPr>
            <w:tcW w:w="7564" w:type="dxa"/>
            <w:gridSpan w:val="4"/>
            <w:tcPrChange w:id="38" w:author="bcsin@connect.hku.hk" w:date="2026-01-22T19:56:00Z">
              <w:tcPr>
                <w:tcW w:w="7564" w:type="dxa"/>
                <w:gridSpan w:val="4"/>
              </w:tcPr>
            </w:tcPrChange>
          </w:tcPr>
          <w:p w14:paraId="0994AC51" w14:textId="2ADC634C" w:rsidR="00E21CF2" w:rsidRPr="00697433" w:rsidRDefault="00E21CF2" w:rsidP="00C36F46">
            <w:pPr>
              <w:pStyle w:val="CommentText"/>
              <w:jc w:val="both"/>
              <w:rPr>
                <w:rFonts w:ascii="Frutiger Light" w:hAnsi="Frutiger Light"/>
                <w:sz w:val="24"/>
                <w:szCs w:val="24"/>
                <w:u w:val="single"/>
              </w:rPr>
            </w:pPr>
          </w:p>
        </w:tc>
        <w:tc>
          <w:tcPr>
            <w:tcW w:w="1213" w:type="dxa"/>
            <w:tcPrChange w:id="39" w:author="bcsin@connect.hku.hk" w:date="2026-01-22T19:56:00Z">
              <w:tcPr>
                <w:tcW w:w="0" w:type="auto"/>
              </w:tcPr>
            </w:tcPrChange>
          </w:tcPr>
          <w:p w14:paraId="27A36316" w14:textId="77777777" w:rsidR="00C36F46" w:rsidRPr="00697433" w:rsidRDefault="00C36F46" w:rsidP="00C36F46">
            <w:pPr>
              <w:jc w:val="center"/>
              <w:rPr>
                <w:rFonts w:ascii="Frutiger Light" w:hAnsi="Frutiger Light" w:cs="Frutiger Light"/>
              </w:rPr>
            </w:pPr>
          </w:p>
        </w:tc>
      </w:tr>
      <w:tr w:rsidR="00C36F46" w:rsidRPr="00697433" w14:paraId="6B5DED72" w14:textId="77777777" w:rsidTr="2C2174BB">
        <w:trPr>
          <w:trPrChange w:id="40" w:author="bcsin@connect.hku.hk" w:date="2026-01-22T19:56:00Z">
            <w:trPr>
              <w:gridBefore w:val="9"/>
              <w:gridAfter w:val="0"/>
            </w:trPr>
          </w:trPrChange>
        </w:trPr>
        <w:tc>
          <w:tcPr>
            <w:tcW w:w="760" w:type="dxa"/>
            <w:tcPrChange w:id="41" w:author="bcsin@connect.hku.hk" w:date="2026-01-22T19:56:00Z">
              <w:tcPr>
                <w:tcW w:w="0" w:type="auto"/>
              </w:tcPr>
            </w:tcPrChange>
          </w:tcPr>
          <w:p w14:paraId="592678C0" w14:textId="0FCFED99" w:rsidR="00C36F46" w:rsidRPr="00697433" w:rsidRDefault="00C36F46" w:rsidP="00C36F46">
            <w:pPr>
              <w:pStyle w:val="ListParagraph"/>
              <w:numPr>
                <w:ilvl w:val="0"/>
                <w:numId w:val="2"/>
              </w:numPr>
              <w:ind w:left="0" w:firstLine="0"/>
            </w:pPr>
          </w:p>
        </w:tc>
        <w:tc>
          <w:tcPr>
            <w:tcW w:w="7564" w:type="dxa"/>
            <w:gridSpan w:val="4"/>
            <w:tcPrChange w:id="42" w:author="bcsin@connect.hku.hk" w:date="2026-01-22T19:56:00Z">
              <w:tcPr>
                <w:tcW w:w="7564" w:type="dxa"/>
                <w:gridSpan w:val="4"/>
              </w:tcPr>
            </w:tcPrChange>
          </w:tcPr>
          <w:p w14:paraId="33F33378" w14:textId="77A9FBAE" w:rsidR="00C36F46" w:rsidRPr="00697433" w:rsidRDefault="00C36F46" w:rsidP="00C36F46">
            <w:pPr>
              <w:jc w:val="both"/>
              <w:rPr>
                <w:rFonts w:ascii="Frutiger Light" w:hAnsi="Frutiger Light"/>
                <w:u w:val="single"/>
                <w:lang w:eastAsia="zh-HK"/>
              </w:rPr>
            </w:pPr>
            <w:r w:rsidRPr="00697433">
              <w:rPr>
                <w:rFonts w:ascii="Frutiger Light" w:hAnsi="Frutiger Light"/>
                <w:b/>
                <w:bCs/>
                <w:u w:val="single"/>
                <w:lang w:eastAsia="zh-HK"/>
              </w:rPr>
              <w:t>Staff Matte</w:t>
            </w:r>
            <w:r w:rsidRPr="00697433">
              <w:rPr>
                <w:rFonts w:ascii="Frutiger Light" w:hAnsi="Frutiger Light"/>
                <w:b/>
                <w:bCs/>
                <w:u w:val="single"/>
              </w:rPr>
              <w:t>rs</w:t>
            </w:r>
          </w:p>
        </w:tc>
        <w:tc>
          <w:tcPr>
            <w:tcW w:w="1213" w:type="dxa"/>
            <w:tcPrChange w:id="43" w:author="bcsin@connect.hku.hk" w:date="2026-01-22T19:56:00Z">
              <w:tcPr>
                <w:tcW w:w="0" w:type="auto"/>
              </w:tcPr>
            </w:tcPrChange>
          </w:tcPr>
          <w:p w14:paraId="140A54A5" w14:textId="77777777" w:rsidR="00C36F46" w:rsidRPr="00697433" w:rsidRDefault="00C36F46" w:rsidP="00C36F46">
            <w:pPr>
              <w:jc w:val="center"/>
              <w:rPr>
                <w:rFonts w:ascii="Frutiger Light" w:hAnsi="Frutiger Light"/>
                <w:u w:val="single"/>
                <w:lang w:eastAsia="zh-HK"/>
              </w:rPr>
            </w:pPr>
          </w:p>
        </w:tc>
      </w:tr>
      <w:tr w:rsidR="007D7C31" w:rsidRPr="00697433" w14:paraId="6056D9F7" w14:textId="77777777" w:rsidTr="2C2174BB">
        <w:trPr>
          <w:del w:id="44" w:author="Miss YAU Chi Ying, Vanessa 邱芝瑩" w:date="2026-02-03T18:31:00Z"/>
          <w:trPrChange w:id="45" w:author="bcsin@connect.hku.hk" w:date="2026-01-22T19:56:00Z">
            <w:trPr>
              <w:gridBefore w:val="9"/>
              <w:gridAfter w:val="0"/>
            </w:trPr>
          </w:trPrChange>
        </w:trPr>
        <w:tc>
          <w:tcPr>
            <w:tcW w:w="760" w:type="dxa"/>
            <w:tcPrChange w:id="46" w:author="bcsin@connect.hku.hk" w:date="2026-01-22T19:56:00Z">
              <w:tcPr>
                <w:tcW w:w="0" w:type="auto"/>
              </w:tcPr>
            </w:tcPrChange>
          </w:tcPr>
          <w:p w14:paraId="3CDDF7E9" w14:textId="2D297F00" w:rsidR="00C36F46" w:rsidRPr="00697433" w:rsidRDefault="00C36F46" w:rsidP="00C36F46">
            <w:pPr>
              <w:pStyle w:val="ListParagraph"/>
              <w:numPr>
                <w:ilvl w:val="1"/>
                <w:numId w:val="2"/>
              </w:numPr>
              <w:ind w:left="0" w:firstLine="0"/>
              <w:rPr>
                <w:del w:id="47" w:author="Miss YAU Chi Ying, Vanessa 邱芝瑩" w:date="2026-02-03T18:31:00Z"/>
                <w:color w:val="FF0000"/>
              </w:rPr>
            </w:pPr>
          </w:p>
        </w:tc>
        <w:tc>
          <w:tcPr>
            <w:tcW w:w="7564" w:type="dxa"/>
            <w:gridSpan w:val="4"/>
            <w:tcPrChange w:id="48" w:author="bcsin@connect.hku.hk" w:date="2026-01-22T19:56:00Z">
              <w:tcPr>
                <w:tcW w:w="7564" w:type="dxa"/>
                <w:gridSpan w:val="4"/>
              </w:tcPr>
            </w:tcPrChange>
          </w:tcPr>
          <w:p w14:paraId="2A7C7D9D" w14:textId="2EF5A655" w:rsidR="00C36F46" w:rsidRPr="00697433" w:rsidRDefault="00C36F46" w:rsidP="00C36F46">
            <w:pPr>
              <w:pStyle w:val="CommentText"/>
              <w:jc w:val="both"/>
              <w:rPr>
                <w:del w:id="49" w:author="Miss YAU Chi Ying, Vanessa 邱芝瑩" w:date="2026-02-03T18:31:00Z"/>
                <w:rFonts w:ascii="Frutiger Light" w:hAnsi="Frutiger Light"/>
                <w:sz w:val="24"/>
                <w:szCs w:val="24"/>
              </w:rPr>
            </w:pPr>
            <w:del w:id="50" w:author="Miss YAU Chi Ying, Vanessa 邱芝瑩" w:date="2026-02-03T18:31:00Z">
              <w:r w:rsidRPr="00697433">
                <w:rPr>
                  <w:rFonts w:ascii="Frutiger Light" w:hAnsi="Frutiger Light"/>
                  <w:sz w:val="24"/>
                  <w:szCs w:val="24"/>
                </w:rPr>
                <w:delText>The Chairman welcomed Mr Marco LUI and Ms Carrie Chik in joining the meeting.</w:delText>
              </w:r>
            </w:del>
          </w:p>
        </w:tc>
        <w:tc>
          <w:tcPr>
            <w:tcW w:w="1213" w:type="dxa"/>
            <w:tcPrChange w:id="51" w:author="bcsin@connect.hku.hk" w:date="2026-01-22T19:56:00Z">
              <w:tcPr>
                <w:tcW w:w="0" w:type="auto"/>
              </w:tcPr>
            </w:tcPrChange>
          </w:tcPr>
          <w:p w14:paraId="04EBACF5" w14:textId="52A409D8" w:rsidR="00C36F46" w:rsidRPr="00697433" w:rsidRDefault="00C36F46" w:rsidP="00C36F46">
            <w:pPr>
              <w:jc w:val="center"/>
              <w:rPr>
                <w:del w:id="52" w:author="Miss YAU Chi Ying, Vanessa 邱芝瑩" w:date="2026-02-03T18:31:00Z"/>
                <w:rFonts w:ascii="Frutiger Light" w:hAnsi="Frutiger Light" w:cs="Frutiger Light"/>
              </w:rPr>
            </w:pPr>
            <w:del w:id="53" w:author="Miss YAU Chi Ying, Vanessa 邱芝瑩" w:date="2026-02-03T18:31:00Z">
              <w:r w:rsidRPr="00697433">
                <w:rPr>
                  <w:rFonts w:ascii="Frutiger Light" w:hAnsi="Frutiger Light" w:cs="Frutiger Light"/>
                </w:rPr>
                <w:delText>All to note</w:delText>
              </w:r>
            </w:del>
          </w:p>
        </w:tc>
      </w:tr>
      <w:tr w:rsidR="00C36F46" w:rsidRPr="00697433" w14:paraId="5289A4BD" w14:textId="76A89E33" w:rsidTr="2C2174BB">
        <w:trPr>
          <w:del w:id="54" w:author="Miss YAU Chi Ying, Vanessa 邱芝瑩" w:date="2026-02-03T18:31:00Z"/>
          <w:trPrChange w:id="55" w:author="bcsin@connect.hku.hk" w:date="2026-01-22T19:56:00Z">
            <w:trPr>
              <w:gridBefore w:val="9"/>
              <w:gridAfter w:val="0"/>
            </w:trPr>
          </w:trPrChange>
        </w:trPr>
        <w:tc>
          <w:tcPr>
            <w:tcW w:w="760" w:type="dxa"/>
            <w:tcPrChange w:id="56" w:author="bcsin@connect.hku.hk" w:date="2026-01-22T19:56:00Z">
              <w:tcPr>
                <w:tcW w:w="0" w:type="auto"/>
              </w:tcPr>
            </w:tcPrChange>
          </w:tcPr>
          <w:p w14:paraId="3EAF5A97" w14:textId="21711D4D" w:rsidR="00C36F46" w:rsidRPr="00697433" w:rsidRDefault="00C36F46" w:rsidP="00C36F46">
            <w:pPr>
              <w:pStyle w:val="ListParagraph"/>
              <w:rPr>
                <w:del w:id="57" w:author="Miss YAU Chi Ying, Vanessa 邱芝瑩" w:date="2026-02-03T18:31:00Z"/>
              </w:rPr>
            </w:pPr>
          </w:p>
        </w:tc>
        <w:tc>
          <w:tcPr>
            <w:tcW w:w="7564" w:type="dxa"/>
            <w:gridSpan w:val="4"/>
            <w:tcPrChange w:id="58" w:author="bcsin@connect.hku.hk" w:date="2026-01-22T19:56:00Z">
              <w:tcPr>
                <w:tcW w:w="7564" w:type="dxa"/>
                <w:gridSpan w:val="4"/>
              </w:tcPr>
            </w:tcPrChange>
          </w:tcPr>
          <w:p w14:paraId="68332C9E" w14:textId="0B7DD54A" w:rsidR="00C36F46" w:rsidRPr="00697433" w:rsidRDefault="00C36F46" w:rsidP="00C36F46">
            <w:pPr>
              <w:pStyle w:val="CommentText"/>
              <w:jc w:val="both"/>
              <w:rPr>
                <w:del w:id="59" w:author="Miss YAU Chi Ying, Vanessa 邱芝瑩" w:date="2026-02-03T18:31:00Z"/>
                <w:rFonts w:ascii="Frutiger Light" w:hAnsi="Frutiger Light"/>
                <w:sz w:val="24"/>
                <w:szCs w:val="24"/>
              </w:rPr>
            </w:pPr>
          </w:p>
        </w:tc>
        <w:tc>
          <w:tcPr>
            <w:tcW w:w="1213" w:type="dxa"/>
            <w:tcPrChange w:id="60" w:author="bcsin@connect.hku.hk" w:date="2026-01-22T19:56:00Z">
              <w:tcPr>
                <w:tcW w:w="0" w:type="auto"/>
              </w:tcPr>
            </w:tcPrChange>
          </w:tcPr>
          <w:p w14:paraId="0E439A78" w14:textId="756C21D7" w:rsidR="00C36F46" w:rsidRPr="00697433" w:rsidRDefault="00C36F46" w:rsidP="00C36F46">
            <w:pPr>
              <w:jc w:val="center"/>
              <w:rPr>
                <w:del w:id="61" w:author="Miss YAU Chi Ying, Vanessa 邱芝瑩" w:date="2026-02-03T18:31:00Z"/>
                <w:rFonts w:ascii="Frutiger Light" w:hAnsi="Frutiger Light" w:cs="Frutiger Light"/>
              </w:rPr>
            </w:pPr>
          </w:p>
        </w:tc>
      </w:tr>
      <w:tr w:rsidR="00C36F46" w:rsidRPr="00697433" w14:paraId="7F9B658F" w14:textId="2DD112A5" w:rsidTr="2C2174BB">
        <w:trPr>
          <w:trPrChange w:id="62" w:author="bcsin@connect.hku.hk" w:date="2026-01-22T19:56:00Z">
            <w:trPr>
              <w:gridBefore w:val="9"/>
              <w:gridAfter w:val="0"/>
            </w:trPr>
          </w:trPrChange>
        </w:trPr>
        <w:tc>
          <w:tcPr>
            <w:tcW w:w="760" w:type="dxa"/>
            <w:tcPrChange w:id="63" w:author="bcsin@connect.hku.hk" w:date="2026-01-22T19:56:00Z">
              <w:tcPr>
                <w:tcW w:w="0" w:type="auto"/>
              </w:tcPr>
            </w:tcPrChange>
          </w:tcPr>
          <w:p w14:paraId="3EA11194" w14:textId="4C56C4E1" w:rsidR="00C36F46" w:rsidRPr="00697433" w:rsidRDefault="00C36F46" w:rsidP="00C36F46">
            <w:pPr>
              <w:pStyle w:val="ListParagraph"/>
              <w:numPr>
                <w:ilvl w:val="1"/>
                <w:numId w:val="2"/>
              </w:numPr>
              <w:ind w:left="0" w:firstLine="0"/>
            </w:pPr>
          </w:p>
        </w:tc>
        <w:tc>
          <w:tcPr>
            <w:tcW w:w="7564" w:type="dxa"/>
            <w:gridSpan w:val="4"/>
            <w:tcPrChange w:id="64" w:author="bcsin@connect.hku.hk" w:date="2026-01-22T19:56:00Z">
              <w:tcPr>
                <w:tcW w:w="7564" w:type="dxa"/>
                <w:gridSpan w:val="4"/>
              </w:tcPr>
            </w:tcPrChange>
          </w:tcPr>
          <w:p w14:paraId="442C216C" w14:textId="7CE99295" w:rsidR="00C36F46" w:rsidRPr="00697433" w:rsidRDefault="00C36F46" w:rsidP="00C36F46">
            <w:pPr>
              <w:pStyle w:val="CommentText"/>
              <w:jc w:val="both"/>
              <w:rPr>
                <w:rFonts w:ascii="Frutiger Light" w:hAnsi="Frutiger Light"/>
                <w:sz w:val="24"/>
                <w:szCs w:val="24"/>
              </w:rPr>
            </w:pPr>
            <w:r w:rsidRPr="00697433">
              <w:rPr>
                <w:rFonts w:ascii="Frutiger Light" w:hAnsi="Frutiger Light"/>
                <w:sz w:val="24"/>
                <w:szCs w:val="24"/>
              </w:rPr>
              <w:t>SE/INNO stated that the waiting list for APO extended to 13 November 2026.</w:t>
            </w:r>
            <w:ins w:id="65" w:author="Ms CHIK Kar Lai (SE/Inno)" w:date="2026-02-04T17:58:00Z">
              <w:r w:rsidR="01AC6D7E" w:rsidRPr="00697433">
                <w:rPr>
                  <w:rFonts w:ascii="Frutiger Light" w:hAnsi="Frutiger Light"/>
                  <w:sz w:val="24"/>
                  <w:szCs w:val="24"/>
                </w:rPr>
                <w:t xml:space="preserve"> </w:t>
              </w:r>
              <w:r w:rsidR="01AC6D7E" w:rsidRPr="2D45D585">
                <w:rPr>
                  <w:rFonts w:ascii="Frutiger Light" w:hAnsi="Frutiger Light"/>
                  <w:color w:val="FF0000"/>
                  <w:sz w:val="24"/>
                  <w:szCs w:val="24"/>
                  <w:rPrChange w:id="66" w:author="Ms CHIK Kar Lai (SE/Inno)" w:date="2026-02-04T17:58:00Z">
                    <w:rPr>
                      <w:rFonts w:ascii="Frutiger Light" w:hAnsi="Frutiger Light"/>
                      <w:sz w:val="24"/>
                      <w:szCs w:val="24"/>
                    </w:rPr>
                  </w:rPrChange>
                </w:rPr>
                <w:t xml:space="preserve">2 </w:t>
              </w:r>
              <w:r w:rsidR="2D45D585" w:rsidRPr="2D45D585">
                <w:rPr>
                  <w:rFonts w:ascii="Frutiger Light" w:hAnsi="Frutiger Light"/>
                  <w:color w:val="FF0000"/>
                  <w:sz w:val="24"/>
                  <w:szCs w:val="24"/>
                  <w:rPrChange w:id="67" w:author="Ms CHIK Kar Lai (SE/Inno)" w:date="2026-02-04T17:58:00Z">
                    <w:rPr>
                      <w:rFonts w:ascii="Frutiger Light" w:hAnsi="Frutiger Light"/>
                      <w:sz w:val="24"/>
                      <w:szCs w:val="24"/>
                    </w:rPr>
                  </w:rPrChange>
                </w:rPr>
                <w:t xml:space="preserve">nos. of </w:t>
              </w:r>
              <w:r w:rsidR="01AC6D7E" w:rsidRPr="2D45D585">
                <w:rPr>
                  <w:rFonts w:ascii="Frutiger Light" w:hAnsi="Frutiger Light"/>
                  <w:color w:val="FF0000"/>
                  <w:sz w:val="24"/>
                  <w:szCs w:val="24"/>
                  <w:rPrChange w:id="68" w:author="Ms CHIK Kar Lai (SE/Inno)" w:date="2026-02-04T17:58:00Z">
                    <w:rPr>
                      <w:rFonts w:ascii="Frutiger Light" w:hAnsi="Frutiger Light"/>
                      <w:sz w:val="24"/>
                      <w:szCs w:val="24"/>
                    </w:rPr>
                  </w:rPrChange>
                </w:rPr>
                <w:t>P</w:t>
              </w:r>
              <w:r w:rsidR="005C8478" w:rsidRPr="2D45D585">
                <w:rPr>
                  <w:rFonts w:ascii="Frutiger Light" w:hAnsi="Frutiger Light"/>
                  <w:color w:val="FF0000"/>
                  <w:sz w:val="24"/>
                  <w:szCs w:val="24"/>
                  <w:rPrChange w:id="69" w:author="Ms CHIK Kar Lai (SE/Inno)" w:date="2026-02-04T17:58:00Z">
                    <w:rPr>
                      <w:rFonts w:ascii="Frutiger Light" w:hAnsi="Frutiger Light"/>
                      <w:sz w:val="24"/>
                      <w:szCs w:val="24"/>
                    </w:rPr>
                  </w:rPrChange>
                </w:rPr>
                <w:t xml:space="preserve">Os resigned (1 from DRASD and 1 from </w:t>
              </w:r>
              <w:proofErr w:type="spellStart"/>
              <w:r w:rsidR="005C8478" w:rsidRPr="2D45D585">
                <w:rPr>
                  <w:rFonts w:ascii="Frutiger Light" w:hAnsi="Frutiger Light"/>
                  <w:color w:val="FF0000"/>
                  <w:sz w:val="24"/>
                  <w:szCs w:val="24"/>
                  <w:rPrChange w:id="70" w:author="Ms CHIK Kar Lai (SE/Inno)" w:date="2026-02-04T17:58:00Z">
                    <w:rPr>
                      <w:rFonts w:ascii="Frutiger Light" w:hAnsi="Frutiger Light"/>
                      <w:sz w:val="24"/>
                      <w:szCs w:val="24"/>
                    </w:rPr>
                  </w:rPrChange>
                </w:rPr>
                <w:t>InnoOffice</w:t>
              </w:r>
              <w:proofErr w:type="spellEnd"/>
              <w:r w:rsidR="005C8478" w:rsidRPr="2D45D585">
                <w:rPr>
                  <w:rFonts w:ascii="Frutiger Light" w:hAnsi="Frutiger Light"/>
                  <w:color w:val="FF0000"/>
                  <w:sz w:val="24"/>
                  <w:szCs w:val="24"/>
                  <w:rPrChange w:id="71" w:author="Ms CHIK Kar Lai (SE/Inno)" w:date="2026-02-04T17:58:00Z">
                    <w:rPr>
                      <w:rFonts w:ascii="Frutiger Light" w:hAnsi="Frutiger Light"/>
                      <w:sz w:val="24"/>
                      <w:szCs w:val="24"/>
                    </w:rPr>
                  </w:rPrChange>
                </w:rPr>
                <w:t>) wi</w:t>
              </w:r>
              <w:r w:rsidR="2D45D585" w:rsidRPr="2D45D585">
                <w:rPr>
                  <w:rFonts w:ascii="Frutiger Light" w:hAnsi="Frutiger Light"/>
                  <w:color w:val="FF0000"/>
                  <w:sz w:val="24"/>
                  <w:szCs w:val="24"/>
                  <w:rPrChange w:id="72" w:author="Ms CHIK Kar Lai (SE/Inno)" w:date="2026-02-04T17:58:00Z">
                    <w:rPr/>
                  </w:rPrChange>
                </w:rPr>
                <w:t>th effective on 1 Feb 2026.</w:t>
              </w:r>
            </w:ins>
          </w:p>
        </w:tc>
        <w:tc>
          <w:tcPr>
            <w:tcW w:w="1213" w:type="dxa"/>
            <w:tcPrChange w:id="73" w:author="bcsin@connect.hku.hk" w:date="2026-01-22T19:56:00Z">
              <w:tcPr>
                <w:tcW w:w="0" w:type="auto"/>
              </w:tcPr>
            </w:tcPrChange>
          </w:tcPr>
          <w:p w14:paraId="6C0B1116" w14:textId="4D4D65EA" w:rsidR="00C36F46" w:rsidRPr="00697433" w:rsidRDefault="00C36F46" w:rsidP="00C36F46">
            <w:pPr>
              <w:jc w:val="center"/>
              <w:rPr>
                <w:rFonts w:ascii="Frutiger Light" w:hAnsi="Frutiger Light" w:cs="Frutiger Light"/>
              </w:rPr>
            </w:pPr>
            <w:r w:rsidRPr="00697433">
              <w:rPr>
                <w:rFonts w:ascii="Frutiger Light" w:hAnsi="Frutiger Light" w:cs="Frutiger Light"/>
              </w:rPr>
              <w:t>SE/INNO</w:t>
            </w:r>
          </w:p>
        </w:tc>
      </w:tr>
      <w:tr w:rsidR="00C36F46" w:rsidRPr="00697433" w14:paraId="06156A7E" w14:textId="77777777" w:rsidTr="2C2174BB">
        <w:trPr>
          <w:trPrChange w:id="74" w:author="bcsin@connect.hku.hk" w:date="2026-01-22T19:56:00Z">
            <w:trPr>
              <w:gridBefore w:val="9"/>
              <w:gridAfter w:val="0"/>
            </w:trPr>
          </w:trPrChange>
        </w:trPr>
        <w:tc>
          <w:tcPr>
            <w:tcW w:w="760" w:type="dxa"/>
            <w:tcPrChange w:id="75" w:author="bcsin@connect.hku.hk" w:date="2026-01-22T19:56:00Z">
              <w:tcPr>
                <w:tcW w:w="0" w:type="auto"/>
              </w:tcPr>
            </w:tcPrChange>
          </w:tcPr>
          <w:p w14:paraId="49AB7B27" w14:textId="77777777" w:rsidR="00C36F46" w:rsidRPr="00697433" w:rsidRDefault="00C36F46" w:rsidP="00C36F46">
            <w:pPr>
              <w:pStyle w:val="ListParagraph"/>
            </w:pPr>
          </w:p>
        </w:tc>
        <w:tc>
          <w:tcPr>
            <w:tcW w:w="7564" w:type="dxa"/>
            <w:gridSpan w:val="4"/>
            <w:tcPrChange w:id="76" w:author="bcsin@connect.hku.hk" w:date="2026-01-22T19:56:00Z">
              <w:tcPr>
                <w:tcW w:w="7564" w:type="dxa"/>
                <w:gridSpan w:val="4"/>
              </w:tcPr>
            </w:tcPrChange>
          </w:tcPr>
          <w:p w14:paraId="52A05970" w14:textId="77777777" w:rsidR="00C36F46" w:rsidRPr="00697433" w:rsidRDefault="00C36F46" w:rsidP="00C36F46">
            <w:pPr>
              <w:pStyle w:val="CommentText"/>
              <w:jc w:val="both"/>
              <w:rPr>
                <w:rFonts w:ascii="Frutiger Light" w:hAnsi="Frutiger Light"/>
                <w:sz w:val="24"/>
                <w:szCs w:val="24"/>
              </w:rPr>
            </w:pPr>
          </w:p>
        </w:tc>
        <w:tc>
          <w:tcPr>
            <w:tcW w:w="1213" w:type="dxa"/>
            <w:tcPrChange w:id="77" w:author="bcsin@connect.hku.hk" w:date="2026-01-22T19:56:00Z">
              <w:tcPr>
                <w:tcW w:w="0" w:type="auto"/>
              </w:tcPr>
            </w:tcPrChange>
          </w:tcPr>
          <w:p w14:paraId="6C940875" w14:textId="77777777" w:rsidR="00C36F46" w:rsidRPr="00697433" w:rsidRDefault="00C36F46" w:rsidP="00C36F46">
            <w:pPr>
              <w:jc w:val="center"/>
              <w:rPr>
                <w:rFonts w:ascii="Frutiger Light" w:hAnsi="Frutiger Light" w:cs="Frutiger Light"/>
              </w:rPr>
            </w:pPr>
          </w:p>
        </w:tc>
      </w:tr>
      <w:tr w:rsidR="00C36F46" w:rsidRPr="00697433" w14:paraId="63783831" w14:textId="77777777" w:rsidTr="2C2174BB">
        <w:trPr>
          <w:trPrChange w:id="78" w:author="bcsin@connect.hku.hk" w:date="2026-01-22T19:56:00Z">
            <w:trPr>
              <w:gridBefore w:val="9"/>
              <w:gridAfter w:val="0"/>
            </w:trPr>
          </w:trPrChange>
        </w:trPr>
        <w:tc>
          <w:tcPr>
            <w:tcW w:w="760" w:type="dxa"/>
            <w:tcPrChange w:id="79" w:author="bcsin@connect.hku.hk" w:date="2026-01-22T19:56:00Z">
              <w:tcPr>
                <w:tcW w:w="0" w:type="auto"/>
              </w:tcPr>
            </w:tcPrChange>
          </w:tcPr>
          <w:p w14:paraId="05C38B1E" w14:textId="77777777" w:rsidR="00C36F46" w:rsidRPr="00697433" w:rsidRDefault="00C36F46" w:rsidP="00C36F46">
            <w:pPr>
              <w:pStyle w:val="ListParagraph"/>
              <w:numPr>
                <w:ilvl w:val="0"/>
                <w:numId w:val="2"/>
              </w:numPr>
              <w:ind w:left="0" w:firstLine="0"/>
            </w:pPr>
          </w:p>
        </w:tc>
        <w:tc>
          <w:tcPr>
            <w:tcW w:w="7564" w:type="dxa"/>
            <w:gridSpan w:val="4"/>
            <w:tcPrChange w:id="80" w:author="bcsin@connect.hku.hk" w:date="2026-01-22T19:56:00Z">
              <w:tcPr>
                <w:tcW w:w="7564" w:type="dxa"/>
                <w:gridSpan w:val="4"/>
              </w:tcPr>
            </w:tcPrChange>
          </w:tcPr>
          <w:p w14:paraId="39BCBD10" w14:textId="0A4469D2" w:rsidR="00C36F46" w:rsidRPr="00697433" w:rsidRDefault="00C36F46" w:rsidP="00C36F46">
            <w:pPr>
              <w:jc w:val="both"/>
              <w:rPr>
                <w:rFonts w:ascii="Frutiger Light" w:hAnsi="Frutiger Light"/>
                <w:b/>
                <w:bCs/>
                <w:u w:val="single"/>
              </w:rPr>
            </w:pPr>
            <w:r w:rsidRPr="00697433">
              <w:rPr>
                <w:rFonts w:ascii="Frutiger Light" w:hAnsi="Frutiger Light"/>
                <w:b/>
                <w:bCs/>
                <w:u w:val="single"/>
              </w:rPr>
              <w:t>Accommodation</w:t>
            </w:r>
          </w:p>
        </w:tc>
        <w:tc>
          <w:tcPr>
            <w:tcW w:w="1213" w:type="dxa"/>
            <w:tcPrChange w:id="81" w:author="bcsin@connect.hku.hk" w:date="2026-01-22T19:56:00Z">
              <w:tcPr>
                <w:tcW w:w="0" w:type="auto"/>
              </w:tcPr>
            </w:tcPrChange>
          </w:tcPr>
          <w:p w14:paraId="18ADED60" w14:textId="77777777" w:rsidR="00C36F46" w:rsidRPr="00697433" w:rsidRDefault="00C36F46" w:rsidP="00C36F46">
            <w:pPr>
              <w:jc w:val="center"/>
              <w:rPr>
                <w:rFonts w:ascii="Frutiger Light" w:hAnsi="Frutiger Light"/>
              </w:rPr>
            </w:pPr>
          </w:p>
        </w:tc>
      </w:tr>
      <w:tr w:rsidR="00C36F46" w:rsidRPr="00697433" w14:paraId="53F72494" w14:textId="77777777" w:rsidTr="2C2174BB">
        <w:trPr>
          <w:trPrChange w:id="82" w:author="bcsin@connect.hku.hk" w:date="2026-01-22T19:56:00Z">
            <w:trPr>
              <w:gridBefore w:val="9"/>
              <w:gridAfter w:val="0"/>
            </w:trPr>
          </w:trPrChange>
        </w:trPr>
        <w:tc>
          <w:tcPr>
            <w:tcW w:w="760" w:type="dxa"/>
            <w:tcPrChange w:id="83" w:author="bcsin@connect.hku.hk" w:date="2026-01-22T19:56:00Z">
              <w:tcPr>
                <w:tcW w:w="0" w:type="auto"/>
              </w:tcPr>
            </w:tcPrChange>
          </w:tcPr>
          <w:p w14:paraId="377821BE" w14:textId="77777777" w:rsidR="00C36F46" w:rsidRPr="00697433" w:rsidRDefault="00C36F46" w:rsidP="00C36F46">
            <w:pPr>
              <w:pStyle w:val="ListParagraph"/>
              <w:numPr>
                <w:ilvl w:val="1"/>
                <w:numId w:val="2"/>
              </w:numPr>
              <w:ind w:left="0" w:firstLine="0"/>
              <w:rPr>
                <w:b w:val="0"/>
              </w:rPr>
            </w:pPr>
          </w:p>
        </w:tc>
        <w:tc>
          <w:tcPr>
            <w:tcW w:w="7564" w:type="dxa"/>
            <w:gridSpan w:val="4"/>
            <w:tcPrChange w:id="84" w:author="bcsin@connect.hku.hk" w:date="2026-01-22T19:56:00Z">
              <w:tcPr>
                <w:tcW w:w="7564" w:type="dxa"/>
                <w:gridSpan w:val="4"/>
              </w:tcPr>
            </w:tcPrChange>
          </w:tcPr>
          <w:p w14:paraId="16B34E5E" w14:textId="29DBD61E" w:rsidR="00C36F46" w:rsidRPr="00697433" w:rsidRDefault="00C36F46" w:rsidP="00C36F46">
            <w:pPr>
              <w:jc w:val="both"/>
              <w:rPr>
                <w:rFonts w:ascii="Frutiger Light" w:hAnsi="Frutiger Light"/>
              </w:rPr>
            </w:pPr>
            <w:r w:rsidRPr="00697433">
              <w:rPr>
                <w:rFonts w:ascii="Frutiger Light" w:hAnsi="Frutiger Light"/>
                <w:w w:val="105"/>
              </w:rPr>
              <w:t>SE/DRA</w:t>
            </w:r>
            <w:r w:rsidRPr="00697433">
              <w:rPr>
                <w:rFonts w:ascii="Frutiger Light" w:hAnsi="Frutiger Light"/>
                <w:spacing w:val="-18"/>
                <w:w w:val="105"/>
              </w:rPr>
              <w:t xml:space="preserve"> </w:t>
            </w:r>
            <w:r w:rsidRPr="00697433">
              <w:rPr>
                <w:rFonts w:ascii="Frutiger Light" w:hAnsi="Frutiger Light"/>
                <w:w w:val="105"/>
              </w:rPr>
              <w:t>reported</w:t>
            </w:r>
            <w:r w:rsidRPr="00697433">
              <w:rPr>
                <w:rFonts w:ascii="Frutiger Light" w:hAnsi="Frutiger Light"/>
                <w:spacing w:val="-18"/>
                <w:w w:val="105"/>
              </w:rPr>
              <w:t xml:space="preserve"> </w:t>
            </w:r>
            <w:r w:rsidRPr="00697433">
              <w:rPr>
                <w:rFonts w:ascii="Frutiger Light" w:hAnsi="Frutiger Light"/>
                <w:w w:val="105"/>
              </w:rPr>
              <w:t>that</w:t>
            </w:r>
            <w:r w:rsidRPr="00697433" w:rsidDel="009310DE">
              <w:rPr>
                <w:rFonts w:ascii="Frutiger Light" w:hAnsi="Frutiger Light"/>
                <w:w w:val="105"/>
              </w:rPr>
              <w:t xml:space="preserve"> </w:t>
            </w:r>
            <w:r w:rsidRPr="00697433">
              <w:rPr>
                <w:rFonts w:ascii="Frutiger Light" w:hAnsi="Frutiger Light"/>
                <w:shd w:val="clear" w:color="auto" w:fill="FFFFFF"/>
              </w:rPr>
              <w:t>GPA had no objection to allocating 2,574m</w:t>
            </w:r>
            <w:r w:rsidRPr="00697433">
              <w:rPr>
                <w:rFonts w:ascii="Frutiger Light" w:hAnsi="Frutiger Light"/>
                <w:shd w:val="clear" w:color="auto" w:fill="FFFFFF"/>
                <w:vertAlign w:val="superscript"/>
              </w:rPr>
              <w:t>2</w:t>
            </w:r>
            <w:r w:rsidRPr="00697433">
              <w:rPr>
                <w:rFonts w:ascii="Frutiger Light" w:hAnsi="Frutiger Light"/>
                <w:shd w:val="clear" w:color="auto" w:fill="FFFFFF"/>
              </w:rPr>
              <w:t xml:space="preserve"> in Kowloon Bay to meet EMSTF’s accommodation requirements for 327 staff. </w:t>
            </w:r>
            <w:ins w:id="85" w:author="Miss YAU Chi Ying, Vanessa 邱芝瑩" w:date="2026-02-03T18:33:00Z">
              <w:r w:rsidR="005A131F">
                <w:rPr>
                  <w:rFonts w:ascii="Frutiger Light" w:hAnsi="Frutiger Light"/>
                  <w:shd w:val="clear" w:color="auto" w:fill="FFFFFF"/>
                </w:rPr>
                <w:t xml:space="preserve">In which, </w:t>
              </w:r>
              <w:r w:rsidR="005A131F" w:rsidRPr="00697433">
                <w:rPr>
                  <w:rFonts w:ascii="Frutiger Light" w:hAnsi="Frutiger Light"/>
                  <w:shd w:val="clear" w:color="auto" w:fill="FFFFFF"/>
                </w:rPr>
                <w:t>DTD’s approved area was</w:t>
              </w:r>
              <w:r w:rsidR="005A131F" w:rsidRPr="00697433">
                <w:rPr>
                  <w:rFonts w:ascii="Frutiger Light" w:hAnsi="Frutiger Light"/>
                </w:rPr>
                <w:t xml:space="preserve"> 750 </w:t>
              </w:r>
              <w:proofErr w:type="spellStart"/>
              <w:r w:rsidR="005A131F" w:rsidRPr="00697433">
                <w:rPr>
                  <w:rFonts w:ascii="Frutiger Light" w:hAnsi="Frutiger Light"/>
                </w:rPr>
                <w:t>sq.m</w:t>
              </w:r>
              <w:proofErr w:type="spellEnd"/>
              <w:r w:rsidR="005A131F" w:rsidRPr="00697433">
                <w:rPr>
                  <w:rFonts w:ascii="Frutiger Light" w:hAnsi="Frutiger Light"/>
                </w:rPr>
                <w:t xml:space="preserve"> to accommodate 91 staff</w:t>
              </w:r>
              <w:r w:rsidR="005A131F" w:rsidRPr="00697433">
                <w:rPr>
                  <w:rFonts w:ascii="Frutiger Light" w:hAnsi="Frutiger Light"/>
                  <w:shd w:val="clear" w:color="auto" w:fill="FFFFFF"/>
                </w:rPr>
                <w:t xml:space="preserve"> covering</w:t>
              </w:r>
              <w:r w:rsidR="005A131F" w:rsidRPr="00697433">
                <w:rPr>
                  <w:rFonts w:ascii="Frutiger Light" w:hAnsi="Frutiger Light"/>
                </w:rPr>
                <w:t xml:space="preserve"> T-con, NCSC and CS staff.</w:t>
              </w:r>
              <w:r w:rsidR="005A131F">
                <w:rPr>
                  <w:rFonts w:ascii="Frutiger Light" w:hAnsi="Frutiger Light"/>
                </w:rPr>
                <w:t xml:space="preserve"> </w:t>
              </w:r>
            </w:ins>
            <w:r w:rsidRPr="00697433">
              <w:rPr>
                <w:rFonts w:ascii="Frutiger Light" w:hAnsi="Frutiger Light"/>
                <w:shd w:val="clear" w:color="auto" w:fill="FFFFFF"/>
              </w:rPr>
              <w:t xml:space="preserve">The targeted premises was Skyline Tower. </w:t>
            </w:r>
            <w:ins w:id="86" w:author="Steve HON" w:date="2026-01-26T11:03:00Z">
              <w:del w:id="87" w:author="Miss YAU Chi Ying, Vanessa 邱芝瑩" w:date="2026-02-03T18:32:00Z">
                <w:r w:rsidR="0020536F">
                  <w:rPr>
                    <w:rFonts w:ascii="Frutiger Light" w:hAnsi="Frutiger Light"/>
                    <w:color w:val="FF0000"/>
                    <w:shd w:val="clear" w:color="auto" w:fill="FFFFFF"/>
                  </w:rPr>
                  <w:delText>We have sumitted a</w:delText>
                </w:r>
                <w:r w:rsidR="0020536F">
                  <w:rPr>
                    <w:rFonts w:ascii="Frutiger Light" w:hAnsi="Frutiger Light"/>
                    <w:shd w:val="clear" w:color="auto" w:fill="FFFFFF"/>
                  </w:rPr>
                  <w:delText xml:space="preserve"> </w:delText>
                </w:r>
              </w:del>
              <w:r w:rsidR="0020536F" w:rsidRPr="00A408A1">
                <w:rPr>
                  <w:rFonts w:ascii="Frutiger Light" w:hAnsi="Frutiger Light"/>
                  <w:color w:val="FF0000"/>
                  <w:shd w:val="clear" w:color="auto" w:fill="FFFFFF"/>
                </w:rPr>
                <w:t>Suitability Report</w:t>
              </w:r>
            </w:ins>
            <w:ins w:id="88" w:author="Miss YAU Chi Ying, Vanessa 邱芝瑩" w:date="2026-02-03T18:32:00Z">
              <w:r w:rsidR="0020536F">
                <w:rPr>
                  <w:rFonts w:ascii="Frutiger Light" w:hAnsi="Frutiger Light"/>
                  <w:color w:val="FF0000"/>
                  <w:shd w:val="clear" w:color="auto" w:fill="FFFFFF"/>
                </w:rPr>
                <w:t xml:space="preserve"> </w:t>
              </w:r>
              <w:r w:rsidR="005A131F">
                <w:rPr>
                  <w:rFonts w:ascii="Frutiger Light" w:hAnsi="Frutiger Light"/>
                  <w:color w:val="FF0000"/>
                  <w:shd w:val="clear" w:color="auto" w:fill="FFFFFF"/>
                </w:rPr>
                <w:t>has been</w:t>
              </w:r>
            </w:ins>
            <w:ins w:id="89" w:author="Steve HON" w:date="2026-01-26T11:03:00Z">
              <w:r w:rsidR="0020536F">
                <w:rPr>
                  <w:rFonts w:ascii="Frutiger Light" w:hAnsi="Frutiger Light"/>
                  <w:color w:val="FF0000"/>
                  <w:shd w:val="clear" w:color="auto" w:fill="FFFFFF"/>
                </w:rPr>
                <w:t xml:space="preserve"> to the </w:t>
              </w:r>
              <w:proofErr w:type="spellStart"/>
              <w:r w:rsidR="0020536F">
                <w:rPr>
                  <w:rFonts w:ascii="Frutiger Light" w:hAnsi="Frutiger Light"/>
                  <w:color w:val="FF0000"/>
                  <w:shd w:val="clear" w:color="auto" w:fill="FFFFFF"/>
                </w:rPr>
                <w:t>Landloard</w:t>
              </w:r>
              <w:proofErr w:type="spellEnd"/>
              <w:r w:rsidR="0020536F">
                <w:rPr>
                  <w:rFonts w:ascii="Frutiger Light" w:hAnsi="Frutiger Light"/>
                  <w:color w:val="FF0000"/>
                  <w:shd w:val="clear" w:color="auto" w:fill="FFFFFF"/>
                </w:rPr>
                <w:t xml:space="preserve"> via GPA </w:t>
              </w:r>
            </w:ins>
            <w:ins w:id="90" w:author="Miss YAU Chi Ying, Vanessa 邱芝瑩" w:date="2026-02-03T18:32:00Z">
              <w:r w:rsidR="005A131F">
                <w:rPr>
                  <w:rFonts w:ascii="Frutiger Light" w:hAnsi="Frutiger Light"/>
                  <w:color w:val="FF0000"/>
                  <w:shd w:val="clear" w:color="auto" w:fill="FFFFFF"/>
                </w:rPr>
                <w:t xml:space="preserve">which </w:t>
              </w:r>
            </w:ins>
            <w:ins w:id="91" w:author="Steve HON" w:date="2026-01-26T11:03:00Z">
              <w:r w:rsidR="0020536F">
                <w:rPr>
                  <w:rFonts w:ascii="Frutiger Light" w:hAnsi="Frutiger Light"/>
                  <w:color w:val="FF0000"/>
                  <w:shd w:val="clear" w:color="auto" w:fill="FFFFFF"/>
                </w:rPr>
                <w:t xml:space="preserve">outlined </w:t>
              </w:r>
              <w:del w:id="92" w:author="Miss YAU Chi Ying, Vanessa 邱芝瑩" w:date="2026-02-03T18:32:00Z">
                <w:r w:rsidR="0020536F">
                  <w:rPr>
                    <w:rFonts w:ascii="Frutiger Light" w:hAnsi="Frutiger Light"/>
                    <w:color w:val="FF0000"/>
                    <w:shd w:val="clear" w:color="auto" w:fill="FFFFFF"/>
                  </w:rPr>
                  <w:delText xml:space="preserve">our </w:delText>
                </w:r>
              </w:del>
              <w:r w:rsidR="0020536F">
                <w:rPr>
                  <w:rFonts w:ascii="Frutiger Light" w:hAnsi="Frutiger Light"/>
                  <w:color w:val="FF0000"/>
                  <w:shd w:val="clear" w:color="auto" w:fill="FFFFFF"/>
                </w:rPr>
                <w:t>BS requirements and clarif</w:t>
              </w:r>
            </w:ins>
            <w:ins w:id="93" w:author="Miss YAU Chi Ying, Vanessa 邱芝瑩" w:date="2026-02-03T18:32:00Z">
              <w:r w:rsidR="005A131F">
                <w:rPr>
                  <w:rFonts w:ascii="Frutiger Light" w:hAnsi="Frutiger Light"/>
                  <w:color w:val="FF0000"/>
                  <w:shd w:val="clear" w:color="auto" w:fill="FFFFFF"/>
                </w:rPr>
                <w:t>ied</w:t>
              </w:r>
            </w:ins>
            <w:ins w:id="94" w:author="Steve HON" w:date="2026-01-26T11:03:00Z">
              <w:del w:id="95" w:author="Miss YAU Chi Ying, Vanessa 邱芝瑩" w:date="2026-02-03T18:32:00Z">
                <w:r w:rsidR="0020536F" w:rsidDel="005A131F">
                  <w:rPr>
                    <w:rFonts w:ascii="Frutiger Light" w:hAnsi="Frutiger Light"/>
                    <w:color w:val="FF0000"/>
                    <w:shd w:val="clear" w:color="auto" w:fill="FFFFFF"/>
                  </w:rPr>
                  <w:delText>ying</w:delText>
                </w:r>
              </w:del>
              <w:r w:rsidR="0020536F">
                <w:rPr>
                  <w:rFonts w:ascii="Frutiger Light" w:hAnsi="Frutiger Light"/>
                  <w:color w:val="FF0000"/>
                  <w:shd w:val="clear" w:color="auto" w:fill="FFFFFF"/>
                </w:rPr>
                <w:t xml:space="preserve"> tenant’s maintenance </w:t>
              </w:r>
              <w:proofErr w:type="spellStart"/>
              <w:r w:rsidR="0020536F">
                <w:rPr>
                  <w:rFonts w:ascii="Frutiger Light" w:hAnsi="Frutiger Light"/>
                  <w:color w:val="FF0000"/>
                  <w:shd w:val="clear" w:color="auto" w:fill="FFFFFF"/>
                </w:rPr>
                <w:t>responsiblity</w:t>
              </w:r>
              <w:proofErr w:type="spellEnd"/>
              <w:r w:rsidR="0020536F">
                <w:rPr>
                  <w:rFonts w:ascii="Frutiger Light" w:hAnsi="Frutiger Light"/>
                  <w:color w:val="FF0000"/>
                  <w:shd w:val="clear" w:color="auto" w:fill="FFFFFF"/>
                </w:rPr>
                <w:t xml:space="preserve">. </w:t>
              </w:r>
            </w:ins>
            <w:ins w:id="96" w:author="Miss YAU Chi Ying, Vanessa 邱芝瑩" w:date="2026-02-03T18:32:00Z">
              <w:r w:rsidR="005A131F">
                <w:rPr>
                  <w:rFonts w:ascii="Frutiger Light" w:hAnsi="Frutiger Light"/>
                  <w:color w:val="FF0000"/>
                  <w:shd w:val="clear" w:color="auto" w:fill="FFFFFF"/>
                </w:rPr>
                <w:t xml:space="preserve">SE/TSD has </w:t>
              </w:r>
            </w:ins>
            <w:ins w:id="97" w:author="Miss YAU Chi Ying, Vanessa 邱芝瑩" w:date="2026-02-03T18:36:00Z">
              <w:r w:rsidR="005A131F">
                <w:rPr>
                  <w:rFonts w:ascii="Frutiger Light" w:hAnsi="Frutiger Light"/>
                  <w:color w:val="FF0000"/>
                  <w:shd w:val="clear" w:color="auto" w:fill="FFFFFF"/>
                </w:rPr>
                <w:t xml:space="preserve">swapped the area with other office for better utilization and </w:t>
              </w:r>
            </w:ins>
            <w:ins w:id="98" w:author="Miss YAU Chi Ying, Vanessa 邱芝瑩" w:date="2026-02-03T18:32:00Z">
              <w:r w:rsidR="005A131F">
                <w:rPr>
                  <w:rFonts w:ascii="Frutiger Light" w:hAnsi="Frutiger Light"/>
                  <w:color w:val="FF0000"/>
                  <w:shd w:val="clear" w:color="auto" w:fill="FFFFFF"/>
                </w:rPr>
                <w:t>pre</w:t>
              </w:r>
            </w:ins>
            <w:ins w:id="99" w:author="Miss YAU Chi Ying, Vanessa 邱芝瑩" w:date="2026-02-03T18:33:00Z">
              <w:r w:rsidR="005A131F">
                <w:rPr>
                  <w:rFonts w:ascii="Frutiger Light" w:hAnsi="Frutiger Light"/>
                  <w:color w:val="FF0000"/>
                  <w:shd w:val="clear" w:color="auto" w:fill="FFFFFF"/>
                </w:rPr>
                <w:t>pared two allocation proposal</w:t>
              </w:r>
            </w:ins>
            <w:ins w:id="100" w:author="Miss YAU Chi Ying, Vanessa 邱芝瑩" w:date="2026-02-03T18:34:00Z">
              <w:r w:rsidR="005A131F">
                <w:rPr>
                  <w:rFonts w:ascii="Frutiger Light" w:hAnsi="Frutiger Light"/>
                  <w:color w:val="FF0000"/>
                  <w:shd w:val="clear" w:color="auto" w:fill="FFFFFF"/>
                </w:rPr>
                <w:t>s</w:t>
              </w:r>
            </w:ins>
            <w:ins w:id="101" w:author="Miss YAU Chi Ying, Vanessa 邱芝瑩" w:date="2026-02-03T18:33:00Z">
              <w:r w:rsidR="005A131F">
                <w:rPr>
                  <w:rFonts w:ascii="Frutiger Light" w:hAnsi="Frutiger Light"/>
                  <w:color w:val="FF0000"/>
                  <w:shd w:val="clear" w:color="auto" w:fill="FFFFFF"/>
                </w:rPr>
                <w:t xml:space="preserve"> for further discussion in TSMC. </w:t>
              </w:r>
            </w:ins>
            <w:del w:id="102" w:author="Miss YAU Chi Ying, Vanessa 邱芝瑩" w:date="2026-02-03T18:34:00Z">
              <w:r w:rsidRPr="005A131F">
                <w:rPr>
                  <w:rFonts w:ascii="Frutiger Light" w:hAnsi="Frutiger Light"/>
                  <w:color w:val="FF0000"/>
                  <w:shd w:val="clear" w:color="auto" w:fill="FFFFFF"/>
                  <w:rPrChange w:id="103" w:author="Miss YAU Chi Ying, Vanessa 邱芝瑩" w:date="2026-02-05T10:43:00Z">
                    <w:rPr>
                      <w:rFonts w:ascii="Frutiger Light" w:hAnsi="Frutiger Light"/>
                      <w:shd w:val="clear" w:color="auto" w:fill="FFFFFF"/>
                    </w:rPr>
                  </w:rPrChange>
                </w:rPr>
                <w:delText>To optimize the layout, we were preparing to submit supplemental information to GPA for additional area. This would allow EMSTF to occupy the entire 12</w:delText>
              </w:r>
              <w:r w:rsidRPr="005A131F">
                <w:rPr>
                  <w:rFonts w:ascii="Frutiger Light" w:hAnsi="Frutiger Light"/>
                  <w:color w:val="FF0000"/>
                  <w:shd w:val="clear" w:color="auto" w:fill="FFFFFF"/>
                  <w:vertAlign w:val="superscript"/>
                  <w:rPrChange w:id="104" w:author="Miss YAU Chi Ying, Vanessa 邱芝瑩" w:date="2026-02-05T10:43:00Z">
                    <w:rPr>
                      <w:rFonts w:ascii="Frutiger Light" w:hAnsi="Frutiger Light"/>
                      <w:shd w:val="clear" w:color="auto" w:fill="FFFFFF"/>
                      <w:vertAlign w:val="superscript"/>
                    </w:rPr>
                  </w:rPrChange>
                </w:rPr>
                <w:delText>th</w:delText>
              </w:r>
              <w:r w:rsidRPr="005A131F">
                <w:rPr>
                  <w:rFonts w:ascii="Frutiger Light" w:hAnsi="Frutiger Light"/>
                  <w:color w:val="FF0000"/>
                  <w:shd w:val="clear" w:color="auto" w:fill="FFFFFF"/>
                  <w:rPrChange w:id="105" w:author="Miss YAU Chi Ying, Vanessa 邱芝瑩" w:date="2026-02-05T10:43:00Z">
                    <w:rPr>
                      <w:rFonts w:ascii="Frutiger Light" w:hAnsi="Frutiger Light"/>
                      <w:shd w:val="clear" w:color="auto" w:fill="FFFFFF"/>
                    </w:rPr>
                  </w:rPrChange>
                </w:rPr>
                <w:delText xml:space="preserve"> floor and half of the 18</w:delText>
              </w:r>
              <w:r w:rsidRPr="005A131F">
                <w:rPr>
                  <w:rFonts w:ascii="Frutiger Light" w:hAnsi="Frutiger Light"/>
                  <w:color w:val="FF0000"/>
                  <w:shd w:val="clear" w:color="auto" w:fill="FFFFFF"/>
                  <w:vertAlign w:val="superscript"/>
                  <w:rPrChange w:id="106" w:author="Miss YAU Chi Ying, Vanessa 邱芝瑩" w:date="2026-02-05T10:43:00Z">
                    <w:rPr>
                      <w:rFonts w:ascii="Frutiger Light" w:hAnsi="Frutiger Light"/>
                      <w:shd w:val="clear" w:color="auto" w:fill="FFFFFF"/>
                      <w:vertAlign w:val="superscript"/>
                    </w:rPr>
                  </w:rPrChange>
                </w:rPr>
                <w:delText>th</w:delText>
              </w:r>
              <w:r w:rsidRPr="005A131F">
                <w:rPr>
                  <w:rFonts w:ascii="Frutiger Light" w:hAnsi="Frutiger Light"/>
                  <w:color w:val="FF0000"/>
                  <w:shd w:val="clear" w:color="auto" w:fill="FFFFFF"/>
                  <w:rPrChange w:id="107" w:author="Miss YAU Chi Ying, Vanessa 邱芝瑩" w:date="2026-02-05T10:43:00Z">
                    <w:rPr>
                      <w:rFonts w:ascii="Frutiger Light" w:hAnsi="Frutiger Light"/>
                      <w:shd w:val="clear" w:color="auto" w:fill="FFFFFF"/>
                    </w:rPr>
                  </w:rPrChange>
                </w:rPr>
                <w:delText xml:space="preserve"> floor of Skyline Tower. To recap, DTD’s approved area was</w:delText>
              </w:r>
              <w:r w:rsidRPr="005A131F">
                <w:rPr>
                  <w:rFonts w:ascii="Frutiger Light" w:hAnsi="Frutiger Light"/>
                  <w:color w:val="FF0000"/>
                  <w:rPrChange w:id="108" w:author="Miss YAU Chi Ying, Vanessa 邱芝瑩" w:date="2026-02-05T10:43:00Z">
                    <w:rPr>
                      <w:rFonts w:ascii="Frutiger Light" w:hAnsi="Frutiger Light"/>
                    </w:rPr>
                  </w:rPrChange>
                </w:rPr>
                <w:delText xml:space="preserve"> 750 sq.m to accommodate 91 staff</w:delText>
              </w:r>
              <w:r w:rsidRPr="005A131F">
                <w:rPr>
                  <w:rFonts w:ascii="Frutiger Light" w:hAnsi="Frutiger Light"/>
                  <w:color w:val="FF0000"/>
                  <w:shd w:val="clear" w:color="auto" w:fill="FFFFFF"/>
                  <w:rPrChange w:id="109" w:author="Miss YAU Chi Ying, Vanessa 邱芝瑩" w:date="2026-02-05T10:43:00Z">
                    <w:rPr>
                      <w:rFonts w:ascii="Frutiger Light" w:hAnsi="Frutiger Light"/>
                      <w:shd w:val="clear" w:color="auto" w:fill="FFFFFF"/>
                    </w:rPr>
                  </w:rPrChange>
                </w:rPr>
                <w:delText xml:space="preserve"> covering</w:delText>
              </w:r>
              <w:r w:rsidRPr="005A131F">
                <w:rPr>
                  <w:rFonts w:ascii="Frutiger Light" w:hAnsi="Frutiger Light"/>
                  <w:color w:val="FF0000"/>
                  <w:rPrChange w:id="110" w:author="Miss YAU Chi Ying, Vanessa 邱芝瑩" w:date="2026-02-05T10:43:00Z">
                    <w:rPr>
                      <w:rFonts w:ascii="Frutiger Light" w:hAnsi="Frutiger Light"/>
                    </w:rPr>
                  </w:rPrChange>
                </w:rPr>
                <w:delText xml:space="preserve"> T-con, NCSC and CS staff.</w:delText>
              </w:r>
            </w:del>
            <w:ins w:id="111" w:author="Miss YAU Chi Ying, Vanessa 邱芝瑩" w:date="2026-02-03T18:36:00Z">
              <w:r w:rsidR="005A131F" w:rsidRPr="005A131F">
                <w:rPr>
                  <w:rFonts w:ascii="Frutiger Light" w:hAnsi="Frutiger Light"/>
                  <w:color w:val="FF0000"/>
                  <w:shd w:val="clear" w:color="auto" w:fill="FFFFFF"/>
                  <w:rPrChange w:id="112" w:author="Miss YAU Chi Ying, Vanessa 邱芝瑩" w:date="2026-02-03T18:36:00Z">
                    <w:rPr>
                      <w:rFonts w:ascii="Frutiger Light" w:hAnsi="Frutiger Light"/>
                      <w:shd w:val="clear" w:color="auto" w:fill="FFFFFF"/>
                    </w:rPr>
                  </w:rPrChange>
                </w:rPr>
                <w:t>A</w:t>
              </w:r>
            </w:ins>
            <w:ins w:id="113" w:author="Miss YAU Chi Ying, Vanessa 邱芝瑩" w:date="2026-02-03T18:35:00Z">
              <w:r w:rsidR="005A131F" w:rsidRPr="005A131F">
                <w:rPr>
                  <w:rFonts w:ascii="Frutiger Light" w:hAnsi="Frutiger Light"/>
                  <w:color w:val="FF0000"/>
                  <w:shd w:val="clear" w:color="auto" w:fill="FFFFFF"/>
                  <w:rPrChange w:id="114" w:author="Miss YAU Chi Ying, Vanessa 邱芝瑩" w:date="2026-02-03T18:36:00Z">
                    <w:rPr>
                      <w:rFonts w:ascii="Frutiger Light" w:hAnsi="Frutiger Light"/>
                      <w:shd w:val="clear" w:color="auto" w:fill="FFFFFF"/>
                    </w:rPr>
                  </w:rPrChange>
                </w:rPr>
                <w:t xml:space="preserve"> total of 1062.2 </w:t>
              </w:r>
              <w:proofErr w:type="spellStart"/>
              <w:r w:rsidR="005A131F" w:rsidRPr="005A131F">
                <w:rPr>
                  <w:rFonts w:ascii="Frutiger Light" w:hAnsi="Frutiger Light"/>
                  <w:color w:val="FF0000"/>
                  <w:shd w:val="clear" w:color="auto" w:fill="FFFFFF"/>
                  <w:rPrChange w:id="115" w:author="Miss YAU Chi Ying, Vanessa 邱芝瑩" w:date="2026-02-03T18:36:00Z">
                    <w:rPr>
                      <w:rFonts w:ascii="Frutiger Light" w:hAnsi="Frutiger Light"/>
                      <w:shd w:val="clear" w:color="auto" w:fill="FFFFFF"/>
                    </w:rPr>
                  </w:rPrChange>
                </w:rPr>
                <w:t>sq.m</w:t>
              </w:r>
              <w:proofErr w:type="spellEnd"/>
              <w:r w:rsidR="005A131F" w:rsidRPr="005A131F">
                <w:rPr>
                  <w:rFonts w:ascii="Frutiger Light" w:hAnsi="Frutiger Light"/>
                  <w:color w:val="FF0000"/>
                  <w:shd w:val="clear" w:color="auto" w:fill="FFFFFF"/>
                  <w:rPrChange w:id="116" w:author="Miss YAU Chi Ying, Vanessa 邱芝瑩" w:date="2026-02-03T18:36:00Z">
                    <w:rPr>
                      <w:rFonts w:ascii="Frutiger Light" w:hAnsi="Frutiger Light"/>
                      <w:shd w:val="clear" w:color="auto" w:fill="FFFFFF"/>
                    </w:rPr>
                  </w:rPrChange>
                </w:rPr>
                <w:t xml:space="preserve"> will be allocated to DTD in the new office at Skylin</w:t>
              </w:r>
            </w:ins>
            <w:ins w:id="117" w:author="Miss YAU Chi Ying, Vanessa 邱芝瑩" w:date="2026-02-03T18:36:00Z">
              <w:r w:rsidR="005A131F" w:rsidRPr="005A131F">
                <w:rPr>
                  <w:rFonts w:ascii="Frutiger Light" w:hAnsi="Frutiger Light"/>
                  <w:color w:val="FF0000"/>
                  <w:shd w:val="clear" w:color="auto" w:fill="FFFFFF"/>
                  <w:rPrChange w:id="118" w:author="Miss YAU Chi Ying, Vanessa 邱芝瑩" w:date="2026-02-03T18:36:00Z">
                    <w:rPr>
                      <w:rFonts w:ascii="Frutiger Light" w:hAnsi="Frutiger Light"/>
                      <w:shd w:val="clear" w:color="auto" w:fill="FFFFFF"/>
                    </w:rPr>
                  </w:rPrChange>
                </w:rPr>
                <w:t>e Tower.</w:t>
              </w:r>
            </w:ins>
          </w:p>
        </w:tc>
        <w:tc>
          <w:tcPr>
            <w:tcW w:w="1213" w:type="dxa"/>
            <w:tcPrChange w:id="119" w:author="bcsin@connect.hku.hk" w:date="2026-01-22T19:56:00Z">
              <w:tcPr>
                <w:tcW w:w="0" w:type="auto"/>
              </w:tcPr>
            </w:tcPrChange>
          </w:tcPr>
          <w:p w14:paraId="7E836F57" w14:textId="27FF5F10" w:rsidR="00C36F46" w:rsidRPr="00697433" w:rsidRDefault="00C36F46" w:rsidP="00C36F46">
            <w:pPr>
              <w:jc w:val="center"/>
              <w:rPr>
                <w:rFonts w:ascii="Frutiger Light" w:hAnsi="Frutiger Light"/>
              </w:rPr>
            </w:pPr>
            <w:r w:rsidRPr="00697433">
              <w:rPr>
                <w:rFonts w:ascii="Frutiger Light" w:hAnsi="Frutiger Light"/>
              </w:rPr>
              <w:t>SE/DRA</w:t>
            </w:r>
          </w:p>
          <w:p w14:paraId="77D2258A" w14:textId="77777777" w:rsidR="00C36F46" w:rsidRPr="00697433" w:rsidRDefault="00C36F46" w:rsidP="00C36F46">
            <w:pPr>
              <w:jc w:val="center"/>
              <w:rPr>
                <w:rFonts w:ascii="Frutiger Light" w:hAnsi="Frutiger Light"/>
              </w:rPr>
            </w:pPr>
          </w:p>
        </w:tc>
      </w:tr>
      <w:tr w:rsidR="00C36F46" w:rsidRPr="00697433" w14:paraId="3A043DDE" w14:textId="77777777" w:rsidTr="2C2174BB">
        <w:trPr>
          <w:trPrChange w:id="120" w:author="bcsin@connect.hku.hk" w:date="2026-01-22T19:56:00Z">
            <w:trPr>
              <w:gridBefore w:val="9"/>
              <w:gridAfter w:val="0"/>
            </w:trPr>
          </w:trPrChange>
        </w:trPr>
        <w:tc>
          <w:tcPr>
            <w:tcW w:w="760" w:type="dxa"/>
            <w:tcPrChange w:id="121" w:author="bcsin@connect.hku.hk" w:date="2026-01-22T19:56:00Z">
              <w:tcPr>
                <w:tcW w:w="0" w:type="auto"/>
              </w:tcPr>
            </w:tcPrChange>
          </w:tcPr>
          <w:p w14:paraId="2933A0C7" w14:textId="77777777" w:rsidR="00C36F46" w:rsidRPr="00697433" w:rsidRDefault="00C36F46" w:rsidP="00C36F46">
            <w:pPr>
              <w:rPr>
                <w:rFonts w:ascii="Frutiger Light" w:hAnsi="Frutiger Light"/>
                <w:szCs w:val="24"/>
              </w:rPr>
            </w:pPr>
          </w:p>
        </w:tc>
        <w:tc>
          <w:tcPr>
            <w:tcW w:w="7564" w:type="dxa"/>
            <w:gridSpan w:val="4"/>
            <w:tcPrChange w:id="122" w:author="bcsin@connect.hku.hk" w:date="2026-01-22T19:56:00Z">
              <w:tcPr>
                <w:tcW w:w="7564" w:type="dxa"/>
                <w:gridSpan w:val="4"/>
              </w:tcPr>
            </w:tcPrChange>
          </w:tcPr>
          <w:p w14:paraId="3CABCA8F" w14:textId="77777777" w:rsidR="00C36F46" w:rsidRPr="00697433" w:rsidRDefault="00C36F46">
            <w:pPr>
              <w:pStyle w:val="ds-markdown-paragraph"/>
              <w:shd w:val="clear" w:color="auto" w:fill="FFFFFF" w:themeFill="background1"/>
              <w:spacing w:beforeLines="20" w:before="72" w:afterLines="20" w:after="72" w:line="240" w:lineRule="atLeast"/>
              <w:jc w:val="both"/>
              <w:rPr>
                <w:rFonts w:ascii="Frutiger Light" w:hAnsi="Frutiger Light" w:cstheme="majorBidi"/>
                <w:rPrChange w:id="123" w:author="Mr CHAN Chun Ki, Anderson (ITM/ITD/2)" w:date="2026-01-29T11:30:00Z">
                  <w:rPr/>
                </w:rPrChange>
              </w:rPr>
              <w:pPrChange w:id="124" w:author="Mr CHAN Chun Ki, Anderson (ITM/ITD/2)" w:date="2026-01-29T11:30:00Z">
                <w:pPr>
                  <w:pStyle w:val="ds-markdown-paragraph"/>
                  <w:shd w:val="clear" w:color="auto" w:fill="FFFFFF" w:themeFill="background1"/>
                  <w:jc w:val="both"/>
                </w:pPr>
              </w:pPrChange>
            </w:pPr>
          </w:p>
        </w:tc>
        <w:tc>
          <w:tcPr>
            <w:tcW w:w="1213" w:type="dxa"/>
            <w:tcPrChange w:id="125" w:author="bcsin@connect.hku.hk" w:date="2026-01-22T19:56:00Z">
              <w:tcPr>
                <w:tcW w:w="0" w:type="auto"/>
              </w:tcPr>
            </w:tcPrChange>
          </w:tcPr>
          <w:p w14:paraId="2586A8BE" w14:textId="77777777" w:rsidR="00C36F46" w:rsidRPr="00697433" w:rsidRDefault="00C36F46" w:rsidP="00C36F46">
            <w:pPr>
              <w:jc w:val="center"/>
              <w:rPr>
                <w:rFonts w:ascii="Frutiger Light" w:hAnsi="Frutiger Light"/>
              </w:rPr>
            </w:pPr>
          </w:p>
        </w:tc>
      </w:tr>
      <w:tr w:rsidR="00C36F46" w:rsidRPr="00697433" w14:paraId="7EE8F628" w14:textId="77777777" w:rsidTr="2C2174BB">
        <w:trPr>
          <w:trPrChange w:id="126" w:author="bcsin@connect.hku.hk" w:date="2026-01-22T19:56:00Z">
            <w:trPr>
              <w:gridBefore w:val="9"/>
              <w:gridAfter w:val="0"/>
            </w:trPr>
          </w:trPrChange>
        </w:trPr>
        <w:tc>
          <w:tcPr>
            <w:tcW w:w="760" w:type="dxa"/>
            <w:tcPrChange w:id="127" w:author="bcsin@connect.hku.hk" w:date="2026-01-22T19:56:00Z">
              <w:tcPr>
                <w:tcW w:w="0" w:type="auto"/>
              </w:tcPr>
            </w:tcPrChange>
          </w:tcPr>
          <w:p w14:paraId="3EA8B17A" w14:textId="77777777" w:rsidR="00C36F46" w:rsidRPr="00697433" w:rsidRDefault="00C36F46" w:rsidP="00C36F46">
            <w:pPr>
              <w:pStyle w:val="ListParagraph"/>
              <w:numPr>
                <w:ilvl w:val="1"/>
                <w:numId w:val="2"/>
              </w:numPr>
              <w:ind w:left="0" w:firstLine="0"/>
              <w:rPr>
                <w:b w:val="0"/>
              </w:rPr>
            </w:pPr>
          </w:p>
        </w:tc>
        <w:tc>
          <w:tcPr>
            <w:tcW w:w="7564" w:type="dxa"/>
            <w:gridSpan w:val="4"/>
            <w:tcPrChange w:id="128" w:author="bcsin@connect.hku.hk" w:date="2026-01-22T19:56:00Z">
              <w:tcPr>
                <w:tcW w:w="7564" w:type="dxa"/>
                <w:gridSpan w:val="4"/>
              </w:tcPr>
            </w:tcPrChange>
          </w:tcPr>
          <w:p w14:paraId="68AD6E68" w14:textId="753471F9" w:rsidR="00C36F46" w:rsidRPr="00697433" w:rsidRDefault="00C36F46">
            <w:pPr>
              <w:pStyle w:val="ds-markdown-paragraph"/>
              <w:shd w:val="clear" w:color="auto" w:fill="FFFFFF" w:themeFill="background1"/>
              <w:spacing w:beforeLines="20" w:before="72" w:afterLines="20" w:after="72" w:line="240" w:lineRule="atLeast"/>
              <w:jc w:val="both"/>
              <w:rPr>
                <w:rFonts w:ascii="Frutiger Light" w:eastAsiaTheme="minorEastAsia" w:hAnsi="Frutiger Light" w:cstheme="majorBidi"/>
                <w:rPrChange w:id="129" w:author="Mr CHAN Chun Ki, Anderson (ITM/ITD/2)" w:date="2026-01-29T11:30:00Z">
                  <w:rPr/>
                </w:rPrChange>
              </w:rPr>
              <w:pPrChange w:id="130" w:author="Mr CHAN Chun Ki, Anderson (ITM/ITD/2)" w:date="2026-01-29T11:30:00Z">
                <w:pPr>
                  <w:pStyle w:val="ds-markdown-paragraph"/>
                  <w:shd w:val="clear" w:color="auto" w:fill="FFFFFF" w:themeFill="background1"/>
                  <w:jc w:val="both"/>
                </w:pPr>
              </w:pPrChange>
            </w:pPr>
            <w:r w:rsidRPr="05854993">
              <w:rPr>
                <w:rFonts w:ascii="Frutiger Light" w:hAnsi="Frutiger Light" w:cstheme="majorBidi"/>
                <w:w w:val="105"/>
              </w:rPr>
              <w:t>SE/DRA</w:t>
            </w:r>
            <w:r w:rsidRPr="05854993">
              <w:rPr>
                <w:rFonts w:ascii="Frutiger Light" w:hAnsi="Frutiger Light" w:cstheme="majorBidi"/>
                <w:spacing w:val="-18"/>
                <w:w w:val="105"/>
              </w:rPr>
              <w:t xml:space="preserve"> </w:t>
            </w:r>
            <w:r w:rsidRPr="05854993">
              <w:rPr>
                <w:rFonts w:ascii="Frutiger Light" w:hAnsi="Frutiger Light" w:cstheme="majorBidi"/>
                <w:w w:val="105"/>
              </w:rPr>
              <w:t>reported</w:t>
            </w:r>
            <w:r w:rsidRPr="05854993">
              <w:rPr>
                <w:rFonts w:ascii="Frutiger Light" w:hAnsi="Frutiger Light" w:cstheme="majorBidi"/>
                <w:spacing w:val="-18"/>
                <w:w w:val="105"/>
              </w:rPr>
              <w:t xml:space="preserve"> </w:t>
            </w:r>
            <w:r w:rsidRPr="05854993">
              <w:rPr>
                <w:rFonts w:ascii="Frutiger Light" w:hAnsi="Frutiger Light" w:cstheme="majorBidi"/>
                <w:w w:val="105"/>
              </w:rPr>
              <w:t>tha</w:t>
            </w:r>
            <w:r w:rsidRPr="05854993">
              <w:rPr>
                <w:rFonts w:ascii="Frutiger Light" w:eastAsiaTheme="minorEastAsia" w:hAnsi="Frutiger Light" w:cstheme="majorBidi"/>
                <w:w w:val="105"/>
              </w:rPr>
              <w:t xml:space="preserve">t </w:t>
            </w:r>
            <w:del w:id="131" w:author="Steve HON" w:date="2026-01-26T11:05:00Z">
              <w:r w:rsidRPr="4B6327B6">
                <w:rPr>
                  <w:rFonts w:ascii="Frutiger Light" w:eastAsiaTheme="minorEastAsia" w:hAnsi="Frutiger Light" w:cstheme="majorBidi"/>
                </w:rPr>
                <w:delText>award of</w:delText>
              </w:r>
            </w:del>
            <w:ins w:id="132" w:author="Steve HON" w:date="2026-01-26T11:05:00Z">
              <w:r w:rsidR="008E2A76" w:rsidRPr="05854993">
                <w:rPr>
                  <w:rFonts w:ascii="Frutiger Light" w:eastAsiaTheme="minorEastAsia" w:hAnsi="Frutiger Light" w:cstheme="majorBidi"/>
                </w:rPr>
                <w:t>the</w:t>
              </w:r>
            </w:ins>
            <w:r w:rsidRPr="05854993">
              <w:rPr>
                <w:rFonts w:ascii="Frutiger Light" w:eastAsiaTheme="minorEastAsia" w:hAnsi="Frutiger Light" w:cstheme="majorBidi"/>
              </w:rPr>
              <w:t xml:space="preserve"> tender </w:t>
            </w:r>
            <w:r w:rsidRPr="05854993">
              <w:rPr>
                <w:rFonts w:ascii="Frutiger Light" w:hAnsi="Frutiger Light" w:cstheme="majorBidi"/>
              </w:rPr>
              <w:t xml:space="preserve">for </w:t>
            </w:r>
            <w:r w:rsidRPr="05854993">
              <w:rPr>
                <w:rFonts w:ascii="Frutiger Light" w:eastAsiaTheme="minorEastAsia" w:hAnsi="Frutiger Light" w:cstheme="majorBidi"/>
              </w:rPr>
              <w:t xml:space="preserve">the </w:t>
            </w:r>
            <w:r w:rsidRPr="05854993">
              <w:rPr>
                <w:rFonts w:ascii="Frutiger Light" w:hAnsi="Frutiger Light" w:cstheme="majorBidi"/>
              </w:rPr>
              <w:t xml:space="preserve">phase 2 renovation of the </w:t>
            </w:r>
            <w:proofErr w:type="spellStart"/>
            <w:r w:rsidRPr="05854993">
              <w:rPr>
                <w:rFonts w:ascii="Frutiger Light" w:hAnsi="Frutiger Light" w:cstheme="majorBidi"/>
              </w:rPr>
              <w:t>Inno</w:t>
            </w:r>
            <w:proofErr w:type="spellEnd"/>
            <w:r w:rsidRPr="05854993">
              <w:rPr>
                <w:rFonts w:ascii="Frutiger Light" w:hAnsi="Frutiger Light" w:cstheme="majorBidi"/>
              </w:rPr>
              <w:t xml:space="preserve"> Studio and ITSS Room</w:t>
            </w:r>
            <w:r w:rsidRPr="05854993">
              <w:rPr>
                <w:rFonts w:ascii="Frutiger Light" w:eastAsiaTheme="minorEastAsia" w:hAnsi="Frutiger Light" w:cstheme="majorBidi"/>
              </w:rPr>
              <w:t xml:space="preserve"> </w:t>
            </w:r>
            <w:r w:rsidRPr="05854993">
              <w:rPr>
                <w:rFonts w:ascii="Frutiger Light" w:hAnsi="Frutiger Light" w:cstheme="majorBidi"/>
              </w:rPr>
              <w:t xml:space="preserve">was </w:t>
            </w:r>
            <w:ins w:id="133" w:author="Steve HON" w:date="2026-01-26T11:06:00Z">
              <w:r w:rsidR="008E2A76" w:rsidRPr="05854993">
                <w:rPr>
                  <w:rFonts w:ascii="Frutiger Light" w:hAnsi="Frutiger Light" w:cstheme="majorBidi"/>
                  <w:color w:val="FF0000"/>
                </w:rPr>
                <w:t xml:space="preserve">cancelled due to the usage of </w:t>
              </w:r>
              <w:proofErr w:type="spellStart"/>
              <w:r w:rsidR="008E2A76" w:rsidRPr="05854993">
                <w:rPr>
                  <w:rFonts w:ascii="Frutiger Light" w:hAnsi="Frutiger Light" w:cstheme="majorBidi"/>
                  <w:color w:val="FF0000"/>
                </w:rPr>
                <w:t>Inno</w:t>
              </w:r>
              <w:proofErr w:type="spellEnd"/>
              <w:r w:rsidR="008E2A76" w:rsidRPr="05854993">
                <w:rPr>
                  <w:rFonts w:ascii="Frutiger Light" w:hAnsi="Frutiger Light" w:cstheme="majorBidi"/>
                  <w:color w:val="FF0000"/>
                </w:rPr>
                <w:t xml:space="preserve"> Studio has changed.</w:t>
              </w:r>
            </w:ins>
            <w:del w:id="134" w:author="Steve HON" w:date="2026-01-26T11:05:00Z">
              <w:r w:rsidRPr="4B6327B6">
                <w:rPr>
                  <w:rFonts w:ascii="Frutiger Light" w:eastAsiaTheme="minorEastAsia" w:hAnsi="Frutiger Light" w:cstheme="majorBidi"/>
                </w:rPr>
                <w:delText xml:space="preserve">still </w:delText>
              </w:r>
              <w:r w:rsidRPr="4B6327B6">
                <w:rPr>
                  <w:rFonts w:ascii="Frutiger Light" w:hAnsi="Frutiger Light" w:cstheme="majorBidi"/>
                </w:rPr>
                <w:delText>on hold</w:delText>
              </w:r>
              <w:r w:rsidRPr="4B6327B6" w:rsidDel="00BD1D9C">
                <w:rPr>
                  <w:rFonts w:ascii="Frutiger Light" w:eastAsiaTheme="minorEastAsia" w:hAnsi="Frutiger Light" w:cstheme="majorBidi"/>
                </w:rPr>
                <w:delText xml:space="preserve"> </w:delText>
              </w:r>
              <w:r w:rsidRPr="4B6327B6">
                <w:rPr>
                  <w:rFonts w:ascii="Frutiger Light" w:eastAsiaTheme="minorEastAsia" w:hAnsi="Frutiger Light" w:cstheme="majorBidi"/>
                </w:rPr>
                <w:delText xml:space="preserve">and </w:delText>
              </w:r>
              <w:r w:rsidRPr="4B6327B6">
                <w:rPr>
                  <w:rFonts w:ascii="Frutiger Light" w:hAnsi="Frutiger Light" w:cstheme="majorBidi"/>
                </w:rPr>
                <w:delText xml:space="preserve">pending for a final decision of the future usage of the Inno Studio. </w:delText>
              </w:r>
              <w:r w:rsidRPr="4B6327B6">
                <w:rPr>
                  <w:rFonts w:ascii="Frutiger Light" w:eastAsiaTheme="minorEastAsia" w:hAnsi="Frutiger Light" w:cstheme="majorBidi"/>
                  <w:w w:val="105"/>
                </w:rPr>
                <w:delText>The validity of received tender would expire on 23 Dec</w:delText>
              </w:r>
              <w:r w:rsidRPr="4B6327B6">
                <w:rPr>
                  <w:rFonts w:ascii="Frutiger Light" w:eastAsiaTheme="minorEastAsia" w:hAnsi="Frutiger Light" w:cstheme="majorBidi"/>
                </w:rPr>
                <w:delText xml:space="preserve">ember. </w:delText>
              </w:r>
              <w:r w:rsidRPr="4B6327B6">
                <w:rPr>
                  <w:rFonts w:ascii="Frutiger Light" w:hAnsi="Frutiger Light" w:cstheme="majorBidi"/>
                </w:rPr>
                <w:delText xml:space="preserve">The </w:delText>
              </w:r>
              <w:r w:rsidRPr="4B6327B6">
                <w:rPr>
                  <w:rFonts w:ascii="Frutiger Light" w:eastAsiaTheme="minorEastAsia" w:hAnsi="Frutiger Light" w:cstheme="majorBidi"/>
                </w:rPr>
                <w:delText>scope of</w:delText>
              </w:r>
              <w:r w:rsidRPr="4B6327B6">
                <w:rPr>
                  <w:rFonts w:ascii="Frutiger Light" w:hAnsi="Frutiger Light" w:cstheme="majorBidi"/>
                </w:rPr>
                <w:delText xml:space="preserve"> phase 2 renovation </w:delText>
              </w:r>
              <w:r w:rsidRPr="4B6327B6">
                <w:rPr>
                  <w:rFonts w:ascii="Frutiger Light" w:eastAsiaTheme="minorEastAsia" w:hAnsi="Frutiger Light" w:cstheme="majorBidi"/>
                </w:rPr>
                <w:delText>w</w:delText>
              </w:r>
              <w:r w:rsidRPr="4B6327B6">
                <w:rPr>
                  <w:rFonts w:ascii="Frutiger Light" w:hAnsi="Frutiger Light" w:cstheme="majorBidi"/>
                </w:rPr>
                <w:delText>as to accommondate E, PO &amp; AI staff with partitions and furniture.</w:delText>
              </w:r>
            </w:del>
          </w:p>
        </w:tc>
        <w:tc>
          <w:tcPr>
            <w:tcW w:w="1213" w:type="dxa"/>
            <w:tcPrChange w:id="135" w:author="bcsin@connect.hku.hk" w:date="2026-01-22T19:56:00Z">
              <w:tcPr>
                <w:tcW w:w="0" w:type="auto"/>
              </w:tcPr>
            </w:tcPrChange>
          </w:tcPr>
          <w:p w14:paraId="1DEA69F7" w14:textId="5025F526" w:rsidR="00C36F46" w:rsidRPr="00697433" w:rsidRDefault="00C36F46" w:rsidP="00C36F46">
            <w:pPr>
              <w:jc w:val="center"/>
              <w:rPr>
                <w:rFonts w:ascii="Frutiger Light" w:hAnsi="Frutiger Light"/>
              </w:rPr>
            </w:pPr>
            <w:r w:rsidRPr="00697433">
              <w:rPr>
                <w:rFonts w:ascii="Frutiger Light" w:hAnsi="Frutiger Light"/>
              </w:rPr>
              <w:t>SE/DRA</w:t>
            </w:r>
          </w:p>
          <w:p w14:paraId="60718ADC" w14:textId="77777777" w:rsidR="00C36F46" w:rsidRPr="00697433" w:rsidRDefault="00C36F46" w:rsidP="00C36F46">
            <w:pPr>
              <w:jc w:val="center"/>
              <w:rPr>
                <w:rFonts w:ascii="Frutiger Light" w:hAnsi="Frutiger Light"/>
              </w:rPr>
            </w:pPr>
          </w:p>
        </w:tc>
      </w:tr>
      <w:tr w:rsidR="00C36F46" w:rsidRPr="00697433" w14:paraId="0D9467BB" w14:textId="77777777" w:rsidTr="2C2174BB">
        <w:trPr>
          <w:trPrChange w:id="136" w:author="bcsin@connect.hku.hk" w:date="2026-01-22T19:56:00Z">
            <w:trPr>
              <w:gridBefore w:val="9"/>
              <w:gridAfter w:val="0"/>
            </w:trPr>
          </w:trPrChange>
        </w:trPr>
        <w:tc>
          <w:tcPr>
            <w:tcW w:w="760" w:type="dxa"/>
            <w:tcPrChange w:id="137" w:author="bcsin@connect.hku.hk" w:date="2026-01-22T19:56:00Z">
              <w:tcPr>
                <w:tcW w:w="0" w:type="auto"/>
              </w:tcPr>
            </w:tcPrChange>
          </w:tcPr>
          <w:p w14:paraId="3B6BD453" w14:textId="77777777" w:rsidR="00C36F46" w:rsidRPr="00697433" w:rsidRDefault="00C36F46" w:rsidP="00C36F46">
            <w:pPr>
              <w:pStyle w:val="ListParagraph"/>
              <w:rPr>
                <w:b w:val="0"/>
              </w:rPr>
            </w:pPr>
          </w:p>
        </w:tc>
        <w:tc>
          <w:tcPr>
            <w:tcW w:w="7564" w:type="dxa"/>
            <w:gridSpan w:val="4"/>
            <w:tcPrChange w:id="138" w:author="bcsin@connect.hku.hk" w:date="2026-01-22T19:56:00Z">
              <w:tcPr>
                <w:tcW w:w="7564" w:type="dxa"/>
                <w:gridSpan w:val="4"/>
              </w:tcPr>
            </w:tcPrChange>
          </w:tcPr>
          <w:p w14:paraId="32BD51D0" w14:textId="77777777" w:rsidR="00C36F46" w:rsidRPr="00697433" w:rsidRDefault="00C36F46" w:rsidP="00C36F46">
            <w:pPr>
              <w:jc w:val="both"/>
              <w:rPr>
                <w:rFonts w:ascii="Frutiger Light" w:hAnsi="Frutiger Light"/>
                <w:b/>
                <w:bCs/>
                <w:u w:val="single"/>
                <w:lang w:eastAsia="zh-HK"/>
              </w:rPr>
            </w:pPr>
          </w:p>
        </w:tc>
        <w:tc>
          <w:tcPr>
            <w:tcW w:w="1213" w:type="dxa"/>
            <w:tcPrChange w:id="139" w:author="bcsin@connect.hku.hk" w:date="2026-01-22T19:56:00Z">
              <w:tcPr>
                <w:tcW w:w="0" w:type="auto"/>
              </w:tcPr>
            </w:tcPrChange>
          </w:tcPr>
          <w:p w14:paraId="23F8745A" w14:textId="77777777" w:rsidR="00C36F46" w:rsidRPr="00697433" w:rsidRDefault="00C36F46" w:rsidP="00C36F46">
            <w:pPr>
              <w:jc w:val="center"/>
              <w:rPr>
                <w:rFonts w:ascii="Frutiger Light" w:hAnsi="Frutiger Light"/>
              </w:rPr>
            </w:pPr>
          </w:p>
        </w:tc>
      </w:tr>
      <w:tr w:rsidR="00C36F46" w:rsidRPr="00697433" w14:paraId="5EC7536C" w14:textId="77777777" w:rsidTr="2C2174BB">
        <w:trPr>
          <w:trPrChange w:id="140" w:author="bcsin@connect.hku.hk" w:date="2026-01-22T19:56:00Z">
            <w:trPr>
              <w:gridBefore w:val="9"/>
              <w:gridAfter w:val="0"/>
            </w:trPr>
          </w:trPrChange>
        </w:trPr>
        <w:tc>
          <w:tcPr>
            <w:tcW w:w="760" w:type="dxa"/>
            <w:tcPrChange w:id="141" w:author="bcsin@connect.hku.hk" w:date="2026-01-22T19:56:00Z">
              <w:tcPr>
                <w:tcW w:w="0" w:type="auto"/>
              </w:tcPr>
            </w:tcPrChange>
          </w:tcPr>
          <w:p w14:paraId="4A87328E" w14:textId="77777777" w:rsidR="00C36F46" w:rsidRPr="00697433" w:rsidRDefault="00C36F46" w:rsidP="00C36F46">
            <w:pPr>
              <w:pStyle w:val="ListParagraph"/>
              <w:numPr>
                <w:ilvl w:val="0"/>
                <w:numId w:val="2"/>
              </w:numPr>
              <w:ind w:left="0" w:firstLine="0"/>
              <w:rPr>
                <w:b w:val="0"/>
              </w:rPr>
            </w:pPr>
          </w:p>
        </w:tc>
        <w:tc>
          <w:tcPr>
            <w:tcW w:w="7564" w:type="dxa"/>
            <w:gridSpan w:val="4"/>
            <w:tcPrChange w:id="142" w:author="bcsin@connect.hku.hk" w:date="2026-01-22T19:56:00Z">
              <w:tcPr>
                <w:tcW w:w="7564" w:type="dxa"/>
                <w:gridSpan w:val="4"/>
              </w:tcPr>
            </w:tcPrChange>
          </w:tcPr>
          <w:p w14:paraId="3FAB4548" w14:textId="77B6BB35" w:rsidR="00C36F46" w:rsidRPr="00697433" w:rsidRDefault="00C36F46" w:rsidP="00C36F46">
            <w:pPr>
              <w:jc w:val="both"/>
              <w:rPr>
                <w:rFonts w:ascii="Frutiger Light" w:hAnsi="Frutiger Light"/>
                <w:b/>
                <w:bCs/>
                <w:u w:val="single"/>
                <w:lang w:eastAsia="zh-HK"/>
              </w:rPr>
            </w:pPr>
            <w:r w:rsidRPr="00697433">
              <w:rPr>
                <w:rFonts w:ascii="Frutiger Light" w:hAnsi="Frutiger Light"/>
                <w:b/>
                <w:bCs/>
                <w:u w:val="single"/>
                <w:lang w:eastAsia="zh-HK"/>
              </w:rPr>
              <w:t xml:space="preserve">Data </w:t>
            </w:r>
            <w:proofErr w:type="spellStart"/>
            <w:r w:rsidRPr="00697433">
              <w:rPr>
                <w:rFonts w:ascii="Frutiger Light" w:hAnsi="Frutiger Light"/>
                <w:b/>
                <w:bCs/>
                <w:u w:val="single"/>
                <w:lang w:eastAsia="zh-HK"/>
              </w:rPr>
              <w:t>Standardisation</w:t>
            </w:r>
            <w:proofErr w:type="spellEnd"/>
            <w:r w:rsidRPr="00697433">
              <w:rPr>
                <w:rFonts w:ascii="Frutiger Light" w:hAnsi="Frutiger Light"/>
                <w:b/>
                <w:bCs/>
                <w:u w:val="single"/>
                <w:lang w:eastAsia="zh-HK"/>
              </w:rPr>
              <w:t xml:space="preserve"> and Sharing</w:t>
            </w:r>
          </w:p>
        </w:tc>
        <w:tc>
          <w:tcPr>
            <w:tcW w:w="1213" w:type="dxa"/>
            <w:tcPrChange w:id="143" w:author="bcsin@connect.hku.hk" w:date="2026-01-22T19:56:00Z">
              <w:tcPr>
                <w:tcW w:w="0" w:type="auto"/>
              </w:tcPr>
            </w:tcPrChange>
          </w:tcPr>
          <w:p w14:paraId="288DB0E0" w14:textId="77777777" w:rsidR="00C36F46" w:rsidRPr="00697433" w:rsidRDefault="00C36F46" w:rsidP="00C36F46">
            <w:pPr>
              <w:jc w:val="center"/>
              <w:rPr>
                <w:rFonts w:ascii="Frutiger Light" w:hAnsi="Frutiger Light"/>
              </w:rPr>
            </w:pPr>
          </w:p>
        </w:tc>
      </w:tr>
      <w:tr w:rsidR="00C36F46" w:rsidRPr="00697433" w14:paraId="1B8FA095" w14:textId="77777777" w:rsidTr="2C2174BB">
        <w:trPr>
          <w:trPrChange w:id="144" w:author="bcsin@connect.hku.hk" w:date="2026-01-22T19:56:00Z">
            <w:trPr>
              <w:gridBefore w:val="9"/>
              <w:gridAfter w:val="0"/>
            </w:trPr>
          </w:trPrChange>
        </w:trPr>
        <w:tc>
          <w:tcPr>
            <w:tcW w:w="760" w:type="dxa"/>
            <w:tcPrChange w:id="145" w:author="bcsin@connect.hku.hk" w:date="2026-01-22T19:56:00Z">
              <w:tcPr>
                <w:tcW w:w="0" w:type="auto"/>
              </w:tcPr>
            </w:tcPrChange>
          </w:tcPr>
          <w:p w14:paraId="3D2A122A" w14:textId="77777777" w:rsidR="00C36F46" w:rsidRPr="00697433" w:rsidRDefault="00C36F46" w:rsidP="00C36F46">
            <w:pPr>
              <w:pStyle w:val="ListParagraph"/>
              <w:numPr>
                <w:ilvl w:val="1"/>
                <w:numId w:val="2"/>
              </w:numPr>
              <w:ind w:left="0" w:firstLine="0"/>
              <w:rPr>
                <w:b w:val="0"/>
              </w:rPr>
            </w:pPr>
          </w:p>
        </w:tc>
        <w:tc>
          <w:tcPr>
            <w:tcW w:w="7564" w:type="dxa"/>
            <w:gridSpan w:val="4"/>
            <w:tcPrChange w:id="146" w:author="bcsin@connect.hku.hk" w:date="2026-01-22T19:56:00Z">
              <w:tcPr>
                <w:tcW w:w="7564" w:type="dxa"/>
                <w:gridSpan w:val="4"/>
              </w:tcPr>
            </w:tcPrChange>
          </w:tcPr>
          <w:p w14:paraId="16E13FD6" w14:textId="6CE09589" w:rsidR="00C36F46" w:rsidRPr="0003667D" w:rsidRDefault="0003667D" w:rsidP="00C36F46">
            <w:pPr>
              <w:jc w:val="both"/>
              <w:rPr>
                <w:del w:id="147" w:author="Miss YAU Chi Ying, Vanessa 邱芝瑩" w:date="2026-02-03T18:44:00Z"/>
                <w:rFonts w:ascii="Frutiger Light" w:hAnsi="Frutiger Light"/>
                <w:color w:val="FF0000"/>
                <w:lang w:eastAsia="zh-HK"/>
                <w:rPrChange w:id="148" w:author="Miss YAU Chi Ying, Vanessa 邱芝瑩" w:date="2026-02-05T10:43:00Z">
                  <w:rPr>
                    <w:del w:id="149" w:author="Miss YAU Chi Ying, Vanessa 邱芝瑩" w:date="2026-02-03T18:44:00Z"/>
                    <w:rFonts w:ascii="Frutiger Light" w:hAnsi="Frutiger Light"/>
                    <w:lang w:eastAsia="zh-HK"/>
                  </w:rPr>
                </w:rPrChange>
              </w:rPr>
            </w:pPr>
            <w:ins w:id="150" w:author="Miss YAU Chi Ying, Vanessa 邱芝瑩" w:date="2026-02-03T18:42:00Z">
              <w:r w:rsidRPr="0003667D">
                <w:rPr>
                  <w:rFonts w:ascii="Frutiger Light" w:hAnsi="Frutiger Light"/>
                  <w:color w:val="FF0000"/>
                  <w:lang w:eastAsia="zh-HK"/>
                  <w:rPrChange w:id="151" w:author="Miss YAU Chi Ying, Vanessa 邱芝瑩" w:date="2026-02-03T18:45:00Z">
                    <w:rPr>
                      <w:rFonts w:ascii="Frutiger Light" w:hAnsi="Frutiger Light"/>
                      <w:lang w:eastAsia="zh-HK"/>
                    </w:rPr>
                  </w:rPrChange>
                </w:rPr>
                <w:t xml:space="preserve">AD/3 suggested to explore </w:t>
              </w:r>
            </w:ins>
            <w:ins w:id="152" w:author="Miss YAU Chi Ying, Vanessa 邱芝瑩" w:date="2026-02-03T18:43:00Z">
              <w:r w:rsidRPr="0003667D">
                <w:rPr>
                  <w:rFonts w:ascii="Frutiger Light" w:hAnsi="Frutiger Light"/>
                  <w:color w:val="FF0000"/>
                  <w:lang w:eastAsia="zh-HK"/>
                  <w:rPrChange w:id="153" w:author="Miss YAU Chi Ying, Vanessa 邱芝瑩" w:date="2026-02-03T18:45:00Z">
                    <w:rPr>
                      <w:rFonts w:ascii="Frutiger Light" w:hAnsi="Frutiger Light"/>
                      <w:lang w:eastAsia="zh-HK"/>
                    </w:rPr>
                  </w:rPrChange>
                </w:rPr>
                <w:t xml:space="preserve">to develop dashboard for management </w:t>
              </w:r>
              <w:proofErr w:type="spellStart"/>
              <w:r w:rsidRPr="0003667D">
                <w:rPr>
                  <w:rFonts w:ascii="Frutiger Light" w:hAnsi="Frutiger Light"/>
                  <w:color w:val="FF0000"/>
                  <w:lang w:eastAsia="zh-HK"/>
                  <w:rPrChange w:id="154" w:author="Miss YAU Chi Ying, Vanessa 邱芝瑩" w:date="2026-02-03T18:45:00Z">
                    <w:rPr>
                      <w:rFonts w:ascii="Frutiger Light" w:hAnsi="Frutiger Light"/>
                      <w:lang w:eastAsia="zh-HK"/>
                    </w:rPr>
                  </w:rPrChange>
                </w:rPr>
                <w:t>overiew</w:t>
              </w:r>
              <w:proofErr w:type="spellEnd"/>
              <w:r w:rsidRPr="0003667D">
                <w:rPr>
                  <w:rFonts w:ascii="Frutiger Light" w:hAnsi="Frutiger Light"/>
                  <w:color w:val="FF0000"/>
                  <w:lang w:eastAsia="zh-HK"/>
                  <w:rPrChange w:id="155" w:author="Miss YAU Chi Ying, Vanessa 邱芝瑩" w:date="2026-02-03T18:45:00Z">
                    <w:rPr>
                      <w:rFonts w:ascii="Frutiger Light" w:hAnsi="Frutiger Light"/>
                      <w:lang w:eastAsia="zh-HK"/>
                    </w:rPr>
                  </w:rPrChange>
                </w:rPr>
                <w:t xml:space="preserve"> in EAMP. Data from CCeP and CCS are being explored for integration.</w:t>
              </w:r>
            </w:ins>
            <w:ins w:id="156" w:author="Miss YAU Chi Ying, Vanessa 邱芝瑩" w:date="2026-02-03T18:45:00Z">
              <w:r w:rsidRPr="0003667D">
                <w:rPr>
                  <w:rFonts w:ascii="Frutiger Light" w:hAnsi="Frutiger Light"/>
                  <w:color w:val="FF0000"/>
                  <w:lang w:eastAsia="zh-HK"/>
                  <w:rPrChange w:id="157" w:author="Miss YAU Chi Ying, Vanessa 邱芝瑩" w:date="2026-02-03T18:45:00Z">
                    <w:rPr>
                      <w:rFonts w:ascii="Frutiger Light" w:hAnsi="Frutiger Light"/>
                      <w:lang w:eastAsia="zh-HK"/>
                    </w:rPr>
                  </w:rPrChange>
                </w:rPr>
                <w:t xml:space="preserve"> </w:t>
              </w:r>
            </w:ins>
            <w:del w:id="158" w:author="Miss YAU Chi Ying, Vanessa 邱芝瑩" w:date="2026-02-03T18:45:00Z">
              <w:r w:rsidR="00C36F46" w:rsidRPr="0003667D">
                <w:rPr>
                  <w:rFonts w:ascii="Frutiger Light" w:hAnsi="Frutiger Light"/>
                  <w:color w:val="FF0000"/>
                  <w:lang w:eastAsia="zh-HK"/>
                  <w:rPrChange w:id="159" w:author="Miss YAU Chi Ying, Vanessa 邱芝瑩" w:date="2026-02-05T10:43:00Z">
                    <w:rPr>
                      <w:rFonts w:ascii="Frutiger Light" w:hAnsi="Frutiger Light"/>
                      <w:lang w:eastAsia="zh-HK"/>
                    </w:rPr>
                  </w:rPrChange>
                </w:rPr>
                <w:delText>Based on DD/TS meeting on 28 November 2024 and MR meet</w:delText>
              </w:r>
            </w:del>
            <w:del w:id="160" w:author="Miss YAU Chi Ying, Vanessa 邱芝瑩" w:date="2026-02-03T18:44:00Z">
              <w:r w:rsidR="00C36F46" w:rsidRPr="0003667D">
                <w:rPr>
                  <w:rFonts w:ascii="Frutiger Light" w:hAnsi="Frutiger Light"/>
                  <w:color w:val="FF0000"/>
                  <w:lang w:eastAsia="zh-HK"/>
                  <w:rPrChange w:id="161" w:author="Miss YAU Chi Ying, Vanessa 邱芝瑩" w:date="2026-02-05T10:43:00Z">
                    <w:rPr>
                      <w:rFonts w:ascii="Frutiger Light" w:hAnsi="Frutiger Light"/>
                      <w:lang w:eastAsia="zh-HK"/>
                    </w:rPr>
                  </w:rPrChange>
                </w:rPr>
                <w:delText>ing on 6 December 2024, Departmental Regional Digital Control Centre (DRDCC) was renamed to EMSD Asset Management Portal (EAMP). EMSD Asset Management Portal would add the following features:-</w:delText>
              </w:r>
            </w:del>
          </w:p>
          <w:p w14:paraId="3ABA4836" w14:textId="6337B988" w:rsidR="00C36F46" w:rsidRPr="00697433" w:rsidRDefault="00C36F46">
            <w:pPr>
              <w:jc w:val="both"/>
              <w:rPr>
                <w:del w:id="162" w:author="Miss YAU Chi Ying, Vanessa 邱芝瑩" w:date="2026-02-03T18:44:00Z"/>
              </w:rPr>
              <w:pPrChange w:id="163" w:author="Miss YAU Chi Ying, Vanessa 邱芝瑩" w:date="2026-02-05T10:43:00Z">
                <w:pPr>
                  <w:pStyle w:val="ListParagraph"/>
                  <w:numPr>
                    <w:numId w:val="15"/>
                  </w:numPr>
                  <w:ind w:left="482" w:hanging="482"/>
                  <w:jc w:val="both"/>
                </w:pPr>
              </w:pPrChange>
            </w:pPr>
            <w:del w:id="164" w:author="Miss YAU Chi Ying, Vanessa 邱芝瑩" w:date="2026-02-03T18:44:00Z">
              <w:r w:rsidRPr="00697433">
                <w:delText>Monitoring RS data including DCS, Electricity Companies, Towngas, FSRU vessel;</w:delText>
              </w:r>
            </w:del>
          </w:p>
          <w:p w14:paraId="66A31398" w14:textId="6BD591D0" w:rsidR="00C36F46" w:rsidRPr="00697433" w:rsidRDefault="00C36F46">
            <w:pPr>
              <w:jc w:val="both"/>
              <w:rPr>
                <w:del w:id="165" w:author="Miss YAU Chi Ying, Vanessa 邱芝瑩" w:date="2026-02-03T18:44:00Z"/>
              </w:rPr>
              <w:pPrChange w:id="166" w:author="Miss YAU Chi Ying, Vanessa 邱芝瑩" w:date="2026-02-05T10:43:00Z">
                <w:pPr>
                  <w:pStyle w:val="ListParagraph"/>
                  <w:numPr>
                    <w:numId w:val="15"/>
                  </w:numPr>
                  <w:ind w:left="482" w:hanging="482"/>
                  <w:jc w:val="both"/>
                </w:pPr>
              </w:pPrChange>
            </w:pPr>
            <w:del w:id="167" w:author="Miss YAU Chi Ying, Vanessa 邱芝瑩" w:date="2026-02-03T18:44:00Z">
              <w:r w:rsidRPr="00697433">
                <w:delText>Monitoring Lifts in critical buildings, trees, locations of GWIN gateway;</w:delText>
              </w:r>
            </w:del>
          </w:p>
          <w:p w14:paraId="1933A4FC" w14:textId="60EE67E0" w:rsidR="00C36F46" w:rsidRPr="00697433" w:rsidRDefault="00C36F46">
            <w:pPr>
              <w:jc w:val="both"/>
              <w:rPr>
                <w:del w:id="168" w:author="Miss YAU Chi Ying, Vanessa 邱芝瑩" w:date="2026-02-03T18:44:00Z"/>
              </w:rPr>
              <w:pPrChange w:id="169" w:author="Miss YAU Chi Ying, Vanessa 邱芝瑩" w:date="2026-02-05T10:43:00Z">
                <w:pPr>
                  <w:pStyle w:val="ListParagraph"/>
                  <w:numPr>
                    <w:numId w:val="15"/>
                  </w:numPr>
                  <w:ind w:left="482" w:hanging="482"/>
                  <w:jc w:val="both"/>
                </w:pPr>
              </w:pPrChange>
            </w:pPr>
            <w:del w:id="170" w:author="Miss YAU Chi Ying, Vanessa 邱芝瑩" w:date="2026-02-03T18:44:00Z">
              <w:r w:rsidRPr="00697433">
                <w:delText>Apart from universal UI, add Special Features that suit SBUs’ need, and;</w:delText>
              </w:r>
            </w:del>
          </w:p>
          <w:p w14:paraId="6D4D0733" w14:textId="206897C5" w:rsidR="00C36F46" w:rsidRPr="00697433" w:rsidRDefault="00C36F46">
            <w:pPr>
              <w:jc w:val="both"/>
              <w:rPr>
                <w:del w:id="171" w:author="Miss YAU Chi Ying, Vanessa 邱芝瑩" w:date="2026-02-03T18:44:00Z"/>
              </w:rPr>
              <w:pPrChange w:id="172" w:author="Miss YAU Chi Ying, Vanessa 邱芝瑩" w:date="2026-02-05T10:43:00Z">
                <w:pPr>
                  <w:pStyle w:val="ListParagraph"/>
                  <w:numPr>
                    <w:numId w:val="15"/>
                  </w:numPr>
                  <w:ind w:left="482" w:hanging="482"/>
                  <w:jc w:val="both"/>
                </w:pPr>
              </w:pPrChange>
            </w:pPr>
            <w:del w:id="173" w:author="Miss YAU Chi Ying, Vanessa 邱芝瑩" w:date="2026-02-03T18:44:00Z">
              <w:r w:rsidRPr="00697433">
                <w:delText>Add total 8,000 sites under EMSD maintenance in GIS</w:delText>
              </w:r>
            </w:del>
          </w:p>
          <w:p w14:paraId="3F1A1D73" w14:textId="67932845" w:rsidR="00C36F46" w:rsidRPr="00697433" w:rsidRDefault="00C36F46" w:rsidP="00C36F46">
            <w:pPr>
              <w:jc w:val="both"/>
              <w:rPr>
                <w:del w:id="174" w:author="Miss YAU Chi Ying, Vanessa 邱芝瑩" w:date="2026-02-03T18:44:00Z"/>
                <w:rFonts w:ascii="Frutiger Light" w:hAnsi="Frutiger Light"/>
                <w:lang w:eastAsia="zh-HK"/>
              </w:rPr>
            </w:pPr>
          </w:p>
          <w:p w14:paraId="777AA6F6" w14:textId="3513EFFE" w:rsidR="00C36F46" w:rsidRPr="00697433" w:rsidRDefault="00C36F46" w:rsidP="00C36F46">
            <w:pPr>
              <w:jc w:val="both"/>
              <w:rPr>
                <w:del w:id="175" w:author="Miss YAU Chi Ying, Vanessa 邱芝瑩" w:date="2026-02-03T18:44:00Z"/>
                <w:rFonts w:ascii="Frutiger Light" w:hAnsi="Frutiger Light"/>
                <w:lang w:eastAsia="zh-HK"/>
              </w:rPr>
            </w:pPr>
            <w:del w:id="176" w:author="Miss YAU Chi Ying, Vanessa 邱芝瑩" w:date="2026-02-03T18:44:00Z">
              <w:r w:rsidRPr="00697433">
                <w:rPr>
                  <w:rFonts w:ascii="Frutiger Light" w:hAnsi="Frutiger Light"/>
                  <w:lang w:eastAsia="zh-HK"/>
                </w:rPr>
                <w:delText>The RS open data on the Phase 1, encompassing vehicle maintenance workshops (registered &amp; LPG), kiddie &amp; amusement rides, lifts &amp; escalators, registered buildings in EERSB, electricity (power companies, power stations &amp; substations), gas regulatory service (towngas major facilities, LPG cylinder distributors, LPG filling stations, LPG/NG terminals, LPG NGIs &amp; FSRU Vessel), GWIN gateway locations, and 4S system, were integrated in EAMP for testing and feedback. Following the collection of user feedback, four (4) new layers have been launched in the EAMP (production site):</w:delText>
              </w:r>
            </w:del>
          </w:p>
          <w:p w14:paraId="37641C83" w14:textId="23F0EDD4" w:rsidR="00C36F46" w:rsidRPr="00697433" w:rsidRDefault="00C36F46" w:rsidP="00C36F46">
            <w:pPr>
              <w:jc w:val="both"/>
              <w:rPr>
                <w:del w:id="177" w:author="Miss YAU Chi Ying, Vanessa 邱芝瑩" w:date="2026-02-03T18:45:00Z"/>
                <w:rFonts w:ascii="Frutiger Light" w:hAnsi="Frutiger Light"/>
                <w:lang w:eastAsia="zh-HK"/>
              </w:rPr>
            </w:pPr>
            <w:del w:id="178" w:author="Miss YAU Chi Ying, Vanessa 邱芝瑩" w:date="2026-02-03T18:44:00Z">
              <w:r w:rsidRPr="00697433">
                <w:rPr>
                  <w:rFonts w:ascii="Frutiger Light" w:hAnsi="Frutiger Light"/>
                  <w:lang w:eastAsia="zh-HK"/>
                </w:rPr>
                <w:delText xml:space="preserve">(a) Gas Regulatory Service (Towngas Major Facilities, LPG Cylinder Distributors, LPG Filling Stations, LPG/NG Terminals and LPG NGIs); </w:delText>
              </w:r>
            </w:del>
          </w:p>
          <w:p w14:paraId="16A68BDC" w14:textId="73205C29" w:rsidR="00C36F46" w:rsidRPr="00697433" w:rsidRDefault="00C36F46" w:rsidP="00C36F46">
            <w:pPr>
              <w:jc w:val="both"/>
              <w:rPr>
                <w:del w:id="179" w:author="Miss YAU Chi Ying, Vanessa 邱芝瑩" w:date="2026-02-03T18:44:00Z"/>
                <w:rFonts w:ascii="Frutiger Light" w:hAnsi="Frutiger Light"/>
                <w:lang w:eastAsia="zh-HK"/>
              </w:rPr>
            </w:pPr>
            <w:del w:id="180" w:author="Miss YAU Chi Ying, Vanessa 邱芝瑩" w:date="2026-02-03T18:44:00Z">
              <w:r w:rsidRPr="00697433">
                <w:rPr>
                  <w:rFonts w:ascii="Frutiger Light" w:hAnsi="Frutiger Light"/>
                  <w:lang w:eastAsia="zh-HK"/>
                </w:rPr>
                <w:delText xml:space="preserve">(b) Buildings under EERSB; </w:delText>
              </w:r>
            </w:del>
          </w:p>
          <w:p w14:paraId="0E50283A" w14:textId="608DA6E4" w:rsidR="00C36F46" w:rsidRPr="00697433" w:rsidRDefault="00C36F46" w:rsidP="00C36F46">
            <w:pPr>
              <w:jc w:val="both"/>
              <w:rPr>
                <w:del w:id="181" w:author="Miss YAU Chi Ying, Vanessa 邱芝瑩" w:date="2026-02-03T18:44:00Z"/>
                <w:rFonts w:ascii="Frutiger Light" w:hAnsi="Frutiger Light"/>
                <w:lang w:eastAsia="zh-HK"/>
              </w:rPr>
            </w:pPr>
            <w:del w:id="182" w:author="Miss YAU Chi Ying, Vanessa 邱芝瑩" w:date="2026-02-03T18:44:00Z">
              <w:r w:rsidRPr="00697433">
                <w:rPr>
                  <w:rFonts w:ascii="Frutiger Light" w:hAnsi="Frutiger Light"/>
                  <w:lang w:eastAsia="zh-HK"/>
                </w:rPr>
                <w:delText>(c) GWIN Gateway; and</w:delText>
              </w:r>
            </w:del>
          </w:p>
          <w:p w14:paraId="29D62F03" w14:textId="347B2611" w:rsidR="002852A1" w:rsidRPr="00697433" w:rsidRDefault="00C36F46" w:rsidP="00C36F46">
            <w:pPr>
              <w:jc w:val="both"/>
              <w:rPr>
                <w:del w:id="183" w:author="Miss YAU Chi Ying, Vanessa 邱芝瑩" w:date="2026-02-03T18:44:00Z"/>
                <w:rFonts w:ascii="Frutiger Light" w:hAnsi="Frutiger Light"/>
                <w:lang w:eastAsia="zh-HK"/>
              </w:rPr>
            </w:pPr>
            <w:del w:id="184" w:author="Miss YAU Chi Ying, Vanessa 邱芝瑩" w:date="2026-02-03T18:44:00Z">
              <w:r w:rsidRPr="00697433">
                <w:rPr>
                  <w:rFonts w:ascii="Frutiger Light" w:hAnsi="Frutiger Light"/>
                  <w:lang w:eastAsia="zh-HK"/>
                </w:rPr>
                <w:delText>(d) National Games (Competition Venues and Service Venues).</w:delText>
              </w:r>
            </w:del>
          </w:p>
          <w:p w14:paraId="73561D31" w14:textId="0A0F41B0" w:rsidR="002852A1" w:rsidRPr="00697433" w:rsidRDefault="00C36F46" w:rsidP="00C36F46">
            <w:pPr>
              <w:jc w:val="both"/>
              <w:rPr>
                <w:del w:id="185" w:author="Miss YAU Chi Ying, Vanessa 邱芝瑩" w:date="2026-02-03T18:44:00Z"/>
                <w:rFonts w:ascii="Frutiger Light" w:hAnsi="Frutiger Light"/>
                <w:color w:val="FF0000"/>
                <w:lang w:eastAsia="zh-HK"/>
                <w:rPrChange w:id="186" w:author="Ms TSUI Man (E/DRA/2)" w:date="2026-02-02T18:08:00Z">
                  <w:rPr>
                    <w:del w:id="187" w:author="Miss YAU Chi Ying, Vanessa 邱芝瑩" w:date="2026-02-03T18:44:00Z"/>
                    <w:rFonts w:ascii="Frutiger Light" w:hAnsi="Frutiger Light"/>
                    <w:lang w:eastAsia="zh-HK"/>
                  </w:rPr>
                </w:rPrChange>
              </w:rPr>
            </w:pPr>
            <w:del w:id="188" w:author="Miss YAU Chi Ying, Vanessa 邱芝瑩" w:date="2026-02-03T18:44:00Z">
              <w:r w:rsidRPr="00697433">
                <w:rPr>
                  <w:rFonts w:ascii="Frutiger Light" w:hAnsi="Frutiger Light"/>
                </w:rPr>
                <w:br/>
              </w:r>
            </w:del>
            <w:ins w:id="189" w:author="Ms TSUI Man (E/DRA/2)" w:date="2026-01-23T17:14:00Z">
              <w:del w:id="190" w:author="Miss YAU Chi Ying, Vanessa 邱芝瑩" w:date="2026-02-03T18:44:00Z">
                <w:r w:rsidRPr="00697433">
                  <w:rPr>
                    <w:rFonts w:ascii="Frutiger Light" w:hAnsi="Frutiger Light"/>
                    <w:lang w:eastAsia="zh-HK"/>
                  </w:rPr>
                  <w:delText xml:space="preserve">In addition, the two (2) hydrogen filling stations under Gas Regulatory Service, the estimated coverage of GWIN gateway, the BIM-AM </w:delText>
                </w:r>
              </w:del>
            </w:ins>
            <w:ins w:id="191" w:author="Ms TSUI Man (E/DRA/2)" w:date="2026-01-23T17:16:00Z">
              <w:del w:id="192" w:author="Miss YAU Chi Ying, Vanessa 邱芝瑩" w:date="2026-02-03T18:44:00Z">
                <w:r w:rsidR="4D76E267" w:rsidRPr="00697433">
                  <w:rPr>
                    <w:rFonts w:ascii="Frutiger Light" w:hAnsi="Frutiger Light"/>
                    <w:lang w:eastAsia="zh-HK"/>
                  </w:rPr>
                  <w:delText>Venues</w:delText>
                </w:r>
              </w:del>
            </w:ins>
            <w:ins w:id="193" w:author="Ms TSUI Man (E/DRA/2)" w:date="2026-01-23T17:14:00Z">
              <w:del w:id="194" w:author="Miss YAU Chi Ying, Vanessa 邱芝瑩" w:date="2026-02-03T18:44:00Z">
                <w:r w:rsidRPr="00697433">
                  <w:rPr>
                    <w:rFonts w:ascii="Frutiger Light" w:hAnsi="Frutiger Light"/>
                    <w:lang w:eastAsia="zh-HK"/>
                  </w:rPr>
                  <w:delText xml:space="preserve"> were </w:delText>
                </w:r>
              </w:del>
            </w:ins>
            <w:ins w:id="195" w:author="Ms TSUI Man (E/DRA/2)" w:date="2026-01-23T17:15:00Z">
              <w:del w:id="196" w:author="Miss YAU Chi Ying, Vanessa 邱芝瑩" w:date="2026-02-03T18:44:00Z">
                <w:r w:rsidR="3DDD304A" w:rsidRPr="00697433">
                  <w:rPr>
                    <w:rFonts w:ascii="Frutiger Light" w:hAnsi="Frutiger Light"/>
                    <w:lang w:eastAsia="zh-HK"/>
                  </w:rPr>
                  <w:delText>rolled out</w:delText>
                </w:r>
                <w:r w:rsidRPr="00697433">
                  <w:rPr>
                    <w:rFonts w:ascii="Frutiger Light" w:hAnsi="Frutiger Light"/>
                    <w:lang w:eastAsia="zh-HK"/>
                  </w:rPr>
                  <w:delText xml:space="preserve"> in </w:delText>
                </w:r>
              </w:del>
            </w:ins>
            <w:ins w:id="197" w:author="Ms TSUI Man (E/DRA/2)" w:date="2026-01-23T17:16:00Z">
              <w:del w:id="198" w:author="Miss YAU Chi Ying, Vanessa 邱芝瑩" w:date="2026-02-03T18:44:00Z">
                <w:r w:rsidR="0EE6B1E3" w:rsidRPr="00697433">
                  <w:rPr>
                    <w:rFonts w:ascii="Frutiger Light" w:hAnsi="Frutiger Light"/>
                    <w:lang w:eastAsia="zh-HK"/>
                  </w:rPr>
                  <w:delText>t</w:delText>
                </w:r>
              </w:del>
            </w:ins>
            <w:ins w:id="199" w:author="Ms TSUI Man (E/DRA/2)" w:date="2026-01-23T17:17:00Z">
              <w:del w:id="200" w:author="Miss YAU Chi Ying, Vanessa 邱芝瑩" w:date="2026-02-03T18:44:00Z">
                <w:r w:rsidR="48E144F6" w:rsidRPr="48E144F6">
                  <w:rPr>
                    <w:rFonts w:ascii="Frutiger Light" w:hAnsi="Frutiger Light"/>
                    <w:lang w:eastAsia="zh-HK"/>
                    <w:rPrChange w:id="201" w:author="Ms TSUI Man (E/DRA/2)" w:date="2026-01-23T17:17:00Z">
                      <w:rPr/>
                    </w:rPrChange>
                  </w:rPr>
                  <w:delText xml:space="preserve">he </w:delText>
                </w:r>
              </w:del>
            </w:ins>
            <w:ins w:id="202" w:author="Ms TSUI Man (E/DRA/2)" w:date="2026-01-23T17:15:00Z">
              <w:del w:id="203" w:author="Miss YAU Chi Ying, Vanessa 邱芝瑩" w:date="2026-02-03T18:44:00Z">
                <w:r w:rsidRPr="00697433">
                  <w:rPr>
                    <w:rFonts w:ascii="Frutiger Light" w:hAnsi="Frutiger Light"/>
                    <w:lang w:eastAsia="zh-HK"/>
                  </w:rPr>
                  <w:delText>EAMP</w:delText>
                </w:r>
              </w:del>
            </w:ins>
            <w:ins w:id="204" w:author="Ms TSUI Man (E/DRA/2)" w:date="2026-01-23T17:17:00Z">
              <w:del w:id="205" w:author="Miss YAU Chi Ying, Vanessa 邱芝瑩" w:date="2026-02-03T18:44:00Z">
                <w:r w:rsidRPr="00697433">
                  <w:rPr>
                    <w:rFonts w:ascii="Frutiger Light" w:hAnsi="Frutiger Light"/>
                    <w:lang w:eastAsia="zh-HK"/>
                  </w:rPr>
                  <w:delText xml:space="preserve"> </w:delText>
                </w:r>
                <w:r w:rsidR="48E144F6" w:rsidRPr="00697433">
                  <w:rPr>
                    <w:rFonts w:ascii="Frutiger Light" w:hAnsi="Frutiger Light"/>
                    <w:lang w:eastAsia="zh-HK"/>
                  </w:rPr>
                  <w:delText>(production site)</w:delText>
                </w:r>
              </w:del>
            </w:ins>
            <w:ins w:id="206" w:author="Ms TSUI Man (E/DRA/2)" w:date="2026-01-23T17:15:00Z">
              <w:del w:id="207" w:author="Miss YAU Chi Ying, Vanessa 邱芝瑩" w:date="2026-02-03T18:44:00Z">
                <w:r w:rsidRPr="00697433">
                  <w:rPr>
                    <w:rFonts w:ascii="Frutiger Light" w:hAnsi="Frutiger Light"/>
                    <w:lang w:eastAsia="zh-HK"/>
                  </w:rPr>
                  <w:delText xml:space="preserve">. </w:delText>
                </w:r>
                <w:r w:rsidRPr="2981BD53">
                  <w:rPr>
                    <w:rFonts w:ascii="Frutiger Light" w:hAnsi="Frutiger Light"/>
                    <w:color w:val="FF0000"/>
                    <w:lang w:eastAsia="zh-HK"/>
                    <w:rPrChange w:id="208" w:author="Ms TSUI Man (E/DRA/2)" w:date="2026-02-02T18:08:00Z">
                      <w:rPr>
                        <w:rFonts w:ascii="Frutiger Light" w:hAnsi="Frutiger Light"/>
                        <w:lang w:eastAsia="zh-HK"/>
                      </w:rPr>
                    </w:rPrChange>
                  </w:rPr>
                  <w:delText>Data on aged L</w:delText>
                </w:r>
              </w:del>
            </w:ins>
            <w:ins w:id="209" w:author="Ms TSUI Man (E/DRA/2)" w:date="2026-01-23T17:26:00Z">
              <w:del w:id="210" w:author="Miss YAU Chi Ying, Vanessa 邱芝瑩" w:date="2026-02-03T18:44:00Z">
                <w:r w:rsidR="241B96B3" w:rsidRPr="2981BD53">
                  <w:rPr>
                    <w:rFonts w:ascii="Frutiger Light" w:hAnsi="Frutiger Light"/>
                    <w:color w:val="FF0000"/>
                    <w:lang w:eastAsia="zh-HK"/>
                    <w:rPrChange w:id="211" w:author="Ms TSUI Man (E/DRA/2)" w:date="2026-02-02T18:08:00Z">
                      <w:rPr>
                        <w:rFonts w:ascii="Frutiger Light" w:hAnsi="Frutiger Light"/>
                        <w:lang w:eastAsia="zh-HK"/>
                      </w:rPr>
                    </w:rPrChange>
                  </w:rPr>
                  <w:delText>i</w:delText>
                </w:r>
                <w:r w:rsidR="266D882B" w:rsidRPr="2981BD53">
                  <w:rPr>
                    <w:rFonts w:ascii="Frutiger Light" w:hAnsi="Frutiger Light"/>
                    <w:color w:val="FF0000"/>
                    <w:lang w:eastAsia="zh-HK"/>
                    <w:rPrChange w:id="212" w:author="Ms TSUI Man (E/DRA/2)" w:date="2026-01-23T17:26:00Z">
                      <w:rPr/>
                    </w:rPrChange>
                  </w:rPr>
                  <w:delText>fts</w:delText>
                </w:r>
              </w:del>
            </w:ins>
            <w:ins w:id="213" w:author="Ms TSUI Man (E/DRA/2)" w:date="2026-01-23T17:15:00Z">
              <w:del w:id="214" w:author="Miss YAU Chi Ying, Vanessa 邱芝瑩" w:date="2026-02-03T18:44:00Z">
                <w:r w:rsidRPr="2981BD53">
                  <w:rPr>
                    <w:rFonts w:ascii="Frutiger Light" w:hAnsi="Frutiger Light"/>
                    <w:color w:val="FF0000"/>
                    <w:lang w:eastAsia="zh-HK"/>
                    <w:rPrChange w:id="215" w:author="Ms TSUI Man (E/DRA/2)" w:date="2026-02-02T18:08:00Z">
                      <w:rPr>
                        <w:rFonts w:ascii="Frutiger Light" w:hAnsi="Frutiger Light"/>
                        <w:lang w:eastAsia="zh-HK"/>
                      </w:rPr>
                    </w:rPrChange>
                  </w:rPr>
                  <w:delText xml:space="preserve"> will be included in the EAMP.</w:delText>
                </w:r>
              </w:del>
            </w:ins>
          </w:p>
          <w:p w14:paraId="4919A535" w14:textId="29E5A0AB" w:rsidR="00C36F46" w:rsidRPr="00697433" w:rsidRDefault="00C36F46">
            <w:pPr>
              <w:jc w:val="both"/>
              <w:rPr>
                <w:del w:id="216" w:author="Miss YAU Chi Ying, Vanessa 邱芝瑩" w:date="2026-02-03T18:44:00Z"/>
                <w:rFonts w:ascii="Frutiger Light" w:hAnsi="Frutiger Light"/>
                <w:color w:val="FF0000"/>
                <w:lang w:eastAsia="zh-HK"/>
                <w:rPrChange w:id="217" w:author="Ms TSUI Man (E/DRA/2)" w:date="2026-01-23T17:19:00Z">
                  <w:rPr>
                    <w:del w:id="218" w:author="Miss YAU Chi Ying, Vanessa 邱芝瑩" w:date="2026-02-03T18:44:00Z"/>
                  </w:rPr>
                </w:rPrChange>
              </w:rPr>
            </w:pPr>
            <w:r w:rsidRPr="00697433">
              <w:rPr>
                <w:rFonts w:ascii="Frutiger Light" w:hAnsi="Frutiger Light"/>
              </w:rPr>
              <w:br/>
            </w:r>
            <w:del w:id="219" w:author="Miss YAU Chi Ying, Vanessa 邱芝瑩" w:date="2026-02-03T18:44:00Z">
              <w:r w:rsidRPr="5F0C2893">
                <w:rPr>
                  <w:rFonts w:ascii="Frutiger Light" w:hAnsi="Frutiger Light"/>
                  <w:color w:val="FF0000"/>
                  <w:lang w:eastAsia="zh-HK"/>
                  <w:rPrChange w:id="220" w:author="Ms TSUI Man (E/DRA/2)" w:date="2026-02-02T18:08:00Z">
                    <w:rPr>
                      <w:rFonts w:ascii="Frutiger Light" w:hAnsi="Frutiger Light"/>
                      <w:lang w:eastAsia="zh-HK"/>
                    </w:rPr>
                  </w:rPrChange>
                </w:rPr>
                <w:delText>User requirements were being gathered for Phase 2, which aims to include additional RS data</w:delText>
              </w:r>
            </w:del>
            <w:ins w:id="221" w:author="Ms TSUI Man (E/DRA/2)" w:date="2026-01-23T17:18:00Z">
              <w:del w:id="222" w:author="Miss YAU Chi Ying, Vanessa 邱芝瑩" w:date="2026-02-03T18:44:00Z">
                <w:r w:rsidR="69E007C4" w:rsidRPr="5F0C2893">
                  <w:rPr>
                    <w:rFonts w:ascii="Frutiger Light" w:hAnsi="Frutiger Light"/>
                    <w:color w:val="FF0000"/>
                    <w:lang w:eastAsia="zh-HK"/>
                    <w:rPrChange w:id="223" w:author="Ms TSUI Man (E/DRA/2)" w:date="2026-02-02T18:08:00Z">
                      <w:rPr>
                        <w:rFonts w:ascii="Frutiger Light" w:hAnsi="Frutiger Light"/>
                        <w:lang w:eastAsia="zh-HK"/>
                      </w:rPr>
                    </w:rPrChange>
                  </w:rPr>
                  <w:delText xml:space="preserve"> into the E</w:delText>
                </w:r>
                <w:r w:rsidR="6D6C7986" w:rsidRPr="5F0C2893">
                  <w:rPr>
                    <w:rFonts w:ascii="Frutiger Light" w:hAnsi="Frutiger Light"/>
                    <w:color w:val="FF0000"/>
                    <w:lang w:eastAsia="zh-HK"/>
                    <w:rPrChange w:id="224" w:author="Ms TSUI Man (E/DRA/2)" w:date="2026-01-23T17:18:00Z">
                      <w:rPr/>
                    </w:rPrChange>
                  </w:rPr>
                  <w:delText>AMP</w:delText>
                </w:r>
              </w:del>
            </w:ins>
            <w:ins w:id="225" w:author="Ms TSUI Man (E/DRA/2)" w:date="2026-01-23T17:17:00Z">
              <w:del w:id="226" w:author="Miss YAU Chi Ying, Vanessa 邱芝瑩" w:date="2026-02-03T18:44:00Z">
                <w:r w:rsidR="48E144F6" w:rsidRPr="5F0C2893">
                  <w:rPr>
                    <w:rFonts w:ascii="Frutiger Light" w:hAnsi="Frutiger Light"/>
                    <w:color w:val="FF0000"/>
                    <w:lang w:eastAsia="zh-HK"/>
                    <w:rPrChange w:id="227" w:author="Ms TSUI Man (E/DRA/2)" w:date="2026-02-02T18:08:00Z">
                      <w:rPr>
                        <w:rFonts w:ascii="Frutiger Light" w:hAnsi="Frutiger Light"/>
                        <w:lang w:eastAsia="zh-HK"/>
                      </w:rPr>
                    </w:rPrChange>
                  </w:rPr>
                  <w:delText>, the followings are planned</w:delText>
                </w:r>
              </w:del>
            </w:ins>
            <w:del w:id="228" w:author="Miss YAU Chi Ying, Vanessa 邱芝瑩" w:date="2026-02-03T18:44:00Z">
              <w:r w:rsidRPr="00697433" w:rsidDel="48E144F6">
                <w:rPr>
                  <w:rFonts w:ascii="Frutiger Light" w:hAnsi="Frutiger Light"/>
                  <w:lang w:eastAsia="zh-HK"/>
                </w:rPr>
                <w:delText>.</w:delText>
              </w:r>
            </w:del>
            <w:ins w:id="229" w:author="Ms TSUI Man (E/DRA/2)" w:date="2026-01-23T17:18:00Z">
              <w:del w:id="230" w:author="Miss YAU Chi Ying, Vanessa 邱芝瑩" w:date="2026-02-03T18:44:00Z">
                <w:r w:rsidR="69E007C4" w:rsidRPr="5F0C2893">
                  <w:rPr>
                    <w:rFonts w:ascii="Frutiger Light" w:hAnsi="Frutiger Light"/>
                    <w:color w:val="FF0000"/>
                    <w:lang w:eastAsia="zh-HK"/>
                    <w:rPrChange w:id="231" w:author="Ms TSUI Man (E/DRA/2)" w:date="2026-01-23T17:18:00Z">
                      <w:rPr/>
                    </w:rPrChange>
                  </w:rPr>
                  <w:delText>:</w:delText>
                </w:r>
              </w:del>
            </w:ins>
          </w:p>
          <w:p w14:paraId="345F0717" w14:textId="6951892D" w:rsidR="6D6C7986" w:rsidRPr="00D41023" w:rsidDel="2A0FC84B" w:rsidRDefault="6D6C7986">
            <w:pPr>
              <w:pStyle w:val="ListParagraph"/>
              <w:numPr>
                <w:ilvl w:val="0"/>
                <w:numId w:val="22"/>
              </w:numPr>
              <w:ind w:left="600" w:right="240"/>
              <w:jc w:val="both"/>
              <w:outlineLvl w:val="9"/>
              <w:rPr>
                <w:del w:id="232" w:author="Miss YAU Chi Ying, Vanessa 邱芝瑩" w:date="2026-02-03T18:44:00Z"/>
              </w:rPr>
              <w:pPrChange w:id="233" w:author="Ms TSUI Man (E/DRA/2)" w:date="2026-01-23T17:18:00Z">
                <w:pPr/>
              </w:pPrChange>
            </w:pPr>
          </w:p>
          <w:p w14:paraId="07B1274F" w14:textId="6DEB67D2" w:rsidR="2A0FC84B" w:rsidRPr="00B87691" w:rsidDel="1B967101" w:rsidRDefault="2A0FC84B">
            <w:pPr>
              <w:pStyle w:val="ListParagraph"/>
              <w:numPr>
                <w:ilvl w:val="0"/>
                <w:numId w:val="22"/>
              </w:numPr>
              <w:ind w:left="600" w:right="240"/>
              <w:jc w:val="both"/>
              <w:outlineLvl w:val="9"/>
              <w:rPr>
                <w:del w:id="234" w:author="Miss YAU Chi Ying, Vanessa 邱芝瑩" w:date="2026-02-03T18:44:00Z"/>
              </w:rPr>
              <w:pPrChange w:id="235" w:author="Ms TSUI Man (E/DRA/2)" w:date="2026-01-23T17:20:00Z">
                <w:pPr/>
              </w:pPrChange>
            </w:pPr>
            <w:ins w:id="236" w:author="Ms TSUI Man (E/DRA/2)" w:date="2026-01-23T17:19:00Z">
              <w:del w:id="237" w:author="Miss YAU Chi Ying, Vanessa 邱芝瑩" w:date="2026-02-03T18:44:00Z">
                <w:r w:rsidRPr="5F0C2893">
                  <w:rPr>
                    <w:color w:val="FF0000"/>
                    <w:rPrChange w:id="238" w:author="Ms TSUI Man (E/DRA/2)" w:date="2026-02-02T18:08:00Z">
                      <w:rPr/>
                    </w:rPrChange>
                  </w:rPr>
                  <w:delText>Gas Regulatory Service: Inclusion data from the LPG fuel tank revalidation workshop and governor kiosk</w:delText>
                </w:r>
                <w:r w:rsidR="63DE2825" w:rsidRPr="5F0C2893">
                  <w:rPr>
                    <w:color w:val="FF0000"/>
                    <w:rPrChange w:id="239" w:author="Ms TSUI Man (E/DRA/2)" w:date="2026-02-02T18:08:00Z">
                      <w:rPr/>
                    </w:rPrChange>
                  </w:rPr>
                  <w:delText>;</w:delText>
                </w:r>
              </w:del>
            </w:ins>
          </w:p>
          <w:p w14:paraId="332A7266" w14:textId="7AFAE476" w:rsidR="63DE2825" w:rsidRPr="00B87691" w:rsidDel="1C544CCD" w:rsidRDefault="63DE2825">
            <w:pPr>
              <w:pStyle w:val="ListParagraph"/>
              <w:numPr>
                <w:ilvl w:val="0"/>
                <w:numId w:val="22"/>
              </w:numPr>
              <w:ind w:left="600" w:right="240"/>
              <w:jc w:val="both"/>
              <w:outlineLvl w:val="9"/>
              <w:rPr>
                <w:del w:id="240" w:author="Miss YAU Chi Ying, Vanessa 邱芝瑩" w:date="2026-02-03T18:44:00Z"/>
              </w:rPr>
              <w:pPrChange w:id="241" w:author="Ms TSUI Man (E/DRA/2)" w:date="2026-01-23T17:19:00Z">
                <w:pPr/>
              </w:pPrChange>
            </w:pPr>
          </w:p>
          <w:p w14:paraId="1437F896" w14:textId="061B88C5" w:rsidR="1C544CCD" w:rsidRPr="00B87691" w:rsidRDefault="1C544CCD">
            <w:pPr>
              <w:jc w:val="both"/>
              <w:rPr>
                <w:del w:id="242" w:author="Miss YAU Chi Ying, Vanessa 邱芝瑩" w:date="2026-02-03T18:44:00Z"/>
                <w:color w:val="FF0000"/>
              </w:rPr>
              <w:pPrChange w:id="243" w:author="Miss YAU Chi Ying, Vanessa 邱芝瑩" w:date="2026-02-05T10:43:00Z">
                <w:pPr>
                  <w:pStyle w:val="ListParagraph"/>
                  <w:numPr>
                    <w:numId w:val="22"/>
                  </w:numPr>
                  <w:ind w:left="720" w:hanging="360"/>
                  <w:jc w:val="both"/>
                </w:pPr>
              </w:pPrChange>
            </w:pPr>
          </w:p>
          <w:p w14:paraId="088282D1" w14:textId="44D2CEA4" w:rsidR="1C544CCD" w:rsidRPr="007D56A8" w:rsidRDefault="1C544CCD">
            <w:pPr>
              <w:jc w:val="both"/>
              <w:rPr>
                <w:del w:id="244" w:author="Miss YAU Chi Ying, Vanessa 邱芝瑩" w:date="2026-02-03T18:44:00Z"/>
                <w:color w:val="FF0000"/>
              </w:rPr>
              <w:pPrChange w:id="245" w:author="Miss YAU Chi Ying, Vanessa 邱芝瑩" w:date="2026-02-05T10:43:00Z">
                <w:pPr>
                  <w:pStyle w:val="ListParagraph"/>
                  <w:numPr>
                    <w:numId w:val="22"/>
                  </w:numPr>
                  <w:ind w:left="720" w:hanging="360"/>
                  <w:jc w:val="both"/>
                </w:pPr>
              </w:pPrChange>
            </w:pPr>
            <w:ins w:id="246" w:author="Ms TSUI Man (E/DRA/2)" w:date="2026-01-23T17:20:00Z">
              <w:del w:id="247" w:author="Miss YAU Chi Ying, Vanessa 邱芝瑩" w:date="2026-02-03T18:44:00Z">
                <w:r w:rsidRPr="5F0C2893">
                  <w:rPr>
                    <w:color w:val="FF0000"/>
                    <w:rPrChange w:id="248" w:author="Ms TSUI Man (E/DRA/2)" w:date="2026-01-23T17:22:00Z">
                      <w:rPr>
                        <w:b w:val="0"/>
                      </w:rPr>
                    </w:rPrChange>
                  </w:rPr>
                  <w:delText>Lifts and Escalators (L&amp;E):  Incorporation of the last maintenance record, last examination record, last inspection record and last incident report, as well as data information displayed on the dashboard in the L&amp;E digital log-books</w:delText>
                </w:r>
                <w:r w:rsidR="1B967101" w:rsidRPr="5F0C2893">
                  <w:rPr>
                    <w:color w:val="FF0000"/>
                    <w:rPrChange w:id="249" w:author="Ms TSUI Man (E/DRA/2)" w:date="2026-01-23T17:22:00Z">
                      <w:rPr>
                        <w:b w:val="0"/>
                      </w:rPr>
                    </w:rPrChange>
                  </w:rPr>
                  <w:delText>;</w:delText>
                </w:r>
              </w:del>
            </w:ins>
          </w:p>
          <w:p w14:paraId="4D7062A6" w14:textId="664E38ED" w:rsidR="5839BFC5" w:rsidRPr="00D26BF8" w:rsidDel="4B4B2FDB" w:rsidRDefault="5839BFC5">
            <w:pPr>
              <w:pStyle w:val="ListParagraph"/>
              <w:numPr>
                <w:ilvl w:val="0"/>
                <w:numId w:val="22"/>
              </w:numPr>
              <w:ind w:left="600" w:right="240"/>
              <w:jc w:val="both"/>
              <w:outlineLvl w:val="9"/>
              <w:rPr>
                <w:del w:id="250" w:author="Miss YAU Chi Ying, Vanessa 邱芝瑩" w:date="2026-02-03T18:44:00Z"/>
              </w:rPr>
              <w:pPrChange w:id="251" w:author="Ms TSUI Man (E/DRA/2)" w:date="2026-01-23T17:21:00Z">
                <w:pPr/>
              </w:pPrChange>
            </w:pPr>
          </w:p>
          <w:p w14:paraId="1BECB596" w14:textId="06609232" w:rsidR="4B4B2FDB" w:rsidRPr="007D56A8" w:rsidRDefault="4B4B2FDB">
            <w:pPr>
              <w:jc w:val="both"/>
              <w:rPr>
                <w:del w:id="252" w:author="Miss YAU Chi Ying, Vanessa 邱芝瑩" w:date="2026-02-03T18:44:00Z"/>
                <w:color w:val="FF0000"/>
              </w:rPr>
              <w:pPrChange w:id="253" w:author="Miss YAU Chi Ying, Vanessa 邱芝瑩" w:date="2026-02-05T10:43:00Z">
                <w:pPr>
                  <w:pStyle w:val="ListParagraph"/>
                  <w:numPr>
                    <w:numId w:val="22"/>
                  </w:numPr>
                  <w:ind w:left="720" w:hanging="360"/>
                  <w:jc w:val="both"/>
                </w:pPr>
              </w:pPrChange>
            </w:pPr>
            <w:ins w:id="254" w:author="Ms TSUI Man (E/DRA/2)" w:date="2026-01-23T17:21:00Z">
              <w:del w:id="255" w:author="Miss YAU Chi Ying, Vanessa 邱芝瑩" w:date="2026-02-03T18:44:00Z">
                <w:r w:rsidRPr="5F0C2893">
                  <w:rPr>
                    <w:color w:val="FF0000"/>
                    <w:rPrChange w:id="256" w:author="Ms TSUI Man (E/DRA/2)" w:date="2026-01-23T17:21:00Z">
                      <w:rPr>
                        <w:b w:val="0"/>
                      </w:rPr>
                    </w:rPrChange>
                  </w:rPr>
                  <w:delText>Certificates under EMSTF: Inclusion of data related AIC, FS251, WR1, WR1(A), WR2 , WR2(A) managed by EMSTF.</w:delText>
                </w:r>
              </w:del>
            </w:ins>
          </w:p>
          <w:p w14:paraId="6FF07382" w14:textId="41D5484E" w:rsidR="00C36F46" w:rsidRPr="00697433" w:rsidRDefault="00C36F46" w:rsidP="00C36F46">
            <w:pPr>
              <w:jc w:val="both"/>
              <w:rPr>
                <w:rFonts w:ascii="Frutiger Light" w:hAnsi="Frutiger Light"/>
                <w:lang w:eastAsia="zh-HK"/>
              </w:rPr>
            </w:pPr>
            <w:del w:id="257" w:author="Miss YAU Chi Ying, Vanessa 邱芝瑩" w:date="2026-02-03T18:44:00Z">
              <w:r w:rsidRPr="00697433">
                <w:rPr>
                  <w:rFonts w:ascii="Frutiger Light" w:hAnsi="Frutiger Light"/>
                  <w:lang w:eastAsia="zh-HK"/>
                </w:rPr>
                <w:delText xml:space="preserve"> </w:delText>
              </w:r>
            </w:del>
            <w:del w:id="258" w:author="Ms TSUI Man (E/DRA/2)" w:date="2026-01-23T17:21:00Z">
              <w:r w:rsidRPr="00697433">
                <w:rPr>
                  <w:rFonts w:ascii="Frutiger Light" w:hAnsi="Frutiger Light"/>
                  <w:lang w:eastAsia="zh-HK"/>
                </w:rPr>
                <w:delText>In this phase, LPG fuel tank revalidation workshop and governor kiosk under Gas Regulatory Service are planned to incorporated into the EAMP.</w:delText>
              </w:r>
            </w:del>
          </w:p>
        </w:tc>
        <w:tc>
          <w:tcPr>
            <w:tcW w:w="1213" w:type="dxa"/>
            <w:tcPrChange w:id="259" w:author="bcsin@connect.hku.hk" w:date="2026-01-22T19:56:00Z">
              <w:tcPr>
                <w:tcW w:w="0" w:type="auto"/>
              </w:tcPr>
            </w:tcPrChange>
          </w:tcPr>
          <w:p w14:paraId="7B58C21E" w14:textId="77777777" w:rsidR="00BC4DFD" w:rsidRPr="00697433" w:rsidRDefault="00BC4DFD" w:rsidP="00BC4DFD">
            <w:pPr>
              <w:jc w:val="center"/>
              <w:rPr>
                <w:rFonts w:ascii="Frutiger Light" w:hAnsi="Frutiger Light"/>
              </w:rPr>
            </w:pPr>
            <w:r w:rsidRPr="00697433">
              <w:rPr>
                <w:rFonts w:ascii="Frutiger Light" w:hAnsi="Frutiger Light"/>
              </w:rPr>
              <w:lastRenderedPageBreak/>
              <w:t>SE/DRA</w:t>
            </w:r>
          </w:p>
          <w:p w14:paraId="4B9E8636" w14:textId="535C03CC" w:rsidR="00C36F46" w:rsidRPr="00697433" w:rsidRDefault="00C36F46" w:rsidP="00C36F46">
            <w:pPr>
              <w:jc w:val="center"/>
              <w:rPr>
                <w:rFonts w:ascii="Frutiger Light" w:hAnsi="Frutiger Light"/>
              </w:rPr>
            </w:pPr>
          </w:p>
        </w:tc>
      </w:tr>
      <w:tr w:rsidR="00C36F46" w:rsidRPr="00697433" w14:paraId="71F6B014" w14:textId="77777777" w:rsidTr="2C2174BB">
        <w:trPr>
          <w:trPrChange w:id="260" w:author="bcsin@connect.hku.hk" w:date="2026-01-22T19:56:00Z">
            <w:trPr>
              <w:gridBefore w:val="9"/>
              <w:gridAfter w:val="0"/>
            </w:trPr>
          </w:trPrChange>
        </w:trPr>
        <w:tc>
          <w:tcPr>
            <w:tcW w:w="760" w:type="dxa"/>
            <w:tcPrChange w:id="261" w:author="bcsin@connect.hku.hk" w:date="2026-01-22T19:56:00Z">
              <w:tcPr>
                <w:tcW w:w="0" w:type="auto"/>
              </w:tcPr>
            </w:tcPrChange>
          </w:tcPr>
          <w:p w14:paraId="52F9F063" w14:textId="77777777" w:rsidR="00C36F46" w:rsidRPr="00697433" w:rsidRDefault="00C36F46" w:rsidP="00C36F46">
            <w:pPr>
              <w:pStyle w:val="ListParagraph"/>
            </w:pPr>
          </w:p>
        </w:tc>
        <w:tc>
          <w:tcPr>
            <w:tcW w:w="7564" w:type="dxa"/>
            <w:gridSpan w:val="4"/>
            <w:tcPrChange w:id="262" w:author="bcsin@connect.hku.hk" w:date="2026-01-22T19:56:00Z">
              <w:tcPr>
                <w:tcW w:w="7564" w:type="dxa"/>
                <w:gridSpan w:val="4"/>
              </w:tcPr>
            </w:tcPrChange>
          </w:tcPr>
          <w:p w14:paraId="5987FA54" w14:textId="5A8E51E5" w:rsidR="00C36F46" w:rsidRPr="00697433" w:rsidRDefault="00C36F46" w:rsidP="00C36F46">
            <w:pPr>
              <w:jc w:val="both"/>
              <w:rPr>
                <w:rFonts w:ascii="Frutiger Light" w:hAnsi="Frutiger Light"/>
                <w:lang w:eastAsia="zh-HK"/>
              </w:rPr>
            </w:pPr>
            <w:r w:rsidRPr="00697433">
              <w:rPr>
                <w:rFonts w:ascii="Frutiger Light" w:hAnsi="Frutiger Light"/>
                <w:lang w:eastAsia="zh-HK"/>
              </w:rPr>
              <w:t xml:space="preserve"> </w:t>
            </w:r>
          </w:p>
        </w:tc>
        <w:tc>
          <w:tcPr>
            <w:tcW w:w="1213" w:type="dxa"/>
            <w:tcPrChange w:id="263" w:author="bcsin@connect.hku.hk" w:date="2026-01-22T19:56:00Z">
              <w:tcPr>
                <w:tcW w:w="0" w:type="auto"/>
              </w:tcPr>
            </w:tcPrChange>
          </w:tcPr>
          <w:p w14:paraId="509B541D" w14:textId="56B44C58" w:rsidR="00C36F46" w:rsidRPr="00697433" w:rsidRDefault="00C36F46" w:rsidP="00C36F46">
            <w:pPr>
              <w:jc w:val="center"/>
              <w:rPr>
                <w:rFonts w:ascii="Frutiger Light" w:hAnsi="Frutiger Light"/>
              </w:rPr>
            </w:pPr>
          </w:p>
        </w:tc>
      </w:tr>
      <w:tr w:rsidR="00C36F46" w:rsidRPr="00697433" w14:paraId="32FD25BF" w14:textId="77777777" w:rsidTr="2C2174BB">
        <w:trPr>
          <w:trPrChange w:id="264" w:author="bcsin@connect.hku.hk" w:date="2026-01-22T19:56:00Z">
            <w:trPr>
              <w:gridBefore w:val="9"/>
              <w:gridAfter w:val="0"/>
            </w:trPr>
          </w:trPrChange>
        </w:trPr>
        <w:tc>
          <w:tcPr>
            <w:tcW w:w="760" w:type="dxa"/>
            <w:tcPrChange w:id="265" w:author="bcsin@connect.hku.hk" w:date="2026-01-22T19:56:00Z">
              <w:tcPr>
                <w:tcW w:w="0" w:type="auto"/>
              </w:tcPr>
            </w:tcPrChange>
          </w:tcPr>
          <w:p w14:paraId="59FE4904" w14:textId="77777777" w:rsidR="00C36F46" w:rsidRPr="00697433" w:rsidRDefault="00C36F46" w:rsidP="00C36F46">
            <w:pPr>
              <w:pStyle w:val="ListParagraph"/>
              <w:numPr>
                <w:ilvl w:val="0"/>
                <w:numId w:val="2"/>
              </w:numPr>
              <w:ind w:left="0" w:firstLine="0"/>
              <w:rPr>
                <w:b w:val="0"/>
              </w:rPr>
            </w:pPr>
          </w:p>
        </w:tc>
        <w:tc>
          <w:tcPr>
            <w:tcW w:w="7564" w:type="dxa"/>
            <w:gridSpan w:val="4"/>
            <w:tcPrChange w:id="266" w:author="bcsin@connect.hku.hk" w:date="2026-01-22T19:56:00Z">
              <w:tcPr>
                <w:tcW w:w="7564" w:type="dxa"/>
                <w:gridSpan w:val="4"/>
              </w:tcPr>
            </w:tcPrChange>
          </w:tcPr>
          <w:p w14:paraId="0B43F79F" w14:textId="61ECBF6A" w:rsidR="00C36F46" w:rsidRPr="00697433" w:rsidRDefault="00C36F46" w:rsidP="00C36F46">
            <w:pPr>
              <w:jc w:val="both"/>
              <w:rPr>
                <w:rFonts w:ascii="Frutiger Light" w:hAnsi="Frutiger Light"/>
                <w:b/>
                <w:bCs/>
                <w:u w:val="single"/>
                <w:lang w:eastAsia="zh-HK"/>
              </w:rPr>
            </w:pPr>
            <w:r w:rsidRPr="00697433">
              <w:rPr>
                <w:rFonts w:ascii="Frutiger Light" w:hAnsi="Frutiger Light"/>
                <w:b/>
                <w:bCs/>
                <w:u w:val="single"/>
                <w:lang w:eastAsia="zh-HK"/>
              </w:rPr>
              <w:t>AI Sub-division Updates</w:t>
            </w:r>
          </w:p>
        </w:tc>
        <w:tc>
          <w:tcPr>
            <w:tcW w:w="1213" w:type="dxa"/>
            <w:tcPrChange w:id="267" w:author="bcsin@connect.hku.hk" w:date="2026-01-22T19:56:00Z">
              <w:tcPr>
                <w:tcW w:w="0" w:type="auto"/>
              </w:tcPr>
            </w:tcPrChange>
          </w:tcPr>
          <w:p w14:paraId="497F4815" w14:textId="77777777" w:rsidR="00C36F46" w:rsidRPr="00697433" w:rsidRDefault="00C36F46" w:rsidP="00C36F46">
            <w:pPr>
              <w:jc w:val="center"/>
              <w:rPr>
                <w:rFonts w:ascii="Frutiger Light" w:hAnsi="Frutiger Light"/>
              </w:rPr>
            </w:pPr>
          </w:p>
        </w:tc>
      </w:tr>
      <w:tr w:rsidR="004158D9" w:rsidRPr="00697433" w14:paraId="1A8735CD" w14:textId="77777777" w:rsidTr="2C2174BB">
        <w:trPr>
          <w:trHeight w:val="1916"/>
          <w:trPrChange w:id="268" w:author="bcsin@connect.hku.hk" w:date="2026-01-22T19:56:00Z">
            <w:trPr>
              <w:gridBefore w:val="9"/>
              <w:gridAfter w:val="0"/>
            </w:trPr>
          </w:trPrChange>
        </w:trPr>
        <w:tc>
          <w:tcPr>
            <w:tcW w:w="760" w:type="dxa"/>
            <w:tcPrChange w:id="269" w:author="bcsin@connect.hku.hk" w:date="2026-01-22T19:56:00Z">
              <w:tcPr>
                <w:tcW w:w="0" w:type="auto"/>
              </w:tcPr>
            </w:tcPrChange>
          </w:tcPr>
          <w:p w14:paraId="37D183C9" w14:textId="77777777" w:rsidR="004158D9" w:rsidRPr="00697433" w:rsidRDefault="004158D9" w:rsidP="005762A6">
            <w:pPr>
              <w:pStyle w:val="ListParagraph"/>
              <w:numPr>
                <w:ilvl w:val="1"/>
                <w:numId w:val="2"/>
              </w:numPr>
              <w:ind w:left="0" w:firstLine="0"/>
              <w:rPr>
                <w:b w:val="0"/>
              </w:rPr>
            </w:pPr>
          </w:p>
        </w:tc>
        <w:tc>
          <w:tcPr>
            <w:tcW w:w="7564" w:type="dxa"/>
            <w:gridSpan w:val="4"/>
            <w:tcPrChange w:id="270" w:author="bcsin@connect.hku.hk" w:date="2026-01-22T19:56:00Z">
              <w:tcPr>
                <w:tcW w:w="7564" w:type="dxa"/>
                <w:gridSpan w:val="4"/>
              </w:tcPr>
            </w:tcPrChange>
          </w:tcPr>
          <w:p w14:paraId="2C5B4895" w14:textId="6F53DED6" w:rsidR="004158D9" w:rsidRPr="00697433" w:rsidRDefault="004158D9" w:rsidP="005762A6">
            <w:pPr>
              <w:autoSpaceDE w:val="0"/>
              <w:autoSpaceDN w:val="0"/>
              <w:ind w:right="-1"/>
              <w:jc w:val="both"/>
              <w:rPr>
                <w:rFonts w:ascii="Frutiger Light" w:hAnsi="Frutiger Light"/>
              </w:rPr>
            </w:pPr>
            <w:r w:rsidRPr="00697433">
              <w:rPr>
                <w:rFonts w:ascii="Frutiger Light" w:hAnsi="Frutiger Light"/>
              </w:rPr>
              <w:t xml:space="preserve">For AI Training, as at </w:t>
            </w:r>
            <w:r w:rsidRPr="00697433">
              <w:rPr>
                <w:rFonts w:ascii="Frutiger Light" w:hAnsi="Frutiger Light"/>
                <w:lang w:eastAsia="zh-HK"/>
              </w:rPr>
              <w:t>5 December</w:t>
            </w:r>
            <w:r w:rsidRPr="00697433">
              <w:rPr>
                <w:rFonts w:ascii="Frutiger Light" w:hAnsi="Frutiger Light"/>
              </w:rPr>
              <w:t xml:space="preserve">, a total of </w:t>
            </w:r>
            <w:r w:rsidRPr="00697433">
              <w:rPr>
                <w:rFonts w:ascii="Frutiger Light" w:hAnsi="Frutiger Light"/>
                <w:lang w:eastAsia="zh-HK"/>
              </w:rPr>
              <w:t>2,442</w:t>
            </w:r>
            <w:r w:rsidRPr="00697433">
              <w:rPr>
                <w:rFonts w:ascii="Frutiger Light" w:hAnsi="Frutiger Light"/>
              </w:rPr>
              <w:t xml:space="preserve"> EMSD colleagues had attended 94 AI classes. A role-based AI training syllabus (in roles of (</w:t>
            </w:r>
            <w:proofErr w:type="spellStart"/>
            <w:r w:rsidRPr="00697433">
              <w:rPr>
                <w:rFonts w:ascii="Frutiger Light" w:hAnsi="Frutiger Light"/>
              </w:rPr>
              <w:t>i</w:t>
            </w:r>
            <w:proofErr w:type="spellEnd"/>
            <w:r w:rsidRPr="00697433">
              <w:rPr>
                <w:rFonts w:ascii="Frutiger Light" w:hAnsi="Frutiger Light"/>
              </w:rPr>
              <w:t>)Executives and Leaders, (ii)Managers and Business Teams, (iii)AI Technical and Development Teams</w:t>
            </w:r>
            <w:r w:rsidRPr="00697433">
              <w:rPr>
                <w:rFonts w:ascii="Frutiger Light" w:hAnsi="Frutiger Light"/>
                <w:lang w:eastAsia="zh-HK"/>
              </w:rPr>
              <w:t>,</w:t>
            </w:r>
            <w:r w:rsidRPr="00697433">
              <w:rPr>
                <w:rFonts w:ascii="Frutiger Light" w:hAnsi="Frutiger Light"/>
              </w:rPr>
              <w:t xml:space="preserve"> (iv)General Users</w:t>
            </w:r>
            <w:r w:rsidRPr="00697433">
              <w:rPr>
                <w:rFonts w:ascii="Frutiger Light" w:hAnsi="Frutiger Light"/>
                <w:lang w:eastAsia="zh-HK"/>
              </w:rPr>
              <w:t xml:space="preserve"> and (v) AI </w:t>
            </w:r>
            <w:proofErr w:type="spellStart"/>
            <w:r w:rsidRPr="00697433">
              <w:rPr>
                <w:rFonts w:ascii="Frutiger Light" w:hAnsi="Frutiger Light"/>
                <w:lang w:eastAsia="zh-HK"/>
              </w:rPr>
              <w:t>Techology</w:t>
            </w:r>
            <w:proofErr w:type="spellEnd"/>
            <w:r w:rsidRPr="00697433">
              <w:rPr>
                <w:rFonts w:ascii="Frutiger Light" w:hAnsi="Frutiger Light"/>
                <w:lang w:eastAsia="zh-HK"/>
              </w:rPr>
              <w:t xml:space="preserve"> Researcher)</w:t>
            </w:r>
            <w:r w:rsidRPr="00697433">
              <w:rPr>
                <w:rFonts w:ascii="Frutiger Light" w:hAnsi="Frutiger Light"/>
              </w:rPr>
              <w:t xml:space="preserve"> was under development for subsequent rollout to EMSD and other B/Ds colleagues.</w:t>
            </w:r>
          </w:p>
        </w:tc>
        <w:tc>
          <w:tcPr>
            <w:tcW w:w="1213" w:type="dxa"/>
            <w:tcPrChange w:id="271" w:author="bcsin@connect.hku.hk" w:date="2026-01-22T19:56:00Z">
              <w:tcPr>
                <w:tcW w:w="0" w:type="auto"/>
              </w:tcPr>
            </w:tcPrChange>
          </w:tcPr>
          <w:p w14:paraId="44FC34ED" w14:textId="77777777" w:rsidR="004158D9" w:rsidRPr="00697433" w:rsidRDefault="004158D9" w:rsidP="005762A6">
            <w:pPr>
              <w:jc w:val="center"/>
              <w:rPr>
                <w:rFonts w:ascii="Frutiger Light" w:hAnsi="Frutiger Light"/>
              </w:rPr>
            </w:pPr>
            <w:r w:rsidRPr="00697433">
              <w:rPr>
                <w:rFonts w:ascii="Frutiger Light" w:hAnsi="Frutiger Light"/>
              </w:rPr>
              <w:t>SE/AI</w:t>
            </w:r>
          </w:p>
        </w:tc>
      </w:tr>
      <w:tr w:rsidR="004158D9" w:rsidRPr="00697433" w14:paraId="388069DC" w14:textId="77777777" w:rsidTr="2C2174BB">
        <w:trPr>
          <w:trPrChange w:id="272" w:author="bcsin@connect.hku.hk" w:date="2026-01-22T19:56:00Z">
            <w:trPr>
              <w:gridBefore w:val="9"/>
              <w:gridAfter w:val="0"/>
            </w:trPr>
          </w:trPrChange>
        </w:trPr>
        <w:tc>
          <w:tcPr>
            <w:tcW w:w="760" w:type="dxa"/>
            <w:tcPrChange w:id="273" w:author="bcsin@connect.hku.hk" w:date="2026-01-22T19:56:00Z">
              <w:tcPr>
                <w:tcW w:w="0" w:type="auto"/>
              </w:tcPr>
            </w:tcPrChange>
          </w:tcPr>
          <w:p w14:paraId="5027BACF" w14:textId="77777777" w:rsidR="004158D9" w:rsidRPr="00697433" w:rsidRDefault="004158D9" w:rsidP="005762A6">
            <w:pPr>
              <w:rPr>
                <w:rFonts w:ascii="Frutiger Light" w:hAnsi="Frutiger Light"/>
                <w:b/>
              </w:rPr>
            </w:pPr>
          </w:p>
        </w:tc>
        <w:tc>
          <w:tcPr>
            <w:tcW w:w="7564" w:type="dxa"/>
            <w:gridSpan w:val="4"/>
            <w:tcPrChange w:id="274" w:author="bcsin@connect.hku.hk" w:date="2026-01-22T19:56:00Z">
              <w:tcPr>
                <w:tcW w:w="7564" w:type="dxa"/>
                <w:gridSpan w:val="4"/>
              </w:tcPr>
            </w:tcPrChange>
          </w:tcPr>
          <w:p w14:paraId="1F368007" w14:textId="77777777" w:rsidR="004158D9" w:rsidRPr="00697433" w:rsidRDefault="004158D9" w:rsidP="005762A6">
            <w:pPr>
              <w:autoSpaceDE w:val="0"/>
              <w:autoSpaceDN w:val="0"/>
              <w:ind w:leftChars="20" w:left="50" w:right="-1" w:hanging="2"/>
              <w:jc w:val="both"/>
              <w:rPr>
                <w:rFonts w:ascii="Frutiger Light" w:hAnsi="Frutiger Light"/>
              </w:rPr>
            </w:pPr>
          </w:p>
        </w:tc>
        <w:tc>
          <w:tcPr>
            <w:tcW w:w="1213" w:type="dxa"/>
            <w:tcPrChange w:id="275" w:author="bcsin@connect.hku.hk" w:date="2026-01-22T19:56:00Z">
              <w:tcPr>
                <w:tcW w:w="0" w:type="auto"/>
              </w:tcPr>
            </w:tcPrChange>
          </w:tcPr>
          <w:p w14:paraId="08DA4471" w14:textId="77777777" w:rsidR="004158D9" w:rsidRPr="00697433" w:rsidRDefault="004158D9" w:rsidP="005762A6">
            <w:pPr>
              <w:jc w:val="center"/>
              <w:rPr>
                <w:rFonts w:ascii="Frutiger Light" w:hAnsi="Frutiger Light"/>
              </w:rPr>
            </w:pPr>
          </w:p>
        </w:tc>
      </w:tr>
      <w:tr w:rsidR="004158D9" w:rsidRPr="00697433" w14:paraId="4E64511D" w14:textId="77777777" w:rsidTr="2C2174BB">
        <w:trPr>
          <w:trPrChange w:id="276" w:author="bcsin@connect.hku.hk" w:date="2026-01-22T19:56:00Z">
            <w:trPr>
              <w:gridBefore w:val="9"/>
              <w:gridAfter w:val="0"/>
            </w:trPr>
          </w:trPrChange>
        </w:trPr>
        <w:tc>
          <w:tcPr>
            <w:tcW w:w="760" w:type="dxa"/>
            <w:tcPrChange w:id="277" w:author="bcsin@connect.hku.hk" w:date="2026-01-22T19:56:00Z">
              <w:tcPr>
                <w:tcW w:w="0" w:type="auto"/>
              </w:tcPr>
            </w:tcPrChange>
          </w:tcPr>
          <w:p w14:paraId="3169E95A" w14:textId="77777777" w:rsidR="004158D9" w:rsidRPr="00697433" w:rsidRDefault="004158D9" w:rsidP="005762A6">
            <w:pPr>
              <w:pStyle w:val="ListParagraph"/>
              <w:numPr>
                <w:ilvl w:val="1"/>
                <w:numId w:val="2"/>
              </w:numPr>
              <w:ind w:left="0" w:firstLine="0"/>
              <w:rPr>
                <w:b w:val="0"/>
              </w:rPr>
            </w:pPr>
          </w:p>
        </w:tc>
        <w:tc>
          <w:tcPr>
            <w:tcW w:w="7564" w:type="dxa"/>
            <w:gridSpan w:val="4"/>
            <w:tcPrChange w:id="278" w:author="bcsin@connect.hku.hk" w:date="2026-01-22T19:56:00Z">
              <w:tcPr>
                <w:tcW w:w="7564" w:type="dxa"/>
                <w:gridSpan w:val="4"/>
              </w:tcPr>
            </w:tcPrChange>
          </w:tcPr>
          <w:p w14:paraId="4729DFA9" w14:textId="77777777" w:rsidR="004158D9" w:rsidRPr="00697433" w:rsidRDefault="004158D9" w:rsidP="005762A6">
            <w:pPr>
              <w:autoSpaceDE w:val="0"/>
              <w:autoSpaceDN w:val="0"/>
              <w:ind w:leftChars="20" w:left="50" w:right="-1" w:hanging="2"/>
              <w:jc w:val="both"/>
              <w:rPr>
                <w:rFonts w:ascii="Frutiger Light" w:hAnsi="Frutiger Light"/>
              </w:rPr>
            </w:pPr>
            <w:r w:rsidRPr="00697433">
              <w:rPr>
                <w:rFonts w:ascii="Frutiger Light" w:hAnsi="Frutiger Light"/>
              </w:rPr>
              <w:t xml:space="preserve">The first pilot venue for Data Standardization Guideline , namely </w:t>
            </w:r>
            <w:r w:rsidRPr="00697433">
              <w:rPr>
                <w:rFonts w:ascii="Frutiger Light" w:hAnsi="Frutiger Light"/>
              </w:rPr>
              <w:t>羊城晚報嶺南數字創意中心</w:t>
            </w:r>
            <w:r w:rsidRPr="00697433">
              <w:rPr>
                <w:rFonts w:ascii="Frutiger Light" w:hAnsi="Frutiger Light"/>
              </w:rPr>
              <w:t xml:space="preserve"> (“</w:t>
            </w:r>
            <w:r w:rsidRPr="00697433">
              <w:rPr>
                <w:rFonts w:ascii="Frutiger Light" w:hAnsi="Frutiger Light"/>
              </w:rPr>
              <w:t>數字創意中心</w:t>
            </w:r>
            <w:r w:rsidRPr="00697433">
              <w:rPr>
                <w:rFonts w:ascii="Frutiger Light" w:hAnsi="Frutiger Light"/>
              </w:rPr>
              <w:t xml:space="preserve">”) in </w:t>
            </w:r>
            <w:r w:rsidRPr="00697433">
              <w:rPr>
                <w:rFonts w:ascii="Frutiger Light" w:hAnsi="Frutiger Light"/>
              </w:rPr>
              <w:t>廣州市天河區</w:t>
            </w:r>
            <w:r w:rsidRPr="00697433">
              <w:rPr>
                <w:rFonts w:ascii="Frutiger Light" w:hAnsi="Frutiger Light"/>
              </w:rPr>
              <w:t>, was in progress. As the construction site progress was delayed, the first trial study report would be issued by Q1 2026.</w:t>
            </w:r>
          </w:p>
        </w:tc>
        <w:tc>
          <w:tcPr>
            <w:tcW w:w="1213" w:type="dxa"/>
            <w:tcPrChange w:id="279" w:author="bcsin@connect.hku.hk" w:date="2026-01-22T19:56:00Z">
              <w:tcPr>
                <w:tcW w:w="0" w:type="auto"/>
              </w:tcPr>
            </w:tcPrChange>
          </w:tcPr>
          <w:p w14:paraId="2C76388D" w14:textId="77777777" w:rsidR="004158D9" w:rsidRPr="00697433" w:rsidRDefault="004158D9" w:rsidP="005762A6">
            <w:pPr>
              <w:jc w:val="center"/>
              <w:rPr>
                <w:rFonts w:ascii="Frutiger Light" w:hAnsi="Frutiger Light"/>
              </w:rPr>
            </w:pPr>
            <w:r w:rsidRPr="00697433">
              <w:rPr>
                <w:rFonts w:ascii="Frutiger Light" w:hAnsi="Frutiger Light"/>
              </w:rPr>
              <w:t>SE/AI</w:t>
            </w:r>
          </w:p>
        </w:tc>
      </w:tr>
      <w:tr w:rsidR="004158D9" w:rsidRPr="00697433" w14:paraId="3B548F0A" w14:textId="77777777" w:rsidTr="2C2174BB">
        <w:trPr>
          <w:trPrChange w:id="280" w:author="bcsin@connect.hku.hk" w:date="2026-01-22T19:56:00Z">
            <w:trPr>
              <w:gridBefore w:val="9"/>
              <w:gridAfter w:val="0"/>
            </w:trPr>
          </w:trPrChange>
        </w:trPr>
        <w:tc>
          <w:tcPr>
            <w:tcW w:w="760" w:type="dxa"/>
            <w:tcPrChange w:id="281" w:author="bcsin@connect.hku.hk" w:date="2026-01-22T19:56:00Z">
              <w:tcPr>
                <w:tcW w:w="0" w:type="auto"/>
              </w:tcPr>
            </w:tcPrChange>
          </w:tcPr>
          <w:p w14:paraId="7988A1D8" w14:textId="77777777" w:rsidR="004158D9" w:rsidRPr="00697433" w:rsidRDefault="004158D9" w:rsidP="005762A6">
            <w:pPr>
              <w:rPr>
                <w:rFonts w:ascii="Frutiger Light" w:hAnsi="Frutiger Light"/>
                <w:b/>
              </w:rPr>
            </w:pPr>
          </w:p>
        </w:tc>
        <w:tc>
          <w:tcPr>
            <w:tcW w:w="7564" w:type="dxa"/>
            <w:gridSpan w:val="4"/>
            <w:tcPrChange w:id="282" w:author="bcsin@connect.hku.hk" w:date="2026-01-22T19:56:00Z">
              <w:tcPr>
                <w:tcW w:w="7564" w:type="dxa"/>
                <w:gridSpan w:val="4"/>
              </w:tcPr>
            </w:tcPrChange>
          </w:tcPr>
          <w:p w14:paraId="09B5D348" w14:textId="77777777" w:rsidR="004158D9" w:rsidRPr="00697433" w:rsidRDefault="004158D9" w:rsidP="005762A6">
            <w:pPr>
              <w:jc w:val="both"/>
              <w:rPr>
                <w:rFonts w:ascii="Frutiger Light" w:hAnsi="Frutiger Light"/>
              </w:rPr>
            </w:pPr>
          </w:p>
        </w:tc>
        <w:tc>
          <w:tcPr>
            <w:tcW w:w="1213" w:type="dxa"/>
            <w:tcPrChange w:id="283" w:author="bcsin@connect.hku.hk" w:date="2026-01-22T19:56:00Z">
              <w:tcPr>
                <w:tcW w:w="0" w:type="auto"/>
              </w:tcPr>
            </w:tcPrChange>
          </w:tcPr>
          <w:p w14:paraId="1F7735B8" w14:textId="77777777" w:rsidR="004158D9" w:rsidRPr="00697433" w:rsidRDefault="004158D9" w:rsidP="005762A6">
            <w:pPr>
              <w:jc w:val="center"/>
              <w:rPr>
                <w:rFonts w:ascii="Frutiger Light" w:hAnsi="Frutiger Light"/>
              </w:rPr>
            </w:pPr>
          </w:p>
        </w:tc>
      </w:tr>
      <w:tr w:rsidR="004158D9" w:rsidRPr="00697433" w14:paraId="00BF6DA7" w14:textId="77777777" w:rsidTr="2C2174BB">
        <w:trPr>
          <w:trPrChange w:id="284" w:author="bcsin@connect.hku.hk" w:date="2026-01-22T19:56:00Z">
            <w:trPr>
              <w:gridBefore w:val="9"/>
              <w:gridAfter w:val="0"/>
            </w:trPr>
          </w:trPrChange>
        </w:trPr>
        <w:tc>
          <w:tcPr>
            <w:tcW w:w="760" w:type="dxa"/>
            <w:tcPrChange w:id="285" w:author="bcsin@connect.hku.hk" w:date="2026-01-22T19:56:00Z">
              <w:tcPr>
                <w:tcW w:w="0" w:type="auto"/>
              </w:tcPr>
            </w:tcPrChange>
          </w:tcPr>
          <w:p w14:paraId="36003924" w14:textId="77777777" w:rsidR="004158D9" w:rsidRPr="00697433" w:rsidRDefault="004158D9" w:rsidP="005762A6">
            <w:pPr>
              <w:pStyle w:val="ListParagraph"/>
              <w:numPr>
                <w:ilvl w:val="1"/>
                <w:numId w:val="2"/>
              </w:numPr>
              <w:ind w:left="0" w:firstLine="0"/>
              <w:rPr>
                <w:b w:val="0"/>
              </w:rPr>
            </w:pPr>
          </w:p>
        </w:tc>
        <w:tc>
          <w:tcPr>
            <w:tcW w:w="7564" w:type="dxa"/>
            <w:gridSpan w:val="4"/>
            <w:tcPrChange w:id="286" w:author="bcsin@connect.hku.hk" w:date="2026-01-22T19:56:00Z">
              <w:tcPr>
                <w:tcW w:w="7564" w:type="dxa"/>
                <w:gridSpan w:val="4"/>
              </w:tcPr>
            </w:tcPrChange>
          </w:tcPr>
          <w:p w14:paraId="419CF0FF" w14:textId="2279AD8C" w:rsidR="004158D9" w:rsidRPr="00697433" w:rsidRDefault="004158D9" w:rsidP="005762A6">
            <w:pPr>
              <w:jc w:val="both"/>
              <w:rPr>
                <w:rFonts w:ascii="Frutiger Light" w:hAnsi="Frutiger Light"/>
              </w:rPr>
            </w:pPr>
            <w:r w:rsidRPr="00697433">
              <w:rPr>
                <w:rFonts w:ascii="Frutiger Light" w:hAnsi="Frutiger Light"/>
              </w:rPr>
              <w:t xml:space="preserve">Since April, on echoing the emerging </w:t>
            </w:r>
            <w:proofErr w:type="spellStart"/>
            <w:r w:rsidRPr="00697433">
              <w:rPr>
                <w:rFonts w:ascii="Frutiger Light" w:hAnsi="Frutiger Light"/>
              </w:rPr>
              <w:t>DeepSeek</w:t>
            </w:r>
            <w:proofErr w:type="spellEnd"/>
            <w:r w:rsidRPr="00697433">
              <w:rPr>
                <w:rFonts w:ascii="Frutiger Light" w:hAnsi="Frutiger Light"/>
              </w:rPr>
              <w:t xml:space="preserve"> on-premise solutions, DTD have launched the “EMSD Chatbot” to support EMSD colleagues in processing documents up to RESTRICTED level. As at 5 December, users raised 16,984 questions in the Chatbot. For wider adoption of the Chatbot using RAG technologies, a no-code version of EMSD Chatbot was launched on 9 December for supporting colleagues in tailor-making their chatbot responses with reference to 5GB of self-built document library for each colleague. New use-case oriented chatbot templates, such as contractor submission vetting and PAH enquiry, would be launched in momentum of around every month starting from December for achieving quick AI solution deployment to users. Moreover, coordination work was in progress to integrate “EMSD Chatbot” in EMSD </w:t>
            </w:r>
            <w:proofErr w:type="spellStart"/>
            <w:r w:rsidRPr="00697433">
              <w:rPr>
                <w:rFonts w:ascii="Frutiger Light" w:hAnsi="Frutiger Light"/>
              </w:rPr>
              <w:t>messager</w:t>
            </w:r>
            <w:proofErr w:type="spellEnd"/>
            <w:r w:rsidRPr="00697433">
              <w:rPr>
                <w:rFonts w:ascii="Frutiger Light" w:hAnsi="Frutiger Light"/>
              </w:rPr>
              <w:t>. A series of promotion strategies, such as Intranet poster, online induction seminars and so on, would be implemented subsequently.</w:t>
            </w:r>
          </w:p>
        </w:tc>
        <w:tc>
          <w:tcPr>
            <w:tcW w:w="1213" w:type="dxa"/>
            <w:tcPrChange w:id="287" w:author="bcsin@connect.hku.hk" w:date="2026-01-22T19:56:00Z">
              <w:tcPr>
                <w:tcW w:w="0" w:type="auto"/>
              </w:tcPr>
            </w:tcPrChange>
          </w:tcPr>
          <w:p w14:paraId="3CD63516" w14:textId="77777777" w:rsidR="004158D9" w:rsidRPr="00697433" w:rsidRDefault="004158D9" w:rsidP="005762A6">
            <w:pPr>
              <w:jc w:val="center"/>
              <w:rPr>
                <w:rFonts w:ascii="Frutiger Light" w:hAnsi="Frutiger Light"/>
              </w:rPr>
            </w:pPr>
            <w:r w:rsidRPr="00697433">
              <w:rPr>
                <w:rFonts w:ascii="Frutiger Light" w:hAnsi="Frutiger Light"/>
              </w:rPr>
              <w:t>SE/AI</w:t>
            </w:r>
          </w:p>
        </w:tc>
      </w:tr>
      <w:tr w:rsidR="004158D9" w:rsidRPr="00697433" w14:paraId="58FB5062" w14:textId="77777777" w:rsidTr="2C2174BB">
        <w:trPr>
          <w:trPrChange w:id="288" w:author="bcsin@connect.hku.hk" w:date="2026-01-22T19:56:00Z">
            <w:trPr>
              <w:gridBefore w:val="9"/>
              <w:gridAfter w:val="0"/>
            </w:trPr>
          </w:trPrChange>
        </w:trPr>
        <w:tc>
          <w:tcPr>
            <w:tcW w:w="760" w:type="dxa"/>
            <w:tcPrChange w:id="289" w:author="bcsin@connect.hku.hk" w:date="2026-01-22T19:56:00Z">
              <w:tcPr>
                <w:tcW w:w="0" w:type="auto"/>
              </w:tcPr>
            </w:tcPrChange>
          </w:tcPr>
          <w:p w14:paraId="4ADE5F48" w14:textId="77777777" w:rsidR="004158D9" w:rsidRPr="00697433" w:rsidRDefault="004158D9" w:rsidP="005762A6">
            <w:pPr>
              <w:pStyle w:val="ListParagraph"/>
              <w:rPr>
                <w:b w:val="0"/>
              </w:rPr>
            </w:pPr>
          </w:p>
        </w:tc>
        <w:tc>
          <w:tcPr>
            <w:tcW w:w="7564" w:type="dxa"/>
            <w:gridSpan w:val="4"/>
            <w:tcPrChange w:id="290" w:author="bcsin@connect.hku.hk" w:date="2026-01-22T19:56:00Z">
              <w:tcPr>
                <w:tcW w:w="7564" w:type="dxa"/>
                <w:gridSpan w:val="4"/>
              </w:tcPr>
            </w:tcPrChange>
          </w:tcPr>
          <w:p w14:paraId="4FFA2F2A" w14:textId="77777777" w:rsidR="004158D9" w:rsidRPr="00697433" w:rsidRDefault="004158D9" w:rsidP="005762A6">
            <w:pPr>
              <w:pStyle w:val="ListParagraph"/>
              <w:autoSpaceDE w:val="0"/>
              <w:autoSpaceDN w:val="0"/>
              <w:adjustRightInd w:val="0"/>
              <w:ind w:leftChars="20" w:left="48" w:firstLine="1"/>
              <w:jc w:val="both"/>
              <w:rPr>
                <w:rFonts w:cstheme="minorBidi"/>
                <w:b w:val="0"/>
              </w:rPr>
            </w:pPr>
          </w:p>
        </w:tc>
        <w:tc>
          <w:tcPr>
            <w:tcW w:w="1213" w:type="dxa"/>
            <w:tcPrChange w:id="291" w:author="bcsin@connect.hku.hk" w:date="2026-01-22T19:56:00Z">
              <w:tcPr>
                <w:tcW w:w="0" w:type="auto"/>
              </w:tcPr>
            </w:tcPrChange>
          </w:tcPr>
          <w:p w14:paraId="4BF033AD" w14:textId="77777777" w:rsidR="004158D9" w:rsidRPr="00697433" w:rsidRDefault="004158D9" w:rsidP="005762A6">
            <w:pPr>
              <w:jc w:val="center"/>
              <w:rPr>
                <w:rFonts w:ascii="Frutiger Light" w:hAnsi="Frutiger Light"/>
              </w:rPr>
            </w:pPr>
          </w:p>
        </w:tc>
      </w:tr>
      <w:tr w:rsidR="004158D9" w:rsidRPr="00697433" w14:paraId="5E5ED4AB" w14:textId="77777777" w:rsidTr="2C2174BB">
        <w:trPr>
          <w:trPrChange w:id="292" w:author="bcsin@connect.hku.hk" w:date="2026-01-22T19:56:00Z">
            <w:trPr>
              <w:gridBefore w:val="9"/>
              <w:gridAfter w:val="0"/>
            </w:trPr>
          </w:trPrChange>
        </w:trPr>
        <w:tc>
          <w:tcPr>
            <w:tcW w:w="760" w:type="dxa"/>
            <w:tcPrChange w:id="293" w:author="bcsin@connect.hku.hk" w:date="2026-01-22T19:56:00Z">
              <w:tcPr>
                <w:tcW w:w="0" w:type="auto"/>
              </w:tcPr>
            </w:tcPrChange>
          </w:tcPr>
          <w:p w14:paraId="3C47A5F4" w14:textId="77777777" w:rsidR="004158D9" w:rsidRPr="00697433" w:rsidRDefault="004158D9" w:rsidP="005762A6">
            <w:pPr>
              <w:pStyle w:val="ListParagraph"/>
              <w:numPr>
                <w:ilvl w:val="1"/>
                <w:numId w:val="2"/>
              </w:numPr>
              <w:ind w:left="0" w:firstLine="0"/>
              <w:rPr>
                <w:b w:val="0"/>
              </w:rPr>
            </w:pPr>
          </w:p>
        </w:tc>
        <w:tc>
          <w:tcPr>
            <w:tcW w:w="7564" w:type="dxa"/>
            <w:gridSpan w:val="4"/>
            <w:tcPrChange w:id="294" w:author="bcsin@connect.hku.hk" w:date="2026-01-22T19:56:00Z">
              <w:tcPr>
                <w:tcW w:w="7564" w:type="dxa"/>
                <w:gridSpan w:val="4"/>
              </w:tcPr>
            </w:tcPrChange>
          </w:tcPr>
          <w:p w14:paraId="23B66021" w14:textId="7FACF568" w:rsidR="004158D9" w:rsidRPr="00697433" w:rsidRDefault="004158D9" w:rsidP="005762A6">
            <w:pPr>
              <w:autoSpaceDE w:val="0"/>
              <w:autoSpaceDN w:val="0"/>
              <w:adjustRightInd w:val="0"/>
              <w:jc w:val="both"/>
              <w:rPr>
                <w:rFonts w:ascii="Frutiger Light" w:hAnsi="Frutiger Light"/>
              </w:rPr>
            </w:pPr>
            <w:r w:rsidRPr="00697433">
              <w:rPr>
                <w:rFonts w:ascii="Frutiger Light" w:hAnsi="Frutiger Light"/>
              </w:rPr>
              <w:t>For adopting AI in enhancing the working efficiency of EMSD, DTD was arranging the deployment of different off-the-shelf AI solutions such as AI Meeting Minutes Solution (</w:t>
            </w:r>
            <w:proofErr w:type="spellStart"/>
            <w:r w:rsidRPr="00697433">
              <w:rPr>
                <w:rFonts w:ascii="Frutiger Light" w:hAnsi="Frutiger Light"/>
              </w:rPr>
              <w:t>iFlyTek</w:t>
            </w:r>
            <w:proofErr w:type="spellEnd"/>
            <w:r w:rsidRPr="00697433">
              <w:rPr>
                <w:rFonts w:ascii="Frutiger Light" w:hAnsi="Frutiger Light"/>
              </w:rPr>
              <w:t>). Evaluation of the products was underway.</w:t>
            </w:r>
            <w:r w:rsidR="00BA2B47" w:rsidRPr="00697433">
              <w:rPr>
                <w:rFonts w:ascii="Frutiger Light" w:hAnsi="Frutiger Light"/>
              </w:rPr>
              <w:t xml:space="preserve"> </w:t>
            </w:r>
          </w:p>
        </w:tc>
        <w:tc>
          <w:tcPr>
            <w:tcW w:w="1213" w:type="dxa"/>
            <w:tcPrChange w:id="295" w:author="bcsin@connect.hku.hk" w:date="2026-01-22T19:56:00Z">
              <w:tcPr>
                <w:tcW w:w="0" w:type="auto"/>
              </w:tcPr>
            </w:tcPrChange>
          </w:tcPr>
          <w:p w14:paraId="26928757" w14:textId="77777777" w:rsidR="004158D9" w:rsidRPr="00697433" w:rsidRDefault="004158D9" w:rsidP="005762A6">
            <w:pPr>
              <w:jc w:val="center"/>
              <w:rPr>
                <w:rFonts w:ascii="Frutiger Light" w:hAnsi="Frutiger Light"/>
              </w:rPr>
            </w:pPr>
            <w:r w:rsidRPr="00697433">
              <w:rPr>
                <w:rFonts w:ascii="Frutiger Light" w:hAnsi="Frutiger Light"/>
              </w:rPr>
              <w:t>SE/AI</w:t>
            </w:r>
            <w:r w:rsidRPr="00697433" w:rsidDel="0039049C">
              <w:rPr>
                <w:rFonts w:ascii="Frutiger Light" w:hAnsi="Frutiger Light"/>
              </w:rPr>
              <w:t xml:space="preserve"> </w:t>
            </w:r>
          </w:p>
        </w:tc>
      </w:tr>
      <w:tr w:rsidR="004158D9" w:rsidRPr="00697433" w14:paraId="2CE650C8" w14:textId="77777777" w:rsidTr="2C2174BB">
        <w:trPr>
          <w:trPrChange w:id="296" w:author="bcsin@connect.hku.hk" w:date="2026-01-22T19:56:00Z">
            <w:trPr>
              <w:gridBefore w:val="9"/>
              <w:gridAfter w:val="0"/>
            </w:trPr>
          </w:trPrChange>
        </w:trPr>
        <w:tc>
          <w:tcPr>
            <w:tcW w:w="760" w:type="dxa"/>
            <w:tcPrChange w:id="297" w:author="bcsin@connect.hku.hk" w:date="2026-01-22T19:56:00Z">
              <w:tcPr>
                <w:tcW w:w="0" w:type="auto"/>
              </w:tcPr>
            </w:tcPrChange>
          </w:tcPr>
          <w:p w14:paraId="77118992" w14:textId="77777777" w:rsidR="004158D9" w:rsidRPr="00697433" w:rsidRDefault="004158D9" w:rsidP="005762A6">
            <w:pPr>
              <w:pStyle w:val="ListParagraph"/>
              <w:rPr>
                <w:b w:val="0"/>
              </w:rPr>
            </w:pPr>
          </w:p>
        </w:tc>
        <w:tc>
          <w:tcPr>
            <w:tcW w:w="7564" w:type="dxa"/>
            <w:gridSpan w:val="4"/>
            <w:tcPrChange w:id="298" w:author="bcsin@connect.hku.hk" w:date="2026-01-22T19:56:00Z">
              <w:tcPr>
                <w:tcW w:w="7564" w:type="dxa"/>
                <w:gridSpan w:val="4"/>
              </w:tcPr>
            </w:tcPrChange>
          </w:tcPr>
          <w:p w14:paraId="76D7A3FE" w14:textId="77777777" w:rsidR="004158D9" w:rsidRPr="00697433" w:rsidRDefault="004158D9" w:rsidP="005762A6">
            <w:pPr>
              <w:pStyle w:val="ListParagraph"/>
              <w:autoSpaceDE w:val="0"/>
              <w:autoSpaceDN w:val="0"/>
              <w:adjustRightInd w:val="0"/>
              <w:ind w:leftChars="20" w:left="50" w:hanging="2"/>
              <w:jc w:val="both"/>
              <w:rPr>
                <w:rFonts w:cstheme="minorBidi"/>
                <w:b w:val="0"/>
              </w:rPr>
            </w:pPr>
          </w:p>
        </w:tc>
        <w:tc>
          <w:tcPr>
            <w:tcW w:w="1213" w:type="dxa"/>
            <w:tcPrChange w:id="299" w:author="bcsin@connect.hku.hk" w:date="2026-01-22T19:56:00Z">
              <w:tcPr>
                <w:tcW w:w="0" w:type="auto"/>
              </w:tcPr>
            </w:tcPrChange>
          </w:tcPr>
          <w:p w14:paraId="49BB2E26" w14:textId="77777777" w:rsidR="004158D9" w:rsidRPr="00697433" w:rsidRDefault="004158D9" w:rsidP="005762A6">
            <w:pPr>
              <w:jc w:val="center"/>
              <w:rPr>
                <w:rFonts w:ascii="Frutiger Light" w:hAnsi="Frutiger Light"/>
              </w:rPr>
            </w:pPr>
          </w:p>
        </w:tc>
      </w:tr>
      <w:tr w:rsidR="004158D9" w:rsidRPr="00697433" w14:paraId="58BE208F" w14:textId="77777777" w:rsidTr="2C2174BB">
        <w:trPr>
          <w:trPrChange w:id="300" w:author="bcsin@connect.hku.hk" w:date="2026-01-22T19:56:00Z">
            <w:trPr>
              <w:gridBefore w:val="9"/>
              <w:gridAfter w:val="0"/>
            </w:trPr>
          </w:trPrChange>
        </w:trPr>
        <w:tc>
          <w:tcPr>
            <w:tcW w:w="760" w:type="dxa"/>
            <w:tcPrChange w:id="301" w:author="bcsin@connect.hku.hk" w:date="2026-01-22T19:56:00Z">
              <w:tcPr>
                <w:tcW w:w="0" w:type="auto"/>
              </w:tcPr>
            </w:tcPrChange>
          </w:tcPr>
          <w:p w14:paraId="1AB5CE7E" w14:textId="77777777" w:rsidR="004158D9" w:rsidRPr="00697433" w:rsidRDefault="004158D9" w:rsidP="005762A6">
            <w:pPr>
              <w:pStyle w:val="ListParagraph"/>
              <w:numPr>
                <w:ilvl w:val="1"/>
                <w:numId w:val="2"/>
              </w:numPr>
              <w:ind w:left="0" w:firstLine="0"/>
              <w:jc w:val="both"/>
              <w:rPr>
                <w:b w:val="0"/>
              </w:rPr>
            </w:pPr>
          </w:p>
        </w:tc>
        <w:tc>
          <w:tcPr>
            <w:tcW w:w="7564" w:type="dxa"/>
            <w:gridSpan w:val="4"/>
            <w:tcPrChange w:id="302" w:author="bcsin@connect.hku.hk" w:date="2026-01-22T19:56:00Z">
              <w:tcPr>
                <w:tcW w:w="7564" w:type="dxa"/>
                <w:gridSpan w:val="4"/>
              </w:tcPr>
            </w:tcPrChange>
          </w:tcPr>
          <w:p w14:paraId="4BBF7657" w14:textId="77777777" w:rsidR="004158D9" w:rsidRPr="00697433" w:rsidRDefault="004158D9">
            <w:pPr>
              <w:pStyle w:val="ListParagraph"/>
              <w:autoSpaceDE w:val="0"/>
              <w:autoSpaceDN w:val="0"/>
              <w:adjustRightInd w:val="0"/>
              <w:ind w:leftChars="20" w:left="50" w:hanging="2"/>
              <w:jc w:val="both"/>
              <w:rPr>
                <w:b w:val="0"/>
              </w:rPr>
            </w:pPr>
            <w:r w:rsidRPr="5FA771BC">
              <w:rPr>
                <w:rFonts w:cstheme="minorBidi"/>
                <w:b w:val="0"/>
              </w:rPr>
              <w:t xml:space="preserve">For the development of AI Business, the AI Business Plan would be presented to EMSTF Executive Board Meeting on 3 December. Three areas of AI services, namely “Hosting Services with AI Processing Power”, “AI Project Facilitation” and “AI Capacity Building” would be provided to Works Departments and strategic B/D partners. DEVB supported the development plan. </w:t>
            </w:r>
          </w:p>
          <w:p w14:paraId="0B2BB4C9" w14:textId="77777777" w:rsidR="004158D9" w:rsidRPr="00697433" w:rsidRDefault="004158D9" w:rsidP="005762A6">
            <w:pPr>
              <w:pStyle w:val="ListParagraph"/>
              <w:autoSpaceDE w:val="0"/>
              <w:autoSpaceDN w:val="0"/>
              <w:adjustRightInd w:val="0"/>
              <w:ind w:leftChars="20" w:left="50" w:hanging="2"/>
              <w:jc w:val="both"/>
              <w:rPr>
                <w:rFonts w:cstheme="minorBidi"/>
                <w:b w:val="0"/>
              </w:rPr>
            </w:pPr>
          </w:p>
          <w:p w14:paraId="26C339F2" w14:textId="3FA5DF61" w:rsidR="004158D9" w:rsidRPr="00697433" w:rsidRDefault="004158D9">
            <w:pPr>
              <w:pStyle w:val="ListParagraph"/>
              <w:autoSpaceDE w:val="0"/>
              <w:autoSpaceDN w:val="0"/>
              <w:adjustRightInd w:val="0"/>
              <w:ind w:leftChars="20" w:left="50" w:hanging="2"/>
              <w:jc w:val="both"/>
              <w:rPr>
                <w:rFonts w:cstheme="minorBidi"/>
                <w:b w:val="0"/>
                <w:rPrChange w:id="303" w:author="Ms CHAN Man Ting Ida 陳敏婷女士" w:date="2026-01-15T10:26:00Z">
                  <w:rPr/>
                </w:rPrChange>
              </w:rPr>
            </w:pPr>
            <w:r w:rsidRPr="0004149A">
              <w:rPr>
                <w:b w:val="0"/>
              </w:rPr>
              <w:t xml:space="preserve">As at 12 December, 53 AI wish list items were collected and 11 projects </w:t>
            </w:r>
            <w:r w:rsidRPr="0004149A">
              <w:rPr>
                <w:b w:val="0"/>
              </w:rPr>
              <w:lastRenderedPageBreak/>
              <w:t xml:space="preserve">(4 from DEVB, 2 from ArchSD, 4 from CEDD, 1 from DSD and 2 from EMSD(RS)) were in hot prospects. If projects were confirmed finally, it would result </w:t>
            </w:r>
            <w:proofErr w:type="spellStart"/>
            <w:r w:rsidRPr="0004149A">
              <w:rPr>
                <w:b w:val="0"/>
              </w:rPr>
              <w:t>inaggregated</w:t>
            </w:r>
            <w:proofErr w:type="spellEnd"/>
            <w:r w:rsidRPr="0004149A">
              <w:rPr>
                <w:b w:val="0"/>
              </w:rPr>
              <w:t xml:space="preserve"> project sum of $19.3M </w:t>
            </w:r>
            <w:r w:rsidRPr="00956F63">
              <w:rPr>
                <w:b w:val="0"/>
              </w:rPr>
              <w:t>and $2.6M annual fee starting from FY 26/27 and FY 27/28 respectively</w:t>
            </w:r>
            <w:r w:rsidR="00622E5D" w:rsidRPr="00956F63">
              <w:rPr>
                <w:b w:val="0"/>
              </w:rPr>
              <w:t>.</w:t>
            </w:r>
          </w:p>
        </w:tc>
        <w:tc>
          <w:tcPr>
            <w:tcW w:w="1213" w:type="dxa"/>
            <w:tcPrChange w:id="304" w:author="bcsin@connect.hku.hk" w:date="2026-01-22T19:56:00Z">
              <w:tcPr>
                <w:tcW w:w="0" w:type="auto"/>
              </w:tcPr>
            </w:tcPrChange>
          </w:tcPr>
          <w:p w14:paraId="2A92B1DC" w14:textId="77777777" w:rsidR="004158D9" w:rsidRPr="00697433" w:rsidRDefault="004158D9" w:rsidP="005762A6">
            <w:pPr>
              <w:jc w:val="center"/>
              <w:rPr>
                <w:rFonts w:ascii="Frutiger Light" w:hAnsi="Frutiger Light"/>
              </w:rPr>
            </w:pPr>
            <w:r w:rsidRPr="00697433">
              <w:rPr>
                <w:rFonts w:ascii="Frutiger Light" w:hAnsi="Frutiger Light"/>
              </w:rPr>
              <w:lastRenderedPageBreak/>
              <w:t>SE/AI</w:t>
            </w:r>
          </w:p>
        </w:tc>
      </w:tr>
      <w:tr w:rsidR="00C36F46" w:rsidRPr="00697433" w14:paraId="725FC297" w14:textId="77777777" w:rsidTr="2C2174BB">
        <w:trPr>
          <w:trPrChange w:id="305" w:author="bcsin@connect.hku.hk" w:date="2026-01-22T19:56:00Z">
            <w:trPr>
              <w:gridBefore w:val="9"/>
              <w:gridAfter w:val="0"/>
            </w:trPr>
          </w:trPrChange>
        </w:trPr>
        <w:tc>
          <w:tcPr>
            <w:tcW w:w="760" w:type="dxa"/>
            <w:tcPrChange w:id="306" w:author="bcsin@connect.hku.hk" w:date="2026-01-22T19:56:00Z">
              <w:tcPr>
                <w:tcW w:w="0" w:type="auto"/>
              </w:tcPr>
            </w:tcPrChange>
          </w:tcPr>
          <w:p w14:paraId="15F441E1" w14:textId="77777777" w:rsidR="00C36F46" w:rsidRPr="00697433" w:rsidRDefault="00C36F46" w:rsidP="00C36F46">
            <w:pPr>
              <w:rPr>
                <w:rFonts w:ascii="Frutiger Light" w:hAnsi="Frutiger Light"/>
                <w:szCs w:val="24"/>
              </w:rPr>
            </w:pPr>
          </w:p>
        </w:tc>
        <w:tc>
          <w:tcPr>
            <w:tcW w:w="7564" w:type="dxa"/>
            <w:gridSpan w:val="4"/>
            <w:tcPrChange w:id="307" w:author="bcsin@connect.hku.hk" w:date="2026-01-22T19:56:00Z">
              <w:tcPr>
                <w:tcW w:w="7564" w:type="dxa"/>
                <w:gridSpan w:val="4"/>
              </w:tcPr>
            </w:tcPrChange>
          </w:tcPr>
          <w:p w14:paraId="569010C1" w14:textId="77777777" w:rsidR="00C36F46" w:rsidRPr="00697433" w:rsidRDefault="00C36F46" w:rsidP="00C36F46">
            <w:pPr>
              <w:pStyle w:val="ListParagraph"/>
              <w:autoSpaceDE w:val="0"/>
              <w:autoSpaceDN w:val="0"/>
              <w:adjustRightInd w:val="0"/>
              <w:ind w:leftChars="20" w:left="50" w:hanging="2"/>
              <w:jc w:val="both"/>
              <w:rPr>
                <w:rFonts w:cstheme="minorBidi"/>
                <w:b w:val="0"/>
              </w:rPr>
            </w:pPr>
          </w:p>
        </w:tc>
        <w:tc>
          <w:tcPr>
            <w:tcW w:w="1213" w:type="dxa"/>
            <w:tcPrChange w:id="308" w:author="bcsin@connect.hku.hk" w:date="2026-01-22T19:56:00Z">
              <w:tcPr>
                <w:tcW w:w="0" w:type="auto"/>
              </w:tcPr>
            </w:tcPrChange>
          </w:tcPr>
          <w:p w14:paraId="6FDFA8E8" w14:textId="77777777" w:rsidR="00C36F46" w:rsidRPr="00697433" w:rsidRDefault="00C36F46" w:rsidP="00C36F46">
            <w:pPr>
              <w:jc w:val="center"/>
              <w:rPr>
                <w:rFonts w:ascii="Frutiger Light" w:hAnsi="Frutiger Light"/>
              </w:rPr>
            </w:pPr>
          </w:p>
        </w:tc>
      </w:tr>
      <w:tr w:rsidR="00C36F46" w:rsidRPr="00697433" w14:paraId="17F9763D" w14:textId="77777777" w:rsidTr="2C2174BB">
        <w:trPr>
          <w:trPrChange w:id="309" w:author="bcsin@connect.hku.hk" w:date="2026-01-22T19:56:00Z">
            <w:trPr>
              <w:gridBefore w:val="9"/>
              <w:gridAfter w:val="0"/>
            </w:trPr>
          </w:trPrChange>
        </w:trPr>
        <w:tc>
          <w:tcPr>
            <w:tcW w:w="760" w:type="dxa"/>
            <w:tcPrChange w:id="310" w:author="bcsin@connect.hku.hk" w:date="2026-01-22T19:56:00Z">
              <w:tcPr>
                <w:tcW w:w="0" w:type="auto"/>
              </w:tcPr>
            </w:tcPrChange>
          </w:tcPr>
          <w:p w14:paraId="08DCD6A8" w14:textId="77777777" w:rsidR="00C36F46" w:rsidRPr="00697433" w:rsidRDefault="00C36F46" w:rsidP="00C36F46">
            <w:pPr>
              <w:pStyle w:val="ListParagraph"/>
              <w:numPr>
                <w:ilvl w:val="1"/>
                <w:numId w:val="2"/>
              </w:numPr>
              <w:ind w:left="0" w:firstLine="0"/>
              <w:rPr>
                <w:rFonts w:cstheme="minorBidi"/>
                <w:b w:val="0"/>
              </w:rPr>
            </w:pPr>
          </w:p>
        </w:tc>
        <w:tc>
          <w:tcPr>
            <w:tcW w:w="7564" w:type="dxa"/>
            <w:gridSpan w:val="4"/>
            <w:tcPrChange w:id="311" w:author="bcsin@connect.hku.hk" w:date="2026-01-22T19:56:00Z">
              <w:tcPr>
                <w:tcW w:w="7564" w:type="dxa"/>
                <w:gridSpan w:val="4"/>
              </w:tcPr>
            </w:tcPrChange>
          </w:tcPr>
          <w:p w14:paraId="1B23AF71" w14:textId="578EAC64" w:rsidR="00E21CF2" w:rsidRPr="00697433" w:rsidRDefault="00C36F46">
            <w:pPr>
              <w:pStyle w:val="ListParagraph"/>
              <w:autoSpaceDE w:val="0"/>
              <w:autoSpaceDN w:val="0"/>
              <w:adjustRightInd w:val="0"/>
              <w:ind w:leftChars="20" w:left="50" w:hanging="2"/>
              <w:jc w:val="both"/>
              <w:rPr>
                <w:rFonts w:cstheme="minorBidi"/>
                <w:b w:val="0"/>
                <w:rPrChange w:id="312" w:author="Ms CHAN Man Ting Ida 陳敏婷女士" w:date="2026-01-15T10:26:00Z">
                  <w:rPr/>
                </w:rPrChange>
              </w:rPr>
            </w:pPr>
            <w:r w:rsidRPr="5FA771BC">
              <w:rPr>
                <w:rFonts w:cstheme="minorBidi"/>
                <w:b w:val="0"/>
              </w:rPr>
              <w:t>For AI infrastructure development, tenders for two sets of AI servers, with estimated tender sum of around $9M - $10M each, were issued on September and November respectively, together with related supporting infrastructure, the AI capacity would be enhanced to around 14 PFLOPS in total by Q2 2026.</w:t>
            </w:r>
          </w:p>
        </w:tc>
        <w:tc>
          <w:tcPr>
            <w:tcW w:w="1213" w:type="dxa"/>
            <w:tcPrChange w:id="313" w:author="bcsin@connect.hku.hk" w:date="2026-01-22T19:56:00Z">
              <w:tcPr>
                <w:tcW w:w="0" w:type="auto"/>
              </w:tcPr>
            </w:tcPrChange>
          </w:tcPr>
          <w:p w14:paraId="430E55AC" w14:textId="37FB5D8C" w:rsidR="00C36F46" w:rsidRPr="00697433" w:rsidRDefault="00C36F46" w:rsidP="00C36F46">
            <w:pPr>
              <w:jc w:val="center"/>
              <w:rPr>
                <w:rFonts w:ascii="Frutiger Light" w:hAnsi="Frutiger Light"/>
              </w:rPr>
            </w:pPr>
            <w:r w:rsidRPr="00697433">
              <w:rPr>
                <w:rFonts w:ascii="Frutiger Light" w:hAnsi="Frutiger Light"/>
              </w:rPr>
              <w:t>SE/AI</w:t>
            </w:r>
            <w:r w:rsidRPr="00697433" w:rsidDel="0039049C">
              <w:rPr>
                <w:rFonts w:ascii="Frutiger Light" w:hAnsi="Frutiger Light"/>
              </w:rPr>
              <w:t xml:space="preserve"> </w:t>
            </w:r>
          </w:p>
        </w:tc>
      </w:tr>
      <w:tr w:rsidR="00C36F46" w:rsidRPr="00697433" w14:paraId="0DBBF04E" w14:textId="77777777" w:rsidTr="2C2174BB">
        <w:trPr>
          <w:trPrChange w:id="314" w:author="bcsin@connect.hku.hk" w:date="2026-01-22T19:56:00Z">
            <w:trPr>
              <w:gridBefore w:val="9"/>
              <w:gridAfter w:val="0"/>
            </w:trPr>
          </w:trPrChange>
        </w:trPr>
        <w:tc>
          <w:tcPr>
            <w:tcW w:w="760" w:type="dxa"/>
            <w:tcPrChange w:id="315" w:author="bcsin@connect.hku.hk" w:date="2026-01-22T19:56:00Z">
              <w:tcPr>
                <w:tcW w:w="0" w:type="auto"/>
              </w:tcPr>
            </w:tcPrChange>
          </w:tcPr>
          <w:p w14:paraId="2EB31D69" w14:textId="4CA7826E" w:rsidR="00C36F46" w:rsidRPr="00697433" w:rsidRDefault="00C36F46" w:rsidP="00C36F46">
            <w:pPr>
              <w:rPr>
                <w:rFonts w:ascii="Frutiger Light" w:hAnsi="Frutiger Light"/>
                <w:szCs w:val="24"/>
              </w:rPr>
            </w:pPr>
          </w:p>
        </w:tc>
        <w:tc>
          <w:tcPr>
            <w:tcW w:w="7564" w:type="dxa"/>
            <w:gridSpan w:val="4"/>
            <w:tcPrChange w:id="316" w:author="bcsin@connect.hku.hk" w:date="2026-01-22T19:56:00Z">
              <w:tcPr>
                <w:tcW w:w="7564" w:type="dxa"/>
                <w:gridSpan w:val="4"/>
              </w:tcPr>
            </w:tcPrChange>
          </w:tcPr>
          <w:p w14:paraId="094E41BD" w14:textId="77777777" w:rsidR="00C36F46" w:rsidRPr="00697433" w:rsidRDefault="00C36F46" w:rsidP="00C36F46">
            <w:pPr>
              <w:autoSpaceDE w:val="0"/>
              <w:autoSpaceDN w:val="0"/>
              <w:ind w:left="240" w:right="240"/>
              <w:jc w:val="both"/>
              <w:rPr>
                <w:rFonts w:ascii="Frutiger Light" w:hAnsi="Frutiger Light"/>
              </w:rPr>
            </w:pPr>
          </w:p>
        </w:tc>
        <w:tc>
          <w:tcPr>
            <w:tcW w:w="1213" w:type="dxa"/>
            <w:tcPrChange w:id="317" w:author="bcsin@connect.hku.hk" w:date="2026-01-22T19:56:00Z">
              <w:tcPr>
                <w:tcW w:w="0" w:type="auto"/>
              </w:tcPr>
            </w:tcPrChange>
          </w:tcPr>
          <w:p w14:paraId="394B02EC" w14:textId="77777777" w:rsidR="00C36F46" w:rsidRPr="00697433" w:rsidRDefault="00C36F46" w:rsidP="00C36F46">
            <w:pPr>
              <w:jc w:val="center"/>
              <w:rPr>
                <w:rFonts w:ascii="Frutiger Light" w:hAnsi="Frutiger Light"/>
              </w:rPr>
            </w:pPr>
          </w:p>
        </w:tc>
      </w:tr>
      <w:tr w:rsidR="00C36F46" w:rsidRPr="00697433" w14:paraId="3705CE87" w14:textId="77777777" w:rsidTr="2C2174BB">
        <w:trPr>
          <w:trPrChange w:id="318" w:author="bcsin@connect.hku.hk" w:date="2026-01-22T19:56:00Z">
            <w:trPr>
              <w:gridBefore w:val="9"/>
              <w:gridAfter w:val="0"/>
            </w:trPr>
          </w:trPrChange>
        </w:trPr>
        <w:tc>
          <w:tcPr>
            <w:tcW w:w="760" w:type="dxa"/>
            <w:tcPrChange w:id="319" w:author="bcsin@connect.hku.hk" w:date="2026-01-22T19:56:00Z">
              <w:tcPr>
                <w:tcW w:w="0" w:type="auto"/>
              </w:tcPr>
            </w:tcPrChange>
          </w:tcPr>
          <w:p w14:paraId="0ADACA2C" w14:textId="77777777" w:rsidR="00C36F46" w:rsidRPr="00697433" w:rsidRDefault="00C36F46" w:rsidP="00C36F46">
            <w:pPr>
              <w:pStyle w:val="ListParagraph"/>
              <w:numPr>
                <w:ilvl w:val="0"/>
                <w:numId w:val="2"/>
              </w:numPr>
              <w:ind w:left="0" w:firstLine="0"/>
              <w:rPr>
                <w:b w:val="0"/>
              </w:rPr>
            </w:pPr>
          </w:p>
        </w:tc>
        <w:tc>
          <w:tcPr>
            <w:tcW w:w="7564" w:type="dxa"/>
            <w:gridSpan w:val="4"/>
            <w:tcPrChange w:id="320" w:author="bcsin@connect.hku.hk" w:date="2026-01-22T19:56:00Z">
              <w:tcPr>
                <w:tcW w:w="7564" w:type="dxa"/>
                <w:gridSpan w:val="4"/>
              </w:tcPr>
            </w:tcPrChange>
          </w:tcPr>
          <w:p w14:paraId="068AB70E" w14:textId="55C607E8" w:rsidR="00C36F46" w:rsidRPr="00697433" w:rsidRDefault="00C36F46" w:rsidP="00C36F46">
            <w:pPr>
              <w:jc w:val="both"/>
              <w:rPr>
                <w:rFonts w:ascii="Frutiger Light" w:hAnsi="Frutiger Light"/>
                <w:b/>
                <w:bCs/>
                <w:u w:val="single"/>
                <w:lang w:eastAsia="zh-HK"/>
              </w:rPr>
            </w:pPr>
            <w:r w:rsidRPr="00697433">
              <w:rPr>
                <w:rFonts w:ascii="Frutiger Light" w:hAnsi="Frutiger Light"/>
                <w:b/>
                <w:bCs/>
                <w:u w:val="single"/>
                <w:lang w:eastAsia="zh-HK"/>
              </w:rPr>
              <w:t>BIM Sub-division Updates</w:t>
            </w:r>
          </w:p>
        </w:tc>
        <w:tc>
          <w:tcPr>
            <w:tcW w:w="1213" w:type="dxa"/>
            <w:tcPrChange w:id="321" w:author="bcsin@connect.hku.hk" w:date="2026-01-22T19:56:00Z">
              <w:tcPr>
                <w:tcW w:w="0" w:type="auto"/>
              </w:tcPr>
            </w:tcPrChange>
          </w:tcPr>
          <w:p w14:paraId="129D48FD" w14:textId="77777777" w:rsidR="00C36F46" w:rsidRPr="00697433" w:rsidRDefault="00C36F46" w:rsidP="00C36F46">
            <w:pPr>
              <w:jc w:val="center"/>
              <w:rPr>
                <w:rFonts w:ascii="Frutiger Light" w:hAnsi="Frutiger Light"/>
              </w:rPr>
            </w:pPr>
          </w:p>
        </w:tc>
      </w:tr>
      <w:tr w:rsidR="00CF3889" w:rsidRPr="00697433" w14:paraId="740BBAEB" w14:textId="77777777" w:rsidTr="004C3D40">
        <w:trPr>
          <w:ins w:id="322" w:author="Mr CHEUNG Ka Kei 張家麒先生" w:date="2026-02-02T10:39:00Z"/>
        </w:trPr>
        <w:tc>
          <w:tcPr>
            <w:tcW w:w="760" w:type="dxa"/>
          </w:tcPr>
          <w:p w14:paraId="075C314A" w14:textId="77777777" w:rsidR="00CF3889" w:rsidRPr="00697433" w:rsidRDefault="00CF3889" w:rsidP="004C3D40">
            <w:pPr>
              <w:pStyle w:val="ListParagraph"/>
              <w:numPr>
                <w:ilvl w:val="1"/>
                <w:numId w:val="2"/>
              </w:numPr>
              <w:ind w:left="0" w:firstLine="0"/>
              <w:rPr>
                <w:ins w:id="323" w:author="Mr CHEUNG Ka Kei 張家麒先生" w:date="2026-02-02T10:39:00Z"/>
                <w:b w:val="0"/>
                <w:lang w:eastAsia="zh-TW"/>
              </w:rPr>
            </w:pPr>
          </w:p>
        </w:tc>
        <w:tc>
          <w:tcPr>
            <w:tcW w:w="7564" w:type="dxa"/>
            <w:gridSpan w:val="4"/>
          </w:tcPr>
          <w:p w14:paraId="76DB8FF0" w14:textId="161DE089" w:rsidR="00CF3889" w:rsidRPr="00697433" w:rsidRDefault="00CF3889" w:rsidP="004C3D40">
            <w:pPr>
              <w:ind w:leftChars="10" w:left="24"/>
              <w:rPr>
                <w:ins w:id="324" w:author="Mr CHEUNG Ka Kei 張家麒先生" w:date="2026-02-02T10:39:00Z"/>
                <w:rFonts w:ascii="Frutiger Light" w:hAnsi="Frutiger Light"/>
                <w:u w:val="single"/>
              </w:rPr>
            </w:pPr>
            <w:ins w:id="325" w:author="Mr CHEUNG Ka Kei 張家麒先生" w:date="2026-02-02T10:39:00Z">
              <w:r>
                <w:rPr>
                  <w:rFonts w:ascii="Frutiger Light" w:hAnsi="Frutiger Light"/>
                  <w:u w:val="single"/>
                </w:rPr>
                <w:t>Asset Management</w:t>
              </w:r>
            </w:ins>
          </w:p>
          <w:p w14:paraId="602DE2E5" w14:textId="77777777" w:rsidR="00CF3889" w:rsidRPr="00AB43EE" w:rsidRDefault="00CF3889" w:rsidP="004C3D40">
            <w:pPr>
              <w:ind w:leftChars="10" w:left="24"/>
              <w:jc w:val="both"/>
              <w:rPr>
                <w:ins w:id="326" w:author="Mr CHEUNG Ka Kei 張家麒先生" w:date="2026-02-02T10:39:00Z"/>
                <w:rFonts w:ascii="Frutiger Light" w:hAnsi="Frutiger Light"/>
              </w:rPr>
            </w:pPr>
            <w:ins w:id="327" w:author="Mr CHEUNG Ka Kei 張家麒先生" w:date="2026-02-02T10:39:00Z">
              <w:r w:rsidRPr="00AB43EE">
                <w:rPr>
                  <w:rFonts w:ascii="Frutiger Light" w:hAnsi="Frutiger Light"/>
                </w:rPr>
                <w:t>Asset information such as make, model, year of commissioning, functional location, etc. was mainly stored in CCS for job card creation in CCeP, SLA performance pledge calculation and cost accounting. At present, the asset information for new venues and AA&amp;I works was prepared by SBU and uploaded to CCS through AMS. The AMS however had yet to have an interface for receiving asset information from the Asset Information Management Portal (AIMP), which was the frontend for contractors to upload BIM models and AM information for new venues, leading to the asynchronization of asset information between AIMP and CCS.</w:t>
              </w:r>
            </w:ins>
          </w:p>
          <w:p w14:paraId="5B665D02" w14:textId="77777777" w:rsidR="00CF3889" w:rsidRPr="00AB43EE" w:rsidRDefault="00CF3889" w:rsidP="004C3D40">
            <w:pPr>
              <w:ind w:leftChars="10" w:left="24"/>
              <w:jc w:val="both"/>
              <w:rPr>
                <w:ins w:id="328" w:author="Mr CHEUNG Ka Kei 張家麒先生" w:date="2026-02-02T10:39:00Z"/>
                <w:rFonts w:ascii="Frutiger Light" w:hAnsi="Frutiger Light"/>
              </w:rPr>
            </w:pPr>
          </w:p>
          <w:p w14:paraId="010AEC33" w14:textId="77777777" w:rsidR="00CF3889" w:rsidRPr="00AB43EE" w:rsidRDefault="00CF3889" w:rsidP="004C3D40">
            <w:pPr>
              <w:ind w:leftChars="10" w:left="24"/>
              <w:jc w:val="both"/>
              <w:rPr>
                <w:ins w:id="329" w:author="Mr CHEUNG Ka Kei 張家麒先生" w:date="2026-02-02T10:39:00Z"/>
                <w:rFonts w:ascii="Frutiger Light" w:hAnsi="Frutiger Light"/>
              </w:rPr>
            </w:pPr>
            <w:ins w:id="330" w:author="Mr CHEUNG Ka Kei 張家麒先生" w:date="2026-02-02T10:39:00Z">
              <w:r w:rsidRPr="00AB43EE">
                <w:rPr>
                  <w:rFonts w:ascii="Frutiger Light" w:hAnsi="Frutiger Light"/>
                </w:rPr>
                <w:t>For synchronizing the asset information between AIMP and CCS, the AIMP was enhanced by taking over the functions of AMS and adding a data interface for connecting to CCS.</w:t>
              </w:r>
            </w:ins>
          </w:p>
          <w:p w14:paraId="1B14052B" w14:textId="77777777" w:rsidR="00CF3889" w:rsidRPr="00AB43EE" w:rsidRDefault="00CF3889" w:rsidP="004C3D40">
            <w:pPr>
              <w:ind w:leftChars="10" w:left="24"/>
              <w:jc w:val="both"/>
              <w:rPr>
                <w:ins w:id="331" w:author="Mr CHEUNG Ka Kei 張家麒先生" w:date="2026-02-02T10:39:00Z"/>
                <w:rFonts w:ascii="Frutiger Light" w:hAnsi="Frutiger Light"/>
              </w:rPr>
            </w:pPr>
          </w:p>
          <w:p w14:paraId="6A1715A4" w14:textId="77777777" w:rsidR="00CF3889" w:rsidRPr="00AB43EE" w:rsidRDefault="00CF3889" w:rsidP="004C3D40">
            <w:pPr>
              <w:ind w:leftChars="10" w:left="24"/>
              <w:jc w:val="both"/>
              <w:rPr>
                <w:ins w:id="332" w:author="Mr CHEUNG Ka Kei 張家麒先生" w:date="2026-02-02T10:39:00Z"/>
                <w:rFonts w:ascii="Frutiger Light" w:hAnsi="Frutiger Light"/>
              </w:rPr>
            </w:pPr>
            <w:ins w:id="333" w:author="Mr CHEUNG Ka Kei 張家麒先生" w:date="2026-02-02T10:39:00Z">
              <w:r w:rsidRPr="00AB43EE">
                <w:rPr>
                  <w:rFonts w:ascii="Frutiger Light" w:hAnsi="Frutiger Light"/>
                </w:rPr>
                <w:t xml:space="preserve">The enhanced AIMP served as the frontend for SBU and contractors to upload BIM models and AM information, for both new venues and AA&amp;I works. The asset information, after validating by AIMP and checking by SBU, would be transferred to the CCS as well as BIM-AM Portal. In other words, the AM information in the BIM-AM Portal would be </w:t>
              </w:r>
              <w:proofErr w:type="spellStart"/>
              <w:r w:rsidRPr="00AB43EE">
                <w:rPr>
                  <w:rFonts w:ascii="Frutiger Light" w:hAnsi="Frutiger Light"/>
                </w:rPr>
                <w:t>synchronised</w:t>
              </w:r>
              <w:proofErr w:type="spellEnd"/>
              <w:r w:rsidRPr="00AB43EE">
                <w:rPr>
                  <w:rFonts w:ascii="Frutiger Light" w:hAnsi="Frutiger Light"/>
                </w:rPr>
                <w:t xml:space="preserve"> with CCS. Such integration would significantly enhance operational efficiency.</w:t>
              </w:r>
            </w:ins>
          </w:p>
          <w:p w14:paraId="12A623D0" w14:textId="77777777" w:rsidR="00CF3889" w:rsidRPr="00AB43EE" w:rsidRDefault="00CF3889" w:rsidP="004C3D40">
            <w:pPr>
              <w:ind w:leftChars="10" w:left="24"/>
              <w:jc w:val="both"/>
              <w:rPr>
                <w:ins w:id="334" w:author="Mr CHEUNG Ka Kei 張家麒先生" w:date="2026-02-02T10:39:00Z"/>
                <w:rFonts w:ascii="Frutiger Light" w:hAnsi="Frutiger Light"/>
              </w:rPr>
            </w:pPr>
          </w:p>
          <w:p w14:paraId="0AB89BA9" w14:textId="77777777" w:rsidR="00CF3889" w:rsidRPr="003479D3" w:rsidRDefault="00CF3889" w:rsidP="004C3D40">
            <w:pPr>
              <w:ind w:leftChars="10" w:left="24"/>
              <w:jc w:val="both"/>
              <w:rPr>
                <w:ins w:id="335" w:author="Mr CHEUNG Ka Kei 張家麒先生" w:date="2026-02-02T10:39:00Z"/>
                <w:rFonts w:ascii="Frutiger Light" w:hAnsi="Frutiger Light"/>
                <w:highlight w:val="yellow"/>
              </w:rPr>
            </w:pPr>
            <w:ins w:id="336" w:author="Mr CHEUNG Ka Kei 張家麒先生" w:date="2026-02-02T10:39:00Z">
              <w:r w:rsidRPr="003479D3">
                <w:rPr>
                  <w:rFonts w:ascii="Frutiger Light" w:hAnsi="Frutiger Light"/>
                  <w:highlight w:val="yellow"/>
                </w:rPr>
                <w:t xml:space="preserve">The development of the new AIMP was completed in December 2025. The enhanced AIMP was now being applied to the AC system of </w:t>
              </w:r>
              <w:proofErr w:type="spellStart"/>
              <w:r w:rsidRPr="003479D3">
                <w:rPr>
                  <w:rFonts w:ascii="Frutiger Light" w:hAnsi="Frutiger Light"/>
                  <w:highlight w:val="yellow"/>
                </w:rPr>
                <w:t>ImmD</w:t>
              </w:r>
              <w:proofErr w:type="spellEnd"/>
              <w:r w:rsidRPr="003479D3">
                <w:rPr>
                  <w:rFonts w:ascii="Frutiger Light" w:hAnsi="Frutiger Light"/>
                  <w:highlight w:val="yellow"/>
                </w:rPr>
                <w:t xml:space="preserve"> Headquarters Building, serving as the first trial site. </w:t>
              </w:r>
            </w:ins>
          </w:p>
          <w:p w14:paraId="6738659A" w14:textId="77777777" w:rsidR="00CF3889" w:rsidRPr="003479D3" w:rsidRDefault="00CF3889" w:rsidP="004C3D40">
            <w:pPr>
              <w:ind w:leftChars="10" w:left="24"/>
              <w:jc w:val="both"/>
              <w:rPr>
                <w:ins w:id="337" w:author="Mr CHEUNG Ka Kei 張家麒先生" w:date="2026-02-02T10:39:00Z"/>
                <w:rFonts w:ascii="Frutiger Light" w:hAnsi="Frutiger Light"/>
                <w:highlight w:val="yellow"/>
              </w:rPr>
            </w:pPr>
          </w:p>
          <w:p w14:paraId="799EC286" w14:textId="77777777" w:rsidR="00CF3889" w:rsidRPr="00AB43EE" w:rsidRDefault="00CF3889" w:rsidP="004C3D40">
            <w:pPr>
              <w:ind w:leftChars="10" w:left="24"/>
              <w:jc w:val="both"/>
              <w:rPr>
                <w:ins w:id="338" w:author="Mr CHEUNG Ka Kei 張家麒先生" w:date="2026-02-02T10:39:00Z"/>
                <w:rFonts w:ascii="Frutiger Light" w:hAnsi="Frutiger Light"/>
              </w:rPr>
            </w:pPr>
            <w:ins w:id="339" w:author="Mr CHEUNG Ka Kei 張家麒先生" w:date="2026-02-02T10:39:00Z">
              <w:r w:rsidRPr="003479D3">
                <w:rPr>
                  <w:rFonts w:ascii="Frutiger Light" w:hAnsi="Frutiger Light"/>
                  <w:highlight w:val="yellow"/>
                </w:rPr>
                <w:lastRenderedPageBreak/>
                <w:t>It is expected that the AIMP and AMS would run in parallel until 2028. The AMS would then be discontinued. The changeover schedule is being prepared and would be discussed in the next BIM-AM Working Meeting in March 2026.</w:t>
              </w:r>
            </w:ins>
          </w:p>
          <w:p w14:paraId="5A997900" w14:textId="77777777" w:rsidR="00CF3889" w:rsidRPr="00AB43EE" w:rsidRDefault="00CF3889" w:rsidP="004C3D40">
            <w:pPr>
              <w:ind w:leftChars="10" w:left="24"/>
              <w:jc w:val="both"/>
              <w:rPr>
                <w:ins w:id="340" w:author="Mr CHEUNG Ka Kei 張家麒先生" w:date="2026-02-02T10:39:00Z"/>
                <w:rFonts w:ascii="Frutiger Light" w:hAnsi="Frutiger Light"/>
              </w:rPr>
            </w:pPr>
          </w:p>
          <w:p w14:paraId="4CC3EB9C" w14:textId="77777777" w:rsidR="00CF3889" w:rsidRPr="00AB43EE" w:rsidRDefault="00CF3889" w:rsidP="004C3D40">
            <w:pPr>
              <w:ind w:leftChars="10" w:left="24"/>
              <w:jc w:val="both"/>
              <w:rPr>
                <w:ins w:id="341" w:author="Mr CHEUNG Ka Kei 張家麒先生" w:date="2026-02-02T10:39:00Z"/>
                <w:rFonts w:ascii="Frutiger Light" w:hAnsi="Frutiger Light"/>
              </w:rPr>
            </w:pPr>
            <w:ins w:id="342" w:author="Mr CHEUNG Ka Kei 張家麒先生" w:date="2026-02-02T10:39:00Z">
              <w:r w:rsidRPr="003479D3">
                <w:rPr>
                  <w:rFonts w:ascii="Frutiger Light" w:hAnsi="Frutiger Light"/>
                  <w:highlight w:val="yellow"/>
                </w:rPr>
                <w:t>The ICAC recommendation suggested that a two-stage approval mechanism should be implemented for equipment creation and editing in CCS. This recommendation was being implemented in AIMP. It is targeted for completion this year. A venue in HSD KC had been selected for trial.</w:t>
              </w:r>
            </w:ins>
          </w:p>
          <w:p w14:paraId="1332AE1F" w14:textId="77777777" w:rsidR="00CF3889" w:rsidRPr="00AB43EE" w:rsidRDefault="00CF3889" w:rsidP="004C3D40">
            <w:pPr>
              <w:ind w:leftChars="10" w:left="24"/>
              <w:jc w:val="both"/>
              <w:rPr>
                <w:ins w:id="343" w:author="Mr CHEUNG Ka Kei 張家麒先生" w:date="2026-02-02T10:39:00Z"/>
                <w:rFonts w:ascii="Frutiger Light" w:hAnsi="Frutiger Light"/>
              </w:rPr>
            </w:pPr>
          </w:p>
          <w:p w14:paraId="1A4E84B3" w14:textId="77777777" w:rsidR="00CF3889" w:rsidRPr="00697433" w:rsidRDefault="00CF3889" w:rsidP="004C3D40">
            <w:pPr>
              <w:rPr>
                <w:ins w:id="344" w:author="Mr CHEUNG Ka Kei 張家麒先生" w:date="2026-02-02T10:39:00Z"/>
                <w:rFonts w:ascii="Frutiger Light" w:hAnsi="Frutiger Light" w:cs="Frutiger Light"/>
                <w:lang w:eastAsia="zh-HK"/>
              </w:rPr>
            </w:pPr>
            <w:ins w:id="345" w:author="Mr CHEUNG Ka Kei 張家麒先生" w:date="2026-02-02T10:39:00Z">
              <w:r w:rsidRPr="003479D3">
                <w:rPr>
                  <w:rFonts w:ascii="Frutiger Light" w:hAnsi="Frutiger Light"/>
                  <w:highlight w:val="yellow"/>
                </w:rPr>
                <w:t>A meeting with ITSCC staff-side members were held on 22 January 2026 for briefing members the BIM and AM development in EMSD, and as well as the development of the enhanced AIMP.</w:t>
              </w:r>
            </w:ins>
          </w:p>
        </w:tc>
        <w:tc>
          <w:tcPr>
            <w:tcW w:w="1213" w:type="dxa"/>
          </w:tcPr>
          <w:p w14:paraId="51458BA9" w14:textId="77777777" w:rsidR="00CF3889" w:rsidRPr="00697433" w:rsidRDefault="00CF3889" w:rsidP="004C3D40">
            <w:pPr>
              <w:jc w:val="center"/>
              <w:rPr>
                <w:ins w:id="346" w:author="Mr CHEUNG Ka Kei 張家麒先生" w:date="2026-02-02T10:39:00Z"/>
                <w:rFonts w:ascii="Frutiger Light" w:hAnsi="Frutiger Light"/>
              </w:rPr>
            </w:pPr>
            <w:ins w:id="347" w:author="Mr CHEUNG Ka Kei 張家麒先生" w:date="2026-02-02T10:39:00Z">
              <w:r w:rsidRPr="00697433">
                <w:rPr>
                  <w:rFonts w:ascii="Frutiger Light" w:hAnsi="Frutiger Light"/>
                </w:rPr>
                <w:lastRenderedPageBreak/>
                <w:t>SE/BIM</w:t>
              </w:r>
            </w:ins>
          </w:p>
        </w:tc>
      </w:tr>
      <w:tr w:rsidR="00CF3889" w:rsidRPr="00697433" w14:paraId="0125A378" w14:textId="77777777" w:rsidTr="1E5E8BFD">
        <w:trPr>
          <w:ins w:id="348" w:author="Mr CHEUNG Ka Kei 張家麒先生" w:date="2026-02-02T10:39:00Z"/>
        </w:trPr>
        <w:tc>
          <w:tcPr>
            <w:tcW w:w="760" w:type="dxa"/>
          </w:tcPr>
          <w:p w14:paraId="4CC8C9B3" w14:textId="77777777" w:rsidR="00CF3889" w:rsidRPr="00697433" w:rsidRDefault="00CF3889" w:rsidP="003479D3">
            <w:pPr>
              <w:pStyle w:val="ListParagraph"/>
              <w:rPr>
                <w:ins w:id="349" w:author="Mr CHEUNG Ka Kei 張家麒先生" w:date="2026-02-02T10:39:00Z"/>
                <w:b w:val="0"/>
                <w:lang w:eastAsia="zh-TW"/>
              </w:rPr>
            </w:pPr>
          </w:p>
        </w:tc>
        <w:tc>
          <w:tcPr>
            <w:tcW w:w="7564" w:type="dxa"/>
            <w:gridSpan w:val="4"/>
          </w:tcPr>
          <w:p w14:paraId="4DEEB935" w14:textId="77777777" w:rsidR="00CF3889" w:rsidRPr="00697433" w:rsidRDefault="00CF3889" w:rsidP="00C36F46">
            <w:pPr>
              <w:autoSpaceDE w:val="0"/>
              <w:autoSpaceDN w:val="0"/>
              <w:jc w:val="both"/>
              <w:rPr>
                <w:ins w:id="350" w:author="Mr CHEUNG Ka Kei 張家麒先生" w:date="2026-02-02T10:39:00Z"/>
                <w:rFonts w:ascii="Frutiger Light" w:hAnsi="Frutiger Light" w:cs="Frutiger Light"/>
                <w:u w:val="single"/>
                <w:lang w:eastAsia="zh-HK"/>
              </w:rPr>
            </w:pPr>
          </w:p>
        </w:tc>
        <w:tc>
          <w:tcPr>
            <w:tcW w:w="1213" w:type="dxa"/>
          </w:tcPr>
          <w:p w14:paraId="5A4416A5" w14:textId="77777777" w:rsidR="00CF3889" w:rsidRPr="00697433" w:rsidRDefault="00CF3889" w:rsidP="00C36F46">
            <w:pPr>
              <w:jc w:val="center"/>
              <w:rPr>
                <w:ins w:id="351" w:author="Mr CHEUNG Ka Kei 張家麒先生" w:date="2026-02-02T10:39:00Z"/>
                <w:rFonts w:ascii="Frutiger Light" w:hAnsi="Frutiger Light"/>
              </w:rPr>
            </w:pPr>
          </w:p>
        </w:tc>
      </w:tr>
      <w:tr w:rsidR="00C36F46" w:rsidRPr="00697433" w14:paraId="664DDBCF" w14:textId="77777777" w:rsidTr="2C2174BB">
        <w:trPr>
          <w:trPrChange w:id="352" w:author="bcsin@connect.hku.hk" w:date="2026-01-22T19:56:00Z">
            <w:trPr>
              <w:gridBefore w:val="9"/>
              <w:gridAfter w:val="0"/>
            </w:trPr>
          </w:trPrChange>
        </w:trPr>
        <w:tc>
          <w:tcPr>
            <w:tcW w:w="760" w:type="dxa"/>
            <w:tcPrChange w:id="353" w:author="bcsin@connect.hku.hk" w:date="2026-01-22T19:56:00Z">
              <w:tcPr>
                <w:tcW w:w="0" w:type="auto"/>
              </w:tcPr>
            </w:tcPrChange>
          </w:tcPr>
          <w:p w14:paraId="424911F3" w14:textId="77777777" w:rsidR="00C36F46" w:rsidRPr="00697433" w:rsidRDefault="00C36F46" w:rsidP="00C36F46">
            <w:pPr>
              <w:pStyle w:val="ListParagraph"/>
              <w:numPr>
                <w:ilvl w:val="1"/>
                <w:numId w:val="2"/>
              </w:numPr>
              <w:ind w:left="0" w:firstLine="0"/>
              <w:rPr>
                <w:b w:val="0"/>
                <w:lang w:eastAsia="zh-TW"/>
              </w:rPr>
            </w:pPr>
          </w:p>
        </w:tc>
        <w:tc>
          <w:tcPr>
            <w:tcW w:w="7564" w:type="dxa"/>
            <w:gridSpan w:val="4"/>
            <w:tcPrChange w:id="354" w:author="bcsin@connect.hku.hk" w:date="2026-01-22T19:56:00Z">
              <w:tcPr>
                <w:tcW w:w="7564" w:type="dxa"/>
                <w:gridSpan w:val="4"/>
              </w:tcPr>
            </w:tcPrChange>
          </w:tcPr>
          <w:p w14:paraId="0842814E" w14:textId="350E8263" w:rsidR="00C36F46" w:rsidRPr="00697433" w:rsidRDefault="00C36F46" w:rsidP="00C36F46">
            <w:pPr>
              <w:autoSpaceDE w:val="0"/>
              <w:autoSpaceDN w:val="0"/>
              <w:jc w:val="both"/>
              <w:rPr>
                <w:rFonts w:ascii="Frutiger Light" w:hAnsi="Frutiger Light" w:cs="Frutiger Light"/>
              </w:rPr>
            </w:pPr>
            <w:r w:rsidRPr="00697433">
              <w:rPr>
                <w:rFonts w:ascii="Frutiger Light" w:hAnsi="Frutiger Light" w:cs="Frutiger Light"/>
                <w:u w:val="single"/>
                <w:lang w:eastAsia="zh-HK"/>
              </w:rPr>
              <w:t>BIM-AM Portal</w:t>
            </w:r>
          </w:p>
        </w:tc>
        <w:tc>
          <w:tcPr>
            <w:tcW w:w="1213" w:type="dxa"/>
            <w:tcPrChange w:id="355" w:author="bcsin@connect.hku.hk" w:date="2026-01-22T19:56:00Z">
              <w:tcPr>
                <w:tcW w:w="0" w:type="auto"/>
              </w:tcPr>
            </w:tcPrChange>
          </w:tcPr>
          <w:p w14:paraId="7A6741A2" w14:textId="074BC295" w:rsidR="00C36F46" w:rsidRPr="00697433" w:rsidRDefault="00C36F46" w:rsidP="00C36F46">
            <w:pPr>
              <w:jc w:val="center"/>
              <w:rPr>
                <w:rFonts w:ascii="Frutiger Light" w:hAnsi="Frutiger Light"/>
              </w:rPr>
            </w:pPr>
            <w:r w:rsidRPr="00697433">
              <w:rPr>
                <w:rFonts w:ascii="Frutiger Light" w:hAnsi="Frutiger Light"/>
              </w:rPr>
              <w:t>SE/BIM</w:t>
            </w:r>
          </w:p>
        </w:tc>
      </w:tr>
      <w:tr w:rsidR="00C36F46" w:rsidRPr="00697433" w14:paraId="470F870A" w14:textId="77777777" w:rsidTr="2C2174BB">
        <w:trPr>
          <w:trPrChange w:id="356" w:author="bcsin@connect.hku.hk" w:date="2026-01-22T19:56:00Z">
            <w:trPr>
              <w:gridBefore w:val="9"/>
              <w:gridAfter w:val="0"/>
            </w:trPr>
          </w:trPrChange>
        </w:trPr>
        <w:tc>
          <w:tcPr>
            <w:tcW w:w="760" w:type="dxa"/>
            <w:tcPrChange w:id="357" w:author="bcsin@connect.hku.hk" w:date="2026-01-22T19:56:00Z">
              <w:tcPr>
                <w:tcW w:w="0" w:type="auto"/>
              </w:tcPr>
            </w:tcPrChange>
          </w:tcPr>
          <w:p w14:paraId="7F9CE5BD" w14:textId="77777777" w:rsidR="00C36F46" w:rsidRPr="00697433" w:rsidRDefault="00C36F46" w:rsidP="00C36F46">
            <w:pPr>
              <w:pStyle w:val="ListParagraph"/>
              <w:rPr>
                <w:b w:val="0"/>
                <w:lang w:eastAsia="zh-TW"/>
              </w:rPr>
            </w:pPr>
          </w:p>
        </w:tc>
        <w:tc>
          <w:tcPr>
            <w:tcW w:w="7564" w:type="dxa"/>
            <w:gridSpan w:val="4"/>
            <w:tcPrChange w:id="358" w:author="bcsin@connect.hku.hk" w:date="2026-01-22T19:56:00Z">
              <w:tcPr>
                <w:tcW w:w="7564" w:type="dxa"/>
                <w:gridSpan w:val="4"/>
              </w:tcPr>
            </w:tcPrChange>
          </w:tcPr>
          <w:p w14:paraId="5573C9C6" w14:textId="77777777" w:rsidR="00AB43EE" w:rsidRPr="00AB43EE" w:rsidRDefault="00AB43EE" w:rsidP="00AB43EE">
            <w:pPr>
              <w:autoSpaceDE w:val="0"/>
              <w:autoSpaceDN w:val="0"/>
              <w:jc w:val="both"/>
              <w:rPr>
                <w:ins w:id="359" w:author="Mr CHEUNG Ka Kei 張家麒先生" w:date="2026-02-02T09:47:00Z"/>
                <w:rFonts w:ascii="Frutiger Light" w:hAnsi="Frutiger Light" w:cs="Frutiger Light"/>
                <w:lang w:eastAsia="zh-HK"/>
              </w:rPr>
            </w:pPr>
            <w:ins w:id="360" w:author="Mr CHEUNG Ka Kei 張家麒先生" w:date="2026-02-02T09:47:00Z">
              <w:r w:rsidRPr="00AB43EE">
                <w:rPr>
                  <w:rFonts w:ascii="Frutiger Light" w:hAnsi="Frutiger Light" w:cs="Frutiger Light"/>
                  <w:lang w:eastAsia="zh-HK"/>
                </w:rPr>
                <w:t>(</w:t>
              </w:r>
              <w:proofErr w:type="spellStart"/>
              <w:r w:rsidRPr="00AB43EE">
                <w:rPr>
                  <w:rFonts w:ascii="Frutiger Light" w:hAnsi="Frutiger Light" w:cs="Frutiger Light"/>
                  <w:lang w:eastAsia="zh-HK"/>
                </w:rPr>
                <w:t>i</w:t>
              </w:r>
              <w:proofErr w:type="spellEnd"/>
              <w:r w:rsidRPr="00AB43EE">
                <w:rPr>
                  <w:rFonts w:ascii="Frutiger Light" w:hAnsi="Frutiger Light" w:cs="Frutiger Light"/>
                  <w:lang w:eastAsia="zh-HK"/>
                </w:rPr>
                <w:t>) BIM-AM Portal and BIM-AM Resource Centre</w:t>
              </w:r>
            </w:ins>
          </w:p>
          <w:p w14:paraId="561083B9" w14:textId="77777777" w:rsidR="00AB43EE" w:rsidRPr="00AB43EE" w:rsidRDefault="00AB43EE" w:rsidP="00AB43EE">
            <w:pPr>
              <w:autoSpaceDE w:val="0"/>
              <w:autoSpaceDN w:val="0"/>
              <w:jc w:val="both"/>
              <w:rPr>
                <w:ins w:id="361" w:author="Mr CHEUNG Ka Kei 張家麒先生" w:date="2026-02-02T09:47:00Z"/>
                <w:rFonts w:ascii="Frutiger Light" w:hAnsi="Frutiger Light" w:cs="Frutiger Light"/>
                <w:lang w:eastAsia="zh-HK"/>
              </w:rPr>
            </w:pPr>
            <w:ins w:id="362" w:author="Mr CHEUNG Ka Kei 張家麒先生" w:date="2026-02-02T09:47:00Z">
              <w:r w:rsidRPr="00AB43EE">
                <w:rPr>
                  <w:rFonts w:ascii="Frutiger Light" w:hAnsi="Frutiger Light" w:cs="Frutiger Light"/>
                  <w:lang w:eastAsia="zh-HK"/>
                </w:rPr>
                <w:t>The BIM-AM Portal [https://bimam.emsd.gov.hk/bim-am-portal/] aimed at providing a quick and easy-to-use interface for staff to access BIM models and AM information and enabling staff to access BIM models and search equipment by general desktop computers without installing BIM software. The on-line BIM-AM Resource Centre [http://bimamrc/] is a web-based platform aimed at providing staff BIM training materials, information on BIM-AM handover, access to BIM related IT systems, etc. for getting themselves familiar with BIM.</w:t>
              </w:r>
            </w:ins>
          </w:p>
          <w:p w14:paraId="529A4565" w14:textId="77777777" w:rsidR="00AB43EE" w:rsidRPr="00AB43EE" w:rsidRDefault="00AB43EE" w:rsidP="00AB43EE">
            <w:pPr>
              <w:autoSpaceDE w:val="0"/>
              <w:autoSpaceDN w:val="0"/>
              <w:jc w:val="both"/>
              <w:rPr>
                <w:ins w:id="363" w:author="Mr CHEUNG Ka Kei 張家麒先生" w:date="2026-02-02T09:47:00Z"/>
                <w:rFonts w:ascii="Frutiger Light" w:hAnsi="Frutiger Light" w:cs="Frutiger Light"/>
                <w:lang w:eastAsia="zh-HK"/>
              </w:rPr>
            </w:pPr>
          </w:p>
          <w:p w14:paraId="412675A0" w14:textId="6B9297D2" w:rsidR="00C36F46" w:rsidRPr="00697433" w:rsidRDefault="00AB43EE" w:rsidP="00C36F46">
            <w:pPr>
              <w:autoSpaceDE w:val="0"/>
              <w:autoSpaceDN w:val="0"/>
              <w:jc w:val="both"/>
              <w:rPr>
                <w:rFonts w:ascii="Frutiger Light" w:hAnsi="Frutiger Light" w:cs="Frutiger Light"/>
                <w:lang w:eastAsia="zh-HK"/>
              </w:rPr>
            </w:pPr>
            <w:ins w:id="364" w:author="Mr CHEUNG Ka Kei 張家麒先生" w:date="2026-02-02T09:47:00Z">
              <w:r w:rsidRPr="00AB43EE">
                <w:rPr>
                  <w:rFonts w:ascii="Frutiger Light" w:hAnsi="Frutiger Light" w:cs="Frutiger Light"/>
                  <w:lang w:eastAsia="zh-HK"/>
                </w:rPr>
                <w:t xml:space="preserve">As of </w:t>
              </w:r>
            </w:ins>
            <w:ins w:id="365" w:author="Mr CHEUNG Ka Kei 張家麒先生" w:date="2026-02-02T09:48:00Z">
              <w:r>
                <w:rPr>
                  <w:rFonts w:ascii="Frutiger Light" w:hAnsi="Frutiger Light" w:cs="Frutiger Light"/>
                  <w:lang w:eastAsia="zh-HK"/>
                </w:rPr>
                <w:t>2</w:t>
              </w:r>
            </w:ins>
            <w:ins w:id="366" w:author="Mr CHEUNG Ka Kei 張家麒先生" w:date="2026-02-02T09:47:00Z">
              <w:r w:rsidRPr="00AB43EE">
                <w:rPr>
                  <w:rFonts w:ascii="Frutiger Light" w:hAnsi="Frutiger Light" w:cs="Frutiger Light"/>
                  <w:lang w:eastAsia="zh-HK"/>
                </w:rPr>
                <w:t xml:space="preserve"> </w:t>
              </w:r>
            </w:ins>
            <w:ins w:id="367" w:author="Mr CHEUNG Ka Kei 張家麒先生" w:date="2026-02-02T09:48:00Z">
              <w:r>
                <w:rPr>
                  <w:rFonts w:ascii="Frutiger Light" w:hAnsi="Frutiger Light" w:cs="Frutiger Light"/>
                  <w:lang w:eastAsia="zh-HK"/>
                </w:rPr>
                <w:t>February</w:t>
              </w:r>
            </w:ins>
            <w:ins w:id="368" w:author="Mr CHEUNG Ka Kei 張家麒先生" w:date="2026-02-02T09:47:00Z">
              <w:r w:rsidRPr="00AB43EE">
                <w:rPr>
                  <w:rFonts w:ascii="Frutiger Light" w:hAnsi="Frutiger Light" w:cs="Frutiger Light"/>
                  <w:lang w:eastAsia="zh-HK"/>
                </w:rPr>
                <w:t xml:space="preserve"> 2026, </w:t>
              </w:r>
            </w:ins>
            <w:ins w:id="369" w:author="Mr CHEUNG Ka Kei 張家麒先生" w:date="2026-02-02T09:48:00Z">
              <w:r w:rsidRPr="00690462">
                <w:rPr>
                  <w:rFonts w:ascii="Frutiger Light" w:hAnsi="Frutiger Light" w:cs="Frutiger Light"/>
                  <w:highlight w:val="yellow"/>
                  <w:lang w:eastAsia="zh-HK"/>
                </w:rPr>
                <w:t>40</w:t>
              </w:r>
            </w:ins>
            <w:ins w:id="370" w:author="Mr CHEUNG Ka Kei 張家麒先生" w:date="2026-02-02T09:47:00Z">
              <w:r w:rsidRPr="00690462">
                <w:rPr>
                  <w:rFonts w:ascii="Frutiger Light" w:hAnsi="Frutiger Light" w:cs="Frutiger Light"/>
                  <w:highlight w:val="yellow"/>
                  <w:lang w:eastAsia="zh-HK"/>
                </w:rPr>
                <w:t xml:space="preserve"> venues</w:t>
              </w:r>
              <w:r w:rsidRPr="00AB43EE">
                <w:rPr>
                  <w:rFonts w:ascii="Frutiger Light" w:hAnsi="Frutiger Light" w:cs="Frutiger Light"/>
                  <w:lang w:eastAsia="zh-HK"/>
                </w:rPr>
                <w:t xml:space="preserve"> with MEP models in open BIM IFC format were available in the BIM-AM Portal. Training and promotion to staff were being proceeded accordingly. Identification of more applications of BIM-AM Portal with SBU was also in progress.</w:t>
              </w:r>
            </w:ins>
          </w:p>
        </w:tc>
        <w:tc>
          <w:tcPr>
            <w:tcW w:w="1213" w:type="dxa"/>
            <w:tcPrChange w:id="371" w:author="bcsin@connect.hku.hk" w:date="2026-01-22T19:56:00Z">
              <w:tcPr>
                <w:tcW w:w="0" w:type="auto"/>
              </w:tcPr>
            </w:tcPrChange>
          </w:tcPr>
          <w:p w14:paraId="7B7B5F9A" w14:textId="77777777" w:rsidR="00C36F46" w:rsidRPr="00697433" w:rsidRDefault="00C36F46" w:rsidP="00C36F46">
            <w:pPr>
              <w:jc w:val="center"/>
              <w:rPr>
                <w:rFonts w:ascii="Frutiger Light" w:hAnsi="Frutiger Light"/>
              </w:rPr>
            </w:pPr>
          </w:p>
        </w:tc>
      </w:tr>
      <w:tr w:rsidR="00573DF8" w:rsidRPr="00697433" w14:paraId="39D563E7" w14:textId="77777777" w:rsidTr="1E5E8BFD">
        <w:tc>
          <w:tcPr>
            <w:tcW w:w="760" w:type="dxa"/>
          </w:tcPr>
          <w:p w14:paraId="4BC08EF5" w14:textId="77777777" w:rsidR="00573DF8" w:rsidRPr="00697433" w:rsidRDefault="00573DF8" w:rsidP="00C36F46">
            <w:pPr>
              <w:pStyle w:val="ListParagraph"/>
              <w:rPr>
                <w:b w:val="0"/>
                <w:lang w:eastAsia="zh-TW"/>
              </w:rPr>
            </w:pPr>
          </w:p>
        </w:tc>
        <w:tc>
          <w:tcPr>
            <w:tcW w:w="7564" w:type="dxa"/>
            <w:gridSpan w:val="4"/>
          </w:tcPr>
          <w:p w14:paraId="353921C0" w14:textId="77777777" w:rsidR="00573DF8" w:rsidRPr="00697433" w:rsidRDefault="00573DF8" w:rsidP="00C36F46">
            <w:pPr>
              <w:autoSpaceDE w:val="0"/>
              <w:autoSpaceDN w:val="0"/>
              <w:jc w:val="both"/>
              <w:rPr>
                <w:rFonts w:ascii="Frutiger Light" w:hAnsi="Frutiger Light" w:cs="Frutiger Light"/>
                <w:lang w:eastAsia="zh-HK"/>
              </w:rPr>
            </w:pPr>
          </w:p>
        </w:tc>
        <w:tc>
          <w:tcPr>
            <w:tcW w:w="1213" w:type="dxa"/>
          </w:tcPr>
          <w:p w14:paraId="6BD086EF" w14:textId="77777777" w:rsidR="00573DF8" w:rsidRPr="00697433" w:rsidRDefault="00573DF8" w:rsidP="00C36F46">
            <w:pPr>
              <w:jc w:val="center"/>
              <w:rPr>
                <w:rFonts w:ascii="Frutiger Light" w:hAnsi="Frutiger Light"/>
              </w:rPr>
            </w:pPr>
          </w:p>
        </w:tc>
      </w:tr>
      <w:tr w:rsidR="00573DF8" w:rsidRPr="00697433" w14:paraId="2D15AEE4" w14:textId="77777777" w:rsidTr="1E5E8BFD">
        <w:tc>
          <w:tcPr>
            <w:tcW w:w="760" w:type="dxa"/>
          </w:tcPr>
          <w:p w14:paraId="0304FEE0" w14:textId="77777777" w:rsidR="00573DF8" w:rsidRPr="00697433" w:rsidRDefault="00573DF8" w:rsidP="00C36F46">
            <w:pPr>
              <w:pStyle w:val="ListParagraph"/>
              <w:rPr>
                <w:b w:val="0"/>
                <w:lang w:eastAsia="zh-TW"/>
              </w:rPr>
            </w:pPr>
          </w:p>
        </w:tc>
        <w:tc>
          <w:tcPr>
            <w:tcW w:w="7564" w:type="dxa"/>
            <w:gridSpan w:val="4"/>
          </w:tcPr>
          <w:p w14:paraId="3D9C7689" w14:textId="77777777" w:rsidR="00573DF8" w:rsidRPr="00F41639" w:rsidRDefault="00573DF8" w:rsidP="00573DF8">
            <w:pPr>
              <w:rPr>
                <w:ins w:id="372" w:author="Mr CHEUNG Ka Kei 張家麒先生" w:date="2026-02-02T10:36:00Z"/>
                <w:rFonts w:ascii="Frutiger Light" w:hAnsi="Frutiger Light" w:cs="Frutiger Light"/>
                <w:lang w:eastAsia="zh-HK"/>
              </w:rPr>
            </w:pPr>
            <w:ins w:id="373" w:author="Mr CHEUNG Ka Kei 張家麒先生" w:date="2026-02-02T10:36:00Z">
              <w:r w:rsidRPr="00F41639">
                <w:rPr>
                  <w:rFonts w:ascii="Frutiger Light" w:hAnsi="Frutiger Light" w:cs="Frutiger Light"/>
                  <w:lang w:eastAsia="zh-HK"/>
                </w:rPr>
                <w:t>(ii) Joint CDE with ArchSD</w:t>
              </w:r>
            </w:ins>
          </w:p>
          <w:p w14:paraId="1FBE1E92" w14:textId="77777777" w:rsidR="00573DF8" w:rsidRPr="009D358A" w:rsidRDefault="00573DF8" w:rsidP="00573DF8">
            <w:pPr>
              <w:autoSpaceDE w:val="0"/>
              <w:autoSpaceDN w:val="0"/>
              <w:jc w:val="both"/>
              <w:rPr>
                <w:ins w:id="374" w:author="Mr CHEUNG Ka Kei 張家麒先生" w:date="2026-02-02T10:37:00Z"/>
                <w:rFonts w:eastAsia="DengXian"/>
                <w:lang w:eastAsia="zh-CN"/>
              </w:rPr>
            </w:pPr>
            <w:ins w:id="375" w:author="Mr CHEUNG Ka Kei 張家麒先生" w:date="2026-02-02T10:36:00Z">
              <w:r w:rsidRPr="00F41639">
                <w:rPr>
                  <w:rFonts w:ascii="Frutiger Light" w:hAnsi="Frutiger Light" w:cs="Frutiger Light"/>
                  <w:lang w:eastAsia="zh-HK"/>
                </w:rPr>
                <w:t xml:space="preserve">BIM team was liaising with ArchSD for establishment of a joint CDE for sharing BIM models between the two departments. The development cost incurred would be about 0.7M and absorbed by EMSD, in consideration of this platform would enable EMSD to acquire latest BIM models from ArchSD more effective. The joint CDE would base on the software foundation of BIM-AM Portal and AIMP, with building up uploading and approval workflow to be agreed by both departments. A working group for the joint CDE would be formed between the BIM teams of EMSD and </w:t>
              </w:r>
              <w:r w:rsidRPr="00F41639">
                <w:rPr>
                  <w:rFonts w:ascii="Frutiger Light" w:hAnsi="Frutiger Light" w:cs="Frutiger Light"/>
                  <w:lang w:eastAsia="zh-HK"/>
                </w:rPr>
                <w:lastRenderedPageBreak/>
                <w:t xml:space="preserve">ArchSD. </w:t>
              </w:r>
              <w:r w:rsidRPr="00690462">
                <w:rPr>
                  <w:rFonts w:ascii="Frutiger Light" w:hAnsi="Frutiger Light" w:cs="Frutiger Light"/>
                  <w:highlight w:val="yellow"/>
                  <w:lang w:eastAsia="zh-HK"/>
                </w:rPr>
                <w:t>It was anticipated the system development work would complete within 2026.</w:t>
              </w:r>
            </w:ins>
          </w:p>
          <w:p w14:paraId="31C2387A" w14:textId="77777777" w:rsidR="00F41639" w:rsidRDefault="00F41639" w:rsidP="00573DF8">
            <w:pPr>
              <w:autoSpaceDE w:val="0"/>
              <w:autoSpaceDN w:val="0"/>
              <w:jc w:val="both"/>
              <w:rPr>
                <w:ins w:id="376" w:author="Mr CHEUNG Ka Kei 張家麒先生" w:date="2026-02-02T10:37:00Z"/>
                <w:rFonts w:eastAsia="DengXian"/>
                <w:bCs/>
                <w:lang w:eastAsia="zh-CN"/>
              </w:rPr>
            </w:pPr>
          </w:p>
          <w:p w14:paraId="159C2FAB" w14:textId="77777777" w:rsidR="00F41639" w:rsidRPr="00F41639" w:rsidRDefault="00F41639" w:rsidP="00F41639">
            <w:pPr>
              <w:autoSpaceDE w:val="0"/>
              <w:autoSpaceDN w:val="0"/>
              <w:jc w:val="both"/>
              <w:rPr>
                <w:ins w:id="377" w:author="Mr CHEUNG Ka Kei 張家麒先生" w:date="2026-02-02T10:37:00Z"/>
                <w:rFonts w:ascii="Frutiger Light" w:hAnsi="Frutiger Light" w:cs="Frutiger Light"/>
                <w:lang w:eastAsia="zh-HK"/>
              </w:rPr>
            </w:pPr>
            <w:ins w:id="378" w:author="Mr CHEUNG Ka Kei 張家麒先生" w:date="2026-02-02T10:37:00Z">
              <w:r w:rsidRPr="00F41639">
                <w:rPr>
                  <w:rFonts w:ascii="Frutiger Light" w:hAnsi="Frutiger Light" w:cs="Frutiger Light"/>
                  <w:lang w:eastAsia="zh-HK"/>
                </w:rPr>
                <w:t>(iii) BIM-AM Portal Development for DSD</w:t>
              </w:r>
            </w:ins>
          </w:p>
          <w:p w14:paraId="71B27665" w14:textId="23DD713D" w:rsidR="00F41639" w:rsidRPr="00697433" w:rsidRDefault="00F41639" w:rsidP="00F41639">
            <w:pPr>
              <w:autoSpaceDE w:val="0"/>
              <w:autoSpaceDN w:val="0"/>
              <w:jc w:val="both"/>
              <w:rPr>
                <w:rFonts w:ascii="Frutiger Light" w:hAnsi="Frutiger Light" w:cs="Frutiger Light"/>
                <w:lang w:eastAsia="zh-HK"/>
              </w:rPr>
            </w:pPr>
            <w:ins w:id="379" w:author="Mr CHEUNG Ka Kei 張家麒先生" w:date="2026-02-02T10:37:00Z">
              <w:r w:rsidRPr="00F41639">
                <w:rPr>
                  <w:rFonts w:ascii="Frutiger Light" w:hAnsi="Frutiger Light" w:cs="Frutiger Light"/>
                  <w:lang w:eastAsia="zh-HK"/>
                </w:rPr>
                <w:t xml:space="preserve">DSD in October 2025 confirmed a funding of $3M for development work of BIM-AM Portal for two DSD venues. </w:t>
              </w:r>
              <w:r w:rsidRPr="00690462">
                <w:rPr>
                  <w:rFonts w:ascii="Frutiger Light" w:hAnsi="Frutiger Light" w:cs="Frutiger Light"/>
                  <w:highlight w:val="yellow"/>
                  <w:lang w:eastAsia="zh-HK"/>
                </w:rPr>
                <w:t xml:space="preserve">The development work was in progress and the UAT was planned for February to March 2026. DSD planned to form </w:t>
              </w:r>
              <w:proofErr w:type="gramStart"/>
              <w:r w:rsidRPr="00690462">
                <w:rPr>
                  <w:rFonts w:ascii="Frutiger Light" w:hAnsi="Frutiger Light" w:cs="Frutiger Light"/>
                  <w:highlight w:val="yellow"/>
                  <w:lang w:eastAsia="zh-HK"/>
                </w:rPr>
                <w:t>a</w:t>
              </w:r>
              <w:proofErr w:type="gramEnd"/>
              <w:r w:rsidRPr="00690462">
                <w:rPr>
                  <w:rFonts w:ascii="Frutiger Light" w:hAnsi="Frutiger Light" w:cs="Frutiger Light"/>
                  <w:highlight w:val="yellow"/>
                  <w:lang w:eastAsia="zh-HK"/>
                </w:rPr>
                <w:t xml:space="preserve"> SLA for including new venues in the BIM-AM Portal. BIMSD was following up with DSD on this matter.</w:t>
              </w:r>
            </w:ins>
          </w:p>
        </w:tc>
        <w:tc>
          <w:tcPr>
            <w:tcW w:w="1213" w:type="dxa"/>
          </w:tcPr>
          <w:p w14:paraId="6674E22C" w14:textId="77777777" w:rsidR="00573DF8" w:rsidRPr="00697433" w:rsidRDefault="00573DF8" w:rsidP="00C36F46">
            <w:pPr>
              <w:jc w:val="center"/>
              <w:rPr>
                <w:rFonts w:ascii="Frutiger Light" w:hAnsi="Frutiger Light"/>
              </w:rPr>
            </w:pPr>
          </w:p>
        </w:tc>
      </w:tr>
      <w:tr w:rsidR="00C74C6E" w:rsidRPr="00697433" w14:paraId="4EF91AE8" w14:textId="77777777" w:rsidTr="2C2174BB">
        <w:trPr>
          <w:trPrChange w:id="380" w:author="bcsin@connect.hku.hk" w:date="2026-01-22T19:56:00Z">
            <w:trPr>
              <w:gridBefore w:val="9"/>
              <w:gridAfter w:val="0"/>
            </w:trPr>
          </w:trPrChange>
        </w:trPr>
        <w:tc>
          <w:tcPr>
            <w:tcW w:w="760" w:type="dxa"/>
            <w:tcPrChange w:id="381" w:author="bcsin@connect.hku.hk" w:date="2026-01-22T19:56:00Z">
              <w:tcPr>
                <w:tcW w:w="0" w:type="auto"/>
              </w:tcPr>
            </w:tcPrChange>
          </w:tcPr>
          <w:p w14:paraId="2B6B89DC" w14:textId="77777777" w:rsidR="00C74C6E" w:rsidRPr="00697433" w:rsidRDefault="00C74C6E" w:rsidP="00C36F46">
            <w:pPr>
              <w:pStyle w:val="ListParagraph"/>
              <w:rPr>
                <w:b w:val="0"/>
                <w:lang w:eastAsia="zh-TW"/>
              </w:rPr>
            </w:pPr>
          </w:p>
        </w:tc>
        <w:tc>
          <w:tcPr>
            <w:tcW w:w="7564" w:type="dxa"/>
            <w:gridSpan w:val="4"/>
            <w:tcPrChange w:id="382" w:author="bcsin@connect.hku.hk" w:date="2026-01-22T19:56:00Z">
              <w:tcPr>
                <w:tcW w:w="7564" w:type="dxa"/>
                <w:gridSpan w:val="4"/>
              </w:tcPr>
            </w:tcPrChange>
          </w:tcPr>
          <w:p w14:paraId="579480E1" w14:textId="77777777" w:rsidR="00C74C6E" w:rsidRPr="00697433" w:rsidRDefault="00C74C6E" w:rsidP="00C36F46">
            <w:pPr>
              <w:autoSpaceDE w:val="0"/>
              <w:autoSpaceDN w:val="0"/>
              <w:jc w:val="both"/>
              <w:rPr>
                <w:rFonts w:ascii="Frutiger Light" w:hAnsi="Frutiger Light" w:cs="Frutiger Light"/>
                <w:lang w:eastAsia="zh-HK"/>
              </w:rPr>
            </w:pPr>
          </w:p>
        </w:tc>
        <w:tc>
          <w:tcPr>
            <w:tcW w:w="1213" w:type="dxa"/>
            <w:tcPrChange w:id="383" w:author="bcsin@connect.hku.hk" w:date="2026-01-22T19:56:00Z">
              <w:tcPr>
                <w:tcW w:w="0" w:type="auto"/>
              </w:tcPr>
            </w:tcPrChange>
          </w:tcPr>
          <w:p w14:paraId="77212E46" w14:textId="77777777" w:rsidR="00C74C6E" w:rsidRPr="00697433" w:rsidRDefault="00C74C6E" w:rsidP="00C36F46">
            <w:pPr>
              <w:jc w:val="center"/>
              <w:rPr>
                <w:rFonts w:ascii="Frutiger Light" w:hAnsi="Frutiger Light"/>
              </w:rPr>
            </w:pPr>
          </w:p>
        </w:tc>
      </w:tr>
      <w:tr w:rsidR="00A7178C" w:rsidRPr="00697433" w14:paraId="00D44214" w14:textId="77777777" w:rsidTr="004C3D40">
        <w:trPr>
          <w:ins w:id="384" w:author="Mr CHEUNG Ka Kei 張家麒先生" w:date="2026-02-02T10:40:00Z"/>
        </w:trPr>
        <w:tc>
          <w:tcPr>
            <w:tcW w:w="760" w:type="dxa"/>
          </w:tcPr>
          <w:p w14:paraId="00961911" w14:textId="77777777" w:rsidR="00A7178C" w:rsidRPr="00697433" w:rsidRDefault="00A7178C" w:rsidP="004C3D40">
            <w:pPr>
              <w:pStyle w:val="ListParagraph"/>
              <w:numPr>
                <w:ilvl w:val="1"/>
                <w:numId w:val="2"/>
              </w:numPr>
              <w:ind w:left="0" w:firstLine="0"/>
              <w:rPr>
                <w:ins w:id="385" w:author="Mr CHEUNG Ka Kei 張家麒先生" w:date="2026-02-02T10:40:00Z"/>
                <w:b w:val="0"/>
                <w:lang w:eastAsia="zh-TW"/>
              </w:rPr>
            </w:pPr>
          </w:p>
        </w:tc>
        <w:tc>
          <w:tcPr>
            <w:tcW w:w="7564" w:type="dxa"/>
            <w:gridSpan w:val="4"/>
          </w:tcPr>
          <w:p w14:paraId="194C50D5" w14:textId="77777777" w:rsidR="00A7178C" w:rsidRPr="00697433" w:rsidRDefault="00A7178C" w:rsidP="004C3D40">
            <w:pPr>
              <w:autoSpaceDE w:val="0"/>
              <w:autoSpaceDN w:val="0"/>
              <w:jc w:val="both"/>
              <w:rPr>
                <w:ins w:id="386" w:author="Mr CHEUNG Ka Kei 張家麒先生" w:date="2026-02-02T10:40:00Z"/>
                <w:rFonts w:ascii="Frutiger Light" w:hAnsi="Frutiger Light" w:cs="Frutiger Light"/>
                <w:u w:val="single"/>
                <w:lang w:eastAsia="zh-HK"/>
              </w:rPr>
            </w:pPr>
            <w:ins w:id="387" w:author="Mr CHEUNG Ka Kei 張家麒先生" w:date="2026-02-02T10:40:00Z">
              <w:r w:rsidRPr="001A334E">
                <w:rPr>
                  <w:rFonts w:ascii="Frutiger Light" w:hAnsi="Frutiger Light" w:cs="Frutiger Light"/>
                  <w:u w:val="single"/>
                  <w:lang w:eastAsia="zh-HK"/>
                </w:rPr>
                <w:t>Mainland BIM Trial</w:t>
              </w:r>
            </w:ins>
          </w:p>
        </w:tc>
        <w:tc>
          <w:tcPr>
            <w:tcW w:w="1213" w:type="dxa"/>
          </w:tcPr>
          <w:p w14:paraId="1FC5C2F0" w14:textId="77777777" w:rsidR="00A7178C" w:rsidRPr="00697433" w:rsidRDefault="00A7178C" w:rsidP="004C3D40">
            <w:pPr>
              <w:jc w:val="center"/>
              <w:rPr>
                <w:ins w:id="388" w:author="Mr CHEUNG Ka Kei 張家麒先生" w:date="2026-02-02T10:40:00Z"/>
                <w:rFonts w:ascii="Frutiger Light" w:hAnsi="Frutiger Light"/>
              </w:rPr>
            </w:pPr>
          </w:p>
        </w:tc>
      </w:tr>
      <w:tr w:rsidR="00A7178C" w:rsidRPr="00697433" w14:paraId="2DDA13F8" w14:textId="77777777" w:rsidTr="004C3D40">
        <w:trPr>
          <w:ins w:id="389" w:author="Mr CHEUNG Ka Kei 張家麒先生" w:date="2026-02-02T10:40:00Z"/>
        </w:trPr>
        <w:tc>
          <w:tcPr>
            <w:tcW w:w="760" w:type="dxa"/>
          </w:tcPr>
          <w:p w14:paraId="69F79CAB" w14:textId="77777777" w:rsidR="00A7178C" w:rsidRPr="00697433" w:rsidRDefault="00A7178C" w:rsidP="004C3D40">
            <w:pPr>
              <w:pStyle w:val="ListParagraph"/>
              <w:rPr>
                <w:ins w:id="390" w:author="Mr CHEUNG Ka Kei 張家麒先生" w:date="2026-02-02T10:40:00Z"/>
                <w:b w:val="0"/>
                <w:lang w:eastAsia="zh-TW"/>
              </w:rPr>
            </w:pPr>
          </w:p>
        </w:tc>
        <w:tc>
          <w:tcPr>
            <w:tcW w:w="7564" w:type="dxa"/>
            <w:gridSpan w:val="4"/>
          </w:tcPr>
          <w:p w14:paraId="5B42326F" w14:textId="77777777" w:rsidR="00A7178C" w:rsidRPr="003F1BB6" w:rsidRDefault="00A7178C" w:rsidP="004C3D40">
            <w:pPr>
              <w:autoSpaceDE w:val="0"/>
              <w:autoSpaceDN w:val="0"/>
              <w:jc w:val="both"/>
              <w:rPr>
                <w:ins w:id="391" w:author="Mr CHEUNG Ka Kei 張家麒先生" w:date="2026-02-02T10:40:00Z"/>
                <w:rFonts w:ascii="Frutiger Light" w:hAnsi="Frutiger Light" w:cs="Frutiger Light"/>
                <w:lang w:eastAsia="zh-HK"/>
              </w:rPr>
            </w:pPr>
            <w:ins w:id="392" w:author="Mr CHEUNG Ka Kei 張家麒先生" w:date="2026-02-02T10:40:00Z">
              <w:r w:rsidRPr="003F1BB6">
                <w:rPr>
                  <w:rFonts w:ascii="Frutiger Light" w:hAnsi="Frutiger Light" w:cs="Frutiger Light"/>
                  <w:lang w:eastAsia="zh-HK"/>
                </w:rPr>
                <w:t>DTD built up contact with four mainland BIM software companies (</w:t>
              </w:r>
              <w:r w:rsidRPr="003F1BB6">
                <w:rPr>
                  <w:rFonts w:ascii="Frutiger Light" w:hAnsi="Frutiger Light" w:cs="Frutiger Light" w:hint="eastAsia"/>
                  <w:lang w:eastAsia="zh-HK"/>
                </w:rPr>
                <w:t>构力科技</w:t>
              </w:r>
              <w:r w:rsidRPr="003F1BB6">
                <w:rPr>
                  <w:rFonts w:ascii="Frutiger Light" w:hAnsi="Frutiger Light" w:cs="Frutiger Light"/>
                  <w:lang w:eastAsia="zh-HK"/>
                </w:rPr>
                <w:t xml:space="preserve">, </w:t>
              </w:r>
              <w:r w:rsidRPr="003F1BB6">
                <w:rPr>
                  <w:rFonts w:ascii="Frutiger Light" w:hAnsi="Frutiger Light" w:cs="Frutiger Light" w:hint="eastAsia"/>
                  <w:lang w:eastAsia="zh-HK"/>
                </w:rPr>
                <w:t>广联达</w:t>
              </w:r>
              <w:r w:rsidRPr="003F1BB6">
                <w:rPr>
                  <w:rFonts w:ascii="Frutiger Light" w:hAnsi="Frutiger Light" w:cs="Frutiger Light"/>
                  <w:lang w:eastAsia="zh-HK"/>
                </w:rPr>
                <w:t xml:space="preserve">, </w:t>
              </w:r>
              <w:r w:rsidRPr="003F1BB6">
                <w:rPr>
                  <w:rFonts w:ascii="Frutiger Light" w:hAnsi="Frutiger Light" w:cs="Frutiger Light" w:hint="eastAsia"/>
                  <w:lang w:eastAsia="zh-HK"/>
                </w:rPr>
                <w:t>盈建科</w:t>
              </w:r>
              <w:r w:rsidRPr="003F1BB6">
                <w:rPr>
                  <w:rFonts w:ascii="Frutiger Light" w:hAnsi="Frutiger Light" w:cs="Frutiger Light"/>
                  <w:lang w:eastAsia="zh-HK"/>
                </w:rPr>
                <w:t xml:space="preserve"> and </w:t>
              </w:r>
              <w:r w:rsidRPr="003F1BB6">
                <w:rPr>
                  <w:rFonts w:ascii="Frutiger Light" w:hAnsi="Frutiger Light" w:cs="Frutiger Light" w:hint="eastAsia"/>
                  <w:lang w:eastAsia="zh-HK"/>
                </w:rPr>
                <w:t>斯维尔</w:t>
              </w:r>
              <w:r w:rsidRPr="003F1BB6">
                <w:rPr>
                  <w:rFonts w:ascii="Frutiger Light" w:hAnsi="Frutiger Light" w:cs="Frutiger Light"/>
                  <w:lang w:eastAsia="zh-HK"/>
                </w:rPr>
                <w:t xml:space="preserve">) for arranging and conducting trials.  DTD was also facilitating SBU to conduct trials on Mainland BIM software on three </w:t>
              </w:r>
              <w:proofErr w:type="spellStart"/>
              <w:r w:rsidRPr="003F1BB6">
                <w:rPr>
                  <w:rFonts w:ascii="Frutiger Light" w:hAnsi="Frutiger Light" w:cs="Frutiger Light"/>
                  <w:lang w:eastAsia="zh-HK"/>
                </w:rPr>
                <w:t>MiMEP</w:t>
              </w:r>
              <w:proofErr w:type="spellEnd"/>
              <w:r w:rsidRPr="003F1BB6">
                <w:rPr>
                  <w:rFonts w:ascii="Frutiger Light" w:hAnsi="Frutiger Light" w:cs="Frutiger Light"/>
                  <w:lang w:eastAsia="zh-HK"/>
                </w:rPr>
                <w:t xml:space="preserve"> projects. The trials for the three projects were completed. Feedback was provided to DEVB. Overall speaking, the mainland BIM software was basically functional. However, the gap with mainstream BIM software was large, in particular on BIM authoring practices, BIM object library, user plugin support, open BIM format export, local training, user community, etc. To compete commercially with mainstream software and gain ready acceptance among local users, vendor mainland BIM software should invest further in enhancing and promoting their software to for the local trade. Two of the projects are completed and findings are reported to DevB BIM Team, while the remaining trial project was expected to be completed by December. </w:t>
              </w:r>
              <w:r w:rsidRPr="00690462">
                <w:rPr>
                  <w:rFonts w:ascii="Frutiger Light" w:hAnsi="Frutiger Light" w:cs="Frutiger Light"/>
                  <w:highlight w:val="yellow"/>
                  <w:lang w:eastAsia="zh-HK"/>
                </w:rPr>
                <w:t xml:space="preserve">BIMSD was arranging procurement of two sets of </w:t>
              </w:r>
              <w:proofErr w:type="gramStart"/>
              <w:r w:rsidRPr="00690462">
                <w:rPr>
                  <w:rFonts w:ascii="Frutiger Light" w:hAnsi="Frutiger Light" w:cs="Frutiger Light"/>
                  <w:highlight w:val="yellow"/>
                  <w:lang w:eastAsia="zh-HK"/>
                </w:rPr>
                <w:t>license</w:t>
              </w:r>
              <w:proofErr w:type="gramEnd"/>
              <w:r w:rsidRPr="00690462">
                <w:rPr>
                  <w:rFonts w:ascii="Frutiger Light" w:hAnsi="Frutiger Light" w:cs="Frutiger Light"/>
                  <w:highlight w:val="yellow"/>
                  <w:lang w:eastAsia="zh-HK"/>
                </w:rPr>
                <w:t xml:space="preserve"> for those software as well as training for TO grade staff.</w:t>
              </w:r>
            </w:ins>
          </w:p>
        </w:tc>
        <w:tc>
          <w:tcPr>
            <w:tcW w:w="1213" w:type="dxa"/>
          </w:tcPr>
          <w:p w14:paraId="1595C603" w14:textId="77777777" w:rsidR="00A7178C" w:rsidRPr="00697433" w:rsidRDefault="00A7178C" w:rsidP="004C3D40">
            <w:pPr>
              <w:jc w:val="center"/>
              <w:rPr>
                <w:ins w:id="393" w:author="Mr CHEUNG Ka Kei 張家麒先生" w:date="2026-02-02T10:40:00Z"/>
                <w:rFonts w:ascii="Frutiger Light" w:hAnsi="Frutiger Light"/>
              </w:rPr>
            </w:pPr>
            <w:ins w:id="394" w:author="Mr CHEUNG Ka Kei 張家麒先生" w:date="2026-02-02T10:40:00Z">
              <w:r w:rsidRPr="00697433">
                <w:rPr>
                  <w:rFonts w:ascii="Frutiger Light" w:hAnsi="Frutiger Light"/>
                </w:rPr>
                <w:t>SE/BIM</w:t>
              </w:r>
            </w:ins>
          </w:p>
        </w:tc>
      </w:tr>
      <w:tr w:rsidR="00A7178C" w:rsidRPr="00697433" w14:paraId="769CACC5" w14:textId="77777777" w:rsidTr="1E5E8BFD">
        <w:trPr>
          <w:ins w:id="395" w:author="Mr CHEUNG Ka Kei 張家麒先生" w:date="2026-02-02T10:40:00Z"/>
        </w:trPr>
        <w:tc>
          <w:tcPr>
            <w:tcW w:w="760" w:type="dxa"/>
          </w:tcPr>
          <w:p w14:paraId="14699FC2" w14:textId="77777777" w:rsidR="00A7178C" w:rsidRPr="00697433" w:rsidRDefault="00A7178C" w:rsidP="00C74C6E">
            <w:pPr>
              <w:pStyle w:val="ListParagraph"/>
              <w:rPr>
                <w:ins w:id="396" w:author="Mr CHEUNG Ka Kei 張家麒先生" w:date="2026-02-02T10:40:00Z"/>
                <w:b w:val="0"/>
                <w:lang w:eastAsia="zh-TW"/>
              </w:rPr>
            </w:pPr>
          </w:p>
        </w:tc>
        <w:tc>
          <w:tcPr>
            <w:tcW w:w="7564" w:type="dxa"/>
            <w:gridSpan w:val="4"/>
          </w:tcPr>
          <w:p w14:paraId="33229671" w14:textId="77777777" w:rsidR="00A7178C" w:rsidRPr="00697433" w:rsidRDefault="00A7178C" w:rsidP="00C74C6E">
            <w:pPr>
              <w:autoSpaceDE w:val="0"/>
              <w:autoSpaceDN w:val="0"/>
              <w:jc w:val="both"/>
              <w:rPr>
                <w:ins w:id="397" w:author="Mr CHEUNG Ka Kei 張家麒先生" w:date="2026-02-02T10:40:00Z"/>
                <w:rFonts w:ascii="Frutiger Light" w:hAnsi="Frutiger Light" w:cs="Frutiger Light"/>
                <w:lang w:eastAsia="zh-HK"/>
              </w:rPr>
            </w:pPr>
          </w:p>
        </w:tc>
        <w:tc>
          <w:tcPr>
            <w:tcW w:w="1213" w:type="dxa"/>
          </w:tcPr>
          <w:p w14:paraId="50F23308" w14:textId="77777777" w:rsidR="00A7178C" w:rsidRPr="00697433" w:rsidRDefault="00A7178C" w:rsidP="00C74C6E">
            <w:pPr>
              <w:jc w:val="center"/>
              <w:rPr>
                <w:ins w:id="398" w:author="Mr CHEUNG Ka Kei 張家麒先生" w:date="2026-02-02T10:40:00Z"/>
                <w:rFonts w:ascii="Frutiger Light" w:hAnsi="Frutiger Light"/>
              </w:rPr>
            </w:pPr>
          </w:p>
        </w:tc>
      </w:tr>
      <w:tr w:rsidR="00A7178C" w:rsidRPr="00697433" w14:paraId="23D9E32A" w14:textId="77777777" w:rsidTr="004C3D40">
        <w:trPr>
          <w:ins w:id="399" w:author="Mr CHEUNG Ka Kei 張家麒先生" w:date="2026-02-02T10:41:00Z"/>
        </w:trPr>
        <w:tc>
          <w:tcPr>
            <w:tcW w:w="760" w:type="dxa"/>
          </w:tcPr>
          <w:p w14:paraId="110C7716" w14:textId="77777777" w:rsidR="00A7178C" w:rsidRPr="00697433" w:rsidRDefault="00A7178C" w:rsidP="004C3D40">
            <w:pPr>
              <w:pStyle w:val="ListParagraph"/>
              <w:numPr>
                <w:ilvl w:val="1"/>
                <w:numId w:val="2"/>
              </w:numPr>
              <w:ind w:left="0" w:firstLine="0"/>
              <w:rPr>
                <w:ins w:id="400" w:author="Mr CHEUNG Ka Kei 張家麒先生" w:date="2026-02-02T10:41:00Z"/>
                <w:b w:val="0"/>
                <w:lang w:eastAsia="zh-TW"/>
              </w:rPr>
            </w:pPr>
          </w:p>
        </w:tc>
        <w:tc>
          <w:tcPr>
            <w:tcW w:w="7564" w:type="dxa"/>
            <w:gridSpan w:val="4"/>
          </w:tcPr>
          <w:p w14:paraId="264146C2" w14:textId="77777777" w:rsidR="00A7178C" w:rsidRPr="00697433" w:rsidRDefault="00A7178C" w:rsidP="004C3D40">
            <w:pPr>
              <w:autoSpaceDE w:val="0"/>
              <w:autoSpaceDN w:val="0"/>
              <w:jc w:val="both"/>
              <w:rPr>
                <w:ins w:id="401" w:author="Mr CHEUNG Ka Kei 張家麒先生" w:date="2026-02-02T10:41:00Z"/>
                <w:rFonts w:ascii="Frutiger Light" w:hAnsi="Frutiger Light" w:cs="Frutiger Light"/>
                <w:lang w:eastAsia="zh-HK"/>
              </w:rPr>
            </w:pPr>
            <w:ins w:id="402" w:author="Mr CHEUNG Ka Kei 張家麒先生" w:date="2026-02-02T10:41:00Z">
              <w:r w:rsidRPr="00697433">
                <w:rPr>
                  <w:rFonts w:ascii="Frutiger Light" w:hAnsi="Frutiger Light" w:cs="Frutiger Light"/>
                  <w:u w:val="single"/>
                  <w:lang w:eastAsia="zh-HK"/>
                </w:rPr>
                <w:t>BIM Audit</w:t>
              </w:r>
            </w:ins>
          </w:p>
        </w:tc>
        <w:tc>
          <w:tcPr>
            <w:tcW w:w="1213" w:type="dxa"/>
          </w:tcPr>
          <w:p w14:paraId="31444A0F" w14:textId="77777777" w:rsidR="00A7178C" w:rsidRPr="00697433" w:rsidRDefault="00A7178C" w:rsidP="004C3D40">
            <w:pPr>
              <w:jc w:val="center"/>
              <w:rPr>
                <w:ins w:id="403" w:author="Mr CHEUNG Ka Kei 張家麒先生" w:date="2026-02-02T10:41:00Z"/>
                <w:rFonts w:ascii="Frutiger Light" w:hAnsi="Frutiger Light"/>
              </w:rPr>
            </w:pPr>
            <w:ins w:id="404" w:author="Mr CHEUNG Ka Kei 張家麒先生" w:date="2026-02-02T10:41:00Z">
              <w:r w:rsidRPr="00697433">
                <w:rPr>
                  <w:rFonts w:ascii="Frutiger Light" w:hAnsi="Frutiger Light"/>
                </w:rPr>
                <w:t>SE/BIM</w:t>
              </w:r>
            </w:ins>
          </w:p>
        </w:tc>
      </w:tr>
      <w:tr w:rsidR="00A7178C" w:rsidRPr="00697433" w14:paraId="4159372B" w14:textId="77777777" w:rsidTr="004C3D40">
        <w:trPr>
          <w:ins w:id="405" w:author="Mr CHEUNG Ka Kei 張家麒先生" w:date="2026-02-02T10:41:00Z"/>
        </w:trPr>
        <w:tc>
          <w:tcPr>
            <w:tcW w:w="760" w:type="dxa"/>
          </w:tcPr>
          <w:p w14:paraId="78EC8132" w14:textId="77777777" w:rsidR="00A7178C" w:rsidRPr="00697433" w:rsidRDefault="00A7178C" w:rsidP="004C3D40">
            <w:pPr>
              <w:pStyle w:val="ListParagraph"/>
              <w:rPr>
                <w:ins w:id="406" w:author="Mr CHEUNG Ka Kei 張家麒先生" w:date="2026-02-02T10:41:00Z"/>
                <w:b w:val="0"/>
                <w:lang w:eastAsia="zh-TW"/>
              </w:rPr>
            </w:pPr>
          </w:p>
        </w:tc>
        <w:tc>
          <w:tcPr>
            <w:tcW w:w="7564" w:type="dxa"/>
            <w:gridSpan w:val="4"/>
          </w:tcPr>
          <w:p w14:paraId="24254B2F" w14:textId="77777777" w:rsidR="00A7178C" w:rsidRPr="00697433" w:rsidRDefault="00A7178C" w:rsidP="004C3D40">
            <w:pPr>
              <w:autoSpaceDE w:val="0"/>
              <w:autoSpaceDN w:val="0"/>
              <w:jc w:val="both"/>
              <w:rPr>
                <w:ins w:id="407" w:author="Mr CHEUNG Ka Kei 張家麒先生" w:date="2026-02-02T10:41:00Z"/>
                <w:rFonts w:ascii="Frutiger Light" w:hAnsi="Frutiger Light" w:cs="Frutiger Light"/>
                <w:lang w:eastAsia="zh-HK"/>
              </w:rPr>
            </w:pPr>
            <w:ins w:id="408" w:author="Mr CHEUNG Ka Kei 張家麒先生" w:date="2026-02-02T10:41:00Z">
              <w:r w:rsidRPr="0064327D">
                <w:rPr>
                  <w:rFonts w:ascii="Frutiger Light" w:hAnsi="Frutiger Light" w:cs="Frutiger Light"/>
                  <w:lang w:eastAsia="zh-HK"/>
                </w:rPr>
                <w:t xml:space="preserve">The 5th BIM audit was being conducted in November 2025 on a TCSS related project. The audit report was planned for submitting to DEVB in </w:t>
              </w:r>
              <w:r w:rsidRPr="00690462">
                <w:rPr>
                  <w:rFonts w:ascii="Frutiger Light" w:hAnsi="Frutiger Light" w:cs="Frutiger Light"/>
                  <w:highlight w:val="yellow"/>
                  <w:lang w:eastAsia="zh-HK"/>
                </w:rPr>
                <w:t>February 2026</w:t>
              </w:r>
              <w:r w:rsidRPr="0064327D">
                <w:rPr>
                  <w:rFonts w:ascii="Frutiger Light" w:hAnsi="Frutiger Light" w:cs="Frutiger Light"/>
                  <w:lang w:eastAsia="zh-HK"/>
                </w:rPr>
                <w:t>.</w:t>
              </w:r>
            </w:ins>
          </w:p>
        </w:tc>
        <w:tc>
          <w:tcPr>
            <w:tcW w:w="1213" w:type="dxa"/>
          </w:tcPr>
          <w:p w14:paraId="45C212D4" w14:textId="77777777" w:rsidR="00A7178C" w:rsidRPr="00697433" w:rsidRDefault="00A7178C" w:rsidP="004C3D40">
            <w:pPr>
              <w:jc w:val="center"/>
              <w:rPr>
                <w:ins w:id="409" w:author="Mr CHEUNG Ka Kei 張家麒先生" w:date="2026-02-02T10:41:00Z"/>
                <w:rFonts w:ascii="Frutiger Light" w:hAnsi="Frutiger Light"/>
              </w:rPr>
            </w:pPr>
          </w:p>
        </w:tc>
      </w:tr>
      <w:tr w:rsidR="00A7178C" w:rsidRPr="00697433" w14:paraId="5C6F75F8" w14:textId="77777777" w:rsidTr="004C3D40">
        <w:trPr>
          <w:ins w:id="410" w:author="Mr CHEUNG Ka Kei 張家麒先生" w:date="2026-02-02T10:41:00Z"/>
        </w:trPr>
        <w:tc>
          <w:tcPr>
            <w:tcW w:w="760" w:type="dxa"/>
          </w:tcPr>
          <w:p w14:paraId="16A63288" w14:textId="77777777" w:rsidR="00A7178C" w:rsidRPr="00697433" w:rsidRDefault="00A7178C" w:rsidP="004C3D40">
            <w:pPr>
              <w:pStyle w:val="ListParagraph"/>
              <w:rPr>
                <w:ins w:id="411" w:author="Mr CHEUNG Ka Kei 張家麒先生" w:date="2026-02-02T10:41:00Z"/>
                <w:b w:val="0"/>
                <w:lang w:eastAsia="zh-TW"/>
              </w:rPr>
            </w:pPr>
          </w:p>
        </w:tc>
        <w:tc>
          <w:tcPr>
            <w:tcW w:w="7564" w:type="dxa"/>
            <w:gridSpan w:val="4"/>
          </w:tcPr>
          <w:p w14:paraId="00ED50F2" w14:textId="77777777" w:rsidR="00A7178C" w:rsidRPr="00697433" w:rsidRDefault="00A7178C" w:rsidP="004C3D40">
            <w:pPr>
              <w:autoSpaceDE w:val="0"/>
              <w:autoSpaceDN w:val="0"/>
              <w:jc w:val="both"/>
              <w:rPr>
                <w:ins w:id="412" w:author="Mr CHEUNG Ka Kei 張家麒先生" w:date="2026-02-02T10:41:00Z"/>
                <w:rFonts w:ascii="Frutiger Light" w:hAnsi="Frutiger Light" w:cs="Frutiger Light"/>
                <w:lang w:eastAsia="zh-HK"/>
              </w:rPr>
            </w:pPr>
          </w:p>
        </w:tc>
        <w:tc>
          <w:tcPr>
            <w:tcW w:w="1213" w:type="dxa"/>
          </w:tcPr>
          <w:p w14:paraId="2B46F69C" w14:textId="77777777" w:rsidR="00A7178C" w:rsidRPr="00697433" w:rsidRDefault="00A7178C" w:rsidP="004C3D40">
            <w:pPr>
              <w:jc w:val="center"/>
              <w:rPr>
                <w:ins w:id="413" w:author="Mr CHEUNG Ka Kei 張家麒先生" w:date="2026-02-02T10:41:00Z"/>
                <w:rFonts w:ascii="Frutiger Light" w:hAnsi="Frutiger Light"/>
              </w:rPr>
            </w:pPr>
          </w:p>
        </w:tc>
      </w:tr>
      <w:tr w:rsidR="00A7178C" w:rsidRPr="00697433" w14:paraId="196DFD9D" w14:textId="77777777" w:rsidTr="004C3D40">
        <w:trPr>
          <w:ins w:id="414" w:author="Mr CHEUNG Ka Kei 張家麒先生" w:date="2026-02-02T10:41:00Z"/>
        </w:trPr>
        <w:tc>
          <w:tcPr>
            <w:tcW w:w="760" w:type="dxa"/>
          </w:tcPr>
          <w:p w14:paraId="3B0D9262" w14:textId="77777777" w:rsidR="00A7178C" w:rsidRPr="00697433" w:rsidRDefault="00A7178C" w:rsidP="004C3D40">
            <w:pPr>
              <w:pStyle w:val="ListParagraph"/>
              <w:numPr>
                <w:ilvl w:val="1"/>
                <w:numId w:val="2"/>
              </w:numPr>
              <w:ind w:left="0" w:firstLine="0"/>
              <w:rPr>
                <w:ins w:id="415" w:author="Mr CHEUNG Ka Kei 張家麒先生" w:date="2026-02-02T10:41:00Z"/>
                <w:b w:val="0"/>
                <w:lang w:eastAsia="zh-TW"/>
              </w:rPr>
            </w:pPr>
          </w:p>
        </w:tc>
        <w:tc>
          <w:tcPr>
            <w:tcW w:w="7564" w:type="dxa"/>
            <w:gridSpan w:val="4"/>
          </w:tcPr>
          <w:p w14:paraId="12B58F53" w14:textId="77777777" w:rsidR="00A7178C" w:rsidRPr="004C3D40" w:rsidRDefault="00A7178C" w:rsidP="004C3D40">
            <w:pPr>
              <w:autoSpaceDE w:val="0"/>
              <w:autoSpaceDN w:val="0"/>
              <w:jc w:val="both"/>
              <w:rPr>
                <w:ins w:id="416" w:author="Mr CHEUNG Ka Kei 張家麒先生" w:date="2026-02-02T10:41:00Z"/>
                <w:rFonts w:ascii="Frutiger Light" w:hAnsi="Frutiger Light" w:cs="Frutiger Light"/>
                <w:u w:val="single"/>
                <w:lang w:eastAsia="zh-HK"/>
              </w:rPr>
            </w:pPr>
            <w:ins w:id="417" w:author="Mr CHEUNG Ka Kei 張家麒先生" w:date="2026-02-02T10:41:00Z">
              <w:r w:rsidRPr="004C3D40">
                <w:rPr>
                  <w:rFonts w:ascii="Frutiger Light" w:hAnsi="Frutiger Light" w:cs="Frutiger Light"/>
                  <w:u w:val="single"/>
                  <w:lang w:eastAsia="zh-HK"/>
                </w:rPr>
                <w:t>Task Specific Training on DTD Technology</w:t>
              </w:r>
            </w:ins>
          </w:p>
        </w:tc>
        <w:tc>
          <w:tcPr>
            <w:tcW w:w="1213" w:type="dxa"/>
          </w:tcPr>
          <w:p w14:paraId="5A480ED6" w14:textId="77777777" w:rsidR="00A7178C" w:rsidRPr="00697433" w:rsidRDefault="00A7178C" w:rsidP="004C3D40">
            <w:pPr>
              <w:jc w:val="center"/>
              <w:rPr>
                <w:ins w:id="418" w:author="Mr CHEUNG Ka Kei 張家麒先生" w:date="2026-02-02T10:41:00Z"/>
                <w:rFonts w:ascii="Frutiger Light" w:hAnsi="Frutiger Light"/>
              </w:rPr>
            </w:pPr>
          </w:p>
        </w:tc>
      </w:tr>
      <w:tr w:rsidR="00A7178C" w:rsidRPr="00697433" w14:paraId="3B99F5C9" w14:textId="77777777" w:rsidTr="004C3D40">
        <w:trPr>
          <w:ins w:id="419" w:author="Mr CHEUNG Ka Kei 張家麒先生" w:date="2026-02-02T10:41:00Z"/>
        </w:trPr>
        <w:tc>
          <w:tcPr>
            <w:tcW w:w="760" w:type="dxa"/>
          </w:tcPr>
          <w:p w14:paraId="2BA729A8" w14:textId="77777777" w:rsidR="00A7178C" w:rsidRPr="00697433" w:rsidRDefault="00A7178C" w:rsidP="00A7178C">
            <w:pPr>
              <w:pStyle w:val="ListParagraph"/>
              <w:rPr>
                <w:ins w:id="420" w:author="Mr CHEUNG Ka Kei 張家麒先生" w:date="2026-02-02T10:41:00Z"/>
                <w:b w:val="0"/>
                <w:lang w:eastAsia="zh-TW"/>
              </w:rPr>
            </w:pPr>
          </w:p>
        </w:tc>
        <w:tc>
          <w:tcPr>
            <w:tcW w:w="7564" w:type="dxa"/>
            <w:gridSpan w:val="4"/>
          </w:tcPr>
          <w:p w14:paraId="46F5DFA8" w14:textId="77777777" w:rsidR="00A7178C" w:rsidRPr="00697433" w:rsidRDefault="00A7178C" w:rsidP="00A7178C">
            <w:pPr>
              <w:autoSpaceDE w:val="0"/>
              <w:autoSpaceDN w:val="0"/>
              <w:jc w:val="both"/>
              <w:rPr>
                <w:ins w:id="421" w:author="Mr CHEUNG Ka Kei 張家麒先生" w:date="2026-02-02T10:41:00Z"/>
                <w:rFonts w:ascii="Frutiger Light" w:hAnsi="Frutiger Light" w:cs="Frutiger Light"/>
                <w:lang w:eastAsia="zh-HK"/>
              </w:rPr>
            </w:pPr>
            <w:ins w:id="422" w:author="Mr CHEUNG Ka Kei 張家麒先生" w:date="2026-02-02T10:41:00Z">
              <w:r w:rsidRPr="00D165AA">
                <w:rPr>
                  <w:rFonts w:ascii="Frutiger Light" w:hAnsi="Frutiger Light" w:cs="Frutiger Light"/>
                  <w:lang w:eastAsia="zh-HK"/>
                </w:rPr>
                <w:t xml:space="preserve">The task specific training on DTD technology for EG and TT will be conducted on February 2026.  A 5-day training with hands-on workshops will be offered, covering the deployment of GWIN sensors, operation of 3D laser scanner, BIM Authoring, and the BIM-AM handover process.  DTD is working closely with TU on the arrangement of the training and the practical project session afterwards for EG.  </w:t>
              </w:r>
              <w:r w:rsidRPr="00690462">
                <w:rPr>
                  <w:rFonts w:ascii="Frutiger Light" w:hAnsi="Frutiger Light" w:cs="Frutiger Light"/>
                  <w:highlight w:val="yellow"/>
                  <w:lang w:eastAsia="zh-HK"/>
                </w:rPr>
                <w:t xml:space="preserve">A briefing </w:t>
              </w:r>
              <w:r w:rsidRPr="00690462">
                <w:rPr>
                  <w:rFonts w:ascii="Frutiger Light" w:hAnsi="Frutiger Light" w:cs="Frutiger Light"/>
                  <w:highlight w:val="yellow"/>
                  <w:lang w:eastAsia="zh-HK"/>
                </w:rPr>
                <w:lastRenderedPageBreak/>
                <w:t xml:space="preserve">to EG on the </w:t>
              </w:r>
              <w:proofErr w:type="spellStart"/>
              <w:r w:rsidRPr="00690462">
                <w:rPr>
                  <w:rFonts w:ascii="Frutiger Light" w:hAnsi="Frutiger Light" w:cs="Frutiger Light"/>
                  <w:highlight w:val="yellow"/>
                  <w:lang w:eastAsia="zh-HK"/>
                </w:rPr>
                <w:t>programme</w:t>
              </w:r>
              <w:proofErr w:type="spellEnd"/>
              <w:r w:rsidRPr="00690462">
                <w:rPr>
                  <w:rFonts w:ascii="Frutiger Light" w:hAnsi="Frutiger Light" w:cs="Frutiger Light"/>
                  <w:highlight w:val="yellow"/>
                  <w:lang w:eastAsia="zh-HK"/>
                </w:rPr>
                <w:t xml:space="preserve"> of task specific training was scheduled for 30 January 2026. The workshop for D&amp;R, BIM and GWIN would be held in late February to March 2026.</w:t>
              </w:r>
            </w:ins>
          </w:p>
        </w:tc>
        <w:tc>
          <w:tcPr>
            <w:tcW w:w="1213" w:type="dxa"/>
          </w:tcPr>
          <w:p w14:paraId="619210C3" w14:textId="08BFCE35" w:rsidR="00A7178C" w:rsidRPr="00697433" w:rsidRDefault="00A7178C" w:rsidP="00A7178C">
            <w:pPr>
              <w:jc w:val="center"/>
              <w:rPr>
                <w:ins w:id="423" w:author="Mr CHEUNG Ka Kei 張家麒先生" w:date="2026-02-02T10:41:00Z"/>
                <w:rFonts w:ascii="Frutiger Light" w:hAnsi="Frutiger Light"/>
              </w:rPr>
            </w:pPr>
            <w:ins w:id="424" w:author="Mr CHEUNG Ka Kei 張家麒先生" w:date="2026-02-02T10:42:00Z">
              <w:r w:rsidRPr="00697433">
                <w:rPr>
                  <w:rFonts w:ascii="Frutiger Light" w:hAnsi="Frutiger Light"/>
                </w:rPr>
                <w:lastRenderedPageBreak/>
                <w:t>SE/BIM</w:t>
              </w:r>
            </w:ins>
          </w:p>
        </w:tc>
      </w:tr>
      <w:tr w:rsidR="00A7178C" w:rsidRPr="00697433" w14:paraId="0A3277BD" w14:textId="77777777" w:rsidTr="1E5E8BFD">
        <w:trPr>
          <w:ins w:id="425" w:author="Mr CHEUNG Ka Kei 張家麒先生" w:date="2026-02-02T10:42:00Z"/>
        </w:trPr>
        <w:tc>
          <w:tcPr>
            <w:tcW w:w="760" w:type="dxa"/>
          </w:tcPr>
          <w:p w14:paraId="49D7D5C8" w14:textId="77777777" w:rsidR="00A7178C" w:rsidRPr="00A7178C" w:rsidRDefault="00A7178C" w:rsidP="00A7178C">
            <w:pPr>
              <w:pStyle w:val="ListParagraph"/>
              <w:rPr>
                <w:ins w:id="426" w:author="Mr CHEUNG Ka Kei 張家麒先生" w:date="2026-02-02T10:42:00Z"/>
                <w:b w:val="0"/>
                <w:lang w:eastAsia="zh-TW"/>
              </w:rPr>
            </w:pPr>
          </w:p>
        </w:tc>
        <w:tc>
          <w:tcPr>
            <w:tcW w:w="7564" w:type="dxa"/>
            <w:gridSpan w:val="4"/>
          </w:tcPr>
          <w:p w14:paraId="783123AF" w14:textId="77777777" w:rsidR="00A7178C" w:rsidRPr="00697433" w:rsidRDefault="00A7178C" w:rsidP="00A7178C">
            <w:pPr>
              <w:autoSpaceDE w:val="0"/>
              <w:autoSpaceDN w:val="0"/>
              <w:jc w:val="both"/>
              <w:rPr>
                <w:ins w:id="427" w:author="Mr CHEUNG Ka Kei 張家麒先生" w:date="2026-02-02T10:42:00Z"/>
                <w:rFonts w:ascii="Frutiger Light" w:hAnsi="Frutiger Light" w:cs="Frutiger Light"/>
                <w:lang w:eastAsia="zh-HK"/>
              </w:rPr>
            </w:pPr>
          </w:p>
        </w:tc>
        <w:tc>
          <w:tcPr>
            <w:tcW w:w="1213" w:type="dxa"/>
          </w:tcPr>
          <w:p w14:paraId="1032DC19" w14:textId="77777777" w:rsidR="00A7178C" w:rsidRPr="00697433" w:rsidRDefault="00A7178C" w:rsidP="00A7178C">
            <w:pPr>
              <w:jc w:val="center"/>
              <w:rPr>
                <w:ins w:id="428" w:author="Mr CHEUNG Ka Kei 張家麒先生" w:date="2026-02-02T10:42:00Z"/>
                <w:rFonts w:ascii="Frutiger Light" w:hAnsi="Frutiger Light"/>
              </w:rPr>
            </w:pPr>
          </w:p>
        </w:tc>
      </w:tr>
      <w:tr w:rsidR="00A7178C" w:rsidRPr="00697433" w14:paraId="375FB1AC" w14:textId="77777777" w:rsidTr="004C3D40">
        <w:trPr>
          <w:ins w:id="429" w:author="Mr CHEUNG Ka Kei 張家麒先生" w:date="2026-02-02T10:42:00Z"/>
        </w:trPr>
        <w:tc>
          <w:tcPr>
            <w:tcW w:w="760" w:type="dxa"/>
          </w:tcPr>
          <w:p w14:paraId="6AB45D94" w14:textId="77777777" w:rsidR="00A7178C" w:rsidRPr="00697433" w:rsidRDefault="00A7178C" w:rsidP="00A7178C">
            <w:pPr>
              <w:pStyle w:val="ListParagraph"/>
              <w:numPr>
                <w:ilvl w:val="1"/>
                <w:numId w:val="2"/>
              </w:numPr>
              <w:ind w:left="0" w:firstLine="0"/>
              <w:rPr>
                <w:ins w:id="430" w:author="Mr CHEUNG Ka Kei 張家麒先生" w:date="2026-02-02T10:42:00Z"/>
                <w:b w:val="0"/>
              </w:rPr>
            </w:pPr>
          </w:p>
        </w:tc>
        <w:tc>
          <w:tcPr>
            <w:tcW w:w="7564" w:type="dxa"/>
            <w:gridSpan w:val="4"/>
          </w:tcPr>
          <w:p w14:paraId="2476F58C" w14:textId="77777777" w:rsidR="00A7178C" w:rsidRPr="00697433" w:rsidRDefault="00A7178C" w:rsidP="00A7178C">
            <w:pPr>
              <w:autoSpaceDE w:val="0"/>
              <w:autoSpaceDN w:val="0"/>
              <w:jc w:val="both"/>
              <w:rPr>
                <w:ins w:id="431" w:author="Mr CHEUNG Ka Kei 張家麒先生" w:date="2026-02-02T10:42:00Z"/>
                <w:rFonts w:ascii="Frutiger Light" w:hAnsi="Frutiger Light" w:cs="Frutiger Light"/>
                <w:u w:val="single"/>
                <w:lang w:eastAsia="zh-HK"/>
              </w:rPr>
            </w:pPr>
            <w:ins w:id="432" w:author="Mr CHEUNG Ka Kei 張家麒先生" w:date="2026-02-02T10:42:00Z">
              <w:r w:rsidRPr="00697433">
                <w:rPr>
                  <w:rFonts w:ascii="Frutiger Light" w:hAnsi="Frutiger Light" w:cs="Frutiger Light"/>
                  <w:u w:val="single"/>
                  <w:lang w:eastAsia="zh-HK"/>
                </w:rPr>
                <w:t>BIM Related Competition</w:t>
              </w:r>
            </w:ins>
          </w:p>
        </w:tc>
        <w:tc>
          <w:tcPr>
            <w:tcW w:w="1213" w:type="dxa"/>
          </w:tcPr>
          <w:p w14:paraId="02B6BC3A" w14:textId="77777777" w:rsidR="00A7178C" w:rsidRPr="00697433" w:rsidRDefault="00A7178C" w:rsidP="00A7178C">
            <w:pPr>
              <w:jc w:val="center"/>
              <w:rPr>
                <w:ins w:id="433" w:author="Mr CHEUNG Ka Kei 張家麒先生" w:date="2026-02-02T10:42:00Z"/>
                <w:rFonts w:ascii="Frutiger Light" w:hAnsi="Frutiger Light"/>
              </w:rPr>
            </w:pPr>
            <w:ins w:id="434" w:author="Mr CHEUNG Ka Kei 張家麒先生" w:date="2026-02-02T10:42:00Z">
              <w:r w:rsidRPr="00697433">
                <w:rPr>
                  <w:rFonts w:ascii="Frutiger Light" w:hAnsi="Frutiger Light"/>
                </w:rPr>
                <w:t>SE/BIM</w:t>
              </w:r>
            </w:ins>
          </w:p>
        </w:tc>
      </w:tr>
      <w:tr w:rsidR="00A7178C" w:rsidRPr="00697433" w14:paraId="6EDC3FD5" w14:textId="77777777" w:rsidTr="00690462">
        <w:trPr>
          <w:trHeight w:val="1286"/>
          <w:ins w:id="435" w:author="Mr CHEUNG Ka Kei 張家麒先生" w:date="2026-02-02T10:42:00Z"/>
        </w:trPr>
        <w:tc>
          <w:tcPr>
            <w:tcW w:w="760" w:type="dxa"/>
          </w:tcPr>
          <w:p w14:paraId="6D2FDA97" w14:textId="77777777" w:rsidR="00A7178C" w:rsidRPr="00697433" w:rsidRDefault="00A7178C" w:rsidP="00A7178C">
            <w:pPr>
              <w:pStyle w:val="ListParagraph"/>
              <w:rPr>
                <w:ins w:id="436" w:author="Mr CHEUNG Ka Kei 張家麒先生" w:date="2026-02-02T10:42:00Z"/>
                <w:b w:val="0"/>
                <w:lang w:eastAsia="zh-TW"/>
              </w:rPr>
            </w:pPr>
          </w:p>
        </w:tc>
        <w:tc>
          <w:tcPr>
            <w:tcW w:w="7564" w:type="dxa"/>
            <w:gridSpan w:val="4"/>
          </w:tcPr>
          <w:p w14:paraId="5FE1D228" w14:textId="3BCAB51C" w:rsidR="00A7178C" w:rsidRPr="00697433" w:rsidRDefault="00A7178C" w:rsidP="00A7178C">
            <w:pPr>
              <w:autoSpaceDE w:val="0"/>
              <w:autoSpaceDN w:val="0"/>
              <w:jc w:val="both"/>
              <w:rPr>
                <w:ins w:id="437" w:author="Mr CHEUNG Ka Kei 張家麒先生" w:date="2026-02-02T10:42:00Z"/>
                <w:rFonts w:ascii="Frutiger Light" w:hAnsi="Frutiger Light" w:cs="Frutiger Light"/>
                <w:lang w:eastAsia="zh-HK"/>
              </w:rPr>
            </w:pPr>
            <w:ins w:id="438" w:author="Mr CHEUNG Ka Kei 張家麒先生" w:date="2026-02-02T10:42:00Z">
              <w:r w:rsidRPr="00697433">
                <w:rPr>
                  <w:rFonts w:ascii="Frutiger Light" w:hAnsi="Frutiger Light" w:cs="Frutiger Light"/>
                  <w:lang w:eastAsia="zh-HK"/>
                </w:rPr>
                <w:t>BIMSD submitted an entry to the 2025</w:t>
              </w:r>
              <w:r w:rsidRPr="00697433">
                <w:rPr>
                  <w:rFonts w:ascii="Frutiger Light" w:hAnsi="Frutiger Light" w:cs="Frutiger Light"/>
                  <w:lang w:eastAsia="zh-HK"/>
                </w:rPr>
                <w:t>年粵港澳第一屆</w:t>
              </w:r>
              <w:r w:rsidRPr="00697433">
                <w:rPr>
                  <w:rFonts w:ascii="Frutiger Light" w:hAnsi="Frutiger Light" w:cs="Frutiger Light"/>
                  <w:lang w:eastAsia="zh-HK"/>
                </w:rPr>
                <w:t>BIM</w:t>
              </w:r>
              <w:r w:rsidRPr="00697433">
                <w:rPr>
                  <w:rFonts w:ascii="Frutiger Light" w:hAnsi="Frutiger Light" w:cs="Frutiger Light"/>
                  <w:lang w:eastAsia="zh-HK"/>
                </w:rPr>
                <w:t>應用大賽暨廣東省第七屆</w:t>
              </w:r>
              <w:r w:rsidRPr="00697433">
                <w:rPr>
                  <w:rFonts w:ascii="Frutiger Light" w:hAnsi="Frutiger Light" w:cs="Frutiger Light"/>
                  <w:lang w:eastAsia="zh-HK"/>
                </w:rPr>
                <w:t>BIM</w:t>
              </w:r>
              <w:r w:rsidRPr="00697433">
                <w:rPr>
                  <w:rFonts w:ascii="Frutiger Light" w:hAnsi="Frutiger Light" w:cs="Frutiger Light"/>
                  <w:lang w:eastAsia="zh-HK"/>
                </w:rPr>
                <w:t>應用大賽</w:t>
              </w:r>
              <w:r w:rsidRPr="00697433">
                <w:rPr>
                  <w:rFonts w:ascii="Frutiger Light" w:hAnsi="Frutiger Light" w:cs="Frutiger Light"/>
                  <w:lang w:eastAsia="zh-HK"/>
                </w:rPr>
                <w:t xml:space="preserve"> with the topic open BIM web viewer and BIM-AM Portal. It was learnt that EEDC, GESD and SVSD also submitted an entry respectively. Interviews would be arranged in Q1 2026 for short-listed projects.</w:t>
              </w:r>
            </w:ins>
            <w:ins w:id="439" w:author="Mr CHEUNG Ka Kei 張家麒先生" w:date="2026-02-02T10:45:00Z">
              <w:r w:rsidR="00690462">
                <w:rPr>
                  <w:rFonts w:ascii="Frutiger Light" w:hAnsi="Frutiger Light" w:cs="Frutiger Light"/>
                  <w:lang w:eastAsia="zh-HK"/>
                </w:rPr>
                <w:t xml:space="preserve"> [Item to be kept in view.]</w:t>
              </w:r>
            </w:ins>
          </w:p>
        </w:tc>
        <w:tc>
          <w:tcPr>
            <w:tcW w:w="1213" w:type="dxa"/>
          </w:tcPr>
          <w:p w14:paraId="754839BF" w14:textId="77777777" w:rsidR="00A7178C" w:rsidRPr="00697433" w:rsidRDefault="00A7178C" w:rsidP="00A7178C">
            <w:pPr>
              <w:jc w:val="center"/>
              <w:rPr>
                <w:ins w:id="440" w:author="Mr CHEUNG Ka Kei 張家麒先生" w:date="2026-02-02T10:42:00Z"/>
                <w:rFonts w:ascii="Frutiger Light" w:hAnsi="Frutiger Light"/>
              </w:rPr>
            </w:pPr>
          </w:p>
        </w:tc>
      </w:tr>
      <w:tr w:rsidR="00A7178C" w:rsidRPr="00697433" w14:paraId="59742868" w14:textId="77777777" w:rsidTr="1E5E8BFD">
        <w:trPr>
          <w:ins w:id="441" w:author="Mr CHEUNG Ka Kei 張家麒先生" w:date="2026-02-02T10:42:00Z"/>
        </w:trPr>
        <w:tc>
          <w:tcPr>
            <w:tcW w:w="760" w:type="dxa"/>
          </w:tcPr>
          <w:p w14:paraId="544138DE" w14:textId="77777777" w:rsidR="00A7178C" w:rsidRPr="00A7178C" w:rsidRDefault="00A7178C" w:rsidP="00A7178C">
            <w:pPr>
              <w:pStyle w:val="ListParagraph"/>
              <w:rPr>
                <w:ins w:id="442" w:author="Mr CHEUNG Ka Kei 張家麒先生" w:date="2026-02-02T10:42:00Z"/>
                <w:b w:val="0"/>
                <w:lang w:eastAsia="zh-TW"/>
              </w:rPr>
            </w:pPr>
          </w:p>
        </w:tc>
        <w:tc>
          <w:tcPr>
            <w:tcW w:w="7564" w:type="dxa"/>
            <w:gridSpan w:val="4"/>
          </w:tcPr>
          <w:p w14:paraId="652F9043" w14:textId="77777777" w:rsidR="00A7178C" w:rsidRPr="00697433" w:rsidRDefault="00A7178C" w:rsidP="00A7178C">
            <w:pPr>
              <w:autoSpaceDE w:val="0"/>
              <w:autoSpaceDN w:val="0"/>
              <w:jc w:val="both"/>
              <w:rPr>
                <w:ins w:id="443" w:author="Mr CHEUNG Ka Kei 張家麒先生" w:date="2026-02-02T10:42:00Z"/>
                <w:rFonts w:ascii="Frutiger Light" w:hAnsi="Frutiger Light" w:cs="Frutiger Light"/>
                <w:lang w:eastAsia="zh-HK"/>
              </w:rPr>
            </w:pPr>
          </w:p>
        </w:tc>
        <w:tc>
          <w:tcPr>
            <w:tcW w:w="1213" w:type="dxa"/>
          </w:tcPr>
          <w:p w14:paraId="6CBE3E97" w14:textId="77777777" w:rsidR="00A7178C" w:rsidRPr="00697433" w:rsidRDefault="00A7178C" w:rsidP="00A7178C">
            <w:pPr>
              <w:jc w:val="center"/>
              <w:rPr>
                <w:ins w:id="444" w:author="Mr CHEUNG Ka Kei 張家麒先生" w:date="2026-02-02T10:42:00Z"/>
                <w:rFonts w:ascii="Frutiger Light" w:hAnsi="Frutiger Light"/>
              </w:rPr>
            </w:pPr>
          </w:p>
        </w:tc>
      </w:tr>
      <w:tr w:rsidR="00A7178C" w:rsidRPr="00697433" w14:paraId="18A090F3" w14:textId="77777777" w:rsidTr="1E5E8BFD">
        <w:trPr>
          <w:ins w:id="445" w:author="Mr CHEUNG Ka Kei 張家麒先生" w:date="2026-02-02T10:30:00Z"/>
        </w:trPr>
        <w:tc>
          <w:tcPr>
            <w:tcW w:w="760" w:type="dxa"/>
          </w:tcPr>
          <w:p w14:paraId="41BD095F" w14:textId="77777777" w:rsidR="00A7178C" w:rsidRPr="00697433" w:rsidRDefault="00A7178C" w:rsidP="00A7178C">
            <w:pPr>
              <w:pStyle w:val="ListParagraph"/>
              <w:numPr>
                <w:ilvl w:val="1"/>
                <w:numId w:val="2"/>
              </w:numPr>
              <w:ind w:left="0" w:firstLine="0"/>
              <w:rPr>
                <w:ins w:id="446" w:author="Mr CHEUNG Ka Kei 張家麒先生" w:date="2026-02-02T10:30:00Z"/>
                <w:b w:val="0"/>
                <w:lang w:eastAsia="zh-TW"/>
              </w:rPr>
            </w:pPr>
          </w:p>
        </w:tc>
        <w:tc>
          <w:tcPr>
            <w:tcW w:w="7564" w:type="dxa"/>
            <w:gridSpan w:val="4"/>
          </w:tcPr>
          <w:p w14:paraId="72FAC6F0" w14:textId="77777777" w:rsidR="00A7178C" w:rsidRPr="00150085" w:rsidRDefault="00A7178C" w:rsidP="00A7178C">
            <w:pPr>
              <w:autoSpaceDE w:val="0"/>
              <w:autoSpaceDN w:val="0"/>
              <w:jc w:val="both"/>
              <w:rPr>
                <w:ins w:id="447" w:author="Mr CHEUNG Ka Kei 張家麒先生" w:date="2026-02-02T10:30:00Z"/>
                <w:rFonts w:ascii="Frutiger Light" w:hAnsi="Frutiger Light" w:cs="Frutiger Light"/>
                <w:u w:val="single"/>
                <w:lang w:eastAsia="zh-HK"/>
              </w:rPr>
            </w:pPr>
            <w:ins w:id="448" w:author="Mr CHEUNG Ka Kei 張家麒先生" w:date="2026-02-02T10:30:00Z">
              <w:r w:rsidRPr="00150085">
                <w:rPr>
                  <w:rFonts w:ascii="Frutiger Light" w:hAnsi="Frutiger Light" w:cs="Frutiger Light"/>
                  <w:u w:val="single"/>
                  <w:lang w:eastAsia="zh-HK"/>
                </w:rPr>
                <w:t>Patent Application for open BIM</w:t>
              </w:r>
            </w:ins>
          </w:p>
          <w:p w14:paraId="0C1D634C" w14:textId="1AE5A98A" w:rsidR="00A7178C" w:rsidRPr="003F1BB6" w:rsidRDefault="00A7178C" w:rsidP="00A7178C">
            <w:pPr>
              <w:autoSpaceDE w:val="0"/>
              <w:autoSpaceDN w:val="0"/>
              <w:jc w:val="both"/>
              <w:rPr>
                <w:ins w:id="449" w:author="Mr CHEUNG Ka Kei 張家麒先生" w:date="2026-02-02T10:30:00Z"/>
                <w:rFonts w:ascii="Frutiger Light" w:hAnsi="Frutiger Light" w:cs="Frutiger Light"/>
                <w:lang w:eastAsia="zh-HK"/>
              </w:rPr>
            </w:pPr>
            <w:ins w:id="450" w:author="Mr CHEUNG Ka Kei 張家麒先生" w:date="2026-02-02T10:30:00Z">
              <w:r w:rsidRPr="003F1BB6">
                <w:rPr>
                  <w:rFonts w:ascii="Frutiger Light" w:hAnsi="Frutiger Light" w:cs="Frutiger Light"/>
                  <w:lang w:eastAsia="zh-HK"/>
                </w:rPr>
                <w:t>A Hong Kong short-term patent application titled “Framework for Applying Open Building Information Modelling – Asset Management in Operation and Maintenance Stage of Mechanical, Electrical, and Plumbing Systems” was filed to HKIPD on 8 September 2025.  The processing time for HKIPD to grant the patent certificate is around 4 to 6 months. Response from HKIPD was being pended.</w:t>
              </w:r>
            </w:ins>
            <w:ins w:id="451" w:author="Mr CHEUNG Ka Kei 張家麒先生" w:date="2026-02-02T10:45:00Z">
              <w:r w:rsidR="00690462">
                <w:rPr>
                  <w:rFonts w:ascii="Frutiger Light" w:hAnsi="Frutiger Light" w:cs="Frutiger Light"/>
                  <w:lang w:eastAsia="zh-HK"/>
                </w:rPr>
                <w:t xml:space="preserve"> [Item to be kept in view.]</w:t>
              </w:r>
            </w:ins>
          </w:p>
        </w:tc>
        <w:tc>
          <w:tcPr>
            <w:tcW w:w="1213" w:type="dxa"/>
          </w:tcPr>
          <w:p w14:paraId="5E770FA8" w14:textId="5C69F4BC" w:rsidR="00A7178C" w:rsidRPr="00697433" w:rsidRDefault="00A7178C" w:rsidP="00A7178C">
            <w:pPr>
              <w:jc w:val="center"/>
              <w:rPr>
                <w:ins w:id="452" w:author="Mr CHEUNG Ka Kei 張家麒先生" w:date="2026-02-02T10:30:00Z"/>
                <w:rFonts w:ascii="Frutiger Light" w:hAnsi="Frutiger Light"/>
              </w:rPr>
            </w:pPr>
            <w:ins w:id="453" w:author="Mr CHEUNG Ka Kei 張家麒先生" w:date="2026-02-02T10:42:00Z">
              <w:r w:rsidRPr="00697433">
                <w:rPr>
                  <w:rFonts w:ascii="Frutiger Light" w:hAnsi="Frutiger Light"/>
                </w:rPr>
                <w:t>SE/BIM</w:t>
              </w:r>
            </w:ins>
          </w:p>
        </w:tc>
      </w:tr>
      <w:tr w:rsidR="00A7178C" w:rsidRPr="00697433" w14:paraId="2CA7E937" w14:textId="77777777" w:rsidTr="1E5E8BFD">
        <w:trPr>
          <w:ins w:id="454" w:author="Mr CHEUNG Ka Kei 張家麒先生" w:date="2026-02-02T10:30:00Z"/>
        </w:trPr>
        <w:tc>
          <w:tcPr>
            <w:tcW w:w="760" w:type="dxa"/>
          </w:tcPr>
          <w:p w14:paraId="256AB518" w14:textId="77777777" w:rsidR="00A7178C" w:rsidRPr="00697433" w:rsidRDefault="00A7178C" w:rsidP="00A7178C">
            <w:pPr>
              <w:pStyle w:val="ListParagraph"/>
              <w:rPr>
                <w:ins w:id="455" w:author="Mr CHEUNG Ka Kei 張家麒先生" w:date="2026-02-02T10:30:00Z"/>
                <w:b w:val="0"/>
                <w:lang w:eastAsia="zh-TW"/>
              </w:rPr>
            </w:pPr>
          </w:p>
        </w:tc>
        <w:tc>
          <w:tcPr>
            <w:tcW w:w="7564" w:type="dxa"/>
            <w:gridSpan w:val="4"/>
          </w:tcPr>
          <w:p w14:paraId="09B2155E" w14:textId="77777777" w:rsidR="00A7178C" w:rsidRPr="00697433" w:rsidRDefault="00A7178C" w:rsidP="00A7178C">
            <w:pPr>
              <w:autoSpaceDE w:val="0"/>
              <w:autoSpaceDN w:val="0"/>
              <w:jc w:val="both"/>
              <w:rPr>
                <w:ins w:id="456" w:author="Mr CHEUNG Ka Kei 張家麒先生" w:date="2026-02-02T10:30:00Z"/>
                <w:rFonts w:ascii="Frutiger Light" w:hAnsi="Frutiger Light" w:cs="Frutiger Light"/>
                <w:u w:val="single"/>
                <w:lang w:eastAsia="zh-HK"/>
              </w:rPr>
            </w:pPr>
          </w:p>
        </w:tc>
        <w:tc>
          <w:tcPr>
            <w:tcW w:w="1213" w:type="dxa"/>
          </w:tcPr>
          <w:p w14:paraId="0FEA5ABE" w14:textId="77777777" w:rsidR="00A7178C" w:rsidRPr="00697433" w:rsidRDefault="00A7178C" w:rsidP="00A7178C">
            <w:pPr>
              <w:jc w:val="center"/>
              <w:rPr>
                <w:ins w:id="457" w:author="Mr CHEUNG Ka Kei 張家麒先生" w:date="2026-02-02T10:30:00Z"/>
                <w:rFonts w:ascii="Frutiger Light" w:hAnsi="Frutiger Light"/>
              </w:rPr>
            </w:pPr>
          </w:p>
        </w:tc>
      </w:tr>
      <w:tr w:rsidR="00C74C6E" w:rsidRPr="00697433" w14:paraId="574FF589" w14:textId="77777777" w:rsidTr="2C2174BB">
        <w:trPr>
          <w:trPrChange w:id="458" w:author="bcsin@connect.hku.hk" w:date="2026-01-22T19:56:00Z">
            <w:trPr>
              <w:gridBefore w:val="9"/>
              <w:gridAfter w:val="0"/>
            </w:trPr>
          </w:trPrChange>
        </w:trPr>
        <w:tc>
          <w:tcPr>
            <w:tcW w:w="760" w:type="dxa"/>
            <w:tcPrChange w:id="459" w:author="bcsin@connect.hku.hk" w:date="2026-01-22T19:56:00Z">
              <w:tcPr>
                <w:tcW w:w="0" w:type="auto"/>
              </w:tcPr>
            </w:tcPrChange>
          </w:tcPr>
          <w:p w14:paraId="5C7E90DD" w14:textId="77777777" w:rsidR="00C74C6E" w:rsidRPr="00697433" w:rsidRDefault="00C74C6E" w:rsidP="00C74C6E">
            <w:pPr>
              <w:pStyle w:val="ListParagraph"/>
              <w:numPr>
                <w:ilvl w:val="1"/>
                <w:numId w:val="2"/>
              </w:numPr>
              <w:ind w:left="0" w:firstLine="0"/>
              <w:rPr>
                <w:b w:val="0"/>
                <w:lang w:eastAsia="zh-TW"/>
              </w:rPr>
            </w:pPr>
          </w:p>
        </w:tc>
        <w:tc>
          <w:tcPr>
            <w:tcW w:w="7564" w:type="dxa"/>
            <w:gridSpan w:val="4"/>
            <w:tcPrChange w:id="460" w:author="bcsin@connect.hku.hk" w:date="2026-01-22T19:56:00Z">
              <w:tcPr>
                <w:tcW w:w="7564" w:type="dxa"/>
                <w:gridSpan w:val="4"/>
              </w:tcPr>
            </w:tcPrChange>
          </w:tcPr>
          <w:p w14:paraId="7E8850AA" w14:textId="539F49B8" w:rsidR="00C74C6E" w:rsidRPr="00697433" w:rsidRDefault="00C74C6E" w:rsidP="00C74C6E">
            <w:pPr>
              <w:autoSpaceDE w:val="0"/>
              <w:autoSpaceDN w:val="0"/>
              <w:jc w:val="both"/>
              <w:rPr>
                <w:rFonts w:ascii="Frutiger Light" w:hAnsi="Frutiger Light" w:cs="Frutiger Light"/>
                <w:lang w:eastAsia="zh-HK"/>
              </w:rPr>
            </w:pPr>
            <w:r w:rsidRPr="00697433">
              <w:rPr>
                <w:rFonts w:ascii="Frutiger Light" w:hAnsi="Frutiger Light" w:cs="Frutiger Light"/>
                <w:u w:val="single"/>
                <w:lang w:eastAsia="zh-HK"/>
              </w:rPr>
              <w:t>Open BIM Export Guide</w:t>
            </w:r>
          </w:p>
        </w:tc>
        <w:tc>
          <w:tcPr>
            <w:tcW w:w="1213" w:type="dxa"/>
            <w:tcPrChange w:id="461" w:author="bcsin@connect.hku.hk" w:date="2026-01-22T19:56:00Z">
              <w:tcPr>
                <w:tcW w:w="0" w:type="auto"/>
              </w:tcPr>
            </w:tcPrChange>
          </w:tcPr>
          <w:p w14:paraId="4E8B768E" w14:textId="6EADC577" w:rsidR="00C74C6E" w:rsidRPr="00697433" w:rsidRDefault="00C74C6E" w:rsidP="00C74C6E">
            <w:pPr>
              <w:jc w:val="center"/>
              <w:rPr>
                <w:rFonts w:ascii="Frutiger Light" w:hAnsi="Frutiger Light"/>
              </w:rPr>
            </w:pPr>
            <w:r w:rsidRPr="00697433">
              <w:rPr>
                <w:rFonts w:ascii="Frutiger Light" w:hAnsi="Frutiger Light"/>
              </w:rPr>
              <w:t>SE/BIM</w:t>
            </w:r>
          </w:p>
        </w:tc>
      </w:tr>
      <w:tr w:rsidR="00C74C6E" w:rsidRPr="00697433" w14:paraId="2C5C042C" w14:textId="77777777" w:rsidTr="2C2174BB">
        <w:trPr>
          <w:trPrChange w:id="462" w:author="bcsin@connect.hku.hk" w:date="2026-01-22T19:56:00Z">
            <w:trPr>
              <w:gridBefore w:val="9"/>
              <w:gridAfter w:val="0"/>
            </w:trPr>
          </w:trPrChange>
        </w:trPr>
        <w:tc>
          <w:tcPr>
            <w:tcW w:w="760" w:type="dxa"/>
            <w:tcPrChange w:id="463" w:author="bcsin@connect.hku.hk" w:date="2026-01-22T19:56:00Z">
              <w:tcPr>
                <w:tcW w:w="0" w:type="auto"/>
              </w:tcPr>
            </w:tcPrChange>
          </w:tcPr>
          <w:p w14:paraId="17FE578F" w14:textId="77777777" w:rsidR="00C74C6E" w:rsidRPr="00697433" w:rsidRDefault="00C74C6E" w:rsidP="00C74C6E">
            <w:pPr>
              <w:pStyle w:val="ListParagraph"/>
              <w:rPr>
                <w:b w:val="0"/>
                <w:lang w:eastAsia="zh-TW"/>
              </w:rPr>
            </w:pPr>
          </w:p>
        </w:tc>
        <w:tc>
          <w:tcPr>
            <w:tcW w:w="7564" w:type="dxa"/>
            <w:gridSpan w:val="4"/>
            <w:tcPrChange w:id="464" w:author="bcsin@connect.hku.hk" w:date="2026-01-22T19:56:00Z">
              <w:tcPr>
                <w:tcW w:w="7564" w:type="dxa"/>
                <w:gridSpan w:val="4"/>
              </w:tcPr>
            </w:tcPrChange>
          </w:tcPr>
          <w:p w14:paraId="1371D5FB" w14:textId="64F67E2A" w:rsidR="00C74C6E" w:rsidRPr="00697433" w:rsidRDefault="00C74C6E" w:rsidP="00C74C6E">
            <w:pPr>
              <w:autoSpaceDE w:val="0"/>
              <w:autoSpaceDN w:val="0"/>
              <w:jc w:val="both"/>
              <w:rPr>
                <w:rFonts w:ascii="Frutiger Light" w:hAnsi="Frutiger Light" w:cs="Frutiger Light"/>
                <w:lang w:eastAsia="zh-HK"/>
              </w:rPr>
            </w:pPr>
            <w:r w:rsidRPr="00697433">
              <w:rPr>
                <w:rFonts w:ascii="Frutiger Light" w:hAnsi="Frutiger Light" w:cs="Frutiger Light"/>
                <w:lang w:eastAsia="zh-HK"/>
              </w:rPr>
              <w:t xml:space="preserve">BIMSD drafted “the Notes for Exporting BIM Models to Open Format for E&amp;M Installations”, for sharing BIMSD’s experience and its self-developed tools to the trade and EMSD on exporting BIM models to open format from native format. The export guides </w:t>
            </w:r>
            <w:proofErr w:type="gramStart"/>
            <w:r w:rsidRPr="00697433">
              <w:rPr>
                <w:rFonts w:ascii="Frutiger Light" w:hAnsi="Frutiger Light" w:cs="Frutiger Light"/>
                <w:lang w:eastAsia="zh-HK"/>
              </w:rPr>
              <w:t>was</w:t>
            </w:r>
            <w:proofErr w:type="gramEnd"/>
            <w:r w:rsidRPr="00697433">
              <w:rPr>
                <w:rFonts w:ascii="Frutiger Light" w:hAnsi="Frutiger Light" w:cs="Frutiger Light"/>
                <w:lang w:eastAsia="zh-HK"/>
              </w:rPr>
              <w:t xml:space="preserve"> </w:t>
            </w:r>
            <w:ins w:id="465" w:author="Mr CHEUNG Ka Kei 張家麒先生" w:date="2026-02-02T10:50:00Z">
              <w:r w:rsidR="002A3DD1">
                <w:rPr>
                  <w:rFonts w:ascii="Frutiger Light" w:hAnsi="Frutiger Light" w:cs="Frutiger Light"/>
                  <w:lang w:eastAsia="zh-HK"/>
                </w:rPr>
                <w:t xml:space="preserve">designed for EMSD internal use and was </w:t>
              </w:r>
            </w:ins>
            <w:r w:rsidRPr="00697433">
              <w:rPr>
                <w:rFonts w:ascii="Frutiger Light" w:hAnsi="Frutiger Light" w:cs="Frutiger Light"/>
                <w:lang w:eastAsia="zh-HK"/>
              </w:rPr>
              <w:t xml:space="preserve">circulated to BIM-AM WG, MIMEP WG and Smart Building WG. Comments received from </w:t>
            </w:r>
            <w:proofErr w:type="spellStart"/>
            <w:r w:rsidRPr="00697433">
              <w:rPr>
                <w:rFonts w:ascii="Frutiger Light" w:hAnsi="Frutiger Light" w:cs="Frutiger Light"/>
                <w:lang w:eastAsia="zh-HK"/>
              </w:rPr>
              <w:t>SVSD</w:t>
            </w:r>
            <w:del w:id="466" w:author="Mr CHEUNG Ka Kei 張家麒先生" w:date="2026-02-02T10:49:00Z">
              <w:r w:rsidRPr="00697433">
                <w:rPr>
                  <w:rFonts w:ascii="Frutiger Light" w:hAnsi="Frutiger Light" w:cs="Frutiger Light"/>
                  <w:lang w:eastAsia="zh-HK"/>
                </w:rPr>
                <w:delText xml:space="preserve"> in relation to the open BIM submission work flow were being followed up</w:delText>
              </w:r>
            </w:del>
            <w:ins w:id="467" w:author="Mr CHEUNG Ka Kei 張家麒先生" w:date="2026-02-02T10:49:00Z">
              <w:r w:rsidR="002A3DD1">
                <w:rPr>
                  <w:rFonts w:ascii="Frutiger Light" w:hAnsi="Frutiger Light" w:cs="Frutiger Light"/>
                  <w:lang w:eastAsia="zh-HK"/>
                </w:rPr>
                <w:t>was</w:t>
              </w:r>
              <w:proofErr w:type="spellEnd"/>
              <w:r w:rsidR="002A3DD1">
                <w:rPr>
                  <w:rFonts w:ascii="Frutiger Light" w:hAnsi="Frutiger Light" w:cs="Frutiger Light"/>
                  <w:lang w:eastAsia="zh-HK"/>
                </w:rPr>
                <w:t xml:space="preserve"> addressed</w:t>
              </w:r>
            </w:ins>
            <w:r w:rsidR="00A7178C" w:rsidRPr="00697433">
              <w:rPr>
                <w:rFonts w:ascii="Frutiger Light" w:hAnsi="Frutiger Light" w:cs="Frutiger Light"/>
                <w:lang w:eastAsia="zh-HK"/>
              </w:rPr>
              <w:t>.</w:t>
            </w:r>
            <w:r w:rsidRPr="00697433">
              <w:rPr>
                <w:rFonts w:ascii="Frutiger Light" w:hAnsi="Frutiger Light" w:cs="Frutiger Light"/>
                <w:lang w:eastAsia="zh-HK"/>
              </w:rPr>
              <w:t xml:space="preserve"> The export guide </w:t>
            </w:r>
            <w:del w:id="468" w:author="Mr CHEUNG Ka Kei 張家麒先生" w:date="2026-02-02T10:49:00Z">
              <w:r w:rsidRPr="00697433">
                <w:rPr>
                  <w:rFonts w:ascii="Frutiger Light" w:hAnsi="Frutiger Light" w:cs="Frutiger Light"/>
                  <w:lang w:eastAsia="zh-HK"/>
                </w:rPr>
                <w:delText xml:space="preserve">would then be </w:delText>
              </w:r>
            </w:del>
            <w:ins w:id="469" w:author="Mr CHEUNG Ka Kei 張家麒先生" w:date="2026-02-02T10:49:00Z">
              <w:r w:rsidR="002A3DD1">
                <w:rPr>
                  <w:rFonts w:ascii="Frutiger Light" w:hAnsi="Frutiger Light" w:cs="Frutiger Light"/>
                  <w:lang w:eastAsia="zh-HK"/>
                </w:rPr>
                <w:t>was</w:t>
              </w:r>
            </w:ins>
            <w:ins w:id="470" w:author="Mr CHEUNG Ka Kei 張家麒先生" w:date="2026-02-02T10:50:00Z">
              <w:r w:rsidR="002A3DD1">
                <w:rPr>
                  <w:rFonts w:ascii="Frutiger Light" w:hAnsi="Frutiger Light" w:cs="Frutiger Light"/>
                  <w:lang w:eastAsia="zh-HK"/>
                </w:rPr>
                <w:t xml:space="preserve"> </w:t>
              </w:r>
            </w:ins>
            <w:r w:rsidRPr="00697433">
              <w:rPr>
                <w:rFonts w:ascii="Frutiger Light" w:hAnsi="Frutiger Light" w:cs="Frutiger Light"/>
                <w:lang w:eastAsia="zh-HK"/>
              </w:rPr>
              <w:t>posted to the EMSD BIM-AM Resource Centre.</w:t>
            </w:r>
          </w:p>
        </w:tc>
        <w:tc>
          <w:tcPr>
            <w:tcW w:w="1213" w:type="dxa"/>
            <w:tcPrChange w:id="471" w:author="bcsin@connect.hku.hk" w:date="2026-01-22T19:56:00Z">
              <w:tcPr>
                <w:tcW w:w="0" w:type="auto"/>
              </w:tcPr>
            </w:tcPrChange>
          </w:tcPr>
          <w:p w14:paraId="112AA72C" w14:textId="6D362AF0" w:rsidR="00C74C6E" w:rsidRPr="00697433" w:rsidRDefault="00C74C6E" w:rsidP="00C74C6E">
            <w:pPr>
              <w:jc w:val="center"/>
              <w:rPr>
                <w:rFonts w:ascii="Frutiger Light" w:hAnsi="Frutiger Light"/>
              </w:rPr>
            </w:pPr>
          </w:p>
        </w:tc>
      </w:tr>
      <w:tr w:rsidR="00C74C6E" w:rsidRPr="00697433" w14:paraId="4585F6AC" w14:textId="77777777" w:rsidTr="2C2174BB">
        <w:trPr>
          <w:trPrChange w:id="472" w:author="bcsin@connect.hku.hk" w:date="2026-01-22T19:56:00Z">
            <w:trPr>
              <w:gridBefore w:val="9"/>
              <w:gridAfter w:val="0"/>
            </w:trPr>
          </w:trPrChange>
        </w:trPr>
        <w:tc>
          <w:tcPr>
            <w:tcW w:w="760" w:type="dxa"/>
            <w:tcPrChange w:id="473" w:author="bcsin@connect.hku.hk" w:date="2026-01-22T19:56:00Z">
              <w:tcPr>
                <w:tcW w:w="0" w:type="auto"/>
              </w:tcPr>
            </w:tcPrChange>
          </w:tcPr>
          <w:p w14:paraId="6F1F514A" w14:textId="77777777" w:rsidR="00C74C6E" w:rsidRPr="00697433" w:rsidRDefault="00C74C6E" w:rsidP="00C74C6E">
            <w:pPr>
              <w:pStyle w:val="ListParagraph"/>
              <w:rPr>
                <w:b w:val="0"/>
                <w:lang w:eastAsia="zh-TW"/>
              </w:rPr>
            </w:pPr>
          </w:p>
        </w:tc>
        <w:tc>
          <w:tcPr>
            <w:tcW w:w="7564" w:type="dxa"/>
            <w:gridSpan w:val="4"/>
            <w:tcPrChange w:id="474" w:author="bcsin@connect.hku.hk" w:date="2026-01-22T19:56:00Z">
              <w:tcPr>
                <w:tcW w:w="7564" w:type="dxa"/>
                <w:gridSpan w:val="4"/>
              </w:tcPr>
            </w:tcPrChange>
          </w:tcPr>
          <w:p w14:paraId="1F7E6824" w14:textId="77777777" w:rsidR="00C74C6E" w:rsidRPr="00697433" w:rsidRDefault="00C74C6E" w:rsidP="00C74C6E">
            <w:pPr>
              <w:autoSpaceDE w:val="0"/>
              <w:autoSpaceDN w:val="0"/>
              <w:jc w:val="both"/>
              <w:rPr>
                <w:rFonts w:ascii="Frutiger Light" w:hAnsi="Frutiger Light" w:cs="Frutiger Light"/>
                <w:lang w:eastAsia="zh-HK"/>
              </w:rPr>
            </w:pPr>
          </w:p>
        </w:tc>
        <w:tc>
          <w:tcPr>
            <w:tcW w:w="1213" w:type="dxa"/>
            <w:tcPrChange w:id="475" w:author="bcsin@connect.hku.hk" w:date="2026-01-22T19:56:00Z">
              <w:tcPr>
                <w:tcW w:w="0" w:type="auto"/>
              </w:tcPr>
            </w:tcPrChange>
          </w:tcPr>
          <w:p w14:paraId="4F6DE20D" w14:textId="77777777" w:rsidR="00C74C6E" w:rsidRPr="00697433" w:rsidRDefault="00C74C6E" w:rsidP="00C74C6E">
            <w:pPr>
              <w:jc w:val="center"/>
              <w:rPr>
                <w:rFonts w:ascii="Frutiger Light" w:hAnsi="Frutiger Light"/>
              </w:rPr>
            </w:pPr>
          </w:p>
        </w:tc>
      </w:tr>
      <w:tr w:rsidR="00C74C6E" w:rsidRPr="00697433" w14:paraId="0455211B" w14:textId="77777777" w:rsidTr="2C2174BB">
        <w:trPr>
          <w:trPrChange w:id="476" w:author="bcsin@connect.hku.hk" w:date="2026-01-22T19:56:00Z">
            <w:trPr>
              <w:gridBefore w:val="9"/>
              <w:gridAfter w:val="0"/>
            </w:trPr>
          </w:trPrChange>
        </w:trPr>
        <w:tc>
          <w:tcPr>
            <w:tcW w:w="760" w:type="dxa"/>
            <w:tcPrChange w:id="477" w:author="bcsin@connect.hku.hk" w:date="2026-01-22T19:56:00Z">
              <w:tcPr>
                <w:tcW w:w="0" w:type="auto"/>
              </w:tcPr>
            </w:tcPrChange>
          </w:tcPr>
          <w:p w14:paraId="01FE36A3" w14:textId="4352B7D3" w:rsidR="00C74C6E" w:rsidRPr="00697433" w:rsidRDefault="00C74C6E" w:rsidP="00C74C6E">
            <w:pPr>
              <w:pStyle w:val="ListParagraph"/>
              <w:numPr>
                <w:ilvl w:val="0"/>
                <w:numId w:val="2"/>
              </w:numPr>
              <w:ind w:left="0" w:firstLine="0"/>
              <w:rPr>
                <w:b w:val="0"/>
              </w:rPr>
            </w:pPr>
          </w:p>
        </w:tc>
        <w:tc>
          <w:tcPr>
            <w:tcW w:w="7564" w:type="dxa"/>
            <w:gridSpan w:val="4"/>
            <w:tcPrChange w:id="478" w:author="bcsin@connect.hku.hk" w:date="2026-01-22T19:56:00Z">
              <w:tcPr>
                <w:tcW w:w="7564" w:type="dxa"/>
                <w:gridSpan w:val="4"/>
              </w:tcPr>
            </w:tcPrChange>
          </w:tcPr>
          <w:p w14:paraId="1082C4B0" w14:textId="7B81050A" w:rsidR="00C74C6E" w:rsidRPr="00697433" w:rsidRDefault="00C74C6E" w:rsidP="00C74C6E">
            <w:pPr>
              <w:jc w:val="both"/>
              <w:rPr>
                <w:rFonts w:ascii="Frutiger Light" w:hAnsi="Frutiger Light"/>
                <w:b/>
                <w:bCs/>
                <w:u w:val="single"/>
                <w:lang w:eastAsia="zh-HK"/>
              </w:rPr>
            </w:pPr>
            <w:r w:rsidRPr="00697433">
              <w:rPr>
                <w:rFonts w:ascii="Frutiger Light" w:hAnsi="Frutiger Light"/>
                <w:b/>
                <w:bCs/>
                <w:u w:val="single"/>
                <w:lang w:eastAsia="zh-HK"/>
              </w:rPr>
              <w:t>DRA Sub-division Updates</w:t>
            </w:r>
          </w:p>
        </w:tc>
        <w:tc>
          <w:tcPr>
            <w:tcW w:w="1213" w:type="dxa"/>
            <w:tcPrChange w:id="479" w:author="bcsin@connect.hku.hk" w:date="2026-01-22T19:56:00Z">
              <w:tcPr>
                <w:tcW w:w="0" w:type="auto"/>
              </w:tcPr>
            </w:tcPrChange>
          </w:tcPr>
          <w:p w14:paraId="03C053A2" w14:textId="748F94F7" w:rsidR="00C74C6E" w:rsidRPr="00697433" w:rsidRDefault="00C74C6E" w:rsidP="00C74C6E">
            <w:pPr>
              <w:jc w:val="center"/>
              <w:rPr>
                <w:rFonts w:ascii="Frutiger Light" w:hAnsi="Frutiger Light"/>
              </w:rPr>
            </w:pPr>
          </w:p>
        </w:tc>
      </w:tr>
      <w:tr w:rsidR="00C74C6E" w:rsidRPr="00697433" w14:paraId="2D114194" w14:textId="77777777" w:rsidTr="2C2174BB">
        <w:trPr>
          <w:trPrChange w:id="480" w:author="bcsin@connect.hku.hk" w:date="2026-01-22T19:56:00Z">
            <w:trPr>
              <w:gridBefore w:val="9"/>
              <w:gridAfter w:val="0"/>
            </w:trPr>
          </w:trPrChange>
        </w:trPr>
        <w:tc>
          <w:tcPr>
            <w:tcW w:w="760" w:type="dxa"/>
            <w:tcPrChange w:id="481" w:author="bcsin@connect.hku.hk" w:date="2026-01-22T19:56:00Z">
              <w:tcPr>
                <w:tcW w:w="0" w:type="auto"/>
              </w:tcPr>
            </w:tcPrChange>
          </w:tcPr>
          <w:p w14:paraId="4F2D75DA" w14:textId="51EE1065" w:rsidR="00C74C6E" w:rsidRPr="00697433" w:rsidRDefault="00C74C6E" w:rsidP="00C74C6E">
            <w:pPr>
              <w:pStyle w:val="ListParagraph"/>
              <w:numPr>
                <w:ilvl w:val="1"/>
                <w:numId w:val="2"/>
              </w:numPr>
              <w:ind w:left="0" w:firstLine="0"/>
              <w:rPr>
                <w:b w:val="0"/>
              </w:rPr>
            </w:pPr>
          </w:p>
        </w:tc>
        <w:tc>
          <w:tcPr>
            <w:tcW w:w="7564" w:type="dxa"/>
            <w:gridSpan w:val="4"/>
            <w:tcPrChange w:id="482" w:author="bcsin@connect.hku.hk" w:date="2026-01-22T19:56:00Z">
              <w:tcPr>
                <w:tcW w:w="7564" w:type="dxa"/>
                <w:gridSpan w:val="4"/>
              </w:tcPr>
            </w:tcPrChange>
          </w:tcPr>
          <w:p w14:paraId="67CC70AE" w14:textId="73008C78" w:rsidR="00C74C6E" w:rsidRPr="00697433" w:rsidRDefault="00C74C6E" w:rsidP="00C74C6E">
            <w:pPr>
              <w:jc w:val="both"/>
              <w:rPr>
                <w:rFonts w:ascii="Frutiger Light" w:hAnsi="Frutiger Light"/>
                <w:lang w:eastAsia="zh-HK"/>
              </w:rPr>
            </w:pPr>
            <w:r w:rsidRPr="00697433">
              <w:rPr>
                <w:rFonts w:ascii="Frutiger Light" w:hAnsi="Frutiger Light"/>
                <w:lang w:eastAsia="zh-HK"/>
              </w:rPr>
              <w:t>SE/DRA briefed current works and projects in DRA S/D, which included:</w:t>
            </w:r>
          </w:p>
          <w:p w14:paraId="011D17EE" w14:textId="2F2B0FB4" w:rsidR="00C74C6E" w:rsidRPr="00697433" w:rsidRDefault="00C74C6E" w:rsidP="00C74C6E">
            <w:pPr>
              <w:pStyle w:val="ListParagraph"/>
              <w:numPr>
                <w:ilvl w:val="0"/>
                <w:numId w:val="7"/>
              </w:numPr>
              <w:jc w:val="both"/>
              <w:rPr>
                <w:b w:val="0"/>
              </w:rPr>
            </w:pPr>
            <w:r w:rsidRPr="00697433">
              <w:rPr>
                <w:b w:val="0"/>
              </w:rPr>
              <w:t xml:space="preserve">Various robot projects </w:t>
            </w:r>
          </w:p>
          <w:p w14:paraId="19FF5ABC" w14:textId="40CF0F3C" w:rsidR="00C74C6E" w:rsidRPr="00697433" w:rsidRDefault="00C74C6E" w:rsidP="00C74C6E">
            <w:pPr>
              <w:pStyle w:val="ListParagraph"/>
              <w:numPr>
                <w:ilvl w:val="0"/>
                <w:numId w:val="7"/>
              </w:numPr>
              <w:jc w:val="both"/>
              <w:rPr>
                <w:b w:val="0"/>
              </w:rPr>
            </w:pPr>
            <w:r w:rsidRPr="00697433">
              <w:rPr>
                <w:b w:val="0"/>
              </w:rPr>
              <w:t>Best Practice for O&amp;M Service</w:t>
            </w:r>
          </w:p>
          <w:p w14:paraId="4E5921E7" w14:textId="18F8BE14" w:rsidR="00C74C6E" w:rsidRPr="00697433" w:rsidRDefault="00C74C6E" w:rsidP="00C74C6E">
            <w:pPr>
              <w:pStyle w:val="ListParagraph"/>
              <w:numPr>
                <w:ilvl w:val="0"/>
                <w:numId w:val="7"/>
              </w:numPr>
              <w:jc w:val="both"/>
              <w:rPr>
                <w:b w:val="0"/>
              </w:rPr>
            </w:pPr>
            <w:r w:rsidRPr="00697433">
              <w:rPr>
                <w:b w:val="0"/>
              </w:rPr>
              <w:t>Smart Building Working Group</w:t>
            </w:r>
          </w:p>
          <w:p w14:paraId="0ABE829E" w14:textId="137600EF" w:rsidR="00C74C6E" w:rsidRPr="00697433" w:rsidRDefault="00C74C6E" w:rsidP="00C74C6E">
            <w:pPr>
              <w:pStyle w:val="ListParagraph"/>
              <w:numPr>
                <w:ilvl w:val="0"/>
                <w:numId w:val="7"/>
              </w:numPr>
              <w:jc w:val="both"/>
              <w:rPr>
                <w:rFonts w:cs="Frutiger Light"/>
                <w:b w:val="0"/>
              </w:rPr>
            </w:pPr>
            <w:r w:rsidRPr="00697433">
              <w:rPr>
                <w:b w:val="0"/>
              </w:rPr>
              <w:t>Drones &amp; Robotics Working Group</w:t>
            </w:r>
          </w:p>
          <w:p w14:paraId="50A32B25" w14:textId="2BAEB2A9" w:rsidR="00C74C6E" w:rsidRPr="00697433" w:rsidRDefault="00C74C6E" w:rsidP="00C74C6E">
            <w:pPr>
              <w:pStyle w:val="ListParagraph"/>
              <w:numPr>
                <w:ilvl w:val="0"/>
                <w:numId w:val="7"/>
              </w:numPr>
              <w:jc w:val="both"/>
              <w:rPr>
                <w:rFonts w:cs="Frutiger Light"/>
                <w:b w:val="0"/>
              </w:rPr>
            </w:pPr>
            <w:r w:rsidRPr="00697433">
              <w:rPr>
                <w:rFonts w:cs="Frutiger Light"/>
                <w:b w:val="0"/>
              </w:rPr>
              <w:t>Divisional OHS committee</w:t>
            </w:r>
          </w:p>
          <w:p w14:paraId="6808BC8F" w14:textId="634013F1" w:rsidR="00C74C6E" w:rsidRPr="00697433" w:rsidRDefault="00C74C6E" w:rsidP="00C74C6E">
            <w:pPr>
              <w:pStyle w:val="ListParagraph"/>
              <w:numPr>
                <w:ilvl w:val="0"/>
                <w:numId w:val="7"/>
              </w:numPr>
              <w:jc w:val="both"/>
              <w:rPr>
                <w:rFonts w:cs="Frutiger Light"/>
                <w:b w:val="0"/>
              </w:rPr>
            </w:pPr>
            <w:r w:rsidRPr="00697433">
              <w:rPr>
                <w:rFonts w:cs="Frutiger Light"/>
                <w:b w:val="0"/>
              </w:rPr>
              <w:t>Steering Group for BIM-AM, D&amp;R, GE and SB</w:t>
            </w:r>
          </w:p>
          <w:p w14:paraId="76588007" w14:textId="77777777" w:rsidR="00C74C6E" w:rsidRPr="00697433" w:rsidRDefault="00C74C6E" w:rsidP="00C74C6E">
            <w:pPr>
              <w:jc w:val="both"/>
              <w:rPr>
                <w:rFonts w:ascii="Frutiger Light" w:hAnsi="Frutiger Light" w:cs="Frutiger Light"/>
              </w:rPr>
            </w:pPr>
          </w:p>
          <w:p w14:paraId="3C3489C0" w14:textId="75DD07C4" w:rsidR="00C74C6E" w:rsidRPr="00697433" w:rsidRDefault="00C74C6E" w:rsidP="00C74C6E">
            <w:pPr>
              <w:jc w:val="both"/>
              <w:rPr>
                <w:rFonts w:ascii="Frutiger Light" w:hAnsi="Frutiger Light"/>
                <w:lang w:eastAsia="zh-HK"/>
              </w:rPr>
            </w:pPr>
            <w:r w:rsidRPr="00697433">
              <w:rPr>
                <w:rFonts w:ascii="Frutiger Light" w:hAnsi="Frutiger Light"/>
                <w:lang w:eastAsia="zh-HK"/>
              </w:rPr>
              <w:t>The following works collaborated with other sub-divisions:</w:t>
            </w:r>
          </w:p>
          <w:p w14:paraId="531F250C" w14:textId="2E51D589" w:rsidR="00C74C6E" w:rsidRPr="00697433" w:rsidRDefault="00C74C6E" w:rsidP="00C74C6E">
            <w:pPr>
              <w:pStyle w:val="ListParagraph"/>
              <w:numPr>
                <w:ilvl w:val="0"/>
                <w:numId w:val="7"/>
              </w:numPr>
              <w:jc w:val="both"/>
              <w:rPr>
                <w:b w:val="0"/>
              </w:rPr>
            </w:pPr>
            <w:r w:rsidRPr="00697433">
              <w:rPr>
                <w:b w:val="0"/>
              </w:rPr>
              <w:lastRenderedPageBreak/>
              <w:t>Data-interconnection (collaborated with BIM, ITSS2 and GWIN S/Ds)</w:t>
            </w:r>
          </w:p>
          <w:p w14:paraId="1E0F001E" w14:textId="40D0A861" w:rsidR="00C74C6E" w:rsidRPr="00697433" w:rsidRDefault="00C74C6E" w:rsidP="00C74C6E">
            <w:pPr>
              <w:pStyle w:val="ListParagraph"/>
              <w:numPr>
                <w:ilvl w:val="0"/>
                <w:numId w:val="7"/>
              </w:numPr>
              <w:jc w:val="both"/>
            </w:pPr>
            <w:r w:rsidRPr="00697433">
              <w:rPr>
                <w:b w:val="0"/>
              </w:rPr>
              <w:t>EMSD Asset Management Portal (previously called DRDCC) (collaborated with ITD S/D)</w:t>
            </w:r>
          </w:p>
        </w:tc>
        <w:tc>
          <w:tcPr>
            <w:tcW w:w="1213" w:type="dxa"/>
            <w:tcPrChange w:id="483" w:author="bcsin@connect.hku.hk" w:date="2026-01-22T19:56:00Z">
              <w:tcPr>
                <w:tcW w:w="0" w:type="auto"/>
              </w:tcPr>
            </w:tcPrChange>
          </w:tcPr>
          <w:p w14:paraId="40844329" w14:textId="443A340F" w:rsidR="00C74C6E" w:rsidRPr="00697433" w:rsidRDefault="00C74C6E" w:rsidP="00C74C6E">
            <w:pPr>
              <w:jc w:val="center"/>
              <w:rPr>
                <w:rFonts w:ascii="Frutiger Light" w:hAnsi="Frutiger Light"/>
              </w:rPr>
            </w:pPr>
            <w:r w:rsidRPr="00697433">
              <w:rPr>
                <w:rFonts w:ascii="Frutiger Light" w:hAnsi="Frutiger Light"/>
              </w:rPr>
              <w:lastRenderedPageBreak/>
              <w:t>SE/DRA</w:t>
            </w:r>
          </w:p>
        </w:tc>
      </w:tr>
      <w:tr w:rsidR="00C74C6E" w:rsidRPr="00697433" w14:paraId="7715D4FC" w14:textId="77777777" w:rsidTr="2C2174BB">
        <w:trPr>
          <w:trPrChange w:id="484" w:author="bcsin@connect.hku.hk" w:date="2026-01-22T19:56:00Z">
            <w:trPr>
              <w:gridBefore w:val="9"/>
              <w:gridAfter w:val="0"/>
            </w:trPr>
          </w:trPrChange>
        </w:trPr>
        <w:tc>
          <w:tcPr>
            <w:tcW w:w="760" w:type="dxa"/>
            <w:tcPrChange w:id="485" w:author="bcsin@connect.hku.hk" w:date="2026-01-22T19:56:00Z">
              <w:tcPr>
                <w:tcW w:w="0" w:type="auto"/>
              </w:tcPr>
            </w:tcPrChange>
          </w:tcPr>
          <w:p w14:paraId="28632440" w14:textId="77777777" w:rsidR="00C74C6E" w:rsidRPr="00697433" w:rsidRDefault="00C74C6E" w:rsidP="00C74C6E">
            <w:pPr>
              <w:pStyle w:val="ListParagraph"/>
              <w:rPr>
                <w:b w:val="0"/>
              </w:rPr>
            </w:pPr>
          </w:p>
        </w:tc>
        <w:tc>
          <w:tcPr>
            <w:tcW w:w="7564" w:type="dxa"/>
            <w:gridSpan w:val="4"/>
            <w:tcPrChange w:id="486" w:author="bcsin@connect.hku.hk" w:date="2026-01-22T19:56:00Z">
              <w:tcPr>
                <w:tcW w:w="7564" w:type="dxa"/>
                <w:gridSpan w:val="4"/>
              </w:tcPr>
            </w:tcPrChange>
          </w:tcPr>
          <w:p w14:paraId="7E727F9E" w14:textId="77777777" w:rsidR="00C74C6E" w:rsidRPr="00697433" w:rsidRDefault="00C74C6E" w:rsidP="00C74C6E">
            <w:pPr>
              <w:jc w:val="both"/>
              <w:rPr>
                <w:rFonts w:ascii="Frutiger Light" w:hAnsi="Frutiger Light"/>
                <w:lang w:eastAsia="zh-HK"/>
              </w:rPr>
            </w:pPr>
          </w:p>
        </w:tc>
        <w:tc>
          <w:tcPr>
            <w:tcW w:w="1213" w:type="dxa"/>
            <w:tcPrChange w:id="487" w:author="bcsin@connect.hku.hk" w:date="2026-01-22T19:56:00Z">
              <w:tcPr>
                <w:tcW w:w="0" w:type="auto"/>
              </w:tcPr>
            </w:tcPrChange>
          </w:tcPr>
          <w:p w14:paraId="0996BE79" w14:textId="77777777" w:rsidR="00C74C6E" w:rsidRPr="00697433" w:rsidRDefault="00C74C6E" w:rsidP="00C74C6E">
            <w:pPr>
              <w:jc w:val="center"/>
              <w:rPr>
                <w:rFonts w:ascii="Frutiger Light" w:hAnsi="Frutiger Light"/>
              </w:rPr>
            </w:pPr>
          </w:p>
        </w:tc>
      </w:tr>
      <w:tr w:rsidR="00C74C6E" w:rsidRPr="00697433" w14:paraId="77215593" w14:textId="77777777" w:rsidTr="2C2174BB">
        <w:trPr>
          <w:trPrChange w:id="488" w:author="bcsin@connect.hku.hk" w:date="2026-01-22T19:56:00Z">
            <w:trPr>
              <w:gridBefore w:val="9"/>
              <w:gridAfter w:val="0"/>
            </w:trPr>
          </w:trPrChange>
        </w:trPr>
        <w:tc>
          <w:tcPr>
            <w:tcW w:w="760" w:type="dxa"/>
            <w:tcPrChange w:id="489" w:author="bcsin@connect.hku.hk" w:date="2026-01-22T19:56:00Z">
              <w:tcPr>
                <w:tcW w:w="0" w:type="auto"/>
              </w:tcPr>
            </w:tcPrChange>
          </w:tcPr>
          <w:p w14:paraId="09A4F651" w14:textId="15A400B0" w:rsidR="00C74C6E" w:rsidRPr="00697433" w:rsidRDefault="00C74C6E" w:rsidP="00C74C6E">
            <w:pPr>
              <w:pStyle w:val="ListParagraph"/>
              <w:numPr>
                <w:ilvl w:val="1"/>
                <w:numId w:val="2"/>
              </w:numPr>
              <w:ind w:left="0" w:firstLine="0"/>
              <w:rPr>
                <w:b w:val="0"/>
              </w:rPr>
            </w:pPr>
          </w:p>
        </w:tc>
        <w:tc>
          <w:tcPr>
            <w:tcW w:w="7564" w:type="dxa"/>
            <w:gridSpan w:val="4"/>
            <w:tcPrChange w:id="490" w:author="bcsin@connect.hku.hk" w:date="2026-01-22T19:56:00Z">
              <w:tcPr>
                <w:tcW w:w="7564" w:type="dxa"/>
                <w:gridSpan w:val="4"/>
              </w:tcPr>
            </w:tcPrChange>
          </w:tcPr>
          <w:p w14:paraId="188A3E45" w14:textId="7D250F97" w:rsidR="00C74C6E" w:rsidRPr="00697433" w:rsidRDefault="00C74C6E" w:rsidP="00C74C6E">
            <w:pPr>
              <w:spacing w:line="259" w:lineRule="auto"/>
              <w:jc w:val="both"/>
              <w:rPr>
                <w:rFonts w:ascii="Frutiger Light" w:hAnsi="Frutiger Light"/>
              </w:rPr>
            </w:pPr>
            <w:r w:rsidRPr="00697433">
              <w:rPr>
                <w:rFonts w:ascii="Frutiger Light" w:hAnsi="Frutiger Light"/>
              </w:rPr>
              <w:t>SE/DRA reported that the tender for the DH smart mortuary building had been called in September 2025. Six (6</w:t>
            </w:r>
            <w:r w:rsidRPr="00697433">
              <w:rPr>
                <w:rFonts w:ascii="Frutiger Light" w:eastAsia="Frutiger Light" w:hAnsi="Frutiger Light" w:cs="Frutiger Light"/>
              </w:rPr>
              <w:t xml:space="preserve">) proposals were received and the tender was re-tendered in December 2025 because price of the recommended offer exceeds the quotation limit at HK$ 1,360,000. </w:t>
            </w:r>
            <w:ins w:id="491" w:author="Ms CHAN Man Ting Ida 陳敏婷女士" w:date="2026-01-15T10:13:00Z">
              <w:r w:rsidR="4B6327B6" w:rsidRPr="00697433">
                <w:rPr>
                  <w:rFonts w:ascii="Frutiger Light" w:eastAsia="Frutiger Light" w:hAnsi="Frutiger Light" w:cs="Frutiger Light"/>
                </w:rPr>
                <w:t>Five (5) proposal were received</w:t>
              </w:r>
            </w:ins>
            <w:ins w:id="492" w:author="Ms CHAN Man Ting Ida 陳敏婷女士" w:date="2026-01-15T10:14:00Z">
              <w:r w:rsidR="74C8265D" w:rsidRPr="00697433">
                <w:rPr>
                  <w:rFonts w:ascii="Frutiger Light" w:eastAsia="Frutiger Light" w:hAnsi="Frutiger Light" w:cs="Frutiger Light"/>
                </w:rPr>
                <w:t xml:space="preserve"> in the 2</w:t>
              </w:r>
              <w:r w:rsidR="74C8265D" w:rsidRPr="74C8265D">
                <w:rPr>
                  <w:rFonts w:ascii="Frutiger Light" w:eastAsia="Frutiger Light" w:hAnsi="Frutiger Light" w:cs="Frutiger Light"/>
                  <w:vertAlign w:val="superscript"/>
                  <w:rPrChange w:id="493" w:author="Ms CHAN Man Ting Ida 陳敏婷女士" w:date="2026-01-15T10:14:00Z">
                    <w:rPr>
                      <w:rFonts w:ascii="Frutiger Light" w:eastAsia="Frutiger Light" w:hAnsi="Frutiger Light" w:cs="Frutiger Light"/>
                    </w:rPr>
                  </w:rPrChange>
                </w:rPr>
                <w:t>nd</w:t>
              </w:r>
              <w:r w:rsidR="74C8265D" w:rsidRPr="00697433">
                <w:rPr>
                  <w:rFonts w:ascii="Frutiger Light" w:eastAsia="Frutiger Light" w:hAnsi="Frutiger Light" w:cs="Frutiger Light"/>
                </w:rPr>
                <w:t xml:space="preserve"> tendering</w:t>
              </w:r>
            </w:ins>
            <w:ins w:id="494" w:author="Ms CHAN Man Ting Ida 陳敏婷女士" w:date="2026-01-15T10:15:00Z">
              <w:r w:rsidR="037E226A" w:rsidRPr="00697433">
                <w:rPr>
                  <w:rFonts w:ascii="Frutiger Light" w:eastAsia="Frutiger Light" w:hAnsi="Frutiger Light" w:cs="Frutiger Light"/>
                </w:rPr>
                <w:t xml:space="preserve"> activity</w:t>
              </w:r>
            </w:ins>
            <w:ins w:id="495" w:author="Ms CHAN Man Ting Ida 陳敏婷女士" w:date="2026-01-15T10:14:00Z">
              <w:r w:rsidR="74C8265D" w:rsidRPr="00697433">
                <w:rPr>
                  <w:rFonts w:ascii="Frutiger Light" w:eastAsia="Frutiger Light" w:hAnsi="Frutiger Light" w:cs="Frutiger Light"/>
                </w:rPr>
                <w:t>. Th</w:t>
              </w:r>
            </w:ins>
            <w:ins w:id="496" w:author="Ms CHAN Man Ting Ida 陳敏婷女士" w:date="2026-01-15T10:13:00Z">
              <w:r w:rsidR="4B6327B6" w:rsidRPr="00697433">
                <w:rPr>
                  <w:rFonts w:ascii="Frutiger Light" w:eastAsia="Frutiger Light" w:hAnsi="Frutiger Light" w:cs="Frutiger Light"/>
                </w:rPr>
                <w:t xml:space="preserve">e tender assessment is being processed. </w:t>
              </w:r>
              <w:r w:rsidR="4989E84A" w:rsidRPr="00697433">
                <w:rPr>
                  <w:rFonts w:ascii="Frutiger Light" w:eastAsia="Frutiger Light" w:hAnsi="Frutiger Light" w:cs="Frutiger Light"/>
                </w:rPr>
                <w:t>T</w:t>
              </w:r>
            </w:ins>
            <w:r w:rsidRPr="00697433">
              <w:rPr>
                <w:rFonts w:ascii="Frutiger Light" w:eastAsia="Frutiger Light" w:hAnsi="Frutiger Light" w:cs="Frutiger Light"/>
              </w:rPr>
              <w:t>he p</w:t>
            </w:r>
            <w:r w:rsidRPr="00697433">
              <w:rPr>
                <w:rFonts w:ascii="Frutiger Light" w:hAnsi="Frutiger Light"/>
              </w:rPr>
              <w:t>roject would start in Q1 2026 tentatively.</w:t>
            </w:r>
          </w:p>
        </w:tc>
        <w:tc>
          <w:tcPr>
            <w:tcW w:w="1213" w:type="dxa"/>
            <w:tcPrChange w:id="497" w:author="bcsin@connect.hku.hk" w:date="2026-01-22T19:56:00Z">
              <w:tcPr>
                <w:tcW w:w="0" w:type="auto"/>
              </w:tcPr>
            </w:tcPrChange>
          </w:tcPr>
          <w:p w14:paraId="0A83A36D" w14:textId="1EC4057E" w:rsidR="00C74C6E" w:rsidRPr="00697433" w:rsidRDefault="00C74C6E" w:rsidP="00C74C6E">
            <w:pPr>
              <w:jc w:val="center"/>
              <w:rPr>
                <w:rFonts w:ascii="Frutiger Light" w:hAnsi="Frutiger Light"/>
              </w:rPr>
            </w:pPr>
            <w:r w:rsidRPr="00697433">
              <w:rPr>
                <w:rFonts w:ascii="Frutiger Light" w:hAnsi="Frutiger Light"/>
              </w:rPr>
              <w:t>SE/DRA</w:t>
            </w:r>
          </w:p>
        </w:tc>
      </w:tr>
      <w:tr w:rsidR="00C74C6E" w:rsidRPr="00697433" w14:paraId="7A3820B9" w14:textId="77777777" w:rsidTr="2C2174BB">
        <w:trPr>
          <w:trPrChange w:id="498" w:author="bcsin@connect.hku.hk" w:date="2026-01-22T19:56:00Z">
            <w:trPr>
              <w:gridBefore w:val="9"/>
              <w:gridAfter w:val="0"/>
            </w:trPr>
          </w:trPrChange>
        </w:trPr>
        <w:tc>
          <w:tcPr>
            <w:tcW w:w="760" w:type="dxa"/>
            <w:tcPrChange w:id="499" w:author="bcsin@connect.hku.hk" w:date="2026-01-22T19:56:00Z">
              <w:tcPr>
                <w:tcW w:w="0" w:type="auto"/>
              </w:tcPr>
            </w:tcPrChange>
          </w:tcPr>
          <w:p w14:paraId="5D8FEDAA" w14:textId="77777777" w:rsidR="00C74C6E" w:rsidRPr="00697433" w:rsidRDefault="00C74C6E" w:rsidP="00C74C6E">
            <w:pPr>
              <w:pStyle w:val="ListParagraph"/>
              <w:rPr>
                <w:b w:val="0"/>
              </w:rPr>
            </w:pPr>
          </w:p>
        </w:tc>
        <w:tc>
          <w:tcPr>
            <w:tcW w:w="7564" w:type="dxa"/>
            <w:gridSpan w:val="4"/>
            <w:tcPrChange w:id="500" w:author="bcsin@connect.hku.hk" w:date="2026-01-22T19:56:00Z">
              <w:tcPr>
                <w:tcW w:w="7564" w:type="dxa"/>
                <w:gridSpan w:val="4"/>
              </w:tcPr>
            </w:tcPrChange>
          </w:tcPr>
          <w:p w14:paraId="759D786F" w14:textId="77777777" w:rsidR="00C74C6E" w:rsidRPr="00697433" w:rsidRDefault="00C74C6E" w:rsidP="00C74C6E">
            <w:pPr>
              <w:spacing w:line="259" w:lineRule="auto"/>
              <w:jc w:val="both"/>
              <w:rPr>
                <w:rFonts w:ascii="Frutiger Light" w:hAnsi="Frutiger Light"/>
              </w:rPr>
            </w:pPr>
          </w:p>
        </w:tc>
        <w:tc>
          <w:tcPr>
            <w:tcW w:w="1213" w:type="dxa"/>
            <w:tcPrChange w:id="501" w:author="bcsin@connect.hku.hk" w:date="2026-01-22T19:56:00Z">
              <w:tcPr>
                <w:tcW w:w="0" w:type="auto"/>
              </w:tcPr>
            </w:tcPrChange>
          </w:tcPr>
          <w:p w14:paraId="352226D2" w14:textId="77777777" w:rsidR="00C74C6E" w:rsidRPr="00697433" w:rsidRDefault="00C74C6E" w:rsidP="00C74C6E">
            <w:pPr>
              <w:jc w:val="center"/>
              <w:rPr>
                <w:rFonts w:ascii="Frutiger Light" w:hAnsi="Frutiger Light"/>
              </w:rPr>
            </w:pPr>
          </w:p>
        </w:tc>
      </w:tr>
      <w:tr w:rsidR="00C74C6E" w:rsidRPr="00697433" w14:paraId="356E16A5" w14:textId="77777777" w:rsidTr="2C2174BB">
        <w:trPr>
          <w:trPrChange w:id="502" w:author="bcsin@connect.hku.hk" w:date="2026-01-22T19:56:00Z">
            <w:trPr>
              <w:gridBefore w:val="9"/>
              <w:gridAfter w:val="0"/>
            </w:trPr>
          </w:trPrChange>
        </w:trPr>
        <w:tc>
          <w:tcPr>
            <w:tcW w:w="760" w:type="dxa"/>
            <w:tcPrChange w:id="503" w:author="bcsin@connect.hku.hk" w:date="2026-01-22T19:56:00Z">
              <w:tcPr>
                <w:tcW w:w="0" w:type="auto"/>
              </w:tcPr>
            </w:tcPrChange>
          </w:tcPr>
          <w:p w14:paraId="72B37470" w14:textId="77777777" w:rsidR="00C74C6E" w:rsidRPr="00697433" w:rsidRDefault="00C74C6E" w:rsidP="00C74C6E">
            <w:pPr>
              <w:pStyle w:val="ListParagraph"/>
              <w:numPr>
                <w:ilvl w:val="1"/>
                <w:numId w:val="2"/>
              </w:numPr>
              <w:ind w:left="0" w:firstLine="0"/>
              <w:rPr>
                <w:b w:val="0"/>
              </w:rPr>
            </w:pPr>
          </w:p>
        </w:tc>
        <w:tc>
          <w:tcPr>
            <w:tcW w:w="7564" w:type="dxa"/>
            <w:gridSpan w:val="4"/>
            <w:tcPrChange w:id="504" w:author="bcsin@connect.hku.hk" w:date="2026-01-22T19:56:00Z">
              <w:tcPr>
                <w:tcW w:w="7564" w:type="dxa"/>
                <w:gridSpan w:val="4"/>
              </w:tcPr>
            </w:tcPrChange>
          </w:tcPr>
          <w:p w14:paraId="6986D92E" w14:textId="1B675347" w:rsidR="00C74C6E" w:rsidRPr="00697433" w:rsidRDefault="00C74C6E">
            <w:pPr>
              <w:jc w:val="both"/>
              <w:rPr>
                <w:rFonts w:ascii="Frutiger Light" w:eastAsia="Frutiger Light" w:hAnsi="Frutiger Light" w:cs="Frutiger Light"/>
                <w:rPrChange w:id="505" w:author="Ms CHAN Man Ting Ida 陳敏婷女士" w:date="2026-01-15T10:26:00Z">
                  <w:rPr/>
                </w:rPrChange>
              </w:rPr>
            </w:pPr>
            <w:r w:rsidRPr="00697433">
              <w:rPr>
                <w:rFonts w:ascii="Frutiger Light" w:hAnsi="Frutiger Light"/>
              </w:rPr>
              <w:t>SE/DRA reported that the tender for robotic dog in mosquito control had been awarded in March</w:t>
            </w:r>
            <w:ins w:id="506" w:author="Ms CHAN Man Ting Ida 陳敏婷女士" w:date="2026-01-15T10:18:00Z">
              <w:r w:rsidR="0A8EB3C1" w:rsidRPr="00697433">
                <w:rPr>
                  <w:rFonts w:ascii="Frutiger Light" w:hAnsi="Frutiger Light"/>
                </w:rPr>
                <w:t xml:space="preserve"> 2025</w:t>
              </w:r>
            </w:ins>
            <w:r w:rsidRPr="00697433">
              <w:rPr>
                <w:rFonts w:ascii="Frutiger Light" w:hAnsi="Frutiger Light"/>
              </w:rPr>
              <w:t xml:space="preserve">. T&amp;Cs were arranged from October and the project </w:t>
            </w:r>
            <w:ins w:id="507" w:author="Ms CHAN Man Ting Ida 陳敏婷女士" w:date="2026-01-15T10:20:00Z">
              <w:r w:rsidR="1426863F" w:rsidRPr="00697433">
                <w:rPr>
                  <w:rFonts w:ascii="Frutiger Light" w:hAnsi="Frutiger Light"/>
                </w:rPr>
                <w:t>h</w:t>
              </w:r>
            </w:ins>
            <w:ins w:id="508" w:author="Ms CHAN Man Ting Ida 陳敏婷女士" w:date="2026-01-15T10:21:00Z">
              <w:r w:rsidR="602779D6" w:rsidRPr="00697433">
                <w:rPr>
                  <w:rFonts w:ascii="Frutiger Light" w:hAnsi="Frutiger Light"/>
                </w:rPr>
                <w:t xml:space="preserve">andover took place </w:t>
              </w:r>
            </w:ins>
            <w:del w:id="509" w:author="Ms CHAN Man Ting Ida 陳敏婷女士" w:date="2026-01-15T10:19:00Z">
              <w:r w:rsidRPr="00697433" w:rsidDel="55E7FE91">
                <w:rPr>
                  <w:rFonts w:ascii="Frutiger Light" w:hAnsi="Frutiger Light"/>
                </w:rPr>
                <w:delText>ould be</w:delText>
              </w:r>
            </w:del>
            <w:del w:id="510" w:author="Ms CHAN Man Ting Ida 陳敏婷女士" w:date="2026-01-15T10:20:00Z">
              <w:r w:rsidRPr="00697433" w:rsidDel="1426863F">
                <w:rPr>
                  <w:rFonts w:ascii="Frutiger Light" w:hAnsi="Frutiger Light"/>
                </w:rPr>
                <w:delText xml:space="preserve"> completed </w:delText>
              </w:r>
            </w:del>
            <w:ins w:id="511" w:author="Ms CHAN Man Ting Ida 陳敏婷女士" w:date="2026-01-15T10:19:00Z">
              <w:r w:rsidR="55E7FE91" w:rsidRPr="00697433">
                <w:rPr>
                  <w:rFonts w:ascii="Frutiger Light" w:hAnsi="Frutiger Light"/>
                </w:rPr>
                <w:t>in Jan 2025</w:t>
              </w:r>
            </w:ins>
            <w:del w:id="512" w:author="Ms CHAN Man Ting Ida 陳敏婷女士" w:date="2026-01-15T10:19:00Z">
              <w:r w:rsidRPr="00697433" w:rsidDel="55E7FE91">
                <w:rPr>
                  <w:rFonts w:ascii="Frutiger Light" w:hAnsi="Frutiger Light"/>
                </w:rPr>
                <w:delText>by Q4 2025</w:delText>
              </w:r>
            </w:del>
            <w:r w:rsidRPr="00697433">
              <w:rPr>
                <w:rFonts w:ascii="Frutiger Light" w:hAnsi="Frutiger Light"/>
              </w:rPr>
              <w:t xml:space="preserve">. This project won the gold medal in the </w:t>
            </w:r>
            <w:r w:rsidRPr="00697433">
              <w:rPr>
                <w:rFonts w:ascii="Frutiger Light" w:eastAsia="Frutiger Light" w:hAnsi="Frutiger Light" w:cs="Frutiger Light"/>
              </w:rPr>
              <w:t>5th Asia Exhibition of Innovations and Inventions Hong Kong held on 4th &amp; 5</w:t>
            </w:r>
            <w:r w:rsidRPr="00697433">
              <w:rPr>
                <w:rFonts w:ascii="Frutiger Light" w:eastAsia="Frutiger Light" w:hAnsi="Frutiger Light" w:cs="Frutiger Light"/>
                <w:vertAlign w:val="superscript"/>
              </w:rPr>
              <w:t>th</w:t>
            </w:r>
            <w:r w:rsidRPr="00697433">
              <w:rPr>
                <w:rFonts w:ascii="Frutiger Light" w:eastAsia="Frutiger Light" w:hAnsi="Frutiger Light" w:cs="Frutiger Light"/>
              </w:rPr>
              <w:t xml:space="preserve"> December 2025.</w:t>
            </w:r>
            <w:ins w:id="513" w:author="Ms CHAN Man Ting Ida 陳敏婷女士" w:date="2026-01-15T10:18:00Z">
              <w:r w:rsidR="57C796F1" w:rsidRPr="00697433">
                <w:rPr>
                  <w:rFonts w:ascii="Frutiger Light" w:eastAsia="Frutiger Light" w:hAnsi="Frutiger Light" w:cs="Frutiger Light"/>
                </w:rPr>
                <w:t xml:space="preserve"> </w:t>
              </w:r>
            </w:ins>
            <w:ins w:id="514" w:author="Ms CHAN Man Ting Ida 陳敏婷女士" w:date="2026-01-15T10:21:00Z">
              <w:r w:rsidR="602779D6" w:rsidRPr="00697433">
                <w:rPr>
                  <w:rFonts w:ascii="Frutiger Light" w:eastAsia="Frutiger Light" w:hAnsi="Frutiger Light" w:cs="Frutiger Light"/>
                </w:rPr>
                <w:t xml:space="preserve">The user FEHD </w:t>
              </w:r>
            </w:ins>
            <w:ins w:id="515" w:author="Ms CHAN Man Ting Ida 陳敏婷女士" w:date="2026-01-15T10:22:00Z">
              <w:r w:rsidR="1CB8F551" w:rsidRPr="00697433">
                <w:rPr>
                  <w:rFonts w:ascii="Frutiger Light" w:eastAsia="Frutiger Light" w:hAnsi="Frutiger Light" w:cs="Frutiger Light"/>
                </w:rPr>
                <w:t>plans to purchase two more robotic dog</w:t>
              </w:r>
            </w:ins>
            <w:ins w:id="516" w:author="Ms CHAN Man Ting Ida 陳敏婷女士" w:date="2026-01-15T10:26:00Z">
              <w:r w:rsidR="5FA771BC" w:rsidRPr="00697433">
                <w:rPr>
                  <w:rFonts w:ascii="Frutiger Light" w:eastAsia="Frutiger Light" w:hAnsi="Frutiger Light" w:cs="Frutiger Light"/>
                </w:rPr>
                <w:t>s</w:t>
              </w:r>
            </w:ins>
            <w:ins w:id="517" w:author="Ms CHAN Man Ting Ida 陳敏婷女士" w:date="2026-01-15T10:22:00Z">
              <w:r w:rsidR="1CB8F551" w:rsidRPr="00697433">
                <w:rPr>
                  <w:rFonts w:ascii="Frutiger Light" w:eastAsia="Frutiger Light" w:hAnsi="Frutiger Light" w:cs="Frutiger Light"/>
                </w:rPr>
                <w:t xml:space="preserve"> for fogging operation.</w:t>
              </w:r>
            </w:ins>
          </w:p>
        </w:tc>
        <w:tc>
          <w:tcPr>
            <w:tcW w:w="1213" w:type="dxa"/>
            <w:tcPrChange w:id="518" w:author="bcsin@connect.hku.hk" w:date="2026-01-22T19:56:00Z">
              <w:tcPr>
                <w:tcW w:w="0" w:type="auto"/>
              </w:tcPr>
            </w:tcPrChange>
          </w:tcPr>
          <w:p w14:paraId="7546BA82" w14:textId="77777777" w:rsidR="00C74C6E" w:rsidRPr="00697433" w:rsidRDefault="00C74C6E" w:rsidP="00C74C6E">
            <w:pPr>
              <w:jc w:val="center"/>
              <w:rPr>
                <w:rFonts w:ascii="Frutiger Light" w:hAnsi="Frutiger Light"/>
              </w:rPr>
            </w:pPr>
            <w:r w:rsidRPr="00697433">
              <w:rPr>
                <w:rFonts w:ascii="Frutiger Light" w:hAnsi="Frutiger Light"/>
              </w:rPr>
              <w:t>SE/DRA</w:t>
            </w:r>
          </w:p>
        </w:tc>
      </w:tr>
      <w:tr w:rsidR="00C74C6E" w:rsidRPr="00697433" w14:paraId="12DDA9D5" w14:textId="77777777" w:rsidTr="2C2174BB">
        <w:trPr>
          <w:trPrChange w:id="519" w:author="bcsin@connect.hku.hk" w:date="2026-01-22T19:56:00Z">
            <w:trPr>
              <w:gridBefore w:val="9"/>
              <w:gridAfter w:val="0"/>
            </w:trPr>
          </w:trPrChange>
        </w:trPr>
        <w:tc>
          <w:tcPr>
            <w:tcW w:w="760" w:type="dxa"/>
            <w:tcPrChange w:id="520" w:author="bcsin@connect.hku.hk" w:date="2026-01-22T19:56:00Z">
              <w:tcPr>
                <w:tcW w:w="0" w:type="auto"/>
              </w:tcPr>
            </w:tcPrChange>
          </w:tcPr>
          <w:p w14:paraId="61B66BDD" w14:textId="77777777" w:rsidR="00C74C6E" w:rsidRPr="00697433" w:rsidRDefault="00C74C6E" w:rsidP="00C74C6E">
            <w:pPr>
              <w:pStyle w:val="ListParagraph"/>
              <w:rPr>
                <w:b w:val="0"/>
              </w:rPr>
            </w:pPr>
          </w:p>
        </w:tc>
        <w:tc>
          <w:tcPr>
            <w:tcW w:w="7564" w:type="dxa"/>
            <w:gridSpan w:val="4"/>
            <w:tcPrChange w:id="521" w:author="bcsin@connect.hku.hk" w:date="2026-01-22T19:56:00Z">
              <w:tcPr>
                <w:tcW w:w="7564" w:type="dxa"/>
                <w:gridSpan w:val="4"/>
              </w:tcPr>
            </w:tcPrChange>
          </w:tcPr>
          <w:p w14:paraId="2E54FA31" w14:textId="77777777" w:rsidR="00C74C6E" w:rsidRPr="00697433" w:rsidRDefault="00C74C6E" w:rsidP="00C74C6E">
            <w:pPr>
              <w:jc w:val="both"/>
              <w:rPr>
                <w:rFonts w:ascii="Frutiger Light" w:hAnsi="Frutiger Light"/>
              </w:rPr>
            </w:pPr>
          </w:p>
        </w:tc>
        <w:tc>
          <w:tcPr>
            <w:tcW w:w="1213" w:type="dxa"/>
            <w:tcPrChange w:id="522" w:author="bcsin@connect.hku.hk" w:date="2026-01-22T19:56:00Z">
              <w:tcPr>
                <w:tcW w:w="0" w:type="auto"/>
              </w:tcPr>
            </w:tcPrChange>
          </w:tcPr>
          <w:p w14:paraId="0D0EFBC7" w14:textId="77777777" w:rsidR="00C74C6E" w:rsidRPr="00697433" w:rsidRDefault="00C74C6E" w:rsidP="00C74C6E">
            <w:pPr>
              <w:jc w:val="center"/>
              <w:rPr>
                <w:rFonts w:ascii="Frutiger Light" w:hAnsi="Frutiger Light"/>
              </w:rPr>
            </w:pPr>
          </w:p>
        </w:tc>
      </w:tr>
      <w:tr w:rsidR="00C74C6E" w:rsidRPr="00697433" w14:paraId="5CF385BE" w14:textId="77777777" w:rsidTr="2C2174BB">
        <w:trPr>
          <w:trPrChange w:id="523" w:author="bcsin@connect.hku.hk" w:date="2026-01-22T19:56:00Z">
            <w:trPr>
              <w:gridBefore w:val="9"/>
              <w:gridAfter w:val="0"/>
            </w:trPr>
          </w:trPrChange>
        </w:trPr>
        <w:tc>
          <w:tcPr>
            <w:tcW w:w="760" w:type="dxa"/>
            <w:tcPrChange w:id="524" w:author="bcsin@connect.hku.hk" w:date="2026-01-22T19:56:00Z">
              <w:tcPr>
                <w:tcW w:w="0" w:type="auto"/>
              </w:tcPr>
            </w:tcPrChange>
          </w:tcPr>
          <w:p w14:paraId="25102B82" w14:textId="29FFC7B1" w:rsidR="00C74C6E" w:rsidRPr="00697433" w:rsidRDefault="00C74C6E" w:rsidP="00C74C6E">
            <w:pPr>
              <w:pStyle w:val="ListParagraph"/>
              <w:numPr>
                <w:ilvl w:val="1"/>
                <w:numId w:val="2"/>
              </w:numPr>
              <w:ind w:left="0" w:firstLine="0"/>
              <w:rPr>
                <w:b w:val="0"/>
              </w:rPr>
            </w:pPr>
          </w:p>
        </w:tc>
        <w:tc>
          <w:tcPr>
            <w:tcW w:w="7564" w:type="dxa"/>
            <w:gridSpan w:val="4"/>
            <w:tcPrChange w:id="525" w:author="bcsin@connect.hku.hk" w:date="2026-01-22T19:56:00Z">
              <w:tcPr>
                <w:tcW w:w="7564" w:type="dxa"/>
                <w:gridSpan w:val="4"/>
              </w:tcPr>
            </w:tcPrChange>
          </w:tcPr>
          <w:p w14:paraId="7861E4A1" w14:textId="29F50F76" w:rsidR="00C74C6E" w:rsidRPr="00697433" w:rsidRDefault="00C74C6E" w:rsidP="00C74C6E">
            <w:pPr>
              <w:ind w:leftChars="15" w:left="36"/>
              <w:jc w:val="both"/>
              <w:rPr>
                <w:rFonts w:ascii="Frutiger Light" w:hAnsi="Frutiger Light"/>
              </w:rPr>
            </w:pPr>
            <w:r w:rsidRPr="00697433">
              <w:rPr>
                <w:rFonts w:ascii="Frutiger Light" w:hAnsi="Frutiger Light"/>
              </w:rPr>
              <w:t xml:space="preserve">SE/DRA reported that the contract for the wall climbing robot for </w:t>
            </w:r>
            <w:proofErr w:type="spellStart"/>
            <w:r w:rsidRPr="00697433">
              <w:rPr>
                <w:rFonts w:ascii="Frutiger Light" w:hAnsi="Frutiger Light"/>
              </w:rPr>
              <w:t>HyD</w:t>
            </w:r>
            <w:proofErr w:type="spellEnd"/>
            <w:r w:rsidRPr="00697433">
              <w:rPr>
                <w:rFonts w:ascii="Frutiger Light" w:hAnsi="Frutiger Light"/>
              </w:rPr>
              <w:t xml:space="preserve"> to conduct bridge tower inspection and repair at Shenzhen Bay had been awarded on 12 March. </w:t>
            </w:r>
            <w:del w:id="526" w:author="Mr JIANG Weier 江維尔先生" w:date="2026-01-14T18:25:00Z">
              <w:r w:rsidRPr="00697433" w:rsidDel="00A26F30">
                <w:rPr>
                  <w:rFonts w:ascii="Frutiger Light" w:hAnsi="Frutiger Light"/>
                </w:rPr>
                <w:delText xml:space="preserve">The site visit was arranged on 15 April. </w:delText>
              </w:r>
            </w:del>
            <w:r w:rsidRPr="00697433">
              <w:rPr>
                <w:rFonts w:ascii="Frutiger Light" w:hAnsi="Frutiger Light"/>
              </w:rPr>
              <w:t xml:space="preserve">The onsite deployment for wall inspection task started on 10 October. The robot was further enhanced in the communication system and fail-safe design. The inspection </w:t>
            </w:r>
            <w:ins w:id="527" w:author="Mr JIANG Weier 江維尔先生" w:date="2026-01-14T18:26:00Z">
              <w:r w:rsidR="00A26F30">
                <w:rPr>
                  <w:rFonts w:ascii="Frutiger Light" w:hAnsi="Frutiger Light"/>
                </w:rPr>
                <w:t xml:space="preserve">and repair </w:t>
              </w:r>
            </w:ins>
            <w:r w:rsidRPr="00697433">
              <w:rPr>
                <w:rFonts w:ascii="Frutiger Light" w:hAnsi="Frutiger Light"/>
              </w:rPr>
              <w:t>task</w:t>
            </w:r>
            <w:ins w:id="528" w:author="Mr JIANG Weier 江維尔先生" w:date="2026-01-14T18:26:00Z">
              <w:r w:rsidR="00A26F30">
                <w:rPr>
                  <w:rFonts w:ascii="Frutiger Light" w:hAnsi="Frutiger Light"/>
                </w:rPr>
                <w:t>s</w:t>
              </w:r>
            </w:ins>
            <w:r w:rsidRPr="00697433">
              <w:rPr>
                <w:rFonts w:ascii="Frutiger Light" w:hAnsi="Frutiger Light"/>
              </w:rPr>
              <w:t xml:space="preserve"> </w:t>
            </w:r>
            <w:ins w:id="529" w:author="Mr JIANG Weier 江維尔先生" w:date="2026-01-14T18:26:00Z">
              <w:r w:rsidR="00A26F30">
                <w:rPr>
                  <w:rFonts w:ascii="Frutiger Light" w:hAnsi="Frutiger Light"/>
                </w:rPr>
                <w:t>were</w:t>
              </w:r>
            </w:ins>
            <w:del w:id="530" w:author="Mr JIANG Weier 江維尔先生" w:date="2026-01-14T18:26:00Z">
              <w:r w:rsidRPr="00697433" w:rsidDel="00A26F30">
                <w:rPr>
                  <w:rFonts w:ascii="Frutiger Light" w:hAnsi="Frutiger Light"/>
                </w:rPr>
                <w:delText>was</w:delText>
              </w:r>
            </w:del>
            <w:r w:rsidRPr="00697433">
              <w:rPr>
                <w:rFonts w:ascii="Frutiger Light" w:hAnsi="Frutiger Light"/>
              </w:rPr>
              <w:t xml:space="preserve"> </w:t>
            </w:r>
            <w:ins w:id="531" w:author="Mr JIANG Weier 江維尔先生" w:date="2026-01-14T18:27:00Z">
              <w:r w:rsidR="00A26F30">
                <w:rPr>
                  <w:rFonts w:ascii="Frutiger Light" w:hAnsi="Frutiger Light"/>
                </w:rPr>
                <w:t xml:space="preserve">currently </w:t>
              </w:r>
            </w:ins>
            <w:del w:id="532" w:author="Mr JIANG Weier 江維尔先生" w:date="2026-01-14T18:25:00Z">
              <w:r w:rsidRPr="00697433" w:rsidDel="00A26F30">
                <w:rPr>
                  <w:rFonts w:ascii="Frutiger Light" w:hAnsi="Frutiger Light"/>
                </w:rPr>
                <w:delText>planned to be completed by Q4 2025</w:delText>
              </w:r>
            </w:del>
            <w:ins w:id="533" w:author="Mr JIANG Weier 江維尔先生" w:date="2026-01-14T18:27:00Z">
              <w:r w:rsidR="00A26F30">
                <w:rPr>
                  <w:rFonts w:ascii="Frutiger Light" w:hAnsi="Frutiger Light"/>
                </w:rPr>
                <w:t>paused</w:t>
              </w:r>
            </w:ins>
            <w:r w:rsidRPr="00697433">
              <w:rPr>
                <w:rFonts w:ascii="Frutiger Light" w:hAnsi="Frutiger Light"/>
              </w:rPr>
              <w:t xml:space="preserve"> subject to the temporary road closure permit condition. The </w:t>
            </w:r>
            <w:del w:id="534" w:author="Mr JIANG Weier 江維尔先生" w:date="2026-01-14T18:26:00Z">
              <w:r w:rsidRPr="00697433" w:rsidDel="00A26F30">
                <w:rPr>
                  <w:rFonts w:ascii="Frutiger Light" w:hAnsi="Frutiger Light"/>
                </w:rPr>
                <w:delText>repair task was planned</w:delText>
              </w:r>
            </w:del>
            <w:ins w:id="535" w:author="Mr JIANG Weier 江維尔先生" w:date="2026-01-14T18:26:00Z">
              <w:r w:rsidR="00A26F30">
                <w:rPr>
                  <w:rFonts w:ascii="Frutiger Light" w:hAnsi="Frutiger Light"/>
                </w:rPr>
                <w:t>project target</w:t>
              </w:r>
            </w:ins>
            <w:r w:rsidRPr="00697433">
              <w:rPr>
                <w:rFonts w:ascii="Frutiger Light" w:hAnsi="Frutiger Light"/>
              </w:rPr>
              <w:t xml:space="preserve"> to be completed by Q</w:t>
            </w:r>
            <w:del w:id="536" w:author="Mr JIANG Weier 江維尔先生" w:date="2026-01-14T18:26:00Z">
              <w:r w:rsidRPr="00697433" w:rsidDel="00A26F30">
                <w:rPr>
                  <w:rFonts w:ascii="Frutiger Light" w:hAnsi="Frutiger Light"/>
                </w:rPr>
                <w:delText>1</w:delText>
              </w:r>
            </w:del>
            <w:ins w:id="537" w:author="Mr JIANG Weier 江維尔先生" w:date="2026-01-14T18:26:00Z">
              <w:r w:rsidR="00A26F30">
                <w:rPr>
                  <w:rFonts w:ascii="Frutiger Light" w:hAnsi="Frutiger Light"/>
                </w:rPr>
                <w:t>2</w:t>
              </w:r>
            </w:ins>
            <w:r w:rsidRPr="00697433">
              <w:rPr>
                <w:rFonts w:ascii="Frutiger Light" w:hAnsi="Frutiger Light"/>
              </w:rPr>
              <w:t xml:space="preserve"> 2026.</w:t>
            </w:r>
          </w:p>
        </w:tc>
        <w:tc>
          <w:tcPr>
            <w:tcW w:w="1213" w:type="dxa"/>
            <w:tcPrChange w:id="538" w:author="bcsin@connect.hku.hk" w:date="2026-01-22T19:56:00Z">
              <w:tcPr>
                <w:tcW w:w="0" w:type="auto"/>
              </w:tcPr>
            </w:tcPrChange>
          </w:tcPr>
          <w:p w14:paraId="5E8CDC7D" w14:textId="75D58A9C" w:rsidR="00C74C6E" w:rsidRPr="00697433" w:rsidRDefault="00C74C6E" w:rsidP="00C74C6E">
            <w:pPr>
              <w:ind w:leftChars="12" w:left="29"/>
              <w:jc w:val="center"/>
              <w:rPr>
                <w:rFonts w:ascii="Frutiger Light" w:hAnsi="Frutiger Light"/>
              </w:rPr>
            </w:pPr>
            <w:r w:rsidRPr="00697433">
              <w:rPr>
                <w:rFonts w:ascii="Frutiger Light" w:hAnsi="Frutiger Light"/>
              </w:rPr>
              <w:t>SE/DRA</w:t>
            </w:r>
          </w:p>
        </w:tc>
      </w:tr>
      <w:tr w:rsidR="00C74C6E" w:rsidRPr="00697433" w14:paraId="042CBEBC" w14:textId="77777777" w:rsidTr="2C2174BB">
        <w:trPr>
          <w:trPrChange w:id="539" w:author="bcsin@connect.hku.hk" w:date="2026-01-22T19:56:00Z">
            <w:trPr>
              <w:gridBefore w:val="9"/>
              <w:gridAfter w:val="0"/>
            </w:trPr>
          </w:trPrChange>
        </w:trPr>
        <w:tc>
          <w:tcPr>
            <w:tcW w:w="760" w:type="dxa"/>
            <w:tcPrChange w:id="540" w:author="bcsin@connect.hku.hk" w:date="2026-01-22T19:56:00Z">
              <w:tcPr>
                <w:tcW w:w="0" w:type="auto"/>
              </w:tcPr>
            </w:tcPrChange>
          </w:tcPr>
          <w:p w14:paraId="3A5C790B" w14:textId="77777777" w:rsidR="00C74C6E" w:rsidRPr="00697433" w:rsidRDefault="00C74C6E" w:rsidP="00C74C6E">
            <w:pPr>
              <w:pStyle w:val="ListParagraph"/>
              <w:rPr>
                <w:b w:val="0"/>
              </w:rPr>
            </w:pPr>
          </w:p>
        </w:tc>
        <w:tc>
          <w:tcPr>
            <w:tcW w:w="7564" w:type="dxa"/>
            <w:gridSpan w:val="4"/>
            <w:tcPrChange w:id="541" w:author="bcsin@connect.hku.hk" w:date="2026-01-22T19:56:00Z">
              <w:tcPr>
                <w:tcW w:w="7564" w:type="dxa"/>
                <w:gridSpan w:val="4"/>
              </w:tcPr>
            </w:tcPrChange>
          </w:tcPr>
          <w:p w14:paraId="089C7BCF" w14:textId="77777777" w:rsidR="00C74C6E" w:rsidRPr="00697433" w:rsidRDefault="00C74C6E" w:rsidP="00C74C6E">
            <w:pPr>
              <w:ind w:leftChars="15" w:left="36"/>
              <w:jc w:val="both"/>
              <w:rPr>
                <w:rFonts w:ascii="Frutiger Light" w:hAnsi="Frutiger Light"/>
              </w:rPr>
            </w:pPr>
          </w:p>
        </w:tc>
        <w:tc>
          <w:tcPr>
            <w:tcW w:w="1213" w:type="dxa"/>
            <w:tcPrChange w:id="542" w:author="bcsin@connect.hku.hk" w:date="2026-01-22T19:56:00Z">
              <w:tcPr>
                <w:tcW w:w="0" w:type="auto"/>
              </w:tcPr>
            </w:tcPrChange>
          </w:tcPr>
          <w:p w14:paraId="76465B62" w14:textId="77777777" w:rsidR="00C74C6E" w:rsidRPr="00697433" w:rsidRDefault="00C74C6E" w:rsidP="00C74C6E">
            <w:pPr>
              <w:ind w:leftChars="12" w:left="29"/>
              <w:jc w:val="center"/>
              <w:rPr>
                <w:rFonts w:ascii="Frutiger Light" w:hAnsi="Frutiger Light"/>
              </w:rPr>
            </w:pPr>
          </w:p>
        </w:tc>
      </w:tr>
      <w:tr w:rsidR="00C74C6E" w:rsidRPr="00697433" w14:paraId="6153177A" w14:textId="77777777" w:rsidTr="2C2174BB">
        <w:trPr>
          <w:trPrChange w:id="543" w:author="bcsin@connect.hku.hk" w:date="2026-01-22T19:56:00Z">
            <w:trPr>
              <w:gridBefore w:val="9"/>
              <w:gridAfter w:val="0"/>
            </w:trPr>
          </w:trPrChange>
        </w:trPr>
        <w:tc>
          <w:tcPr>
            <w:tcW w:w="760" w:type="dxa"/>
            <w:tcPrChange w:id="544" w:author="bcsin@connect.hku.hk" w:date="2026-01-22T19:56:00Z">
              <w:tcPr>
                <w:tcW w:w="0" w:type="auto"/>
              </w:tcPr>
            </w:tcPrChange>
          </w:tcPr>
          <w:p w14:paraId="39683098" w14:textId="1DA91C93" w:rsidR="00C74C6E" w:rsidRPr="00697433" w:rsidRDefault="00C74C6E" w:rsidP="00C74C6E">
            <w:pPr>
              <w:pStyle w:val="ListParagraph"/>
              <w:numPr>
                <w:ilvl w:val="1"/>
                <w:numId w:val="2"/>
              </w:numPr>
              <w:ind w:left="0" w:firstLine="0"/>
              <w:rPr>
                <w:b w:val="0"/>
              </w:rPr>
            </w:pPr>
          </w:p>
        </w:tc>
        <w:tc>
          <w:tcPr>
            <w:tcW w:w="7564" w:type="dxa"/>
            <w:gridSpan w:val="4"/>
            <w:tcPrChange w:id="545" w:author="bcsin@connect.hku.hk" w:date="2026-01-22T19:56:00Z">
              <w:tcPr>
                <w:tcW w:w="7564" w:type="dxa"/>
                <w:gridSpan w:val="4"/>
              </w:tcPr>
            </w:tcPrChange>
          </w:tcPr>
          <w:p w14:paraId="266C4103" w14:textId="3FA806CE" w:rsidR="00C74C6E" w:rsidRPr="00697433" w:rsidRDefault="00C74C6E" w:rsidP="00C74C6E">
            <w:pPr>
              <w:jc w:val="both"/>
              <w:rPr>
                <w:rFonts w:ascii="Frutiger Light" w:hAnsi="Frutiger Light"/>
              </w:rPr>
            </w:pPr>
            <w:r w:rsidRPr="00697433">
              <w:rPr>
                <w:rFonts w:ascii="Frutiger Light" w:hAnsi="Frutiger Light"/>
              </w:rPr>
              <w:t xml:space="preserve">SE/DRA reported that the 24-months warranty for one set of toilet bowl cleaning robot at CAD HQs started from September 2024 to August 2026. </w:t>
            </w:r>
            <w:del w:id="546" w:author="Ms AUYEUNG Pui Pui 歐陽佩佩女士" w:date="2026-01-15T10:45:00Z">
              <w:r w:rsidRPr="00697433" w:rsidDel="0004149A">
                <w:rPr>
                  <w:rFonts w:ascii="Frutiger Light" w:hAnsi="Frutiger Light"/>
                </w:rPr>
                <w:delText>The IoT and auto devices were installed</w:delText>
              </w:r>
            </w:del>
            <w:ins w:id="547" w:author="Ms AUYEUNG Pui Pui 歐陽佩佩女士" w:date="2026-01-15T10:45:00Z">
              <w:r w:rsidR="0004149A">
                <w:rPr>
                  <w:rFonts w:ascii="Frutiger Light" w:hAnsi="Frutiger Light"/>
                </w:rPr>
                <w:t xml:space="preserve">Another set of </w:t>
              </w:r>
              <w:proofErr w:type="gramStart"/>
              <w:r w:rsidR="0004149A">
                <w:rPr>
                  <w:rFonts w:ascii="Frutiger Light" w:hAnsi="Frutiger Light"/>
                </w:rPr>
                <w:t>robot</w:t>
              </w:r>
              <w:proofErr w:type="gramEnd"/>
              <w:r w:rsidR="0004149A">
                <w:rPr>
                  <w:rFonts w:ascii="Frutiger Light" w:hAnsi="Frutiger Light"/>
                </w:rPr>
                <w:t xml:space="preserve"> will be implemented</w:t>
              </w:r>
            </w:ins>
            <w:r w:rsidRPr="00697433">
              <w:rPr>
                <w:rFonts w:ascii="Frutiger Light" w:hAnsi="Frutiger Light"/>
              </w:rPr>
              <w:t xml:space="preserve"> at Princess Margaret Hospital</w:t>
            </w:r>
            <w:ins w:id="548" w:author="Ms AUYEUNG Pui Pui 歐陽佩佩女士" w:date="2026-01-15T10:45:00Z">
              <w:r w:rsidR="0004149A">
                <w:rPr>
                  <w:rFonts w:ascii="Frutiger Light" w:hAnsi="Frutiger Light"/>
                </w:rPr>
                <w:t>,</w:t>
              </w:r>
            </w:ins>
            <w:del w:id="549" w:author="Ms AUYEUNG Pui Pui 歐陽佩佩女士" w:date="2026-01-15T10:45:00Z">
              <w:r w:rsidRPr="00697433" w:rsidDel="0004149A">
                <w:rPr>
                  <w:rFonts w:ascii="Frutiger Light" w:hAnsi="Frutiger Light"/>
                </w:rPr>
                <w:delText xml:space="preserve"> in November 2024, and</w:delText>
              </w:r>
            </w:del>
            <w:r w:rsidRPr="00697433">
              <w:rPr>
                <w:rFonts w:ascii="Frutiger Light" w:hAnsi="Frutiger Light"/>
              </w:rPr>
              <w:t xml:space="preserve"> the robot system’s T&amp;C </w:t>
            </w:r>
            <w:del w:id="550" w:author="Ms AUYEUNG Pui Pui 歐陽佩佩女士" w:date="2026-01-15T10:46:00Z">
              <w:r w:rsidRPr="00697433" w:rsidDel="0004149A">
                <w:rPr>
                  <w:rFonts w:ascii="Frutiger Light" w:hAnsi="Frutiger Light"/>
                </w:rPr>
                <w:delText>was in progress</w:delText>
              </w:r>
            </w:del>
            <w:ins w:id="551" w:author="Ms AUYEUNG Pui Pui 歐陽佩佩女士" w:date="2026-01-15T10:46:00Z">
              <w:r w:rsidR="0004149A">
                <w:rPr>
                  <w:rFonts w:ascii="Frutiger Light" w:hAnsi="Frutiger Light"/>
                </w:rPr>
                <w:t>h</w:t>
              </w:r>
            </w:ins>
            <w:ins w:id="552" w:author="Ms AUYEUNG Pui Pui 歐陽佩佩女士" w:date="2026-01-15T10:48:00Z">
              <w:r w:rsidR="0004149A">
                <w:rPr>
                  <w:rFonts w:ascii="Frutiger Light" w:hAnsi="Frutiger Light"/>
                </w:rPr>
                <w:t>a</w:t>
              </w:r>
            </w:ins>
            <w:ins w:id="553" w:author="Ms AUYEUNG Pui Pui 歐陽佩佩女士" w:date="2026-01-15T10:55:00Z">
              <w:r w:rsidR="00956F63">
                <w:rPr>
                  <w:rFonts w:ascii="Frutiger Light" w:hAnsi="Frutiger Light"/>
                </w:rPr>
                <w:t>ve</w:t>
              </w:r>
            </w:ins>
            <w:ins w:id="554" w:author="Ms AUYEUNG Pui Pui 歐陽佩佩女士" w:date="2026-01-15T10:46:00Z">
              <w:r w:rsidR="0004149A">
                <w:rPr>
                  <w:rFonts w:ascii="Frutiger Light" w:hAnsi="Frutiger Light"/>
                </w:rPr>
                <w:t xml:space="preserve"> been completed, awaiting coordination with PMH for the handover session</w:t>
              </w:r>
            </w:ins>
            <w:r w:rsidRPr="00697433">
              <w:rPr>
                <w:rFonts w:ascii="Frutiger Light" w:hAnsi="Frutiger Light"/>
              </w:rPr>
              <w:t xml:space="preserve">. One more robot would be installed at HKIA and scheduled </w:t>
            </w:r>
            <w:del w:id="555" w:author="Ms AUYEUNG Pui Pui 歐陽佩佩女士" w:date="2026-01-15T10:46:00Z">
              <w:r w:rsidRPr="00697433" w:rsidDel="0004149A">
                <w:rPr>
                  <w:rFonts w:ascii="Frutiger Light" w:hAnsi="Frutiger Light"/>
                </w:rPr>
                <w:delText>to be completed in</w:delText>
              </w:r>
            </w:del>
            <w:ins w:id="556" w:author="Ms AUYEUNG Pui Pui 歐陽佩佩女士" w:date="2026-01-15T10:46:00Z">
              <w:r w:rsidR="0004149A">
                <w:rPr>
                  <w:rFonts w:ascii="Frutiger Light" w:hAnsi="Frutiger Light"/>
                </w:rPr>
                <w:t>for Q1 20</w:t>
              </w:r>
            </w:ins>
            <w:ins w:id="557" w:author="Ms AUYEUNG Pui Pui 歐陽佩佩女士" w:date="2026-01-15T10:47:00Z">
              <w:r w:rsidR="0004149A">
                <w:rPr>
                  <w:rFonts w:ascii="Frutiger Light" w:hAnsi="Frutiger Light"/>
                </w:rPr>
                <w:t>26</w:t>
              </w:r>
            </w:ins>
            <w:del w:id="558" w:author="Ms AUYEUNG Pui Pui 歐陽佩佩女士" w:date="2026-01-15T10:47:00Z">
              <w:r w:rsidRPr="00697433" w:rsidDel="0004149A">
                <w:rPr>
                  <w:rFonts w:ascii="Frutiger Light" w:hAnsi="Frutiger Light"/>
                </w:rPr>
                <w:delText xml:space="preserve"> Q4 2025</w:delText>
              </w:r>
            </w:del>
            <w:r w:rsidRPr="00697433">
              <w:rPr>
                <w:rFonts w:ascii="Frutiger Light" w:hAnsi="Frutiger Light"/>
              </w:rPr>
              <w:t>.</w:t>
            </w:r>
          </w:p>
        </w:tc>
        <w:tc>
          <w:tcPr>
            <w:tcW w:w="1213" w:type="dxa"/>
            <w:tcPrChange w:id="559" w:author="bcsin@connect.hku.hk" w:date="2026-01-22T19:56:00Z">
              <w:tcPr>
                <w:tcW w:w="0" w:type="auto"/>
              </w:tcPr>
            </w:tcPrChange>
          </w:tcPr>
          <w:p w14:paraId="0C66DDAE" w14:textId="108FC5B7" w:rsidR="00C74C6E" w:rsidRPr="00697433" w:rsidRDefault="00C74C6E" w:rsidP="00C74C6E">
            <w:pPr>
              <w:ind w:leftChars="12" w:left="29"/>
              <w:jc w:val="center"/>
              <w:rPr>
                <w:rFonts w:ascii="Frutiger Light" w:hAnsi="Frutiger Light"/>
              </w:rPr>
            </w:pPr>
            <w:r w:rsidRPr="00697433">
              <w:rPr>
                <w:rFonts w:ascii="Frutiger Light" w:hAnsi="Frutiger Light"/>
              </w:rPr>
              <w:t>SE/DRA</w:t>
            </w:r>
          </w:p>
        </w:tc>
      </w:tr>
      <w:tr w:rsidR="00C74C6E" w:rsidRPr="00697433" w14:paraId="612F6669" w14:textId="77777777" w:rsidTr="2C2174BB">
        <w:trPr>
          <w:trPrChange w:id="560" w:author="bcsin@connect.hku.hk" w:date="2026-01-22T19:56:00Z">
            <w:trPr>
              <w:gridBefore w:val="9"/>
              <w:gridAfter w:val="0"/>
            </w:trPr>
          </w:trPrChange>
        </w:trPr>
        <w:tc>
          <w:tcPr>
            <w:tcW w:w="760" w:type="dxa"/>
            <w:tcPrChange w:id="561" w:author="bcsin@connect.hku.hk" w:date="2026-01-22T19:56:00Z">
              <w:tcPr>
                <w:tcW w:w="0" w:type="auto"/>
              </w:tcPr>
            </w:tcPrChange>
          </w:tcPr>
          <w:p w14:paraId="5B8B87C4" w14:textId="77777777" w:rsidR="00C74C6E" w:rsidRPr="00697433" w:rsidRDefault="00C74C6E" w:rsidP="00C74C6E">
            <w:pPr>
              <w:pStyle w:val="ListParagraph"/>
              <w:rPr>
                <w:b w:val="0"/>
              </w:rPr>
            </w:pPr>
          </w:p>
        </w:tc>
        <w:tc>
          <w:tcPr>
            <w:tcW w:w="7564" w:type="dxa"/>
            <w:gridSpan w:val="4"/>
            <w:tcPrChange w:id="562" w:author="bcsin@connect.hku.hk" w:date="2026-01-22T19:56:00Z">
              <w:tcPr>
                <w:tcW w:w="7564" w:type="dxa"/>
                <w:gridSpan w:val="4"/>
              </w:tcPr>
            </w:tcPrChange>
          </w:tcPr>
          <w:p w14:paraId="12E4574D" w14:textId="77777777" w:rsidR="00C74C6E" w:rsidRPr="00697433" w:rsidRDefault="00C74C6E" w:rsidP="00C74C6E">
            <w:pPr>
              <w:jc w:val="both"/>
              <w:rPr>
                <w:rFonts w:ascii="Frutiger Light" w:hAnsi="Frutiger Light"/>
              </w:rPr>
            </w:pPr>
          </w:p>
        </w:tc>
        <w:tc>
          <w:tcPr>
            <w:tcW w:w="1213" w:type="dxa"/>
            <w:tcPrChange w:id="563" w:author="bcsin@connect.hku.hk" w:date="2026-01-22T19:56:00Z">
              <w:tcPr>
                <w:tcW w:w="0" w:type="auto"/>
              </w:tcPr>
            </w:tcPrChange>
          </w:tcPr>
          <w:p w14:paraId="5CF5EA6E" w14:textId="77777777" w:rsidR="00C74C6E" w:rsidRPr="00697433" w:rsidRDefault="00C74C6E" w:rsidP="00C74C6E">
            <w:pPr>
              <w:ind w:leftChars="12" w:left="29"/>
              <w:jc w:val="center"/>
              <w:rPr>
                <w:rFonts w:ascii="Frutiger Light" w:hAnsi="Frutiger Light"/>
              </w:rPr>
            </w:pPr>
          </w:p>
        </w:tc>
      </w:tr>
      <w:tr w:rsidR="00C74C6E" w:rsidRPr="00697433" w14:paraId="26FEA354" w14:textId="77777777" w:rsidTr="2C2174BB">
        <w:trPr>
          <w:trPrChange w:id="564" w:author="bcsin@connect.hku.hk" w:date="2026-01-22T19:56:00Z">
            <w:trPr>
              <w:gridBefore w:val="9"/>
              <w:gridAfter w:val="0"/>
            </w:trPr>
          </w:trPrChange>
        </w:trPr>
        <w:tc>
          <w:tcPr>
            <w:tcW w:w="760" w:type="dxa"/>
            <w:tcPrChange w:id="565" w:author="bcsin@connect.hku.hk" w:date="2026-01-22T19:56:00Z">
              <w:tcPr>
                <w:tcW w:w="0" w:type="auto"/>
              </w:tcPr>
            </w:tcPrChange>
          </w:tcPr>
          <w:p w14:paraId="22223067" w14:textId="69148D88" w:rsidR="00C74C6E" w:rsidRPr="00697433" w:rsidRDefault="00C74C6E" w:rsidP="00C74C6E">
            <w:pPr>
              <w:pStyle w:val="ListParagraph"/>
              <w:numPr>
                <w:ilvl w:val="1"/>
                <w:numId w:val="2"/>
              </w:numPr>
              <w:ind w:left="0" w:firstLine="0"/>
              <w:rPr>
                <w:b w:val="0"/>
              </w:rPr>
            </w:pPr>
          </w:p>
        </w:tc>
        <w:tc>
          <w:tcPr>
            <w:tcW w:w="7564" w:type="dxa"/>
            <w:gridSpan w:val="4"/>
            <w:tcPrChange w:id="566" w:author="bcsin@connect.hku.hk" w:date="2026-01-22T19:56:00Z">
              <w:tcPr>
                <w:tcW w:w="7564" w:type="dxa"/>
                <w:gridSpan w:val="4"/>
              </w:tcPr>
            </w:tcPrChange>
          </w:tcPr>
          <w:p w14:paraId="14A7A4F4" w14:textId="0B9A811C" w:rsidR="00C74C6E" w:rsidRPr="00697433" w:rsidRDefault="00C74C6E" w:rsidP="00C74C6E">
            <w:pPr>
              <w:jc w:val="both"/>
              <w:rPr>
                <w:rFonts w:ascii="Frutiger Light" w:hAnsi="Frutiger Light"/>
              </w:rPr>
            </w:pPr>
            <w:r w:rsidRPr="00697433">
              <w:rPr>
                <w:rFonts w:ascii="Frutiger Light" w:hAnsi="Frutiger Light"/>
              </w:rPr>
              <w:t xml:space="preserve">SE/DRA reported that the </w:t>
            </w:r>
            <w:del w:id="567" w:author="Ms AUYEUNG Pui Pui 歐陽佩佩女士" w:date="2026-01-15T10:47:00Z">
              <w:r w:rsidRPr="00697433" w:rsidDel="0004149A">
                <w:rPr>
                  <w:rFonts w:ascii="Frutiger Light" w:hAnsi="Frutiger Light"/>
                </w:rPr>
                <w:delText>11</w:delText>
              </w:r>
              <w:r w:rsidRPr="00697433" w:rsidDel="0004149A">
                <w:rPr>
                  <w:rFonts w:ascii="Frutiger Light" w:hAnsi="Frutiger Light"/>
                  <w:vertAlign w:val="superscript"/>
                </w:rPr>
                <w:delText>th</w:delText>
              </w:r>
              <w:r w:rsidRPr="00697433" w:rsidDel="0004149A">
                <w:rPr>
                  <w:rFonts w:ascii="Frutiger Light" w:hAnsi="Frutiger Light"/>
                </w:rPr>
                <w:delText xml:space="preserve"> </w:delText>
              </w:r>
            </w:del>
            <w:ins w:id="568" w:author="Ms AUYEUNG Pui Pui 歐陽佩佩女士" w:date="2026-01-15T10:47:00Z">
              <w:r w:rsidR="0004149A" w:rsidRPr="00697433">
                <w:rPr>
                  <w:rFonts w:ascii="Frutiger Light" w:hAnsi="Frutiger Light"/>
                </w:rPr>
                <w:t>1</w:t>
              </w:r>
              <w:r w:rsidR="0004149A">
                <w:rPr>
                  <w:rFonts w:ascii="Frutiger Light" w:hAnsi="Frutiger Light"/>
                </w:rPr>
                <w:t>3</w:t>
              </w:r>
              <w:r w:rsidR="0004149A" w:rsidRPr="00697433">
                <w:rPr>
                  <w:rFonts w:ascii="Frutiger Light" w:hAnsi="Frutiger Light"/>
                  <w:vertAlign w:val="superscript"/>
                </w:rPr>
                <w:t>th</w:t>
              </w:r>
              <w:r w:rsidR="0004149A" w:rsidRPr="00697433">
                <w:rPr>
                  <w:rFonts w:ascii="Frutiger Light" w:hAnsi="Frutiger Light"/>
                </w:rPr>
                <w:t xml:space="preserve"> </w:t>
              </w:r>
            </w:ins>
            <w:r w:rsidRPr="00697433">
              <w:rPr>
                <w:rFonts w:ascii="Frutiger Light" w:hAnsi="Frutiger Light"/>
              </w:rPr>
              <w:t xml:space="preserve">class of SUA training would be </w:t>
            </w:r>
            <w:r w:rsidRPr="00697433">
              <w:rPr>
                <w:rFonts w:ascii="Frutiger Light" w:hAnsi="Frutiger Light"/>
              </w:rPr>
              <w:lastRenderedPageBreak/>
              <w:t xml:space="preserve">arranged in </w:t>
            </w:r>
            <w:del w:id="569" w:author="Ms AUYEUNG Pui Pui 歐陽佩佩女士" w:date="2026-01-15T10:47:00Z">
              <w:r w:rsidRPr="00697433" w:rsidDel="0004149A">
                <w:rPr>
                  <w:rFonts w:ascii="Frutiger Light" w:hAnsi="Frutiger Light"/>
                </w:rPr>
                <w:delText>August/ September</w:delText>
              </w:r>
            </w:del>
            <w:proofErr w:type="spellStart"/>
            <w:ins w:id="570" w:author="Ms AUYEUNG Pui Pui 歐陽佩佩女士" w:date="2026-01-15T10:47:00Z">
              <w:r w:rsidR="0004149A">
                <w:rPr>
                  <w:rFonts w:ascii="Frutiger Light" w:hAnsi="Frutiger Light"/>
                </w:rPr>
                <w:t>Janurary</w:t>
              </w:r>
              <w:proofErr w:type="spellEnd"/>
              <w:r w:rsidR="0004149A">
                <w:rPr>
                  <w:rFonts w:ascii="Frutiger Light" w:hAnsi="Frutiger Light"/>
                </w:rPr>
                <w:t xml:space="preserve"> / February 2026</w:t>
              </w:r>
            </w:ins>
            <w:r w:rsidRPr="00697433">
              <w:rPr>
                <w:rFonts w:ascii="Frutiger Light" w:hAnsi="Frutiger Light"/>
              </w:rPr>
              <w:t xml:space="preserve">. The EMSD </w:t>
            </w:r>
            <w:ins w:id="571" w:author="Ms AUYEUNG Pui Pui 歐陽佩佩女士" w:date="2026-01-15T10:47:00Z">
              <w:r w:rsidR="0004149A">
                <w:rPr>
                  <w:rFonts w:ascii="Frutiger Light" w:hAnsi="Frutiger Light"/>
                </w:rPr>
                <w:t xml:space="preserve">SUA </w:t>
              </w:r>
            </w:ins>
            <w:r w:rsidRPr="00697433">
              <w:rPr>
                <w:rFonts w:ascii="Frutiger Light" w:hAnsi="Frutiger Light"/>
              </w:rPr>
              <w:t>operation manual</w:t>
            </w:r>
            <w:ins w:id="572" w:author="Ms AUYEUNG Pui Pui 歐陽佩佩女士" w:date="2026-01-15T10:58:00Z">
              <w:r w:rsidR="00956F63">
                <w:rPr>
                  <w:rFonts w:ascii="Frutiger Light" w:hAnsi="Frutiger Light"/>
                </w:rPr>
                <w:t xml:space="preserve"> </w:t>
              </w:r>
            </w:ins>
            <w:del w:id="573" w:author="Ms AUYEUNG Pui Pui 歐陽佩佩女士" w:date="2026-01-15T10:47:00Z">
              <w:r w:rsidRPr="00697433" w:rsidDel="0004149A">
                <w:rPr>
                  <w:rFonts w:ascii="Frutiger Light" w:hAnsi="Frutiger Light"/>
                </w:rPr>
                <w:delText xml:space="preserve"> for flying drone wsa</w:delText>
              </w:r>
            </w:del>
            <w:ins w:id="574" w:author="Ms AUYEUNG Pui Pui 歐陽佩佩女士" w:date="2026-01-15T10:47:00Z">
              <w:r w:rsidR="0004149A">
                <w:rPr>
                  <w:rFonts w:ascii="Frutiger Light" w:hAnsi="Frutiger Light"/>
                </w:rPr>
                <w:t>was</w:t>
              </w:r>
            </w:ins>
            <w:r w:rsidRPr="00697433">
              <w:rPr>
                <w:rFonts w:ascii="Frutiger Light" w:hAnsi="Frutiger Light"/>
              </w:rPr>
              <w:t xml:space="preserve"> being vetted by CAD. A </w:t>
            </w:r>
            <w:ins w:id="575" w:author="Ms AUYEUNG Pui Pui 歐陽佩佩女士" w:date="2026-01-15T10:48:00Z">
              <w:r w:rsidR="0004149A">
                <w:rPr>
                  <w:rFonts w:ascii="Frutiger Light" w:hAnsi="Frutiger Light"/>
                </w:rPr>
                <w:t xml:space="preserve">SUA </w:t>
              </w:r>
            </w:ins>
            <w:r w:rsidRPr="00697433">
              <w:rPr>
                <w:rFonts w:ascii="Frutiger Light" w:hAnsi="Frutiger Light"/>
              </w:rPr>
              <w:t xml:space="preserve">guideline </w:t>
            </w:r>
            <w:del w:id="576" w:author="Ms AUYEUNG Pui Pui 歐陽佩佩女士" w:date="2026-01-15T10:48:00Z">
              <w:r w:rsidRPr="00697433" w:rsidDel="0004149A">
                <w:rPr>
                  <w:rFonts w:ascii="Frutiger Light" w:hAnsi="Frutiger Light"/>
                </w:rPr>
                <w:delText>was being</w:delText>
              </w:r>
            </w:del>
            <w:ins w:id="577" w:author="Ms AUYEUNG Pui Pui 歐陽佩佩女士" w:date="2026-01-15T10:48:00Z">
              <w:r w:rsidR="0004149A">
                <w:rPr>
                  <w:rFonts w:ascii="Frutiger Light" w:hAnsi="Frutiger Light"/>
                </w:rPr>
                <w:t>has been</w:t>
              </w:r>
            </w:ins>
            <w:r w:rsidRPr="00697433">
              <w:rPr>
                <w:rFonts w:ascii="Frutiger Light" w:hAnsi="Frutiger Light"/>
              </w:rPr>
              <w:t xml:space="preserve"> prepared to coordinate the SUA operation in EMSD.</w:t>
            </w:r>
            <w:ins w:id="578" w:author="Miss YAU Chi Ying, Vanessa 邱芝瑩" w:date="2026-02-03T18:46:00Z">
              <w:r w:rsidR="0003667D">
                <w:rPr>
                  <w:rFonts w:ascii="Frutiger Light" w:hAnsi="Frutiger Light"/>
                </w:rPr>
                <w:t xml:space="preserve"> </w:t>
              </w:r>
              <w:r w:rsidR="0003667D" w:rsidRPr="0003667D">
                <w:rPr>
                  <w:rFonts w:ascii="Frutiger Light" w:hAnsi="Frutiger Light"/>
                  <w:color w:val="FF0000"/>
                  <w:rPrChange w:id="579" w:author="Miss YAU Chi Ying, Vanessa 邱芝瑩" w:date="2026-02-03T18:47:00Z">
                    <w:rPr>
                      <w:rFonts w:ascii="Frutiger Light" w:hAnsi="Frutiger Light"/>
                    </w:rPr>
                  </w:rPrChange>
                </w:rPr>
                <w:t xml:space="preserve">CAD audit has been completed in </w:t>
              </w:r>
            </w:ins>
            <w:ins w:id="580" w:author="Miss YAU Chi Ying, Vanessa 邱芝瑩" w:date="2026-02-03T18:47:00Z">
              <w:r w:rsidR="0003667D" w:rsidRPr="0003667D">
                <w:rPr>
                  <w:rFonts w:ascii="Frutiger Light" w:hAnsi="Frutiger Light"/>
                  <w:color w:val="FF0000"/>
                  <w:rPrChange w:id="581" w:author="Miss YAU Chi Ying, Vanessa 邱芝瑩" w:date="2026-02-03T18:47:00Z">
                    <w:rPr>
                      <w:rFonts w:ascii="Frutiger Light" w:hAnsi="Frutiger Light"/>
                    </w:rPr>
                  </w:rPrChange>
                </w:rPr>
                <w:t>Dec 2025.</w:t>
              </w:r>
            </w:ins>
          </w:p>
        </w:tc>
        <w:tc>
          <w:tcPr>
            <w:tcW w:w="1213" w:type="dxa"/>
            <w:tcPrChange w:id="582" w:author="bcsin@connect.hku.hk" w:date="2026-01-22T19:56:00Z">
              <w:tcPr>
                <w:tcW w:w="0" w:type="auto"/>
              </w:tcPr>
            </w:tcPrChange>
          </w:tcPr>
          <w:p w14:paraId="7E6FEDB1" w14:textId="27CCC4E4" w:rsidR="00C74C6E" w:rsidRPr="00697433" w:rsidRDefault="00C74C6E" w:rsidP="00C74C6E">
            <w:pPr>
              <w:jc w:val="center"/>
              <w:rPr>
                <w:rFonts w:ascii="Frutiger Light" w:hAnsi="Frutiger Light"/>
              </w:rPr>
            </w:pPr>
            <w:r w:rsidRPr="00697433">
              <w:rPr>
                <w:rFonts w:ascii="Frutiger Light" w:hAnsi="Frutiger Light"/>
              </w:rPr>
              <w:lastRenderedPageBreak/>
              <w:t>SE/DRA</w:t>
            </w:r>
          </w:p>
        </w:tc>
      </w:tr>
      <w:tr w:rsidR="00C74C6E" w:rsidRPr="00697433" w14:paraId="37440EF6" w14:textId="77777777" w:rsidTr="2C2174BB">
        <w:trPr>
          <w:trPrChange w:id="583" w:author="bcsin@connect.hku.hk" w:date="2026-01-22T19:56:00Z">
            <w:trPr>
              <w:gridBefore w:val="9"/>
              <w:gridAfter w:val="0"/>
            </w:trPr>
          </w:trPrChange>
        </w:trPr>
        <w:tc>
          <w:tcPr>
            <w:tcW w:w="760" w:type="dxa"/>
            <w:tcPrChange w:id="584" w:author="bcsin@connect.hku.hk" w:date="2026-01-22T19:56:00Z">
              <w:tcPr>
                <w:tcW w:w="0" w:type="auto"/>
              </w:tcPr>
            </w:tcPrChange>
          </w:tcPr>
          <w:p w14:paraId="71BDBAC1" w14:textId="77777777" w:rsidR="00C74C6E" w:rsidRPr="00697433" w:rsidRDefault="00C74C6E" w:rsidP="00C74C6E">
            <w:pPr>
              <w:pStyle w:val="ListParagraph"/>
              <w:rPr>
                <w:b w:val="0"/>
              </w:rPr>
            </w:pPr>
          </w:p>
        </w:tc>
        <w:tc>
          <w:tcPr>
            <w:tcW w:w="7564" w:type="dxa"/>
            <w:gridSpan w:val="4"/>
            <w:tcPrChange w:id="585" w:author="bcsin@connect.hku.hk" w:date="2026-01-22T19:56:00Z">
              <w:tcPr>
                <w:tcW w:w="7564" w:type="dxa"/>
                <w:gridSpan w:val="4"/>
              </w:tcPr>
            </w:tcPrChange>
          </w:tcPr>
          <w:p w14:paraId="16B26E22" w14:textId="77777777" w:rsidR="00C74C6E" w:rsidRPr="00697433" w:rsidRDefault="00C74C6E" w:rsidP="00C74C6E">
            <w:pPr>
              <w:jc w:val="both"/>
              <w:rPr>
                <w:rFonts w:ascii="Frutiger Light" w:hAnsi="Frutiger Light"/>
              </w:rPr>
            </w:pPr>
          </w:p>
        </w:tc>
        <w:tc>
          <w:tcPr>
            <w:tcW w:w="1213" w:type="dxa"/>
            <w:tcPrChange w:id="586" w:author="bcsin@connect.hku.hk" w:date="2026-01-22T19:56:00Z">
              <w:tcPr>
                <w:tcW w:w="0" w:type="auto"/>
              </w:tcPr>
            </w:tcPrChange>
          </w:tcPr>
          <w:p w14:paraId="5637D71B" w14:textId="77777777" w:rsidR="00C74C6E" w:rsidRPr="00697433" w:rsidRDefault="00C74C6E" w:rsidP="00C74C6E">
            <w:pPr>
              <w:jc w:val="center"/>
              <w:rPr>
                <w:rFonts w:ascii="Frutiger Light" w:hAnsi="Frutiger Light"/>
              </w:rPr>
            </w:pPr>
          </w:p>
        </w:tc>
      </w:tr>
      <w:tr w:rsidR="00C74C6E" w:rsidRPr="00697433" w14:paraId="372AD86E" w14:textId="77777777" w:rsidTr="2C2174BB">
        <w:trPr>
          <w:trPrChange w:id="587" w:author="bcsin@connect.hku.hk" w:date="2026-01-22T19:56:00Z">
            <w:trPr>
              <w:gridBefore w:val="9"/>
              <w:gridAfter w:val="0"/>
            </w:trPr>
          </w:trPrChange>
        </w:trPr>
        <w:tc>
          <w:tcPr>
            <w:tcW w:w="760" w:type="dxa"/>
            <w:tcPrChange w:id="588" w:author="bcsin@connect.hku.hk" w:date="2026-01-22T19:56:00Z">
              <w:tcPr>
                <w:tcW w:w="0" w:type="auto"/>
              </w:tcPr>
            </w:tcPrChange>
          </w:tcPr>
          <w:p w14:paraId="1345562D" w14:textId="1B0F5D03" w:rsidR="00C74C6E" w:rsidRPr="00697433" w:rsidRDefault="00C74C6E" w:rsidP="00C74C6E">
            <w:pPr>
              <w:pStyle w:val="ListParagraph"/>
              <w:numPr>
                <w:ilvl w:val="1"/>
                <w:numId w:val="2"/>
              </w:numPr>
              <w:ind w:left="0" w:firstLine="0"/>
              <w:rPr>
                <w:b w:val="0"/>
              </w:rPr>
            </w:pPr>
          </w:p>
        </w:tc>
        <w:tc>
          <w:tcPr>
            <w:tcW w:w="7564" w:type="dxa"/>
            <w:gridSpan w:val="4"/>
            <w:tcPrChange w:id="589" w:author="bcsin@connect.hku.hk" w:date="2026-01-22T19:56:00Z">
              <w:tcPr>
                <w:tcW w:w="7564" w:type="dxa"/>
                <w:gridSpan w:val="4"/>
              </w:tcPr>
            </w:tcPrChange>
          </w:tcPr>
          <w:p w14:paraId="797F74ED" w14:textId="11B73ED5" w:rsidR="00C74C6E" w:rsidRPr="00697433" w:rsidRDefault="00C74C6E" w:rsidP="00C74C6E">
            <w:pPr>
              <w:tabs>
                <w:tab w:val="left" w:pos="0"/>
              </w:tabs>
              <w:spacing w:line="259" w:lineRule="auto"/>
              <w:jc w:val="both"/>
              <w:rPr>
                <w:rFonts w:ascii="Frutiger Light" w:hAnsi="Frutiger Light"/>
              </w:rPr>
            </w:pPr>
            <w:r w:rsidRPr="00697433">
              <w:rPr>
                <w:rFonts w:ascii="Frutiger Light" w:hAnsi="Frutiger Light"/>
              </w:rPr>
              <w:t>SE/DRA reported the progress of DRDCC (renamed as EAMP) as follows:-</w:t>
            </w:r>
          </w:p>
          <w:p w14:paraId="5F74B365" w14:textId="77777777"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 xml:space="preserve">A total of 359 sites were connected and checked during T&amp;C. All 359 sites </w:t>
            </w:r>
            <w:r w:rsidRPr="00697433">
              <w:rPr>
                <w:rFonts w:cs="Frutiger Light"/>
                <w:b w:val="0"/>
                <w:lang w:eastAsia="zh-TW"/>
              </w:rPr>
              <w:t>were</w:t>
            </w:r>
            <w:r w:rsidRPr="00697433">
              <w:rPr>
                <w:rFonts w:cs="Frutiger Light"/>
                <w:b w:val="0"/>
              </w:rPr>
              <w:t xml:space="preserve"> checked in order while some points and data problem (</w:t>
            </w:r>
            <w:proofErr w:type="gramStart"/>
            <w:r w:rsidRPr="00697433">
              <w:rPr>
                <w:rFonts w:cs="Frutiger Light"/>
                <w:b w:val="0"/>
              </w:rPr>
              <w:t>e.g.</w:t>
            </w:r>
            <w:proofErr w:type="gramEnd"/>
            <w:r w:rsidRPr="00697433">
              <w:rPr>
                <w:rFonts w:cs="Frutiger Light"/>
                <w:b w:val="0"/>
              </w:rPr>
              <w:t xml:space="preserve"> negative kWh, chilled water temp.) were being verified by SBUs. 169 sites </w:t>
            </w:r>
            <w:r w:rsidRPr="00697433">
              <w:rPr>
                <w:rFonts w:cs="Frutiger Light"/>
                <w:b w:val="0"/>
                <w:lang w:eastAsia="zh-TW"/>
              </w:rPr>
              <w:t xml:space="preserve">were </w:t>
            </w:r>
            <w:r w:rsidRPr="00697433">
              <w:rPr>
                <w:rFonts w:cs="Frutiger Light"/>
                <w:b w:val="0"/>
              </w:rPr>
              <w:t>deployed in EMAP</w:t>
            </w:r>
            <w:r w:rsidRPr="00697433">
              <w:rPr>
                <w:rFonts w:cs="Frutiger Light"/>
                <w:b w:val="0"/>
                <w:lang w:eastAsia="zh-TW"/>
              </w:rPr>
              <w:t>.</w:t>
            </w:r>
          </w:p>
          <w:p w14:paraId="51DA6280" w14:textId="77777777"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 xml:space="preserve">Other systems such as FS direct link, flooding sensor, traffic light status, PV panels, journey time indicators, traffic CCTV </w:t>
            </w:r>
            <w:r w:rsidRPr="00697433">
              <w:rPr>
                <w:rFonts w:cs="Frutiger Light"/>
                <w:b w:val="0"/>
                <w:lang w:eastAsia="zh-TW"/>
              </w:rPr>
              <w:t>were</w:t>
            </w:r>
            <w:r w:rsidRPr="00697433">
              <w:rPr>
                <w:rFonts w:cs="Frutiger Light"/>
                <w:b w:val="0"/>
              </w:rPr>
              <w:t xml:space="preserve"> connected</w:t>
            </w:r>
          </w:p>
          <w:p w14:paraId="4B5CD9AB" w14:textId="32C487B7"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DRDCC training for general users was completed on 26 September 2024. Trainings for editors and administrators were completed on 23 January</w:t>
            </w:r>
            <w:r w:rsidRPr="00697433">
              <w:rPr>
                <w:rFonts w:cs="Frutiger Light"/>
                <w:b w:val="0"/>
                <w:lang w:eastAsia="zh-TW"/>
              </w:rPr>
              <w:t>.</w:t>
            </w:r>
          </w:p>
          <w:p w14:paraId="18D43DDC" w14:textId="1EF255A8"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 xml:space="preserve">The soft launch was commenced from 1 October and </w:t>
            </w:r>
            <w:r w:rsidRPr="00697433">
              <w:rPr>
                <w:rFonts w:cs="Frutiger Light"/>
                <w:b w:val="0"/>
                <w:lang w:eastAsia="zh-TW"/>
              </w:rPr>
              <w:t>was</w:t>
            </w:r>
            <w:r w:rsidRPr="00697433">
              <w:rPr>
                <w:rFonts w:cs="Frutiger Light"/>
                <w:b w:val="0"/>
              </w:rPr>
              <w:t xml:space="preserve"> completed on 31 December 2024. EMBSTD received </w:t>
            </w:r>
            <w:proofErr w:type="spellStart"/>
            <w:r w:rsidRPr="00697433">
              <w:rPr>
                <w:rFonts w:cs="Frutiger Light"/>
                <w:b w:val="0"/>
              </w:rPr>
              <w:t>enquires</w:t>
            </w:r>
            <w:proofErr w:type="spellEnd"/>
            <w:r w:rsidRPr="00697433">
              <w:rPr>
                <w:rFonts w:cs="Frutiger Light"/>
                <w:b w:val="0"/>
              </w:rPr>
              <w:t xml:space="preserve"> from </w:t>
            </w:r>
            <w:proofErr w:type="spellStart"/>
            <w:r w:rsidRPr="00697433">
              <w:rPr>
                <w:rFonts w:cs="Frutiger Light"/>
                <w:b w:val="0"/>
              </w:rPr>
              <w:t>MunSD</w:t>
            </w:r>
            <w:proofErr w:type="spellEnd"/>
            <w:r w:rsidRPr="00697433">
              <w:rPr>
                <w:rFonts w:cs="Frutiger Light"/>
                <w:b w:val="0"/>
              </w:rPr>
              <w:t xml:space="preserve"> about the correction of wrong </w:t>
            </w:r>
            <w:proofErr w:type="spellStart"/>
            <w:r w:rsidRPr="00697433">
              <w:rPr>
                <w:rFonts w:cs="Frutiger Light"/>
                <w:b w:val="0"/>
              </w:rPr>
              <w:t>iBMS</w:t>
            </w:r>
            <w:proofErr w:type="spellEnd"/>
            <w:r w:rsidRPr="00697433">
              <w:rPr>
                <w:rFonts w:cs="Frutiger Light"/>
                <w:b w:val="0"/>
              </w:rPr>
              <w:t xml:space="preserve"> data. One suggestion from </w:t>
            </w:r>
            <w:proofErr w:type="spellStart"/>
            <w:r w:rsidRPr="00697433">
              <w:rPr>
                <w:rFonts w:cs="Frutiger Light"/>
                <w:b w:val="0"/>
              </w:rPr>
              <w:t>MunSD</w:t>
            </w:r>
            <w:proofErr w:type="spellEnd"/>
            <w:r w:rsidRPr="00697433">
              <w:rPr>
                <w:rFonts w:cs="Frutiger Light"/>
                <w:b w:val="0"/>
              </w:rPr>
              <w:t xml:space="preserve"> colleagues to DRDCC was that DRDCC should be able to read AMS equipment by equipment no. even in incorrect category. API connection between AMS and DRDCC </w:t>
            </w:r>
            <w:r w:rsidRPr="00697433">
              <w:rPr>
                <w:rFonts w:cs="Frutiger Light"/>
                <w:b w:val="0"/>
                <w:lang w:eastAsia="zh-TW"/>
              </w:rPr>
              <w:t>was</w:t>
            </w:r>
            <w:r w:rsidRPr="00697433">
              <w:rPr>
                <w:rFonts w:cs="Frutiger Light"/>
                <w:b w:val="0"/>
              </w:rPr>
              <w:t xml:space="preserve"> established in Jan</w:t>
            </w:r>
            <w:r w:rsidRPr="00697433">
              <w:rPr>
                <w:rFonts w:cs="Frutiger Light"/>
                <w:b w:val="0"/>
                <w:lang w:eastAsia="zh-TW"/>
              </w:rPr>
              <w:t>uary</w:t>
            </w:r>
            <w:r w:rsidRPr="00697433">
              <w:rPr>
                <w:rFonts w:cs="Frutiger Light"/>
                <w:b w:val="0"/>
              </w:rPr>
              <w:t>. Suggested Batch 2 sites were sent to SBUs for comments in December 2024. After reviewing by SBUs, Batch 2 sites were launched on 24 February.</w:t>
            </w:r>
          </w:p>
          <w:p w14:paraId="3BA7380F" w14:textId="77777777"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DRDCC renamed to EMSD Asset Management Portal (EAMP) and new features, including monitoring RS data, would be added.</w:t>
            </w:r>
          </w:p>
          <w:p w14:paraId="702D6BE0" w14:textId="51CCBF69"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DRDCC was moved to GNET and an account for viewing of Smart Drainage, FS direct link and traffic lights was opened to Security Bureau on 10 February.</w:t>
            </w:r>
          </w:p>
          <w:p w14:paraId="552DB3F4" w14:textId="36D7ED85"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 xml:space="preserve">New icon and connection of EMSD Asset Management Portal (EAMP), with </w:t>
            </w:r>
            <w:proofErr w:type="spellStart"/>
            <w:r w:rsidRPr="00697433">
              <w:rPr>
                <w:rFonts w:cs="Frutiger Light"/>
                <w:b w:val="0"/>
              </w:rPr>
              <w:t>chinese</w:t>
            </w:r>
            <w:proofErr w:type="spellEnd"/>
            <w:r w:rsidRPr="00697433">
              <w:rPr>
                <w:rFonts w:cs="Frutiger Light"/>
                <w:b w:val="0"/>
              </w:rPr>
              <w:t xml:space="preserve"> name “</w:t>
            </w:r>
            <w:r w:rsidRPr="00697433">
              <w:rPr>
                <w:rFonts w:cs="Frutiger Light"/>
                <w:b w:val="0"/>
              </w:rPr>
              <w:t>機電署資產管理平台</w:t>
            </w:r>
            <w:r w:rsidRPr="00697433">
              <w:rPr>
                <w:rFonts w:cs="Frutiger Light"/>
                <w:b w:val="0"/>
              </w:rPr>
              <w:t>” had been shown in “</w:t>
            </w:r>
            <w:proofErr w:type="spellStart"/>
            <w:r w:rsidRPr="00697433">
              <w:rPr>
                <w:rFonts w:cs="Frutiger Light"/>
                <w:b w:val="0"/>
              </w:rPr>
              <w:t>emsdhome</w:t>
            </w:r>
            <w:proofErr w:type="spellEnd"/>
            <w:r w:rsidRPr="00697433">
              <w:rPr>
                <w:rFonts w:cs="Frutiger Light"/>
                <w:b w:val="0"/>
              </w:rPr>
              <w:t>” website since May.</w:t>
            </w:r>
          </w:p>
          <w:p w14:paraId="69816CBF" w14:textId="14BFE102"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 xml:space="preserve">Tier 0, 1, 2 data structure </w:t>
            </w:r>
            <w:proofErr w:type="spellStart"/>
            <w:r w:rsidRPr="00697433">
              <w:rPr>
                <w:rFonts w:cs="Frutiger Light"/>
                <w:b w:val="0"/>
                <w:lang w:eastAsia="zh-TW"/>
              </w:rPr>
              <w:t>wsa</w:t>
            </w:r>
            <w:proofErr w:type="spellEnd"/>
            <w:r w:rsidRPr="00697433">
              <w:rPr>
                <w:rFonts w:cs="Frutiger Light"/>
                <w:b w:val="0"/>
              </w:rPr>
              <w:t xml:space="preserve"> completed in March for different systems' data interconnection via EAMP's </w:t>
            </w:r>
            <w:proofErr w:type="spellStart"/>
            <w:r w:rsidRPr="00697433">
              <w:rPr>
                <w:rFonts w:cs="Frutiger Light"/>
                <w:b w:val="0"/>
              </w:rPr>
              <w:t>influxDB</w:t>
            </w:r>
            <w:proofErr w:type="spellEnd"/>
            <w:r w:rsidRPr="00697433">
              <w:rPr>
                <w:rFonts w:cs="Frutiger Light"/>
                <w:b w:val="0"/>
              </w:rPr>
              <w:t>.</w:t>
            </w:r>
          </w:p>
          <w:p w14:paraId="7163A8C2" w14:textId="1CC8873F" w:rsidR="00C74C6E" w:rsidRPr="00697433" w:rsidRDefault="00C74C6E" w:rsidP="00C74C6E">
            <w:pPr>
              <w:pStyle w:val="ListParagraph"/>
              <w:numPr>
                <w:ilvl w:val="0"/>
                <w:numId w:val="17"/>
              </w:numPr>
              <w:tabs>
                <w:tab w:val="left" w:pos="0"/>
              </w:tabs>
              <w:spacing w:line="259" w:lineRule="auto"/>
              <w:ind w:left="482" w:hanging="482"/>
              <w:jc w:val="both"/>
              <w:rPr>
                <w:b w:val="0"/>
              </w:rPr>
            </w:pPr>
            <w:r w:rsidRPr="00697433">
              <w:rPr>
                <w:rFonts w:cs="Frutiger Light"/>
                <w:b w:val="0"/>
              </w:rPr>
              <w:t>Referring to point 6, EMSD staff could also access EAMP via intranet so that the loading speed was increased</w:t>
            </w:r>
            <w:r w:rsidRPr="00697433">
              <w:rPr>
                <w:rFonts w:cs="Frutiger Light"/>
                <w:b w:val="0"/>
                <w:lang w:eastAsia="zh-TW"/>
              </w:rPr>
              <w:t>.</w:t>
            </w:r>
          </w:p>
          <w:p w14:paraId="48820708" w14:textId="12D778EA" w:rsidR="00C74C6E" w:rsidRPr="0003667D" w:rsidRDefault="00C74C6E" w:rsidP="000974A0">
            <w:pPr>
              <w:pStyle w:val="ListParagraph"/>
              <w:numPr>
                <w:ilvl w:val="0"/>
                <w:numId w:val="17"/>
              </w:numPr>
              <w:tabs>
                <w:tab w:val="left" w:pos="0"/>
              </w:tabs>
              <w:spacing w:line="259" w:lineRule="auto"/>
              <w:ind w:left="487" w:hanging="487"/>
              <w:jc w:val="both"/>
              <w:rPr>
                <w:b w:val="0"/>
                <w:color w:val="FF0000"/>
                <w:rPrChange w:id="590" w:author="Miss YAU Chi Ying, Vanessa 邱芝瑩" w:date="2026-02-05T10:43:00Z">
                  <w:rPr>
                    <w:b w:val="0"/>
                  </w:rPr>
                </w:rPrChange>
              </w:rPr>
            </w:pPr>
            <w:r w:rsidRPr="0003667D">
              <w:rPr>
                <w:b w:val="0"/>
                <w:color w:val="FF0000"/>
                <w:rPrChange w:id="591" w:author="Miss YAU Chi Ying, Vanessa 邱芝瑩" w:date="2026-02-05T10:43:00Z">
                  <w:rPr>
                    <w:b w:val="0"/>
                  </w:rPr>
                </w:rPrChange>
              </w:rPr>
              <w:lastRenderedPageBreak/>
              <w:t>The RS open data on the Phase 1, encompassing vehicle maintenance workshops (registered &amp; LPG), kiddie &amp; amusement rides, lifts &amp; escalators, registered buildings in EERSB, electricity (power companies, power stations &amp; substations), gas regulatory service (</w:t>
            </w:r>
            <w:proofErr w:type="spellStart"/>
            <w:r w:rsidRPr="0003667D">
              <w:rPr>
                <w:b w:val="0"/>
                <w:color w:val="FF0000"/>
                <w:rPrChange w:id="592" w:author="Miss YAU Chi Ying, Vanessa 邱芝瑩" w:date="2026-02-05T10:43:00Z">
                  <w:rPr>
                    <w:b w:val="0"/>
                  </w:rPr>
                </w:rPrChange>
              </w:rPr>
              <w:t>towngas</w:t>
            </w:r>
            <w:proofErr w:type="spellEnd"/>
            <w:r w:rsidRPr="0003667D">
              <w:rPr>
                <w:b w:val="0"/>
                <w:color w:val="FF0000"/>
                <w:rPrChange w:id="593" w:author="Miss YAU Chi Ying, Vanessa 邱芝瑩" w:date="2026-02-05T10:43:00Z">
                  <w:rPr>
                    <w:b w:val="0"/>
                  </w:rPr>
                </w:rPrChange>
              </w:rPr>
              <w:t xml:space="preserve"> major facilities, LPG cylinder distributors, LPG filling stations, LPG/NG terminals, LPG NGIs</w:t>
            </w:r>
            <w:ins w:id="594" w:author="Miss YAU Chi Ying, Vanessa 邱芝瑩" w:date="2026-02-03T18:41:00Z">
              <w:r w:rsidR="0003667D" w:rsidRPr="0003667D">
                <w:rPr>
                  <w:b w:val="0"/>
                  <w:color w:val="FF0000"/>
                  <w:rPrChange w:id="595" w:author="Miss YAU Chi Ying, Vanessa 邱芝瑩" w:date="2026-02-03T18:41:00Z">
                    <w:rPr>
                      <w:b w:val="0"/>
                    </w:rPr>
                  </w:rPrChange>
                </w:rPr>
                <w:t>, hydrogen filling stations</w:t>
              </w:r>
            </w:ins>
            <w:r w:rsidRPr="0003667D">
              <w:rPr>
                <w:b w:val="0"/>
                <w:color w:val="FF0000"/>
                <w:rPrChange w:id="596" w:author="Miss YAU Chi Ying, Vanessa 邱芝瑩" w:date="2026-02-05T10:43:00Z">
                  <w:rPr>
                    <w:b w:val="0"/>
                  </w:rPr>
                </w:rPrChange>
              </w:rPr>
              <w:t xml:space="preserve"> &amp; FSRU Vessel), GWIN gateway locations, </w:t>
            </w:r>
            <w:del w:id="597" w:author="Miss YAU Chi Ying, Vanessa 邱芝瑩" w:date="2026-02-03T18:41:00Z">
              <w:r w:rsidRPr="0003667D">
                <w:rPr>
                  <w:b w:val="0"/>
                  <w:color w:val="FF0000"/>
                  <w:rPrChange w:id="598" w:author="Miss YAU Chi Ying, Vanessa 邱芝瑩" w:date="2026-02-05T10:43:00Z">
                    <w:rPr>
                      <w:b w:val="0"/>
                    </w:rPr>
                  </w:rPrChange>
                </w:rPr>
                <w:delText xml:space="preserve">and </w:delText>
              </w:r>
            </w:del>
            <w:del w:id="599" w:author="Miss YAU Chi Ying, Vanessa 邱芝瑩" w:date="2026-02-03T18:40:00Z">
              <w:r w:rsidRPr="0003667D">
                <w:rPr>
                  <w:b w:val="0"/>
                  <w:color w:val="FF0000"/>
                  <w:rPrChange w:id="600" w:author="Miss YAU Chi Ying, Vanessa 邱芝瑩" w:date="2026-02-05T10:43:00Z">
                    <w:rPr>
                      <w:b w:val="0"/>
                    </w:rPr>
                  </w:rPrChange>
                </w:rPr>
                <w:delText>4S system</w:delText>
              </w:r>
            </w:del>
            <w:ins w:id="601" w:author="Miss YAU Chi Ying, Vanessa 邱芝瑩" w:date="2026-02-03T18:40:00Z">
              <w:r w:rsidR="0003667D" w:rsidRPr="0003667D">
                <w:rPr>
                  <w:b w:val="0"/>
                  <w:color w:val="FF0000"/>
                  <w:rPrChange w:id="602" w:author="Miss YAU Chi Ying, Vanessa 邱芝瑩" w:date="2026-02-03T18:41:00Z">
                    <w:rPr>
                      <w:b w:val="0"/>
                    </w:rPr>
                  </w:rPrChange>
                </w:rPr>
                <w:t>National Games</w:t>
              </w:r>
            </w:ins>
            <w:r w:rsidRPr="0003667D">
              <w:rPr>
                <w:b w:val="0"/>
                <w:color w:val="FF0000"/>
                <w:rPrChange w:id="603" w:author="Miss YAU Chi Ying, Vanessa 邱芝瑩" w:date="2026-02-03T18:41:00Z">
                  <w:rPr>
                    <w:b w:val="0"/>
                  </w:rPr>
                </w:rPrChange>
              </w:rPr>
              <w:t xml:space="preserve">, </w:t>
            </w:r>
            <w:ins w:id="604" w:author="Miss YAU Chi Ying, Vanessa 邱芝瑩" w:date="2026-02-03T18:41:00Z">
              <w:r w:rsidR="0003667D" w:rsidRPr="0003667D">
                <w:rPr>
                  <w:b w:val="0"/>
                  <w:color w:val="FF0000"/>
                  <w:rPrChange w:id="605" w:author="Miss YAU Chi Ying, Vanessa 邱芝瑩" w:date="2026-02-03T18:41:00Z">
                    <w:rPr>
                      <w:b w:val="0"/>
                    </w:rPr>
                  </w:rPrChange>
                </w:rPr>
                <w:t>BIM-AM Venues</w:t>
              </w:r>
              <w:r w:rsidRPr="0003667D">
                <w:rPr>
                  <w:b w:val="0"/>
                  <w:color w:val="FF0000"/>
                  <w:rPrChange w:id="606" w:author="Miss YAU Chi Ying, Vanessa 邱芝瑩" w:date="2026-02-05T10:43:00Z">
                    <w:rPr>
                      <w:b w:val="0"/>
                    </w:rPr>
                  </w:rPrChange>
                </w:rPr>
                <w:t xml:space="preserve"> </w:t>
              </w:r>
            </w:ins>
            <w:del w:id="607" w:author="Miss YAU Chi Ying, Vanessa 邱芝瑩" w:date="2026-02-03T18:40:00Z">
              <w:r w:rsidRPr="0003667D">
                <w:rPr>
                  <w:b w:val="0"/>
                  <w:color w:val="FF0000"/>
                  <w:lang w:eastAsia="zh-TW"/>
                  <w:rPrChange w:id="608" w:author="Miss YAU Chi Ying, Vanessa 邱芝瑩" w:date="2026-02-05T10:43:00Z">
                    <w:rPr>
                      <w:b w:val="0"/>
                      <w:lang w:eastAsia="zh-TW"/>
                    </w:rPr>
                  </w:rPrChange>
                </w:rPr>
                <w:delText>were</w:delText>
              </w:r>
              <w:r w:rsidRPr="0003667D">
                <w:rPr>
                  <w:b w:val="0"/>
                  <w:color w:val="FF0000"/>
                  <w:rPrChange w:id="609" w:author="Miss YAU Chi Ying, Vanessa 邱芝瑩" w:date="2026-02-05T10:43:00Z">
                    <w:rPr>
                      <w:b w:val="0"/>
                    </w:rPr>
                  </w:rPrChange>
                </w:rPr>
                <w:delText xml:space="preserve"> </w:delText>
              </w:r>
            </w:del>
            <w:ins w:id="610" w:author="Miss YAU Chi Ying, Vanessa 邱芝瑩" w:date="2026-02-03T18:40:00Z">
              <w:r w:rsidR="0003667D" w:rsidRPr="0003667D">
                <w:rPr>
                  <w:b w:val="0"/>
                  <w:color w:val="FF0000"/>
                  <w:lang w:eastAsia="zh-TW"/>
                  <w:rPrChange w:id="611" w:author="Miss YAU Chi Ying, Vanessa 邱芝瑩" w:date="2026-02-03T18:41:00Z">
                    <w:rPr>
                      <w:b w:val="0"/>
                      <w:lang w:eastAsia="zh-TW"/>
                    </w:rPr>
                  </w:rPrChange>
                </w:rPr>
                <w:t xml:space="preserve">have been </w:t>
              </w:r>
            </w:ins>
            <w:r w:rsidRPr="0003667D">
              <w:rPr>
                <w:b w:val="0"/>
                <w:color w:val="FF0000"/>
                <w:rPrChange w:id="612" w:author="Miss YAU Chi Ying, Vanessa 邱芝瑩" w:date="2026-02-05T10:43:00Z">
                  <w:rPr>
                    <w:b w:val="0"/>
                  </w:rPr>
                </w:rPrChange>
              </w:rPr>
              <w:t xml:space="preserve">integrated in EAMP </w:t>
            </w:r>
            <w:del w:id="613" w:author="Miss YAU Chi Ying, Vanessa 邱芝瑩" w:date="2026-02-03T18:39:00Z">
              <w:r w:rsidRPr="0003667D">
                <w:rPr>
                  <w:b w:val="0"/>
                  <w:color w:val="FF0000"/>
                  <w:rPrChange w:id="614" w:author="Miss YAU Chi Ying, Vanessa 邱芝瑩" w:date="2026-02-05T10:43:00Z">
                    <w:rPr>
                      <w:b w:val="0"/>
                    </w:rPr>
                  </w:rPrChange>
                </w:rPr>
                <w:delText>for testing and feedback</w:delText>
              </w:r>
            </w:del>
            <w:ins w:id="615" w:author="Miss YAU Chi Ying, Vanessa 邱芝瑩" w:date="2026-02-03T18:39:00Z">
              <w:r w:rsidR="0003667D" w:rsidRPr="0003667D">
                <w:rPr>
                  <w:b w:val="0"/>
                  <w:color w:val="FF0000"/>
                  <w:rPrChange w:id="616" w:author="Miss YAU Chi Ying, Vanessa 邱芝瑩" w:date="2026-02-03T18:41:00Z">
                    <w:rPr>
                      <w:b w:val="0"/>
                    </w:rPr>
                  </w:rPrChange>
                </w:rPr>
                <w:t>in Q4 2025</w:t>
              </w:r>
            </w:ins>
            <w:r w:rsidRPr="0003667D">
              <w:rPr>
                <w:b w:val="0"/>
                <w:color w:val="FF0000"/>
                <w:rPrChange w:id="617" w:author="Miss YAU Chi Ying, Vanessa 邱芝瑩" w:date="2026-02-03T18:41:00Z">
                  <w:rPr>
                    <w:b w:val="0"/>
                  </w:rPr>
                </w:rPrChange>
              </w:rPr>
              <w:t>.</w:t>
            </w:r>
            <w:r w:rsidRPr="0003667D">
              <w:rPr>
                <w:b w:val="0"/>
                <w:color w:val="FF0000"/>
                <w:rPrChange w:id="618" w:author="Miss YAU Chi Ying, Vanessa 邱芝瑩" w:date="2026-02-05T10:43:00Z">
                  <w:rPr>
                    <w:b w:val="0"/>
                  </w:rPr>
                </w:rPrChange>
              </w:rPr>
              <w:t xml:space="preserve"> </w:t>
            </w:r>
            <w:del w:id="619" w:author="Miss YAU Chi Ying, Vanessa 邱芝瑩" w:date="2026-02-03T18:39:00Z">
              <w:r w:rsidRPr="0003667D">
                <w:rPr>
                  <w:b w:val="0"/>
                  <w:color w:val="FF0000"/>
                  <w:rPrChange w:id="620" w:author="Miss YAU Chi Ying, Vanessa 邱芝瑩" w:date="2026-02-05T10:43:00Z">
                    <w:rPr>
                      <w:b w:val="0"/>
                    </w:rPr>
                  </w:rPrChange>
                </w:rPr>
                <w:delText>User requirements were being gathered for Phase 2, which aims to include additional RS data. In this phase, LPG fuel tank revalidation workshop and governor kiosk under Gas Regulatory Service are planned to incorporated into the EAMP.</w:delText>
              </w:r>
            </w:del>
          </w:p>
          <w:p w14:paraId="7878E6D6" w14:textId="2BA2AE5E" w:rsidR="00C74C6E" w:rsidRPr="00697433" w:rsidRDefault="00C74C6E" w:rsidP="000974A0">
            <w:pPr>
              <w:pStyle w:val="ListParagraph"/>
              <w:numPr>
                <w:ilvl w:val="0"/>
                <w:numId w:val="17"/>
              </w:numPr>
              <w:tabs>
                <w:tab w:val="left" w:pos="0"/>
              </w:tabs>
              <w:spacing w:line="259" w:lineRule="auto"/>
              <w:ind w:left="487" w:hanging="487"/>
              <w:jc w:val="both"/>
              <w:rPr>
                <w:del w:id="621" w:author="Miss YAU Chi Ying, Vanessa 邱芝瑩" w:date="2026-02-03T18:40:00Z"/>
                <w:b w:val="0"/>
              </w:rPr>
            </w:pPr>
            <w:del w:id="622" w:author="Miss YAU Chi Ying, Vanessa 邱芝瑩" w:date="2026-02-03T18:39:00Z">
              <w:r w:rsidRPr="00697433">
                <w:rPr>
                  <w:b w:val="0"/>
                </w:rPr>
                <w:delText>Following the collection of user feedback, f</w:delText>
              </w:r>
            </w:del>
            <w:del w:id="623" w:author="Miss YAU Chi Ying, Vanessa 邱芝瑩" w:date="2026-02-03T18:40:00Z">
              <w:r w:rsidRPr="00697433">
                <w:rPr>
                  <w:b w:val="0"/>
                </w:rPr>
                <w:delText>our (4) new layers have been launched in the EAMP (production site):</w:delText>
              </w:r>
            </w:del>
          </w:p>
          <w:p w14:paraId="513CA005" w14:textId="6A524ED2" w:rsidR="00C74C6E" w:rsidRPr="00697433" w:rsidRDefault="00C74C6E">
            <w:pPr>
              <w:pStyle w:val="ListParagraph"/>
              <w:tabs>
                <w:tab w:val="left" w:pos="0"/>
              </w:tabs>
              <w:spacing w:line="259" w:lineRule="auto"/>
              <w:ind w:leftChars="202" w:left="910" w:hangingChars="177" w:hanging="425"/>
              <w:jc w:val="both"/>
              <w:rPr>
                <w:del w:id="624" w:author="Miss YAU Chi Ying, Vanessa 邱芝瑩" w:date="2026-02-03T18:40:00Z"/>
                <w:b w:val="0"/>
              </w:rPr>
              <w:pPrChange w:id="625" w:author="Ms CHAN Man Ting Ida 陳敏婷女士" w:date="2026-01-15T10:26:00Z">
                <w:pPr>
                  <w:pStyle w:val="ListParagraph"/>
                  <w:tabs>
                    <w:tab w:val="left" w:pos="0"/>
                  </w:tabs>
                  <w:ind w:leftChars="202" w:left="910" w:hangingChars="177" w:hanging="425"/>
                  <w:jc w:val="both"/>
                </w:pPr>
              </w:pPrChange>
            </w:pPr>
            <w:del w:id="626" w:author="Miss YAU Chi Ying, Vanessa 邱芝瑩" w:date="2026-02-03T18:40:00Z">
              <w:r w:rsidRPr="00697433">
                <w:rPr>
                  <w:b w:val="0"/>
                </w:rPr>
                <w:delText xml:space="preserve">(a) Gas Regulatory Service (Towngas Major Facilities, LPG Cylinder Distributors, LPG Filling Stations, LPG/NG Terminals and LPG NGIs); </w:delText>
              </w:r>
            </w:del>
          </w:p>
          <w:p w14:paraId="1DD3B876" w14:textId="7F02A65B" w:rsidR="00C74C6E" w:rsidRPr="00697433" w:rsidRDefault="00C74C6E">
            <w:pPr>
              <w:pStyle w:val="ListParagraph"/>
              <w:tabs>
                <w:tab w:val="left" w:pos="768"/>
              </w:tabs>
              <w:spacing w:line="259" w:lineRule="auto"/>
              <w:ind w:leftChars="202" w:left="910" w:hangingChars="177" w:hanging="425"/>
              <w:jc w:val="both"/>
              <w:rPr>
                <w:del w:id="627" w:author="Miss YAU Chi Ying, Vanessa 邱芝瑩" w:date="2026-02-03T18:40:00Z"/>
                <w:b w:val="0"/>
              </w:rPr>
              <w:pPrChange w:id="628" w:author="Ms CHAN Man Ting Ida 陳敏婷女士" w:date="2026-01-15T10:26:00Z">
                <w:pPr>
                  <w:pStyle w:val="ListParagraph"/>
                  <w:tabs>
                    <w:tab w:val="left" w:pos="768"/>
                  </w:tabs>
                  <w:ind w:leftChars="202" w:left="910" w:hangingChars="177" w:hanging="425"/>
                  <w:jc w:val="both"/>
                </w:pPr>
              </w:pPrChange>
            </w:pPr>
            <w:del w:id="629" w:author="Miss YAU Chi Ying, Vanessa 邱芝瑩" w:date="2026-02-03T18:40:00Z">
              <w:r w:rsidRPr="00697433">
                <w:rPr>
                  <w:b w:val="0"/>
                </w:rPr>
                <w:delText xml:space="preserve">(b) Buildings under EERSB; </w:delText>
              </w:r>
            </w:del>
          </w:p>
          <w:p w14:paraId="51747191" w14:textId="6D370480" w:rsidR="00C74C6E" w:rsidRPr="00697433" w:rsidRDefault="00C74C6E">
            <w:pPr>
              <w:pStyle w:val="ListParagraph"/>
              <w:tabs>
                <w:tab w:val="left" w:pos="768"/>
              </w:tabs>
              <w:spacing w:line="259" w:lineRule="auto"/>
              <w:ind w:leftChars="202" w:left="910" w:hangingChars="177" w:hanging="425"/>
              <w:jc w:val="both"/>
              <w:rPr>
                <w:del w:id="630" w:author="Miss YAU Chi Ying, Vanessa 邱芝瑩" w:date="2026-02-03T18:40:00Z"/>
                <w:b w:val="0"/>
              </w:rPr>
              <w:pPrChange w:id="631" w:author="Ms CHAN Man Ting Ida 陳敏婷女士" w:date="2026-01-15T10:26:00Z">
                <w:pPr>
                  <w:pStyle w:val="ListParagraph"/>
                  <w:tabs>
                    <w:tab w:val="left" w:pos="768"/>
                  </w:tabs>
                  <w:ind w:leftChars="202" w:left="910" w:hangingChars="177" w:hanging="425"/>
                  <w:jc w:val="both"/>
                </w:pPr>
              </w:pPrChange>
            </w:pPr>
            <w:del w:id="632" w:author="Miss YAU Chi Ying, Vanessa 邱芝瑩" w:date="2026-02-03T18:40:00Z">
              <w:r w:rsidRPr="00697433">
                <w:rPr>
                  <w:b w:val="0"/>
                </w:rPr>
                <w:delText>(c) GWIN Gateway; and</w:delText>
              </w:r>
            </w:del>
          </w:p>
          <w:p w14:paraId="6D7684A7" w14:textId="0066E6BF" w:rsidR="005A131F" w:rsidRPr="005A131F" w:rsidRDefault="00C74C6E">
            <w:pPr>
              <w:pStyle w:val="ListParagraph"/>
              <w:numPr>
                <w:ilvl w:val="0"/>
                <w:numId w:val="17"/>
              </w:numPr>
              <w:tabs>
                <w:tab w:val="left" w:pos="0"/>
              </w:tabs>
              <w:spacing w:line="259" w:lineRule="auto"/>
              <w:ind w:left="487" w:hanging="487"/>
              <w:jc w:val="both"/>
              <w:outlineLvl w:val="9"/>
              <w:rPr>
                <w:color w:val="FF0000"/>
                <w:rPrChange w:id="633" w:author="Ms CHIK Kar Lai (SE/Inno)" w:date="2026-02-04T18:46:00Z">
                  <w:rPr/>
                </w:rPrChange>
              </w:rPr>
              <w:pPrChange w:id="634" w:author="Ms CHIK Kar Lai (SE/Inno)" w:date="2026-02-04T18:46:00Z">
                <w:pPr>
                  <w:jc w:val="both"/>
                </w:pPr>
              </w:pPrChange>
            </w:pPr>
            <w:del w:id="635" w:author="Miss YAU Chi Ying, Vanessa 邱芝瑩" w:date="2026-02-03T18:40:00Z">
              <w:r w:rsidRPr="00697433" w:rsidDel="0003667D">
                <w:rPr>
                  <w:b w:val="0"/>
                </w:rPr>
                <w:delText>(d) National Games (Competition Venues and Service Venues).</w:delText>
              </w:r>
            </w:del>
            <w:ins w:id="636" w:author="Miss YAU Chi Ying, Vanessa 邱芝瑩" w:date="2026-02-03T18:38:00Z">
              <w:r w:rsidR="005A131F" w:rsidRPr="005A131F">
                <w:rPr>
                  <w:b w:val="0"/>
                  <w:color w:val="FF0000"/>
                  <w:rPrChange w:id="637" w:author="Miss YAU Chi Ying, Vanessa 邱芝瑩" w:date="2026-02-03T18:38:00Z">
                    <w:rPr>
                      <w:b/>
                      <w:color w:val="FF0000"/>
                    </w:rPr>
                  </w:rPrChange>
                </w:rPr>
                <w:t>User requirements were being gathered for Phase 2</w:t>
              </w:r>
              <w:r w:rsidR="005A131F">
                <w:rPr>
                  <w:b w:val="0"/>
                  <w:color w:val="FF0000"/>
                </w:rPr>
                <w:t xml:space="preserve"> development</w:t>
              </w:r>
              <w:r w:rsidR="005A131F" w:rsidRPr="005A131F">
                <w:rPr>
                  <w:b w:val="0"/>
                  <w:color w:val="FF0000"/>
                  <w:rPrChange w:id="638" w:author="Miss YAU Chi Ying, Vanessa 邱芝瑩" w:date="2026-02-03T18:38:00Z">
                    <w:rPr>
                      <w:b/>
                      <w:color w:val="FF0000"/>
                    </w:rPr>
                  </w:rPrChange>
                </w:rPr>
                <w:t>, which aims to include additional RS data into the EAMP, the followings are planned:</w:t>
              </w:r>
            </w:ins>
          </w:p>
          <w:p w14:paraId="76CBDC26" w14:textId="77777777" w:rsidR="005A131F" w:rsidRPr="0003667D" w:rsidRDefault="005A131F">
            <w:pPr>
              <w:pStyle w:val="ListParagraph"/>
              <w:numPr>
                <w:ilvl w:val="0"/>
                <w:numId w:val="23"/>
              </w:numPr>
              <w:jc w:val="both"/>
              <w:rPr>
                <w:ins w:id="639" w:author="Miss YAU Chi Ying, Vanessa 邱芝瑩" w:date="2026-02-03T18:38:00Z"/>
                <w:b w:val="0"/>
                <w:color w:val="FF0000"/>
                <w:rPrChange w:id="640" w:author="Ms CHIK Kar Lai (SE/Inno)" w:date="2026-02-04T17:58:00Z">
                  <w:rPr>
                    <w:ins w:id="641" w:author="Miss YAU Chi Ying, Vanessa 邱芝瑩" w:date="2026-02-03T18:38:00Z"/>
                    <w:color w:val="FF0000"/>
                  </w:rPr>
                </w:rPrChange>
              </w:rPr>
            </w:pPr>
            <w:ins w:id="642" w:author="Miss YAU Chi Ying, Vanessa 邱芝瑩" w:date="2026-02-03T18:38:00Z">
              <w:r w:rsidRPr="005C8478">
                <w:rPr>
                  <w:b w:val="0"/>
                  <w:color w:val="FF0000"/>
                  <w:rPrChange w:id="643" w:author="Ms CHIK Kar Lai (SE/Inno)" w:date="2026-02-04T17:58:00Z">
                    <w:rPr>
                      <w:color w:val="FF0000"/>
                    </w:rPr>
                  </w:rPrChange>
                </w:rPr>
                <w:t>Gas Regulatory Service: Inclusion data from the LPG fuel tank revalidation workshop and governor kiosk;</w:t>
              </w:r>
            </w:ins>
          </w:p>
          <w:p w14:paraId="05C983C9" w14:textId="77777777" w:rsidR="005A131F" w:rsidRPr="007D56A8" w:rsidRDefault="005A131F" w:rsidP="005A131F">
            <w:pPr>
              <w:pStyle w:val="ListParagraph"/>
              <w:numPr>
                <w:ilvl w:val="0"/>
                <w:numId w:val="23"/>
              </w:numPr>
              <w:jc w:val="both"/>
              <w:rPr>
                <w:ins w:id="644" w:author="Miss YAU Chi Ying, Vanessa 邱芝瑩" w:date="2026-02-03T18:38:00Z"/>
                <w:color w:val="FF0000"/>
              </w:rPr>
            </w:pPr>
            <w:ins w:id="645" w:author="Miss YAU Chi Ying, Vanessa 邱芝瑩" w:date="2026-02-03T18:38:00Z">
              <w:r w:rsidRPr="00DD3DF8">
                <w:rPr>
                  <w:b w:val="0"/>
                  <w:color w:val="FF0000"/>
                </w:rPr>
                <w:t>Lifts and Escalators (L&amp;E):  Incorporation of the last maintenance record, last examination record, last inspection record and last incident report, as well as data information displayed on the dashboard in the L&amp;E digital log-books;</w:t>
              </w:r>
            </w:ins>
          </w:p>
          <w:p w14:paraId="52768296" w14:textId="709472E5" w:rsidR="005A131F" w:rsidRPr="0003667D" w:rsidDel="0003667D" w:rsidRDefault="005A131F">
            <w:pPr>
              <w:numPr>
                <w:ilvl w:val="0"/>
                <w:numId w:val="23"/>
              </w:numPr>
              <w:tabs>
                <w:tab w:val="left" w:pos="768"/>
              </w:tabs>
              <w:jc w:val="both"/>
              <w:rPr>
                <w:del w:id="646" w:author="Miss YAU Chi Ying, Vanessa 邱芝瑩" w:date="2026-02-03T18:42:00Z"/>
                <w:b/>
                <w:color w:val="FF0000"/>
                <w:rPrChange w:id="647" w:author="Miss YAU Chi Ying, Vanessa 邱芝瑩" w:date="2026-02-03T18:42:00Z">
                  <w:rPr>
                    <w:del w:id="648" w:author="Miss YAU Chi Ying, Vanessa 邱芝瑩" w:date="2026-02-03T18:42:00Z"/>
                    <w:b w:val="0"/>
                  </w:rPr>
                </w:rPrChange>
              </w:rPr>
              <w:pPrChange w:id="649" w:author="Miss YAU Chi Ying, Vanessa 邱芝瑩" w:date="2026-02-03T18:42:00Z">
                <w:pPr>
                  <w:pStyle w:val="ListParagraph"/>
                  <w:tabs>
                    <w:tab w:val="left" w:pos="768"/>
                  </w:tabs>
                  <w:ind w:leftChars="202" w:left="910" w:hangingChars="177" w:hanging="425"/>
                  <w:jc w:val="both"/>
                </w:pPr>
              </w:pPrChange>
            </w:pPr>
            <w:ins w:id="650" w:author="Miss YAU Chi Ying, Vanessa 邱芝瑩" w:date="2026-02-03T18:38:00Z">
              <w:r w:rsidRPr="00E376EB">
                <w:rPr>
                  <w:color w:val="FF0000"/>
                </w:rPr>
                <w:t>Certificates under EMSTF: Inclusion of data related AIC, FS251, WR1, WR1(A), WR2 , WR2(A) managed by EMSTF.</w:t>
              </w:r>
            </w:ins>
          </w:p>
          <w:p w14:paraId="2206E5BC" w14:textId="55E3DB8A" w:rsidR="00C74C6E" w:rsidRPr="00697433" w:rsidRDefault="00C74C6E">
            <w:pPr>
              <w:pStyle w:val="ListParagraph"/>
              <w:numPr>
                <w:ilvl w:val="0"/>
                <w:numId w:val="23"/>
              </w:numPr>
              <w:jc w:val="both"/>
              <w:rPr>
                <w:b w:val="0"/>
              </w:rPr>
              <w:pPrChange w:id="651" w:author="Mr CHAN Chun Ki, Anderson (ITM/ITD/2)" w:date="2026-01-29T11:10:00Z">
                <w:pPr>
                  <w:pStyle w:val="ListParagraph"/>
                  <w:tabs>
                    <w:tab w:val="left" w:pos="0"/>
                  </w:tabs>
                  <w:ind w:left="59"/>
                  <w:jc w:val="both"/>
                </w:pPr>
              </w:pPrChange>
            </w:pPr>
            <w:del w:id="652" w:author="Miss YAU Chi Ying, Vanessa 邱芝瑩" w:date="2026-02-03T18:42:00Z">
              <w:r w:rsidRPr="0003667D">
                <w:rPr>
                  <w:b w:val="0"/>
                  <w:color w:val="FF0000"/>
                  <w:rPrChange w:id="653" w:author="Miss YAU Chi Ying, Vanessa 邱芝瑩" w:date="2026-02-05T10:43:00Z">
                    <w:rPr>
                      <w:b w:val="0"/>
                    </w:rPr>
                  </w:rPrChange>
                </w:rPr>
                <w:br/>
              </w:r>
            </w:del>
            <w:ins w:id="654" w:author="Ms TSUI Man (E/DRA/2)" w:date="2026-01-23T17:24:00Z">
              <w:del w:id="655" w:author="Miss YAU Chi Ying, Vanessa 邱芝瑩" w:date="2026-02-03T18:42:00Z">
                <w:r w:rsidRPr="0003667D">
                  <w:rPr>
                    <w:b w:val="0"/>
                    <w:color w:val="FF0000"/>
                    <w:rPrChange w:id="656" w:author="Miss YAU Chi Ying, Vanessa 邱芝瑩" w:date="2026-02-05T10:43:00Z">
                      <w:rPr>
                        <w:b w:val="0"/>
                      </w:rPr>
                    </w:rPrChange>
                  </w:rPr>
                  <w:delText>In addition, the two (2) hydrogen filling stations under Gas Regulatory</w:delText>
                </w:r>
              </w:del>
              <w:r w:rsidRPr="0003667D">
                <w:rPr>
                  <w:b w:val="0"/>
                  <w:color w:val="FF0000"/>
                  <w:rPrChange w:id="657" w:author="Miss YAU Chi Ying, Vanessa 邱芝瑩" w:date="2026-02-05T10:43:00Z">
                    <w:rPr>
                      <w:b w:val="0"/>
                    </w:rPr>
                  </w:rPrChange>
                </w:rPr>
                <w:t xml:space="preserve"> </w:t>
              </w:r>
              <w:del w:id="658" w:author="Miss YAU Chi Ying, Vanessa 邱芝瑩" w:date="2026-02-03T18:41:00Z">
                <w:r w:rsidRPr="00697433">
                  <w:rPr>
                    <w:b w:val="0"/>
                  </w:rPr>
                  <w:delText xml:space="preserve">Service, the estimated coverage of GWIN gateway, the BIM-AM </w:delText>
                </w:r>
              </w:del>
            </w:ins>
            <w:ins w:id="659" w:author="Ms TSUI Man (E/DRA/2)" w:date="2026-01-23T17:25:00Z">
              <w:del w:id="660" w:author="Miss YAU Chi Ying, Vanessa 邱芝瑩" w:date="2026-02-03T18:41:00Z">
                <w:r w:rsidR="2838E6BF" w:rsidRPr="00697433">
                  <w:rPr>
                    <w:b w:val="0"/>
                  </w:rPr>
                  <w:delText>Venues</w:delText>
                </w:r>
              </w:del>
            </w:ins>
            <w:ins w:id="661" w:author="Ms TSUI Man (E/DRA/2)" w:date="2026-01-23T17:24:00Z">
              <w:del w:id="662" w:author="Miss YAU Chi Ying, Vanessa 邱芝瑩" w:date="2026-02-03T18:41:00Z">
                <w:r w:rsidRPr="00697433">
                  <w:rPr>
                    <w:b w:val="0"/>
                  </w:rPr>
                  <w:delText xml:space="preserve"> were </w:delText>
                </w:r>
              </w:del>
            </w:ins>
            <w:ins w:id="663" w:author="Ms TSUI Man (E/DRA/2)" w:date="2026-01-23T17:25:00Z">
              <w:del w:id="664" w:author="Miss YAU Chi Ying, Vanessa 邱芝瑩" w:date="2026-02-03T18:41:00Z">
                <w:r w:rsidR="2838E6BF" w:rsidRPr="00697433">
                  <w:rPr>
                    <w:b w:val="0"/>
                  </w:rPr>
                  <w:delText>rolled out</w:delText>
                </w:r>
              </w:del>
            </w:ins>
            <w:ins w:id="665" w:author="Ms TSUI Man (E/DRA/2)" w:date="2026-01-23T17:24:00Z">
              <w:del w:id="666" w:author="Miss YAU Chi Ying, Vanessa 邱芝瑩" w:date="2026-02-03T18:41:00Z">
                <w:r w:rsidRPr="00697433">
                  <w:rPr>
                    <w:b w:val="0"/>
                  </w:rPr>
                  <w:delText xml:space="preserve"> in </w:delText>
                </w:r>
              </w:del>
            </w:ins>
            <w:ins w:id="667" w:author="Ms TSUI Man (E/DRA/2)" w:date="2026-01-23T17:25:00Z">
              <w:del w:id="668" w:author="Miss YAU Chi Ying, Vanessa 邱芝瑩" w:date="2026-02-03T18:41:00Z">
                <w:r w:rsidR="2838E6BF" w:rsidRPr="00697433">
                  <w:rPr>
                    <w:b w:val="0"/>
                  </w:rPr>
                  <w:delText xml:space="preserve">the </w:delText>
                </w:r>
              </w:del>
            </w:ins>
            <w:ins w:id="669" w:author="Ms TSUI Man (E/DRA/2)" w:date="2026-01-23T17:24:00Z">
              <w:del w:id="670" w:author="Miss YAU Chi Ying, Vanessa 邱芝瑩" w:date="2026-02-03T18:41:00Z">
                <w:r w:rsidRPr="00697433">
                  <w:rPr>
                    <w:b w:val="0"/>
                  </w:rPr>
                  <w:delText xml:space="preserve">EAMP </w:delText>
                </w:r>
              </w:del>
            </w:ins>
            <w:ins w:id="671" w:author="Ms TSUI Man (E/DRA/2)" w:date="2026-01-23T17:25:00Z">
              <w:del w:id="672" w:author="Miss YAU Chi Ying, Vanessa 邱芝瑩" w:date="2026-02-03T18:41:00Z">
                <w:r w:rsidR="2838E6BF" w:rsidRPr="00697433">
                  <w:rPr>
                    <w:b w:val="0"/>
                  </w:rPr>
                  <w:delText>(p</w:delText>
                </w:r>
                <w:r w:rsidR="1020CC8B" w:rsidRPr="00697433">
                  <w:rPr>
                    <w:b w:val="0"/>
                  </w:rPr>
                  <w:delText>roduction site)</w:delText>
                </w:r>
              </w:del>
            </w:ins>
            <w:ins w:id="673" w:author="Ms TSUI Man (E/DRA/2)" w:date="2026-01-23T17:24:00Z">
              <w:del w:id="674" w:author="Miss YAU Chi Ying, Vanessa 邱芝瑩" w:date="2026-02-03T18:41:00Z">
                <w:r w:rsidRPr="00697433">
                  <w:rPr>
                    <w:b w:val="0"/>
                  </w:rPr>
                  <w:delText>. Data on aged L</w:delText>
                </w:r>
                <w:r w:rsidR="04FD9B35" w:rsidRPr="00697433">
                  <w:rPr>
                    <w:b w:val="0"/>
                  </w:rPr>
                  <w:delText>ifts</w:delText>
                </w:r>
                <w:r w:rsidRPr="00697433">
                  <w:rPr>
                    <w:b w:val="0"/>
                  </w:rPr>
                  <w:delText xml:space="preserve"> will be included in the EAMP.</w:delText>
                </w:r>
              </w:del>
            </w:ins>
          </w:p>
        </w:tc>
        <w:tc>
          <w:tcPr>
            <w:tcW w:w="1213" w:type="dxa"/>
            <w:tcPrChange w:id="675" w:author="bcsin@connect.hku.hk" w:date="2026-01-22T19:56:00Z">
              <w:tcPr>
                <w:tcW w:w="0" w:type="auto"/>
              </w:tcPr>
            </w:tcPrChange>
          </w:tcPr>
          <w:p w14:paraId="4E83F3BF" w14:textId="5C906B6C" w:rsidR="00C74C6E" w:rsidRPr="00697433" w:rsidRDefault="00C74C6E" w:rsidP="00C74C6E">
            <w:pPr>
              <w:jc w:val="center"/>
              <w:rPr>
                <w:rFonts w:ascii="Frutiger Light" w:hAnsi="Frutiger Light"/>
              </w:rPr>
            </w:pPr>
            <w:r w:rsidRPr="00697433">
              <w:rPr>
                <w:rFonts w:ascii="Frutiger Light" w:hAnsi="Frutiger Light"/>
              </w:rPr>
              <w:lastRenderedPageBreak/>
              <w:t>SE/DRA</w:t>
            </w:r>
          </w:p>
        </w:tc>
      </w:tr>
      <w:tr w:rsidR="00C74C6E" w:rsidRPr="00697433" w14:paraId="25A476F7" w14:textId="77777777" w:rsidTr="2C2174BB">
        <w:trPr>
          <w:trPrChange w:id="676" w:author="bcsin@connect.hku.hk" w:date="2026-01-22T19:56:00Z">
            <w:trPr>
              <w:gridBefore w:val="9"/>
              <w:gridAfter w:val="0"/>
            </w:trPr>
          </w:trPrChange>
        </w:trPr>
        <w:tc>
          <w:tcPr>
            <w:tcW w:w="760" w:type="dxa"/>
            <w:tcPrChange w:id="677" w:author="bcsin@connect.hku.hk" w:date="2026-01-22T19:56:00Z">
              <w:tcPr>
                <w:tcW w:w="0" w:type="auto"/>
              </w:tcPr>
            </w:tcPrChange>
          </w:tcPr>
          <w:p w14:paraId="4CCECF69" w14:textId="77777777" w:rsidR="00C74C6E" w:rsidRPr="00697433" w:rsidRDefault="00C74C6E" w:rsidP="00C74C6E">
            <w:pPr>
              <w:pStyle w:val="ListParagraph"/>
              <w:rPr>
                <w:b w:val="0"/>
              </w:rPr>
            </w:pPr>
          </w:p>
        </w:tc>
        <w:tc>
          <w:tcPr>
            <w:tcW w:w="7564" w:type="dxa"/>
            <w:gridSpan w:val="4"/>
            <w:tcPrChange w:id="678" w:author="bcsin@connect.hku.hk" w:date="2026-01-22T19:56:00Z">
              <w:tcPr>
                <w:tcW w:w="7564" w:type="dxa"/>
                <w:gridSpan w:val="4"/>
              </w:tcPr>
            </w:tcPrChange>
          </w:tcPr>
          <w:p w14:paraId="34F7DC04" w14:textId="77777777" w:rsidR="00C74C6E" w:rsidRPr="00697433" w:rsidRDefault="00C74C6E" w:rsidP="00C74C6E">
            <w:pPr>
              <w:tabs>
                <w:tab w:val="left" w:pos="0"/>
              </w:tabs>
              <w:spacing w:line="259" w:lineRule="auto"/>
              <w:jc w:val="both"/>
              <w:rPr>
                <w:rFonts w:ascii="Frutiger Light" w:hAnsi="Frutiger Light"/>
              </w:rPr>
            </w:pPr>
          </w:p>
        </w:tc>
        <w:tc>
          <w:tcPr>
            <w:tcW w:w="1213" w:type="dxa"/>
            <w:tcPrChange w:id="679" w:author="bcsin@connect.hku.hk" w:date="2026-01-22T19:56:00Z">
              <w:tcPr>
                <w:tcW w:w="0" w:type="auto"/>
              </w:tcPr>
            </w:tcPrChange>
          </w:tcPr>
          <w:p w14:paraId="23C05C5F" w14:textId="77777777" w:rsidR="00C74C6E" w:rsidRPr="00697433" w:rsidRDefault="00C74C6E" w:rsidP="00C74C6E">
            <w:pPr>
              <w:jc w:val="center"/>
              <w:rPr>
                <w:rFonts w:ascii="Frutiger Light" w:hAnsi="Frutiger Light"/>
              </w:rPr>
            </w:pPr>
          </w:p>
        </w:tc>
      </w:tr>
      <w:tr w:rsidR="00C74C6E" w:rsidRPr="00697433" w14:paraId="220F3494" w14:textId="77777777" w:rsidTr="2C2174BB">
        <w:trPr>
          <w:trPrChange w:id="680" w:author="bcsin@connect.hku.hk" w:date="2026-01-22T19:56:00Z">
            <w:trPr>
              <w:gridBefore w:val="9"/>
              <w:gridAfter w:val="0"/>
            </w:trPr>
          </w:trPrChange>
        </w:trPr>
        <w:tc>
          <w:tcPr>
            <w:tcW w:w="760" w:type="dxa"/>
            <w:tcPrChange w:id="681" w:author="bcsin@connect.hku.hk" w:date="2026-01-22T19:56:00Z">
              <w:tcPr>
                <w:tcW w:w="0" w:type="auto"/>
              </w:tcPr>
            </w:tcPrChange>
          </w:tcPr>
          <w:p w14:paraId="4EC2673D" w14:textId="25BE77C1" w:rsidR="00C74C6E" w:rsidRPr="00697433" w:rsidRDefault="00C74C6E" w:rsidP="00C74C6E">
            <w:pPr>
              <w:pStyle w:val="ListParagraph"/>
              <w:numPr>
                <w:ilvl w:val="1"/>
                <w:numId w:val="2"/>
              </w:numPr>
              <w:ind w:left="0" w:firstLine="0"/>
              <w:rPr>
                <w:b w:val="0"/>
              </w:rPr>
            </w:pPr>
          </w:p>
        </w:tc>
        <w:tc>
          <w:tcPr>
            <w:tcW w:w="7564" w:type="dxa"/>
            <w:gridSpan w:val="4"/>
            <w:tcPrChange w:id="682" w:author="bcsin@connect.hku.hk" w:date="2026-01-22T19:56:00Z">
              <w:tcPr>
                <w:tcW w:w="7564" w:type="dxa"/>
                <w:gridSpan w:val="4"/>
              </w:tcPr>
            </w:tcPrChange>
          </w:tcPr>
          <w:p w14:paraId="12FF65C8" w14:textId="1CCAD99E" w:rsidR="00C74C6E" w:rsidRPr="00697433" w:rsidRDefault="00C74C6E" w:rsidP="00C74C6E">
            <w:pPr>
              <w:autoSpaceDE w:val="0"/>
              <w:autoSpaceDN w:val="0"/>
              <w:jc w:val="both"/>
              <w:rPr>
                <w:rFonts w:ascii="Frutiger Light" w:hAnsi="Frutiger Light"/>
              </w:rPr>
            </w:pPr>
            <w:r w:rsidRPr="00697433">
              <w:rPr>
                <w:rFonts w:ascii="Frutiger Light" w:hAnsi="Frutiger Light"/>
              </w:rPr>
              <w:t>SE/DRA</w:t>
            </w:r>
            <w:r w:rsidRPr="00697433">
              <w:rPr>
                <w:rFonts w:ascii="Frutiger Light" w:hAnsi="Frutiger Light" w:cs="Frutiger Light"/>
                <w:lang w:eastAsia="zh-HK"/>
              </w:rPr>
              <w:t xml:space="preserve"> reported that following the “Building O&amp;M Best Practice Award“ ceremony, a symposium for the trade was scheduled on 3 March 2026 for sharing the awarded O&amp;M practices. </w:t>
            </w:r>
            <w:ins w:id="683" w:author="Steve HON" w:date="2026-01-26T11:06:00Z">
              <w:r w:rsidR="008E2A76" w:rsidRPr="00A408A1">
                <w:rPr>
                  <w:rFonts w:ascii="Frutiger Light" w:hAnsi="Frutiger Light" w:cs="Frutiger Light"/>
                  <w:color w:val="FF0000"/>
                  <w:lang w:eastAsia="zh-HK"/>
                </w:rPr>
                <w:t xml:space="preserve">Event promotion through multiple media channels and application </w:t>
              </w:r>
              <w:r w:rsidR="008E2A76">
                <w:rPr>
                  <w:rFonts w:ascii="Frutiger Light" w:hAnsi="Frutiger Light" w:cs="Frutiger Light"/>
                  <w:color w:val="FF0000"/>
                  <w:lang w:eastAsia="zh-HK"/>
                </w:rPr>
                <w:t xml:space="preserve">registration </w:t>
              </w:r>
              <w:r w:rsidR="008E2A76" w:rsidRPr="00A408A1">
                <w:rPr>
                  <w:rFonts w:ascii="Frutiger Light" w:hAnsi="Frutiger Light" w:cs="Frutiger Light"/>
                  <w:color w:val="FF0000"/>
                  <w:lang w:eastAsia="zh-HK"/>
                </w:rPr>
                <w:t>would begin from the week of 26 Jan 2026.</w:t>
              </w:r>
            </w:ins>
            <w:ins w:id="684" w:author="Steve HON" w:date="2026-01-26T11:07:00Z">
              <w:r w:rsidR="008E2A76">
                <w:rPr>
                  <w:rFonts w:ascii="Frutiger Light" w:hAnsi="Frutiger Light" w:cs="Frutiger Light"/>
                  <w:color w:val="FF0000"/>
                  <w:lang w:eastAsia="zh-HK"/>
                </w:rPr>
                <w:t xml:space="preserve"> </w:t>
              </w:r>
            </w:ins>
            <w:r w:rsidRPr="00697433">
              <w:rPr>
                <w:rFonts w:ascii="Frutiger Light" w:hAnsi="Frutiger Light" w:cs="Frutiger Light"/>
                <w:lang w:eastAsia="zh-HK"/>
              </w:rPr>
              <w:t>The Symposium would be held at the Hong Kong Science Park. An event manager has been engaged to manage and coordinate the Symposium.</w:t>
            </w:r>
          </w:p>
        </w:tc>
        <w:tc>
          <w:tcPr>
            <w:tcW w:w="1213" w:type="dxa"/>
            <w:tcPrChange w:id="685" w:author="bcsin@connect.hku.hk" w:date="2026-01-22T19:56:00Z">
              <w:tcPr>
                <w:tcW w:w="0" w:type="auto"/>
              </w:tcPr>
            </w:tcPrChange>
          </w:tcPr>
          <w:p w14:paraId="6AF05C3B" w14:textId="60C0F9B5" w:rsidR="00C74C6E" w:rsidRPr="00697433" w:rsidRDefault="00C74C6E" w:rsidP="00C74C6E">
            <w:pPr>
              <w:jc w:val="center"/>
              <w:rPr>
                <w:rFonts w:ascii="Frutiger Light" w:hAnsi="Frutiger Light"/>
              </w:rPr>
            </w:pPr>
            <w:r w:rsidRPr="00697433">
              <w:rPr>
                <w:rFonts w:ascii="Frutiger Light" w:hAnsi="Frutiger Light"/>
              </w:rPr>
              <w:t>SE/DRA</w:t>
            </w:r>
          </w:p>
        </w:tc>
      </w:tr>
      <w:tr w:rsidR="00C74C6E" w:rsidRPr="00697433" w14:paraId="43D2336F" w14:textId="77777777" w:rsidTr="2C2174BB">
        <w:trPr>
          <w:trPrChange w:id="686" w:author="bcsin@connect.hku.hk" w:date="2026-01-22T19:56:00Z">
            <w:trPr>
              <w:gridBefore w:val="9"/>
              <w:gridAfter w:val="0"/>
            </w:trPr>
          </w:trPrChange>
        </w:trPr>
        <w:tc>
          <w:tcPr>
            <w:tcW w:w="760" w:type="dxa"/>
            <w:tcPrChange w:id="687" w:author="bcsin@connect.hku.hk" w:date="2026-01-22T19:56:00Z">
              <w:tcPr>
                <w:tcW w:w="0" w:type="auto"/>
              </w:tcPr>
            </w:tcPrChange>
          </w:tcPr>
          <w:p w14:paraId="0F76C22B" w14:textId="77777777" w:rsidR="00C74C6E" w:rsidRPr="00697433" w:rsidRDefault="00C74C6E" w:rsidP="00C74C6E">
            <w:pPr>
              <w:pStyle w:val="ListParagraph"/>
              <w:rPr>
                <w:b w:val="0"/>
              </w:rPr>
            </w:pPr>
          </w:p>
        </w:tc>
        <w:tc>
          <w:tcPr>
            <w:tcW w:w="7564" w:type="dxa"/>
            <w:gridSpan w:val="4"/>
            <w:tcPrChange w:id="688" w:author="bcsin@connect.hku.hk" w:date="2026-01-22T19:56:00Z">
              <w:tcPr>
                <w:tcW w:w="7564" w:type="dxa"/>
                <w:gridSpan w:val="4"/>
              </w:tcPr>
            </w:tcPrChange>
          </w:tcPr>
          <w:p w14:paraId="5A03AEE8" w14:textId="77777777" w:rsidR="00C74C6E" w:rsidRPr="00697433" w:rsidRDefault="00C74C6E" w:rsidP="00C74C6E">
            <w:pPr>
              <w:autoSpaceDE w:val="0"/>
              <w:autoSpaceDN w:val="0"/>
              <w:jc w:val="both"/>
              <w:rPr>
                <w:rFonts w:ascii="Frutiger Light" w:hAnsi="Frutiger Light"/>
              </w:rPr>
            </w:pPr>
          </w:p>
        </w:tc>
        <w:tc>
          <w:tcPr>
            <w:tcW w:w="1213" w:type="dxa"/>
            <w:tcPrChange w:id="689" w:author="bcsin@connect.hku.hk" w:date="2026-01-22T19:56:00Z">
              <w:tcPr>
                <w:tcW w:w="0" w:type="auto"/>
              </w:tcPr>
            </w:tcPrChange>
          </w:tcPr>
          <w:p w14:paraId="5A59D877" w14:textId="77777777" w:rsidR="00C74C6E" w:rsidRPr="00697433" w:rsidRDefault="00C74C6E" w:rsidP="00C74C6E">
            <w:pPr>
              <w:jc w:val="center"/>
              <w:rPr>
                <w:rFonts w:ascii="Frutiger Light" w:hAnsi="Frutiger Light"/>
              </w:rPr>
            </w:pPr>
          </w:p>
        </w:tc>
      </w:tr>
      <w:tr w:rsidR="00C74C6E" w:rsidRPr="00697433" w14:paraId="505279F1" w14:textId="77777777" w:rsidTr="2C2174BB">
        <w:trPr>
          <w:trPrChange w:id="690" w:author="bcsin@connect.hku.hk" w:date="2026-01-22T19:56:00Z">
            <w:trPr>
              <w:gridBefore w:val="9"/>
              <w:gridAfter w:val="0"/>
            </w:trPr>
          </w:trPrChange>
        </w:trPr>
        <w:tc>
          <w:tcPr>
            <w:tcW w:w="760" w:type="dxa"/>
            <w:tcPrChange w:id="691" w:author="bcsin@connect.hku.hk" w:date="2026-01-22T19:56:00Z">
              <w:tcPr>
                <w:tcW w:w="0" w:type="auto"/>
              </w:tcPr>
            </w:tcPrChange>
          </w:tcPr>
          <w:p w14:paraId="64C6D7FB" w14:textId="77777777" w:rsidR="00C74C6E" w:rsidRPr="00697433" w:rsidRDefault="00C74C6E" w:rsidP="00C74C6E">
            <w:pPr>
              <w:pStyle w:val="ListParagraph"/>
              <w:numPr>
                <w:ilvl w:val="1"/>
                <w:numId w:val="2"/>
              </w:numPr>
              <w:ind w:left="0" w:firstLine="0"/>
              <w:rPr>
                <w:b w:val="0"/>
              </w:rPr>
            </w:pPr>
          </w:p>
        </w:tc>
        <w:tc>
          <w:tcPr>
            <w:tcW w:w="7564" w:type="dxa"/>
            <w:gridSpan w:val="4"/>
            <w:tcPrChange w:id="692" w:author="bcsin@connect.hku.hk" w:date="2026-01-22T19:56:00Z">
              <w:tcPr>
                <w:tcW w:w="7564" w:type="dxa"/>
                <w:gridSpan w:val="4"/>
              </w:tcPr>
            </w:tcPrChange>
          </w:tcPr>
          <w:p w14:paraId="3B58AA73" w14:textId="5863A689" w:rsidR="00C74C6E" w:rsidRPr="00697433" w:rsidRDefault="00C74C6E" w:rsidP="00C74C6E">
            <w:pPr>
              <w:autoSpaceDE w:val="0"/>
              <w:autoSpaceDN w:val="0"/>
              <w:jc w:val="both"/>
              <w:rPr>
                <w:rFonts w:ascii="Frutiger Light" w:hAnsi="Frutiger Light"/>
              </w:rPr>
            </w:pPr>
            <w:r w:rsidRPr="00697433">
              <w:rPr>
                <w:rFonts w:ascii="Frutiger Light" w:hAnsi="Frutiger Light"/>
              </w:rPr>
              <w:t>The next DTD OHS meeting w</w:t>
            </w:r>
            <w:ins w:id="693" w:author="Ms TSUI Man (E/DRA/2)" w:date="2026-01-23T17:14:00Z">
              <w:r w:rsidR="7E45D5F1" w:rsidRPr="00697433">
                <w:rPr>
                  <w:rFonts w:ascii="Frutiger Light" w:hAnsi="Frutiger Light"/>
                </w:rPr>
                <w:t>ill be</w:t>
              </w:r>
            </w:ins>
            <w:del w:id="694" w:author="Ms TSUI Man (E/DRA/2)" w:date="2026-01-23T17:14:00Z">
              <w:r w:rsidRPr="00697433" w:rsidDel="7E45D5F1">
                <w:rPr>
                  <w:rFonts w:ascii="Frutiger Light" w:hAnsi="Frutiger Light"/>
                </w:rPr>
                <w:delText>as</w:delText>
              </w:r>
            </w:del>
            <w:r w:rsidRPr="00697433">
              <w:rPr>
                <w:rFonts w:ascii="Frutiger Light" w:hAnsi="Frutiger Light"/>
              </w:rPr>
              <w:t xml:space="preserve"> scheduled for </w:t>
            </w:r>
            <w:ins w:id="695" w:author="Ms TSUI Man (E/DRA/2)" w:date="2026-01-23T17:13:00Z">
              <w:r w:rsidR="4CC0C150" w:rsidRPr="1E5E8BFD">
                <w:rPr>
                  <w:rFonts w:ascii="Frutiger Light" w:hAnsi="Frutiger Light"/>
                  <w:color w:val="FF0000"/>
                  <w:rPrChange w:id="696" w:author="Ms TSUI Man (E/DRA/2)" w:date="2026-02-02T18:08:00Z">
                    <w:rPr>
                      <w:rFonts w:ascii="Frutiger Light" w:hAnsi="Frutiger Light"/>
                    </w:rPr>
                  </w:rPrChange>
                </w:rPr>
                <w:t xml:space="preserve">16 </w:t>
              </w:r>
            </w:ins>
            <w:r w:rsidRPr="1E5E8BFD">
              <w:rPr>
                <w:rFonts w:ascii="Frutiger Light" w:hAnsi="Frutiger Light"/>
                <w:color w:val="FF0000"/>
                <w:rPrChange w:id="697" w:author="Ms TSUI Man (E/DRA/2)" w:date="2026-02-02T18:08:00Z">
                  <w:rPr>
                    <w:rFonts w:ascii="Frutiger Light" w:hAnsi="Frutiger Light"/>
                  </w:rPr>
                </w:rPrChange>
              </w:rPr>
              <w:t>February 2026</w:t>
            </w:r>
            <w:r w:rsidRPr="00697433">
              <w:rPr>
                <w:rFonts w:ascii="Frutiger Light" w:hAnsi="Frutiger Light"/>
              </w:rPr>
              <w:t>.</w:t>
            </w:r>
          </w:p>
        </w:tc>
        <w:tc>
          <w:tcPr>
            <w:tcW w:w="1213" w:type="dxa"/>
            <w:tcPrChange w:id="698" w:author="bcsin@connect.hku.hk" w:date="2026-01-22T19:56:00Z">
              <w:tcPr>
                <w:tcW w:w="0" w:type="auto"/>
              </w:tcPr>
            </w:tcPrChange>
          </w:tcPr>
          <w:p w14:paraId="538FD7B1" w14:textId="09B99498" w:rsidR="00C74C6E" w:rsidRPr="00697433" w:rsidRDefault="00C74C6E" w:rsidP="00C74C6E">
            <w:pPr>
              <w:jc w:val="center"/>
              <w:rPr>
                <w:rFonts w:ascii="Frutiger Light" w:hAnsi="Frutiger Light"/>
              </w:rPr>
            </w:pPr>
            <w:r w:rsidRPr="00697433">
              <w:rPr>
                <w:rFonts w:ascii="Frutiger Light" w:hAnsi="Frutiger Light"/>
              </w:rPr>
              <w:t>SE/DRA</w:t>
            </w:r>
          </w:p>
        </w:tc>
      </w:tr>
      <w:tr w:rsidR="00C74C6E" w:rsidRPr="00697433" w14:paraId="44750DC1" w14:textId="77777777" w:rsidTr="2C2174BB">
        <w:trPr>
          <w:trPrChange w:id="699" w:author="bcsin@connect.hku.hk" w:date="2026-01-22T19:56:00Z">
            <w:trPr>
              <w:gridBefore w:val="9"/>
              <w:gridAfter w:val="0"/>
            </w:trPr>
          </w:trPrChange>
        </w:trPr>
        <w:tc>
          <w:tcPr>
            <w:tcW w:w="760" w:type="dxa"/>
            <w:tcPrChange w:id="700" w:author="bcsin@connect.hku.hk" w:date="2026-01-22T19:56:00Z">
              <w:tcPr>
                <w:tcW w:w="0" w:type="auto"/>
              </w:tcPr>
            </w:tcPrChange>
          </w:tcPr>
          <w:p w14:paraId="324B6183" w14:textId="77777777" w:rsidR="00C74C6E" w:rsidRPr="00697433" w:rsidRDefault="00C74C6E" w:rsidP="00C74C6E">
            <w:pPr>
              <w:rPr>
                <w:rFonts w:ascii="Frutiger Light" w:hAnsi="Frutiger Light"/>
                <w:szCs w:val="24"/>
              </w:rPr>
            </w:pPr>
          </w:p>
        </w:tc>
        <w:tc>
          <w:tcPr>
            <w:tcW w:w="7564" w:type="dxa"/>
            <w:gridSpan w:val="4"/>
            <w:tcPrChange w:id="701" w:author="bcsin@connect.hku.hk" w:date="2026-01-22T19:56:00Z">
              <w:tcPr>
                <w:tcW w:w="7564" w:type="dxa"/>
                <w:gridSpan w:val="4"/>
              </w:tcPr>
            </w:tcPrChange>
          </w:tcPr>
          <w:p w14:paraId="10E8B6B5" w14:textId="77777777" w:rsidR="00C74C6E" w:rsidRPr="00697433" w:rsidRDefault="00C74C6E" w:rsidP="00C74C6E">
            <w:pPr>
              <w:autoSpaceDE w:val="0"/>
              <w:autoSpaceDN w:val="0"/>
              <w:jc w:val="both"/>
              <w:rPr>
                <w:rFonts w:ascii="Frutiger Light" w:hAnsi="Frutiger Light" w:cs="Frutiger Light"/>
              </w:rPr>
            </w:pPr>
          </w:p>
        </w:tc>
        <w:tc>
          <w:tcPr>
            <w:tcW w:w="1213" w:type="dxa"/>
            <w:tcPrChange w:id="702" w:author="bcsin@connect.hku.hk" w:date="2026-01-22T19:56:00Z">
              <w:tcPr>
                <w:tcW w:w="0" w:type="auto"/>
              </w:tcPr>
            </w:tcPrChange>
          </w:tcPr>
          <w:p w14:paraId="4AB6089B" w14:textId="77777777" w:rsidR="00C74C6E" w:rsidRPr="00697433" w:rsidRDefault="00C74C6E" w:rsidP="00C74C6E">
            <w:pPr>
              <w:jc w:val="center"/>
              <w:rPr>
                <w:rFonts w:ascii="Frutiger Light" w:hAnsi="Frutiger Light"/>
              </w:rPr>
            </w:pPr>
          </w:p>
        </w:tc>
      </w:tr>
      <w:tr w:rsidR="00C74C6E" w:rsidRPr="00697433" w14:paraId="42EFB145" w14:textId="77777777" w:rsidTr="2C2174BB">
        <w:trPr>
          <w:trPrChange w:id="703" w:author="bcsin@connect.hku.hk" w:date="2026-01-22T19:56:00Z">
            <w:trPr>
              <w:gridBefore w:val="9"/>
              <w:gridAfter w:val="0"/>
            </w:trPr>
          </w:trPrChange>
        </w:trPr>
        <w:tc>
          <w:tcPr>
            <w:tcW w:w="760" w:type="dxa"/>
            <w:tcPrChange w:id="704" w:author="bcsin@connect.hku.hk" w:date="2026-01-22T19:56:00Z">
              <w:tcPr>
                <w:tcW w:w="0" w:type="auto"/>
              </w:tcPr>
            </w:tcPrChange>
          </w:tcPr>
          <w:p w14:paraId="6DB3E9F0" w14:textId="77777777" w:rsidR="00C74C6E" w:rsidRPr="00697433" w:rsidRDefault="00C74C6E" w:rsidP="00C74C6E">
            <w:pPr>
              <w:pStyle w:val="ListParagraph"/>
              <w:numPr>
                <w:ilvl w:val="1"/>
                <w:numId w:val="2"/>
              </w:numPr>
              <w:ind w:left="0" w:firstLine="0"/>
              <w:rPr>
                <w:b w:val="0"/>
              </w:rPr>
            </w:pPr>
          </w:p>
        </w:tc>
        <w:tc>
          <w:tcPr>
            <w:tcW w:w="7564" w:type="dxa"/>
            <w:gridSpan w:val="4"/>
            <w:tcPrChange w:id="705" w:author="bcsin@connect.hku.hk" w:date="2026-01-22T19:56:00Z">
              <w:tcPr>
                <w:tcW w:w="7564" w:type="dxa"/>
                <w:gridSpan w:val="4"/>
              </w:tcPr>
            </w:tcPrChange>
          </w:tcPr>
          <w:p w14:paraId="1954D57D" w14:textId="77777777" w:rsidR="008E2A76" w:rsidRDefault="00C74C6E" w:rsidP="00C74C6E">
            <w:pPr>
              <w:autoSpaceDE w:val="0"/>
              <w:autoSpaceDN w:val="0"/>
              <w:jc w:val="both"/>
              <w:rPr>
                <w:ins w:id="706" w:author="Steve HON" w:date="2026-01-26T11:07:00Z"/>
                <w:rFonts w:ascii="Frutiger Light" w:hAnsi="Frutiger Light"/>
              </w:rPr>
            </w:pPr>
            <w:bookmarkStart w:id="707" w:name="_Hlk206517572"/>
            <w:r w:rsidRPr="00697433">
              <w:rPr>
                <w:rFonts w:ascii="Frutiger Light" w:hAnsi="Frutiger Light" w:cs="Frutiger Light"/>
              </w:rPr>
              <w:t xml:space="preserve">SE/DRA reported that </w:t>
            </w:r>
            <w:r w:rsidRPr="00697433">
              <w:rPr>
                <w:rFonts w:ascii="Frutiger Light" w:hAnsi="Frutiger Light"/>
              </w:rPr>
              <w:t xml:space="preserve">drainage improvement works </w:t>
            </w:r>
            <w:ins w:id="708" w:author="Steve HON" w:date="2026-01-26T11:07:00Z">
              <w:r w:rsidR="008E2A76" w:rsidRPr="00A408A1">
                <w:rPr>
                  <w:rFonts w:ascii="Frutiger Light" w:hAnsi="Frutiger Light"/>
                  <w:color w:val="FF0000"/>
                </w:rPr>
                <w:t>commenced</w:t>
              </w:r>
              <w:r w:rsidR="008E2A76">
                <w:rPr>
                  <w:rFonts w:ascii="Frutiger Light" w:hAnsi="Frutiger Light"/>
                  <w:color w:val="FF0000"/>
                </w:rPr>
                <w:t xml:space="preserve"> from</w:t>
              </w:r>
              <w:r w:rsidR="008E2A76" w:rsidRPr="00A408A1">
                <w:rPr>
                  <w:rFonts w:ascii="Frutiger Light" w:hAnsi="Frutiger Light"/>
                  <w:color w:val="FF0000"/>
                </w:rPr>
                <w:t xml:space="preserve"> </w:t>
              </w:r>
              <w:proofErr w:type="spellStart"/>
              <w:r w:rsidR="008E2A76" w:rsidRPr="00A408A1">
                <w:rPr>
                  <w:rFonts w:ascii="Frutiger Light" w:hAnsi="Frutiger Light"/>
                  <w:color w:val="FF0000"/>
                </w:rPr>
                <w:t>mid January</w:t>
              </w:r>
              <w:proofErr w:type="spellEnd"/>
              <w:r w:rsidR="008E2A76" w:rsidRPr="00A408A1">
                <w:rPr>
                  <w:rFonts w:ascii="Frutiger Light" w:hAnsi="Frutiger Light"/>
                  <w:color w:val="FF0000"/>
                </w:rPr>
                <w:t xml:space="preserve"> 2026</w:t>
              </w:r>
            </w:ins>
            <w:del w:id="709" w:author="Steve HON" w:date="2026-01-26T11:07:00Z">
              <w:r w:rsidRPr="00697433">
                <w:rPr>
                  <w:rFonts w:ascii="Frutiger Light" w:hAnsi="Frutiger Light"/>
                </w:rPr>
                <w:delText>was targeted to commence in late December</w:delText>
              </w:r>
            </w:del>
            <w:r w:rsidRPr="00697433">
              <w:rPr>
                <w:rFonts w:ascii="Frutiger Light" w:hAnsi="Frutiger Light"/>
              </w:rPr>
              <w:t xml:space="preserve"> for the new 1/F office toilets to mitigate potential clogging.</w:t>
            </w:r>
          </w:p>
          <w:p w14:paraId="2A228949" w14:textId="44121F2E" w:rsidR="00C74C6E" w:rsidRPr="00697433" w:rsidRDefault="008E2A76" w:rsidP="00C74C6E">
            <w:pPr>
              <w:autoSpaceDE w:val="0"/>
              <w:autoSpaceDN w:val="0"/>
              <w:jc w:val="both"/>
              <w:rPr>
                <w:rFonts w:ascii="Frutiger Light" w:hAnsi="Frutiger Light" w:cs="Frutiger Light"/>
              </w:rPr>
            </w:pPr>
            <w:ins w:id="710" w:author="Steve HON" w:date="2026-01-26T11:07:00Z">
              <w:r w:rsidRPr="00A408A1">
                <w:rPr>
                  <w:rFonts w:ascii="Frutiger Light" w:hAnsi="Frutiger Light"/>
                  <w:color w:val="FF0000"/>
                </w:rPr>
                <w:t xml:space="preserve">Besides, </w:t>
              </w:r>
              <w:r>
                <w:rPr>
                  <w:rFonts w:ascii="Frutiger Light" w:hAnsi="Frutiger Light"/>
                  <w:color w:val="FF0000"/>
                </w:rPr>
                <w:t>a</w:t>
              </w:r>
              <w:r w:rsidRPr="000140B8">
                <w:rPr>
                  <w:rFonts w:ascii="Frutiger Light" w:hAnsi="Frutiger Light"/>
                  <w:color w:val="FF0000"/>
                </w:rPr>
                <w:t xml:space="preserve">s informed by EMU, the maintenance responsibility of </w:t>
              </w:r>
              <w:r>
                <w:rPr>
                  <w:rFonts w:ascii="Frutiger Light" w:hAnsi="Frutiger Light"/>
                  <w:color w:val="FF0000"/>
                </w:rPr>
                <w:t xml:space="preserve">the new </w:t>
              </w:r>
              <w:r w:rsidRPr="000140B8">
                <w:rPr>
                  <w:rFonts w:ascii="Frutiger Light" w:hAnsi="Frutiger Light"/>
                  <w:color w:val="FF0000"/>
                </w:rPr>
                <w:t xml:space="preserve">1/F Office </w:t>
              </w:r>
              <w:r>
                <w:rPr>
                  <w:rFonts w:ascii="Frutiger Light" w:hAnsi="Frutiger Light"/>
                  <w:color w:val="FF0000"/>
                </w:rPr>
                <w:t>was</w:t>
              </w:r>
              <w:r w:rsidRPr="000140B8">
                <w:rPr>
                  <w:rFonts w:ascii="Frutiger Light" w:hAnsi="Frutiger Light"/>
                  <w:color w:val="FF0000"/>
                </w:rPr>
                <w:t xml:space="preserve"> planned to be handed over to ArchSD</w:t>
              </w:r>
              <w:r>
                <w:rPr>
                  <w:rFonts w:ascii="Frutiger Light" w:hAnsi="Frutiger Light"/>
                  <w:color w:val="FF0000"/>
                </w:rPr>
                <w:t>. A</w:t>
              </w:r>
              <w:r w:rsidRPr="000140B8">
                <w:rPr>
                  <w:rFonts w:ascii="Frutiger Light" w:hAnsi="Frutiger Light"/>
                  <w:color w:val="FF0000"/>
                </w:rPr>
                <w:t xml:space="preserve"> joint site handover inspection </w:t>
              </w:r>
              <w:r>
                <w:rPr>
                  <w:rFonts w:ascii="Frutiger Light" w:hAnsi="Frutiger Light"/>
                  <w:color w:val="FF0000"/>
                </w:rPr>
                <w:t xml:space="preserve">with </w:t>
              </w:r>
              <w:r w:rsidRPr="000140B8">
                <w:rPr>
                  <w:rFonts w:ascii="Frutiger Light" w:hAnsi="Frutiger Light"/>
                  <w:color w:val="FF0000"/>
                </w:rPr>
                <w:t>ArchSD was conducted on 6/1/2026</w:t>
              </w:r>
              <w:r>
                <w:rPr>
                  <w:rFonts w:ascii="Frutiger Light" w:hAnsi="Frutiger Light"/>
                  <w:color w:val="FF0000"/>
                </w:rPr>
                <w:t>.</w:t>
              </w:r>
            </w:ins>
            <w:del w:id="711" w:author="Steve HON" w:date="2026-01-26T11:07:00Z">
              <w:r w:rsidR="00C74C6E" w:rsidRPr="00697433">
                <w:rPr>
                  <w:rFonts w:ascii="Frutiger Light" w:hAnsi="Frutiger Light"/>
                </w:rPr>
                <w:delText xml:space="preserve"> The quotation from the contactor has been reviewed and assessed by the project QS.</w:delText>
              </w:r>
            </w:del>
            <w:bookmarkEnd w:id="707"/>
          </w:p>
        </w:tc>
        <w:tc>
          <w:tcPr>
            <w:tcW w:w="1213" w:type="dxa"/>
            <w:tcPrChange w:id="712" w:author="bcsin@connect.hku.hk" w:date="2026-01-22T19:56:00Z">
              <w:tcPr>
                <w:tcW w:w="0" w:type="auto"/>
              </w:tcPr>
            </w:tcPrChange>
          </w:tcPr>
          <w:p w14:paraId="09F97AFB" w14:textId="19066B73" w:rsidR="00C74C6E" w:rsidRPr="00697433" w:rsidRDefault="00C74C6E" w:rsidP="00C74C6E">
            <w:pPr>
              <w:jc w:val="center"/>
              <w:rPr>
                <w:rFonts w:ascii="Frutiger Light" w:hAnsi="Frutiger Light"/>
              </w:rPr>
            </w:pPr>
            <w:r w:rsidRPr="00697433">
              <w:rPr>
                <w:rFonts w:ascii="Frutiger Light" w:hAnsi="Frutiger Light"/>
              </w:rPr>
              <w:t>SE/DRA</w:t>
            </w:r>
          </w:p>
        </w:tc>
      </w:tr>
      <w:tr w:rsidR="00C74C6E" w:rsidRPr="00697433" w14:paraId="77E47A8E" w14:textId="77777777" w:rsidTr="2C2174BB">
        <w:trPr>
          <w:trPrChange w:id="713" w:author="bcsin@connect.hku.hk" w:date="2026-01-22T19:56:00Z">
            <w:trPr>
              <w:gridBefore w:val="9"/>
              <w:gridAfter w:val="0"/>
            </w:trPr>
          </w:trPrChange>
        </w:trPr>
        <w:tc>
          <w:tcPr>
            <w:tcW w:w="760" w:type="dxa"/>
            <w:tcPrChange w:id="714" w:author="bcsin@connect.hku.hk" w:date="2026-01-22T19:56:00Z">
              <w:tcPr>
                <w:tcW w:w="0" w:type="auto"/>
              </w:tcPr>
            </w:tcPrChange>
          </w:tcPr>
          <w:p w14:paraId="29706B35" w14:textId="77777777" w:rsidR="00C74C6E" w:rsidRPr="00697433" w:rsidRDefault="00C74C6E" w:rsidP="00C74C6E">
            <w:pPr>
              <w:pStyle w:val="ListParagraph"/>
              <w:rPr>
                <w:b w:val="0"/>
              </w:rPr>
            </w:pPr>
          </w:p>
        </w:tc>
        <w:tc>
          <w:tcPr>
            <w:tcW w:w="7564" w:type="dxa"/>
            <w:gridSpan w:val="4"/>
            <w:tcPrChange w:id="715" w:author="bcsin@connect.hku.hk" w:date="2026-01-22T19:56:00Z">
              <w:tcPr>
                <w:tcW w:w="7564" w:type="dxa"/>
                <w:gridSpan w:val="4"/>
              </w:tcPr>
            </w:tcPrChange>
          </w:tcPr>
          <w:p w14:paraId="58CD8740" w14:textId="77777777" w:rsidR="00C74C6E" w:rsidRPr="00697433" w:rsidRDefault="00C74C6E" w:rsidP="00C74C6E">
            <w:pPr>
              <w:autoSpaceDE w:val="0"/>
              <w:autoSpaceDN w:val="0"/>
              <w:jc w:val="both"/>
              <w:rPr>
                <w:rFonts w:ascii="Frutiger Light" w:hAnsi="Frutiger Light" w:cs="Frutiger Light"/>
              </w:rPr>
            </w:pPr>
          </w:p>
        </w:tc>
        <w:tc>
          <w:tcPr>
            <w:tcW w:w="1213" w:type="dxa"/>
            <w:tcPrChange w:id="716" w:author="bcsin@connect.hku.hk" w:date="2026-01-22T19:56:00Z">
              <w:tcPr>
                <w:tcW w:w="0" w:type="auto"/>
              </w:tcPr>
            </w:tcPrChange>
          </w:tcPr>
          <w:p w14:paraId="5FCA8887" w14:textId="77777777" w:rsidR="00C74C6E" w:rsidRPr="00697433" w:rsidRDefault="00C74C6E" w:rsidP="00C74C6E">
            <w:pPr>
              <w:jc w:val="center"/>
              <w:rPr>
                <w:rFonts w:ascii="Frutiger Light" w:hAnsi="Frutiger Light"/>
              </w:rPr>
            </w:pPr>
          </w:p>
        </w:tc>
      </w:tr>
      <w:tr w:rsidR="00C74C6E" w:rsidRPr="00697433" w14:paraId="258834ED" w14:textId="77777777" w:rsidTr="2C2174BB">
        <w:trPr>
          <w:trPrChange w:id="717" w:author="bcsin@connect.hku.hk" w:date="2026-01-22T19:56:00Z">
            <w:trPr>
              <w:gridBefore w:val="9"/>
              <w:gridAfter w:val="0"/>
            </w:trPr>
          </w:trPrChange>
        </w:trPr>
        <w:tc>
          <w:tcPr>
            <w:tcW w:w="760" w:type="dxa"/>
            <w:tcPrChange w:id="718" w:author="bcsin@connect.hku.hk" w:date="2026-01-22T19:56:00Z">
              <w:tcPr>
                <w:tcW w:w="0" w:type="auto"/>
              </w:tcPr>
            </w:tcPrChange>
          </w:tcPr>
          <w:p w14:paraId="775DD21F" w14:textId="77777777" w:rsidR="00C74C6E" w:rsidRPr="00697433" w:rsidRDefault="00C74C6E" w:rsidP="00C74C6E">
            <w:pPr>
              <w:pStyle w:val="ListParagraph"/>
              <w:numPr>
                <w:ilvl w:val="1"/>
                <w:numId w:val="2"/>
              </w:numPr>
              <w:ind w:left="0" w:firstLine="0"/>
              <w:rPr>
                <w:b w:val="0"/>
              </w:rPr>
            </w:pPr>
          </w:p>
        </w:tc>
        <w:tc>
          <w:tcPr>
            <w:tcW w:w="7564" w:type="dxa"/>
            <w:gridSpan w:val="4"/>
            <w:tcPrChange w:id="719" w:author="bcsin@connect.hku.hk" w:date="2026-01-22T19:56:00Z">
              <w:tcPr>
                <w:tcW w:w="7564" w:type="dxa"/>
                <w:gridSpan w:val="4"/>
              </w:tcPr>
            </w:tcPrChange>
          </w:tcPr>
          <w:p w14:paraId="6552E978" w14:textId="6F58F401" w:rsidR="00C74C6E" w:rsidRPr="00697433" w:rsidRDefault="00C74C6E">
            <w:pPr>
              <w:autoSpaceDE w:val="0"/>
              <w:autoSpaceDN w:val="0"/>
              <w:jc w:val="both"/>
              <w:rPr>
                <w:rFonts w:ascii="Frutiger Light" w:hAnsi="Frutiger Light"/>
                <w:rPrChange w:id="720" w:author="Ms CHAN Man Ting Ida 陳敏婷女士" w:date="2026-01-15T10:26:00Z">
                  <w:rPr/>
                </w:rPrChange>
              </w:rPr>
            </w:pPr>
            <w:r w:rsidRPr="00697433">
              <w:rPr>
                <w:rFonts w:ascii="Frutiger Light" w:hAnsi="Frutiger Light"/>
              </w:rPr>
              <w:t>SE/DRA reported that DRA cooperated with water tank cleansing taskforce with members from ASD, HKHA, HKHS and HKSTP to develop a water tank cleansing robot had been awarded on 5 May. The first testing was conducted in October in EMSD HQ. The robot was tested in ASD venue in December and further improvements are required for adoption of different types of water tank.</w:t>
            </w:r>
            <w:ins w:id="721" w:author="Ms CHAN Man Ting Ida 陳敏婷女士" w:date="2026-01-15T10:45:00Z">
              <w:r w:rsidR="22386559" w:rsidRPr="00697433">
                <w:rPr>
                  <w:rFonts w:ascii="Frutiger Light" w:hAnsi="Frutiger Light"/>
                </w:rPr>
                <w:t xml:space="preserve"> </w:t>
              </w:r>
            </w:ins>
            <w:ins w:id="722" w:author="Ms CHAN Man Ting Ida 陳敏婷女士" w:date="2026-01-15T10:24:00Z">
              <w:r w:rsidR="54F43B9E" w:rsidRPr="7AF963EB">
                <w:rPr>
                  <w:rFonts w:ascii="Frutiger Light" w:eastAsia="Frutiger Light" w:hAnsi="Frutiger Light" w:cs="Frutiger Light"/>
                  <w:rPrChange w:id="723" w:author="Ms CHAN Man Ting Ida 陳敏婷女士" w:date="2026-01-15T10:24:00Z">
                    <w:rPr/>
                  </w:rPrChange>
                </w:rPr>
                <w:t>The project will be presented at the 51st Geneva International Exhibition of Inventions.</w:t>
              </w:r>
            </w:ins>
          </w:p>
        </w:tc>
        <w:tc>
          <w:tcPr>
            <w:tcW w:w="1213" w:type="dxa"/>
            <w:tcPrChange w:id="724" w:author="bcsin@connect.hku.hk" w:date="2026-01-22T19:56:00Z">
              <w:tcPr>
                <w:tcW w:w="0" w:type="auto"/>
              </w:tcPr>
            </w:tcPrChange>
          </w:tcPr>
          <w:p w14:paraId="38D38453" w14:textId="5D07A19D" w:rsidR="00C74C6E" w:rsidRPr="00697433" w:rsidRDefault="00C74C6E" w:rsidP="00C74C6E">
            <w:pPr>
              <w:jc w:val="center"/>
              <w:rPr>
                <w:rFonts w:ascii="Frutiger Light" w:hAnsi="Frutiger Light"/>
              </w:rPr>
            </w:pPr>
            <w:r w:rsidRPr="00697433">
              <w:rPr>
                <w:rFonts w:ascii="Frutiger Light" w:hAnsi="Frutiger Light"/>
              </w:rPr>
              <w:t>SE/DRA</w:t>
            </w:r>
          </w:p>
        </w:tc>
      </w:tr>
      <w:tr w:rsidR="00C74C6E" w:rsidRPr="00697433" w14:paraId="5DF6DC0C" w14:textId="77777777" w:rsidTr="2C2174BB">
        <w:trPr>
          <w:trPrChange w:id="725" w:author="bcsin@connect.hku.hk" w:date="2026-01-22T19:56:00Z">
            <w:trPr>
              <w:gridBefore w:val="9"/>
              <w:gridAfter w:val="0"/>
            </w:trPr>
          </w:trPrChange>
        </w:trPr>
        <w:tc>
          <w:tcPr>
            <w:tcW w:w="760" w:type="dxa"/>
            <w:tcPrChange w:id="726" w:author="bcsin@connect.hku.hk" w:date="2026-01-22T19:56:00Z">
              <w:tcPr>
                <w:tcW w:w="0" w:type="auto"/>
              </w:tcPr>
            </w:tcPrChange>
          </w:tcPr>
          <w:p w14:paraId="4AE4887C" w14:textId="77777777" w:rsidR="00C74C6E" w:rsidRPr="00697433" w:rsidRDefault="00C74C6E" w:rsidP="00C74C6E">
            <w:pPr>
              <w:pStyle w:val="ListParagraph"/>
              <w:rPr>
                <w:b w:val="0"/>
              </w:rPr>
            </w:pPr>
          </w:p>
        </w:tc>
        <w:tc>
          <w:tcPr>
            <w:tcW w:w="7564" w:type="dxa"/>
            <w:gridSpan w:val="4"/>
            <w:tcPrChange w:id="727" w:author="bcsin@connect.hku.hk" w:date="2026-01-22T19:56:00Z">
              <w:tcPr>
                <w:tcW w:w="7564" w:type="dxa"/>
                <w:gridSpan w:val="4"/>
              </w:tcPr>
            </w:tcPrChange>
          </w:tcPr>
          <w:p w14:paraId="3C54E75F" w14:textId="77777777" w:rsidR="00C74C6E" w:rsidRPr="00697433" w:rsidRDefault="00C74C6E" w:rsidP="00C74C6E">
            <w:pPr>
              <w:autoSpaceDE w:val="0"/>
              <w:autoSpaceDN w:val="0"/>
              <w:jc w:val="both"/>
              <w:rPr>
                <w:rFonts w:ascii="Frutiger Light" w:hAnsi="Frutiger Light"/>
              </w:rPr>
            </w:pPr>
          </w:p>
        </w:tc>
        <w:tc>
          <w:tcPr>
            <w:tcW w:w="1213" w:type="dxa"/>
            <w:tcPrChange w:id="728" w:author="bcsin@connect.hku.hk" w:date="2026-01-22T19:56:00Z">
              <w:tcPr>
                <w:tcW w:w="0" w:type="auto"/>
              </w:tcPr>
            </w:tcPrChange>
          </w:tcPr>
          <w:p w14:paraId="203CF7B0" w14:textId="77777777" w:rsidR="00C74C6E" w:rsidRPr="00697433" w:rsidRDefault="00C74C6E" w:rsidP="00C74C6E">
            <w:pPr>
              <w:jc w:val="center"/>
              <w:rPr>
                <w:rFonts w:ascii="Frutiger Light" w:hAnsi="Frutiger Light"/>
              </w:rPr>
            </w:pPr>
          </w:p>
        </w:tc>
      </w:tr>
      <w:tr w:rsidR="00C74C6E" w:rsidRPr="00697433" w14:paraId="462AF9A0" w14:textId="77777777" w:rsidTr="2C2174BB">
        <w:trPr>
          <w:trPrChange w:id="729" w:author="bcsin@connect.hku.hk" w:date="2026-01-22T19:56:00Z">
            <w:trPr>
              <w:gridBefore w:val="9"/>
              <w:gridAfter w:val="0"/>
            </w:trPr>
          </w:trPrChange>
        </w:trPr>
        <w:tc>
          <w:tcPr>
            <w:tcW w:w="760" w:type="dxa"/>
            <w:tcPrChange w:id="730" w:author="bcsin@connect.hku.hk" w:date="2026-01-22T19:56:00Z">
              <w:tcPr>
                <w:tcW w:w="0" w:type="auto"/>
              </w:tcPr>
            </w:tcPrChange>
          </w:tcPr>
          <w:p w14:paraId="39DB6FE4" w14:textId="77777777" w:rsidR="00C74C6E" w:rsidRPr="00697433" w:rsidRDefault="00C74C6E" w:rsidP="00C74C6E">
            <w:pPr>
              <w:pStyle w:val="ListParagraph"/>
              <w:numPr>
                <w:ilvl w:val="1"/>
                <w:numId w:val="2"/>
              </w:numPr>
              <w:ind w:left="0" w:firstLine="0"/>
              <w:rPr>
                <w:b w:val="0"/>
              </w:rPr>
            </w:pPr>
          </w:p>
        </w:tc>
        <w:tc>
          <w:tcPr>
            <w:tcW w:w="7564" w:type="dxa"/>
            <w:gridSpan w:val="4"/>
            <w:tcPrChange w:id="731" w:author="bcsin@connect.hku.hk" w:date="2026-01-22T19:56:00Z">
              <w:tcPr>
                <w:tcW w:w="7564" w:type="dxa"/>
                <w:gridSpan w:val="4"/>
              </w:tcPr>
            </w:tcPrChange>
          </w:tcPr>
          <w:p w14:paraId="0764B6ED" w14:textId="1DFEA62D" w:rsidR="00C74C6E" w:rsidRPr="00697433" w:rsidRDefault="00C74C6E" w:rsidP="00C74C6E">
            <w:pPr>
              <w:autoSpaceDE w:val="0"/>
              <w:autoSpaceDN w:val="0"/>
              <w:jc w:val="both"/>
              <w:rPr>
                <w:rFonts w:ascii="Frutiger Light" w:hAnsi="Frutiger Light"/>
              </w:rPr>
            </w:pPr>
            <w:r w:rsidRPr="00697433">
              <w:rPr>
                <w:rFonts w:ascii="Frutiger Light" w:hAnsi="Frutiger Light"/>
              </w:rPr>
              <w:t xml:space="preserve">SE/DRA reported that DRA deployed a drone-in-a-box at Tong </w:t>
            </w:r>
            <w:proofErr w:type="spellStart"/>
            <w:r w:rsidRPr="00697433">
              <w:rPr>
                <w:rFonts w:ascii="Frutiger Light" w:hAnsi="Frutiger Light"/>
              </w:rPr>
              <w:t>Fuk</w:t>
            </w:r>
            <w:proofErr w:type="spellEnd"/>
            <w:r w:rsidRPr="00697433">
              <w:rPr>
                <w:rFonts w:ascii="Frutiger Light" w:hAnsi="Frutiger Light"/>
              </w:rPr>
              <w:t xml:space="preserve"> Correctional Institution, and it was approved by CAD on 12 September 2025 as the first batch of the LAE Sandbox projects. DRA supported CSD to bid the funding for deployment to other 6 nos. of </w:t>
            </w:r>
            <w:proofErr w:type="gramStart"/>
            <w:r w:rsidRPr="00697433">
              <w:rPr>
                <w:rFonts w:ascii="Frutiger Light" w:hAnsi="Frutiger Light"/>
              </w:rPr>
              <w:t>Maximum Security</w:t>
            </w:r>
            <w:proofErr w:type="gramEnd"/>
            <w:r w:rsidRPr="00697433">
              <w:rPr>
                <w:rFonts w:ascii="Frutiger Light" w:hAnsi="Frutiger Light"/>
              </w:rPr>
              <w:t xml:space="preserve"> Institutions. DRA would support the system maintenance works before further hand-over to SVSD.</w:t>
            </w:r>
          </w:p>
          <w:p w14:paraId="27203FA8" w14:textId="300B5327" w:rsidR="00C74C6E" w:rsidRPr="00697433" w:rsidRDefault="00C74C6E" w:rsidP="00C74C6E">
            <w:pPr>
              <w:autoSpaceDE w:val="0"/>
              <w:autoSpaceDN w:val="0"/>
              <w:jc w:val="both"/>
              <w:rPr>
                <w:rFonts w:ascii="Frutiger Light" w:hAnsi="Frutiger Light"/>
              </w:rPr>
            </w:pPr>
          </w:p>
          <w:p w14:paraId="326046E2" w14:textId="2BDB6FDA" w:rsidR="00C74C6E" w:rsidRPr="00697433" w:rsidRDefault="00C74C6E" w:rsidP="00C74C6E">
            <w:pPr>
              <w:autoSpaceDE w:val="0"/>
              <w:autoSpaceDN w:val="0"/>
              <w:jc w:val="both"/>
              <w:rPr>
                <w:rFonts w:ascii="Frutiger Light" w:hAnsi="Frutiger Light"/>
              </w:rPr>
            </w:pPr>
            <w:r w:rsidRPr="00697433">
              <w:rPr>
                <w:rFonts w:ascii="Frutiger Light" w:hAnsi="Frutiger Light"/>
              </w:rPr>
              <w:t xml:space="preserve">In addition, FEHD expressed the interest to deploy two drone-in-a-box solutions at Lam Tsuen and Ting </w:t>
            </w:r>
            <w:proofErr w:type="spellStart"/>
            <w:r w:rsidRPr="00697433">
              <w:rPr>
                <w:rFonts w:ascii="Frutiger Light" w:hAnsi="Frutiger Light"/>
              </w:rPr>
              <w:t>Kok</w:t>
            </w:r>
            <w:proofErr w:type="spellEnd"/>
            <w:r w:rsidRPr="00697433">
              <w:rPr>
                <w:rFonts w:ascii="Frutiger Light" w:hAnsi="Frutiger Light"/>
              </w:rPr>
              <w:t xml:space="preserve"> Road areas respectively to monitor the illegal disposal and the fullness of garbage bins. Site visit was completed on 11 December 2025, and the project would apply Sandbox X for the beyond-visual-line-of-sight (BVLOS) operation. </w:t>
            </w:r>
          </w:p>
        </w:tc>
        <w:tc>
          <w:tcPr>
            <w:tcW w:w="1213" w:type="dxa"/>
            <w:tcPrChange w:id="732" w:author="bcsin@connect.hku.hk" w:date="2026-01-22T19:56:00Z">
              <w:tcPr>
                <w:tcW w:w="0" w:type="auto"/>
              </w:tcPr>
            </w:tcPrChange>
          </w:tcPr>
          <w:p w14:paraId="328C29C3" w14:textId="55969FBD" w:rsidR="00C74C6E" w:rsidRPr="00697433" w:rsidRDefault="00C74C6E" w:rsidP="00C74C6E">
            <w:pPr>
              <w:jc w:val="center"/>
              <w:rPr>
                <w:rFonts w:ascii="Frutiger Light" w:hAnsi="Frutiger Light"/>
              </w:rPr>
            </w:pPr>
            <w:r w:rsidRPr="00697433">
              <w:rPr>
                <w:rFonts w:ascii="Frutiger Light" w:hAnsi="Frutiger Light"/>
              </w:rPr>
              <w:t>SE/DRA</w:t>
            </w:r>
          </w:p>
        </w:tc>
      </w:tr>
      <w:tr w:rsidR="00AA60FD" w:rsidRPr="00697433" w14:paraId="7B7F5A2B" w14:textId="77777777" w:rsidTr="2C2174BB">
        <w:trPr>
          <w:ins w:id="733" w:author="Mr JIANG Weier 江維尔先生" w:date="2026-01-14T18:35:00Z"/>
          <w:trPrChange w:id="734" w:author="bcsin@connect.hku.hk" w:date="2026-01-22T19:56:00Z">
            <w:trPr>
              <w:gridBefore w:val="9"/>
              <w:gridAfter w:val="0"/>
            </w:trPr>
          </w:trPrChange>
        </w:trPr>
        <w:tc>
          <w:tcPr>
            <w:tcW w:w="760" w:type="dxa"/>
            <w:tcPrChange w:id="735" w:author="bcsin@connect.hku.hk" w:date="2026-01-22T19:56:00Z">
              <w:tcPr>
                <w:tcW w:w="0" w:type="auto"/>
              </w:tcPr>
            </w:tcPrChange>
          </w:tcPr>
          <w:p w14:paraId="3168BE14" w14:textId="77777777" w:rsidR="00AA60FD" w:rsidRPr="00697433" w:rsidRDefault="00AA60FD">
            <w:pPr>
              <w:pStyle w:val="ListParagraph"/>
              <w:rPr>
                <w:ins w:id="736" w:author="Mr JIANG Weier 江維尔先生" w:date="2026-01-14T18:35:00Z"/>
                <w:b w:val="0"/>
              </w:rPr>
              <w:pPrChange w:id="737" w:author="Mr JIANG Weier 江維尔先生" w:date="2026-01-14T18:35:00Z">
                <w:pPr>
                  <w:pStyle w:val="ListParagraph"/>
                  <w:numPr>
                    <w:ilvl w:val="1"/>
                    <w:numId w:val="2"/>
                  </w:numPr>
                  <w:ind w:left="1418" w:hanging="567"/>
                </w:pPr>
              </w:pPrChange>
            </w:pPr>
          </w:p>
        </w:tc>
        <w:tc>
          <w:tcPr>
            <w:tcW w:w="7564" w:type="dxa"/>
            <w:gridSpan w:val="4"/>
            <w:tcPrChange w:id="738" w:author="bcsin@connect.hku.hk" w:date="2026-01-22T19:56:00Z">
              <w:tcPr>
                <w:tcW w:w="7564" w:type="dxa"/>
                <w:gridSpan w:val="4"/>
              </w:tcPr>
            </w:tcPrChange>
          </w:tcPr>
          <w:p w14:paraId="1A50CBDA" w14:textId="77777777" w:rsidR="00AA60FD" w:rsidRPr="00697433" w:rsidRDefault="00AA60FD" w:rsidP="00C74C6E">
            <w:pPr>
              <w:autoSpaceDE w:val="0"/>
              <w:autoSpaceDN w:val="0"/>
              <w:ind w:leftChars="7875" w:left="18900"/>
              <w:jc w:val="both"/>
              <w:rPr>
                <w:ins w:id="739" w:author="Mr JIANG Weier 江維尔先生" w:date="2026-01-14T18:35:00Z"/>
                <w:rFonts w:ascii="Frutiger Light" w:hAnsi="Frutiger Light"/>
              </w:rPr>
            </w:pPr>
          </w:p>
        </w:tc>
        <w:tc>
          <w:tcPr>
            <w:tcW w:w="1213" w:type="dxa"/>
            <w:tcPrChange w:id="740" w:author="bcsin@connect.hku.hk" w:date="2026-01-22T19:56:00Z">
              <w:tcPr>
                <w:tcW w:w="0" w:type="auto"/>
              </w:tcPr>
            </w:tcPrChange>
          </w:tcPr>
          <w:p w14:paraId="28A921B8" w14:textId="77777777" w:rsidR="00AA60FD" w:rsidRPr="00697433" w:rsidRDefault="00AA60FD" w:rsidP="00C74C6E">
            <w:pPr>
              <w:ind w:leftChars="7875" w:left="18900"/>
              <w:jc w:val="center"/>
              <w:rPr>
                <w:ins w:id="741" w:author="Mr JIANG Weier 江維尔先生" w:date="2026-01-14T18:35:00Z"/>
                <w:rFonts w:ascii="Frutiger Light" w:hAnsi="Frutiger Light"/>
              </w:rPr>
            </w:pPr>
          </w:p>
        </w:tc>
      </w:tr>
      <w:tr w:rsidR="00431B98" w:rsidRPr="00697433" w:rsidDel="00431B98" w14:paraId="1A5D7377" w14:textId="76B6F2F4" w:rsidTr="2C2174BB">
        <w:trPr>
          <w:gridAfter w:val="5"/>
          <w:wAfter w:w="8777" w:type="dxa"/>
          <w:ins w:id="742" w:author="Mr JIANG Weier 江維尔先生" w:date="2026-01-14T18:29:00Z"/>
          <w:del w:id="743" w:author="Kam Keung LI" w:date="2026-01-29T13:20:00Z"/>
        </w:trPr>
        <w:tc>
          <w:tcPr>
            <w:tcW w:w="760" w:type="dxa"/>
          </w:tcPr>
          <w:p w14:paraId="7EF92CE1" w14:textId="6316A4A3" w:rsidR="00431B98" w:rsidRPr="00697433" w:rsidDel="00431B98" w:rsidRDefault="00431B98" w:rsidP="00C74C6E">
            <w:pPr>
              <w:pStyle w:val="ListParagraph"/>
              <w:numPr>
                <w:ilvl w:val="1"/>
                <w:numId w:val="2"/>
              </w:numPr>
              <w:ind w:leftChars="7875" w:left="18900" w:firstLine="0"/>
              <w:rPr>
                <w:ins w:id="744" w:author="Mr JIANG Weier 江維尔先生" w:date="2026-01-14T18:29:00Z"/>
                <w:del w:id="745" w:author="Kam Keung LI" w:date="2026-01-29T13:20:00Z"/>
                <w:b w:val="0"/>
              </w:rPr>
            </w:pPr>
          </w:p>
        </w:tc>
      </w:tr>
      <w:tr w:rsidR="00AA60FD" w:rsidRPr="00697433" w:rsidDel="00431B98" w14:paraId="371953E2" w14:textId="07328FBB" w:rsidTr="00431B98">
        <w:trPr>
          <w:trHeight w:val="80"/>
          <w:ins w:id="746" w:author="Mr JIANG Weier 江維尔先生" w:date="2026-01-14T18:36:00Z"/>
          <w:del w:id="747" w:author="Kam Keung LI" w:date="2026-01-29T13:21:00Z"/>
          <w:trPrChange w:id="748" w:author="Kam Keung LI" w:date="2026-01-29T13:19:00Z">
            <w:trPr>
              <w:gridBefore w:val="9"/>
              <w:gridAfter w:val="0"/>
            </w:trPr>
          </w:trPrChange>
        </w:trPr>
        <w:tc>
          <w:tcPr>
            <w:tcW w:w="760" w:type="dxa"/>
            <w:tcPrChange w:id="749" w:author="Kam Keung LI" w:date="2026-01-29T13:19:00Z">
              <w:tcPr>
                <w:tcW w:w="0" w:type="auto"/>
              </w:tcPr>
            </w:tcPrChange>
          </w:tcPr>
          <w:p w14:paraId="3E77443A" w14:textId="63937080" w:rsidR="00AA60FD" w:rsidRPr="00697433" w:rsidDel="00431B98" w:rsidRDefault="00AA60FD">
            <w:pPr>
              <w:pStyle w:val="ListParagraph"/>
              <w:ind w:leftChars="7875" w:left="18900"/>
              <w:rPr>
                <w:ins w:id="750" w:author="Mr JIANG Weier 江維尔先生" w:date="2026-01-14T18:36:00Z"/>
                <w:del w:id="751" w:author="Kam Keung LI" w:date="2026-01-29T13:21:00Z"/>
                <w:b w:val="0"/>
              </w:rPr>
              <w:pPrChange w:id="752" w:author="Mr JIANG Weier 江維尔先生" w:date="2026-01-14T18:36:00Z">
                <w:pPr>
                  <w:pStyle w:val="ListParagraph"/>
                  <w:numPr>
                    <w:ilvl w:val="1"/>
                    <w:numId w:val="2"/>
                  </w:numPr>
                  <w:ind w:left="1418" w:hanging="567"/>
                </w:pPr>
              </w:pPrChange>
            </w:pPr>
          </w:p>
        </w:tc>
        <w:tc>
          <w:tcPr>
            <w:tcW w:w="7564" w:type="dxa"/>
            <w:gridSpan w:val="4"/>
            <w:tcPrChange w:id="753" w:author="Kam Keung LI" w:date="2026-01-29T13:19:00Z">
              <w:tcPr>
                <w:tcW w:w="7564" w:type="dxa"/>
                <w:gridSpan w:val="4"/>
              </w:tcPr>
            </w:tcPrChange>
          </w:tcPr>
          <w:p w14:paraId="00814668" w14:textId="2A4FD410" w:rsidR="00AA60FD" w:rsidDel="00431B98" w:rsidRDefault="00AA60FD" w:rsidP="00C74C6E">
            <w:pPr>
              <w:autoSpaceDE w:val="0"/>
              <w:autoSpaceDN w:val="0"/>
              <w:ind w:leftChars="7725" w:left="18540"/>
              <w:jc w:val="both"/>
              <w:rPr>
                <w:ins w:id="754" w:author="Mr JIANG Weier 江維尔先生" w:date="2026-01-14T18:36:00Z"/>
                <w:del w:id="755" w:author="Kam Keung LI" w:date="2026-01-29T13:21:00Z"/>
                <w:rFonts w:ascii="Frutiger Light" w:eastAsia="DengXian" w:hAnsi="Frutiger Light"/>
                <w:lang w:eastAsia="zh-CN"/>
              </w:rPr>
            </w:pPr>
          </w:p>
        </w:tc>
        <w:tc>
          <w:tcPr>
            <w:tcW w:w="1213" w:type="dxa"/>
            <w:tcPrChange w:id="756" w:author="Kam Keung LI" w:date="2026-01-29T13:19:00Z">
              <w:tcPr>
                <w:tcW w:w="0" w:type="auto"/>
              </w:tcPr>
            </w:tcPrChange>
          </w:tcPr>
          <w:p w14:paraId="7A76B561" w14:textId="5387436D" w:rsidR="00AA60FD" w:rsidRPr="00697433" w:rsidDel="00431B98" w:rsidRDefault="00AA60FD" w:rsidP="00C74C6E">
            <w:pPr>
              <w:ind w:leftChars="7725" w:left="18540"/>
              <w:jc w:val="center"/>
              <w:rPr>
                <w:ins w:id="757" w:author="Mr JIANG Weier 江維尔先生" w:date="2026-01-14T18:36:00Z"/>
                <w:del w:id="758" w:author="Kam Keung LI" w:date="2026-01-29T13:21:00Z"/>
                <w:rFonts w:ascii="Frutiger Light" w:hAnsi="Frutiger Light"/>
              </w:rPr>
            </w:pPr>
          </w:p>
        </w:tc>
      </w:tr>
      <w:tr w:rsidR="00C74C6E" w:rsidRPr="00697433" w14:paraId="5BF36905" w14:textId="77777777" w:rsidTr="2C2174BB">
        <w:trPr>
          <w:trPrChange w:id="759" w:author="bcsin@connect.hku.hk" w:date="2026-01-22T19:56:00Z">
            <w:trPr>
              <w:gridBefore w:val="9"/>
              <w:gridAfter w:val="0"/>
            </w:trPr>
          </w:trPrChange>
        </w:trPr>
        <w:tc>
          <w:tcPr>
            <w:tcW w:w="760" w:type="dxa"/>
            <w:tcPrChange w:id="760" w:author="bcsin@connect.hku.hk" w:date="2026-01-22T19:56:00Z">
              <w:tcPr>
                <w:tcW w:w="0" w:type="auto"/>
              </w:tcPr>
            </w:tcPrChange>
          </w:tcPr>
          <w:p w14:paraId="69B1D3FE" w14:textId="27842465" w:rsidR="00C74C6E" w:rsidRPr="00697433" w:rsidRDefault="00C74C6E" w:rsidP="00C74C6E">
            <w:pPr>
              <w:pStyle w:val="ListParagraph"/>
              <w:numPr>
                <w:ilvl w:val="0"/>
                <w:numId w:val="2"/>
              </w:numPr>
              <w:ind w:left="0" w:firstLine="0"/>
              <w:rPr>
                <w:b w:val="0"/>
              </w:rPr>
            </w:pPr>
          </w:p>
        </w:tc>
        <w:tc>
          <w:tcPr>
            <w:tcW w:w="7564" w:type="dxa"/>
            <w:gridSpan w:val="4"/>
            <w:tcPrChange w:id="761" w:author="bcsin@connect.hku.hk" w:date="2026-01-22T19:56:00Z">
              <w:tcPr>
                <w:tcW w:w="7564" w:type="dxa"/>
                <w:gridSpan w:val="4"/>
              </w:tcPr>
            </w:tcPrChange>
          </w:tcPr>
          <w:p w14:paraId="661EB3CD" w14:textId="1FAB5B07" w:rsidR="00C74C6E" w:rsidRPr="00697433" w:rsidRDefault="00C74C6E" w:rsidP="00C74C6E">
            <w:pPr>
              <w:jc w:val="both"/>
              <w:rPr>
                <w:rFonts w:ascii="Frutiger Light" w:hAnsi="Frutiger Light"/>
                <w:b/>
                <w:bCs/>
                <w:u w:val="single"/>
                <w:lang w:eastAsia="zh-HK"/>
              </w:rPr>
            </w:pPr>
            <w:r w:rsidRPr="00697433">
              <w:rPr>
                <w:rFonts w:ascii="Frutiger Light" w:hAnsi="Frutiger Light"/>
                <w:b/>
                <w:bCs/>
                <w:u w:val="single"/>
                <w:lang w:eastAsia="zh-HK"/>
              </w:rPr>
              <w:t>GT Sub-division Updates</w:t>
            </w:r>
          </w:p>
        </w:tc>
        <w:tc>
          <w:tcPr>
            <w:tcW w:w="1213" w:type="dxa"/>
            <w:tcPrChange w:id="762" w:author="bcsin@connect.hku.hk" w:date="2026-01-22T19:56:00Z">
              <w:tcPr>
                <w:tcW w:w="0" w:type="auto"/>
              </w:tcPr>
            </w:tcPrChange>
          </w:tcPr>
          <w:p w14:paraId="42E4BB54" w14:textId="15458821" w:rsidR="00C74C6E" w:rsidRPr="00697433" w:rsidRDefault="00C74C6E" w:rsidP="00C74C6E">
            <w:pPr>
              <w:jc w:val="center"/>
              <w:rPr>
                <w:rFonts w:ascii="Frutiger Light" w:hAnsi="Frutiger Light"/>
              </w:rPr>
            </w:pPr>
          </w:p>
        </w:tc>
      </w:tr>
      <w:tr w:rsidR="00C74C6E" w:rsidRPr="00697433" w14:paraId="0CCF2DCC" w14:textId="77777777" w:rsidTr="2C2174BB">
        <w:trPr>
          <w:trPrChange w:id="763" w:author="bcsin@connect.hku.hk" w:date="2026-01-22T19:56:00Z">
            <w:trPr>
              <w:gridBefore w:val="9"/>
              <w:gridAfter w:val="0"/>
            </w:trPr>
          </w:trPrChange>
        </w:trPr>
        <w:tc>
          <w:tcPr>
            <w:tcW w:w="760" w:type="dxa"/>
            <w:tcPrChange w:id="764" w:author="bcsin@connect.hku.hk" w:date="2026-01-22T19:56:00Z">
              <w:tcPr>
                <w:tcW w:w="0" w:type="auto"/>
              </w:tcPr>
            </w:tcPrChange>
          </w:tcPr>
          <w:p w14:paraId="73DF9684" w14:textId="72417251" w:rsidR="00C74C6E" w:rsidRPr="00697433" w:rsidRDefault="00C74C6E" w:rsidP="00C74C6E">
            <w:pPr>
              <w:pStyle w:val="ListParagraph"/>
              <w:numPr>
                <w:ilvl w:val="1"/>
                <w:numId w:val="2"/>
              </w:numPr>
              <w:ind w:left="0" w:firstLine="0"/>
              <w:rPr>
                <w:b w:val="0"/>
              </w:rPr>
            </w:pPr>
          </w:p>
        </w:tc>
        <w:tc>
          <w:tcPr>
            <w:tcW w:w="7564" w:type="dxa"/>
            <w:gridSpan w:val="4"/>
            <w:tcPrChange w:id="765" w:author="bcsin@connect.hku.hk" w:date="2026-01-22T19:56:00Z">
              <w:tcPr>
                <w:tcW w:w="7564" w:type="dxa"/>
                <w:gridSpan w:val="4"/>
              </w:tcPr>
            </w:tcPrChange>
          </w:tcPr>
          <w:p w14:paraId="1A0CF258" w14:textId="17B2A424" w:rsidR="00C74C6E" w:rsidRPr="00697433" w:rsidRDefault="00C74C6E" w:rsidP="00C74C6E">
            <w:pPr>
              <w:jc w:val="both"/>
              <w:rPr>
                <w:rFonts w:ascii="Frutiger Light" w:hAnsi="Frutiger Light"/>
                <w:lang w:eastAsia="zh-HK"/>
              </w:rPr>
            </w:pPr>
            <w:r w:rsidRPr="00697433">
              <w:rPr>
                <w:rFonts w:ascii="Frutiger Light" w:hAnsi="Frutiger Light"/>
                <w:lang w:eastAsia="zh-HK"/>
              </w:rPr>
              <w:t>SE/GT briefed current works and projects in GT S/D, which includes:</w:t>
            </w:r>
          </w:p>
          <w:p w14:paraId="583CA255" w14:textId="418EF446" w:rsidR="00C74C6E" w:rsidRPr="00697433" w:rsidRDefault="00C74C6E" w:rsidP="00C74C6E">
            <w:pPr>
              <w:pStyle w:val="ListParagraph"/>
              <w:numPr>
                <w:ilvl w:val="0"/>
                <w:numId w:val="7"/>
              </w:numPr>
              <w:jc w:val="both"/>
              <w:rPr>
                <w:b w:val="0"/>
              </w:rPr>
            </w:pPr>
            <w:del w:id="766" w:author="馬高 LUI" w:date="2026-02-03T17:23:00Z">
              <w:r w:rsidRPr="00697433">
                <w:rPr>
                  <w:b w:val="0"/>
                </w:rPr>
                <w:delText xml:space="preserve">Try out new I&amp;T trials of energy efficiency (EE) and renewable energy </w:delText>
              </w:r>
              <w:r w:rsidRPr="00697433">
                <w:rPr>
                  <w:b w:val="0"/>
                  <w:lang w:eastAsia="zh-TW"/>
                </w:rPr>
                <w:delText>(RE)</w:delText>
              </w:r>
              <w:r w:rsidRPr="00697433">
                <w:rPr>
                  <w:b w:val="0"/>
                </w:rPr>
                <w:delText xml:space="preserve"> projects under separate fundings from EEO.</w:delText>
              </w:r>
              <w:r w:rsidRPr="00697433" w:rsidDel="00EE6CC9">
                <w:rPr>
                  <w:b w:val="0"/>
                </w:rPr>
                <w:delText xml:space="preserve"> </w:delText>
              </w:r>
            </w:del>
          </w:p>
          <w:p w14:paraId="0E6C273E" w14:textId="4D34DB7B" w:rsidR="00C74C6E" w:rsidRPr="0006217B" w:rsidRDefault="00C74C6E" w:rsidP="715A0998">
            <w:pPr>
              <w:pStyle w:val="ListParagraph"/>
              <w:numPr>
                <w:ilvl w:val="0"/>
                <w:numId w:val="7"/>
              </w:numPr>
              <w:jc w:val="both"/>
              <w:rPr>
                <w:ins w:id="767" w:author="馬高 LUI" w:date="2026-02-03T17:23:00Z"/>
                <w:rPrChange w:id="768" w:author="Ms CHIK Kar Lai (SE/Inno)" w:date="2026-02-04T18:02:00Z">
                  <w:rPr>
                    <w:ins w:id="769" w:author="馬高 LUI" w:date="2026-02-03T17:23:00Z"/>
                    <w:b w:val="0"/>
                  </w:rPr>
                </w:rPrChange>
              </w:rPr>
            </w:pPr>
            <w:r w:rsidRPr="00697433">
              <w:rPr>
                <w:b w:val="0"/>
              </w:rPr>
              <w:t xml:space="preserve">Regarding the </w:t>
            </w:r>
            <w:proofErr w:type="spellStart"/>
            <w:r w:rsidRPr="00697433">
              <w:rPr>
                <w:b w:val="0"/>
              </w:rPr>
              <w:t>InnoWish</w:t>
            </w:r>
            <w:proofErr w:type="spellEnd"/>
            <w:r w:rsidRPr="00697433">
              <w:rPr>
                <w:b w:val="0"/>
              </w:rPr>
              <w:t xml:space="preserve"> for adoption of the mentioned battery on UAV, manufacturing process was completed and the prototype was under laboratory testing.</w:t>
            </w:r>
          </w:p>
          <w:p w14:paraId="6DEFE29F" w14:textId="194666A5" w:rsidR="0006217B" w:rsidRPr="0006217B" w:rsidRDefault="0006217B" w:rsidP="005C8478">
            <w:pPr>
              <w:pStyle w:val="ListParagraph"/>
              <w:numPr>
                <w:ilvl w:val="0"/>
                <w:numId w:val="7"/>
              </w:numPr>
              <w:jc w:val="both"/>
              <w:rPr>
                <w:ins w:id="770" w:author="馬高 LUI" w:date="2026-02-03T17:24:00Z"/>
                <w:rPrChange w:id="771" w:author="Ms CHIK Kar Lai (SE/Inno)" w:date="2026-02-04T17:58:00Z">
                  <w:rPr>
                    <w:ins w:id="772" w:author="馬高 LUI" w:date="2026-02-03T17:24:00Z"/>
                    <w:b w:val="0"/>
                    <w:bCs/>
                    <w:lang w:eastAsia="zh-TW"/>
                  </w:rPr>
                </w:rPrChange>
              </w:rPr>
            </w:pPr>
            <w:ins w:id="773" w:author="馬高 LUI" w:date="2026-02-03T17:23:00Z">
              <w:r w:rsidRPr="00E376EB">
                <w:rPr>
                  <w:b w:val="0"/>
                  <w:lang w:eastAsia="zh-TW"/>
                </w:rPr>
                <w:t>The contract o</w:t>
              </w:r>
            </w:ins>
            <w:ins w:id="774" w:author="馬高 LUI" w:date="2026-02-03T17:27:00Z">
              <w:r w:rsidRPr="00E376EB">
                <w:rPr>
                  <w:b w:val="0"/>
                  <w:lang w:eastAsia="zh-TW"/>
                </w:rPr>
                <w:t>n</w:t>
              </w:r>
            </w:ins>
            <w:ins w:id="775" w:author="馬高 LUI" w:date="2026-02-03T17:23:00Z">
              <w:r w:rsidRPr="00E376EB">
                <w:rPr>
                  <w:b w:val="0"/>
                  <w:lang w:eastAsia="zh-TW"/>
                </w:rPr>
                <w:t xml:space="preserve"> study o</w:t>
              </w:r>
            </w:ins>
            <w:ins w:id="776" w:author="馬高 LUI" w:date="2026-02-03T17:27:00Z">
              <w:r w:rsidRPr="00E376EB">
                <w:rPr>
                  <w:b w:val="0"/>
                  <w:lang w:eastAsia="zh-TW"/>
                </w:rPr>
                <w:t>f</w:t>
              </w:r>
            </w:ins>
            <w:ins w:id="777" w:author="馬高 LUI" w:date="2026-02-03T17:23:00Z">
              <w:r w:rsidRPr="00E376EB">
                <w:rPr>
                  <w:b w:val="0"/>
                  <w:lang w:eastAsia="zh-TW"/>
                </w:rPr>
                <w:t xml:space="preserve"> Flow Battery was awarded in December 2025. The prototype was under fabrication and </w:t>
              </w:r>
            </w:ins>
            <w:ins w:id="778" w:author="馬高 LUI" w:date="2026-02-03T17:24:00Z">
              <w:r w:rsidRPr="00D52808">
                <w:rPr>
                  <w:b w:val="0"/>
                  <w:lang w:eastAsia="zh-TW"/>
                </w:rPr>
                <w:t>was</w:t>
              </w:r>
            </w:ins>
            <w:ins w:id="779" w:author="馬高 LUI" w:date="2026-02-03T17:23:00Z">
              <w:r w:rsidRPr="00D52808">
                <w:rPr>
                  <w:b w:val="0"/>
                  <w:lang w:eastAsia="zh-TW"/>
                </w:rPr>
                <w:t xml:space="preserve"> expected to be commissioned in </w:t>
              </w:r>
            </w:ins>
            <w:ins w:id="780" w:author="馬高 LUI" w:date="2026-02-03T17:24:00Z">
              <w:r w:rsidRPr="00D52808">
                <w:rPr>
                  <w:b w:val="0"/>
                  <w:lang w:eastAsia="zh-TW"/>
                </w:rPr>
                <w:t>Q3</w:t>
              </w:r>
            </w:ins>
            <w:ins w:id="781" w:author="馬高 LUI" w:date="2026-02-03T17:23:00Z">
              <w:r w:rsidRPr="00D52808">
                <w:rPr>
                  <w:b w:val="0"/>
                  <w:lang w:eastAsia="zh-TW"/>
                </w:rPr>
                <w:t xml:space="preserve"> 2026.</w:t>
              </w:r>
            </w:ins>
          </w:p>
          <w:p w14:paraId="639E3FA3" w14:textId="52A4B762" w:rsidR="00C74C6E" w:rsidRPr="00697433" w:rsidRDefault="0006217B" w:rsidP="00C74C6E">
            <w:pPr>
              <w:pStyle w:val="ListParagraph"/>
              <w:numPr>
                <w:ilvl w:val="0"/>
                <w:numId w:val="7"/>
              </w:numPr>
              <w:jc w:val="both"/>
            </w:pPr>
            <w:ins w:id="782" w:author="馬高 LUI" w:date="2026-02-03T17:25:00Z">
              <w:r>
                <w:rPr>
                  <w:b w:val="0"/>
                  <w:lang w:eastAsia="zh-TW"/>
                </w:rPr>
                <w:t>T</w:t>
              </w:r>
            </w:ins>
            <w:ins w:id="783" w:author="馬高 LUI" w:date="2026-02-03T17:24:00Z">
              <w:r w:rsidRPr="005C8478">
                <w:rPr>
                  <w:b w:val="0"/>
                  <w:lang w:eastAsia="zh-TW"/>
                </w:rPr>
                <w:t xml:space="preserve">he contract </w:t>
              </w:r>
            </w:ins>
            <w:ins w:id="784" w:author="馬高 LUI" w:date="2026-02-03T17:25:00Z">
              <w:r w:rsidRPr="005C8478">
                <w:rPr>
                  <w:b w:val="0"/>
                  <w:lang w:eastAsia="zh-TW"/>
                </w:rPr>
                <w:t xml:space="preserve">on water-tap hydropower generator </w:t>
              </w:r>
            </w:ins>
            <w:ins w:id="785" w:author="馬高 LUI" w:date="2026-02-03T17:24:00Z">
              <w:r w:rsidRPr="005C8478">
                <w:rPr>
                  <w:b w:val="0"/>
                  <w:lang w:eastAsia="zh-TW"/>
                </w:rPr>
                <w:t xml:space="preserve">was awarded in July 2025. The installation was completed in December 2025. The project </w:t>
              </w:r>
            </w:ins>
            <w:ins w:id="786" w:author="馬高 LUI" w:date="2026-02-03T17:26:00Z">
              <w:r>
                <w:rPr>
                  <w:b w:val="0"/>
                  <w:lang w:eastAsia="zh-TW"/>
                </w:rPr>
                <w:t>wa</w:t>
              </w:r>
            </w:ins>
            <w:ins w:id="787" w:author="馬高 LUI" w:date="2026-02-03T17:24:00Z">
              <w:r w:rsidRPr="005C8478">
                <w:rPr>
                  <w:b w:val="0"/>
                  <w:lang w:eastAsia="zh-TW"/>
                </w:rPr>
                <w:t xml:space="preserve">s under M&amp;V and data-logging, tentatively to be completed </w:t>
              </w:r>
            </w:ins>
            <w:ins w:id="788" w:author="馬高 LUI" w:date="2026-02-03T17:26:00Z">
              <w:r>
                <w:rPr>
                  <w:b w:val="0"/>
                  <w:lang w:eastAsia="zh-TW"/>
                </w:rPr>
                <w:t>by</w:t>
              </w:r>
            </w:ins>
            <w:ins w:id="789" w:author="馬高 LUI" w:date="2026-02-03T17:24:00Z">
              <w:r w:rsidRPr="005C8478">
                <w:rPr>
                  <w:b w:val="0"/>
                  <w:lang w:eastAsia="zh-TW"/>
                </w:rPr>
                <w:t xml:space="preserve"> May 2026.</w:t>
              </w:r>
            </w:ins>
          </w:p>
        </w:tc>
        <w:tc>
          <w:tcPr>
            <w:tcW w:w="1213" w:type="dxa"/>
            <w:tcPrChange w:id="790" w:author="bcsin@connect.hku.hk" w:date="2026-01-22T19:56:00Z">
              <w:tcPr>
                <w:tcW w:w="0" w:type="auto"/>
              </w:tcPr>
            </w:tcPrChange>
          </w:tcPr>
          <w:p w14:paraId="48FC2974" w14:textId="7CD126B0" w:rsidR="00C74C6E" w:rsidRPr="00697433" w:rsidRDefault="00C74C6E" w:rsidP="00C74C6E">
            <w:pPr>
              <w:jc w:val="center"/>
              <w:rPr>
                <w:rFonts w:ascii="Frutiger Light" w:hAnsi="Frutiger Light"/>
              </w:rPr>
            </w:pPr>
            <w:r w:rsidRPr="00697433">
              <w:rPr>
                <w:rFonts w:ascii="Frutiger Light" w:hAnsi="Frutiger Light"/>
              </w:rPr>
              <w:t>SE/GT</w:t>
            </w:r>
          </w:p>
        </w:tc>
      </w:tr>
      <w:tr w:rsidR="00C74C6E" w:rsidRPr="00697433" w14:paraId="7E1E5F01" w14:textId="77777777" w:rsidTr="2C2174BB">
        <w:trPr>
          <w:trPrChange w:id="791" w:author="bcsin@connect.hku.hk" w:date="2026-01-22T19:56:00Z">
            <w:trPr>
              <w:gridBefore w:val="9"/>
              <w:gridAfter w:val="0"/>
            </w:trPr>
          </w:trPrChange>
        </w:trPr>
        <w:tc>
          <w:tcPr>
            <w:tcW w:w="760" w:type="dxa"/>
            <w:tcPrChange w:id="792" w:author="bcsin@connect.hku.hk" w:date="2026-01-22T19:56:00Z">
              <w:tcPr>
                <w:tcW w:w="0" w:type="auto"/>
              </w:tcPr>
            </w:tcPrChange>
          </w:tcPr>
          <w:p w14:paraId="4955F7CA" w14:textId="77777777" w:rsidR="00C74C6E" w:rsidRPr="00697433" w:rsidRDefault="00C74C6E" w:rsidP="00C74C6E">
            <w:pPr>
              <w:pStyle w:val="ListParagraph"/>
              <w:rPr>
                <w:b w:val="0"/>
              </w:rPr>
            </w:pPr>
          </w:p>
        </w:tc>
        <w:tc>
          <w:tcPr>
            <w:tcW w:w="7564" w:type="dxa"/>
            <w:gridSpan w:val="4"/>
            <w:tcPrChange w:id="793" w:author="bcsin@connect.hku.hk" w:date="2026-01-22T19:56:00Z">
              <w:tcPr>
                <w:tcW w:w="7564" w:type="dxa"/>
                <w:gridSpan w:val="4"/>
              </w:tcPr>
            </w:tcPrChange>
          </w:tcPr>
          <w:p w14:paraId="020FE0D2" w14:textId="77777777" w:rsidR="00C74C6E" w:rsidRPr="00697433" w:rsidRDefault="00C74C6E" w:rsidP="00C74C6E">
            <w:pPr>
              <w:jc w:val="both"/>
              <w:rPr>
                <w:rFonts w:ascii="Frutiger Light" w:eastAsia="Frutiger Light" w:hAnsi="Frutiger Light" w:cs="Frutiger Light"/>
              </w:rPr>
            </w:pPr>
          </w:p>
        </w:tc>
        <w:tc>
          <w:tcPr>
            <w:tcW w:w="1213" w:type="dxa"/>
            <w:tcPrChange w:id="794" w:author="bcsin@connect.hku.hk" w:date="2026-01-22T19:56:00Z">
              <w:tcPr>
                <w:tcW w:w="0" w:type="auto"/>
              </w:tcPr>
            </w:tcPrChange>
          </w:tcPr>
          <w:p w14:paraId="36308300" w14:textId="77777777" w:rsidR="00C74C6E" w:rsidRPr="00697433" w:rsidRDefault="00C74C6E" w:rsidP="00C74C6E">
            <w:pPr>
              <w:jc w:val="center"/>
              <w:rPr>
                <w:rFonts w:ascii="Frutiger Light" w:hAnsi="Frutiger Light"/>
              </w:rPr>
            </w:pPr>
          </w:p>
        </w:tc>
      </w:tr>
      <w:tr w:rsidR="00C74C6E" w:rsidRPr="00697433" w14:paraId="67DBC289" w14:textId="77777777" w:rsidTr="2C2174BB">
        <w:trPr>
          <w:trPrChange w:id="795" w:author="bcsin@connect.hku.hk" w:date="2026-01-22T19:56:00Z">
            <w:trPr>
              <w:gridBefore w:val="9"/>
              <w:gridAfter w:val="0"/>
            </w:trPr>
          </w:trPrChange>
        </w:trPr>
        <w:tc>
          <w:tcPr>
            <w:tcW w:w="760" w:type="dxa"/>
            <w:tcPrChange w:id="796" w:author="bcsin@connect.hku.hk" w:date="2026-01-22T19:56:00Z">
              <w:tcPr>
                <w:tcW w:w="0" w:type="auto"/>
              </w:tcPr>
            </w:tcPrChange>
          </w:tcPr>
          <w:p w14:paraId="1F367798" w14:textId="5C82132A" w:rsidR="00C74C6E" w:rsidRPr="00697433" w:rsidRDefault="00C74C6E" w:rsidP="00C74C6E">
            <w:pPr>
              <w:pStyle w:val="ListParagraph"/>
              <w:numPr>
                <w:ilvl w:val="1"/>
                <w:numId w:val="2"/>
              </w:numPr>
              <w:ind w:left="0" w:firstLine="0"/>
              <w:rPr>
                <w:b w:val="0"/>
              </w:rPr>
            </w:pPr>
          </w:p>
        </w:tc>
        <w:tc>
          <w:tcPr>
            <w:tcW w:w="7564" w:type="dxa"/>
            <w:gridSpan w:val="4"/>
            <w:tcPrChange w:id="797" w:author="bcsin@connect.hku.hk" w:date="2026-01-22T19:56:00Z">
              <w:tcPr>
                <w:tcW w:w="7564" w:type="dxa"/>
                <w:gridSpan w:val="4"/>
              </w:tcPr>
            </w:tcPrChange>
          </w:tcPr>
          <w:p w14:paraId="0796B673" w14:textId="477E361E" w:rsidR="00C74C6E" w:rsidRPr="00697433" w:rsidRDefault="00C74C6E">
            <w:pPr>
              <w:jc w:val="both"/>
              <w:rPr>
                <w:rFonts w:ascii="Frutiger Light" w:eastAsia="Frutiger Light" w:hAnsi="Frutiger Light" w:cs="Frutiger Light"/>
                <w:rPrChange w:id="798" w:author="Mr CHAN Chun Ki, Anderson (ITM/ITD/2)" w:date="2026-01-29T11:30:00Z">
                  <w:rPr/>
                </w:rPrChange>
              </w:rPr>
            </w:pPr>
            <w:del w:id="799" w:author="Mr CHAN Chun Ki, Anderson (ITM/ITD/2)" w:date="2026-01-29T11:11:00Z">
              <w:r w:rsidRPr="00697433" w:rsidDel="6F1FCA3C">
                <w:rPr>
                  <w:rFonts w:ascii="Frutiger Light" w:eastAsia="Frutiger Light" w:hAnsi="Frutiger Light" w:cs="Frutiger Light"/>
                </w:rPr>
                <w:delText xml:space="preserve">While ITD was studying the received information for the Information Technology (IT) platform for monitoring of the overall progress of S/H 696 projects, a testing environment was established by ITD for facilitating the testing of future enhancements and security patches application. </w:delText>
              </w:r>
              <w:r w:rsidRPr="00697433" w:rsidDel="6F1FCA3C">
                <w:rPr>
                  <w:rFonts w:ascii="Frutiger Light" w:hAnsi="Frutiger Light" w:cs="Frutiger Light"/>
                </w:rPr>
                <w:delText xml:space="preserve">The </w:delText>
              </w:r>
              <w:r w:rsidRPr="00697433" w:rsidDel="6F1FCA3C">
                <w:rPr>
                  <w:rFonts w:ascii="Frutiger Light" w:eastAsia="Frutiger Light" w:hAnsi="Frutiger Light" w:cs="Frutiger Light"/>
                </w:rPr>
                <w:delText xml:space="preserve">suggested enhancements </w:delText>
              </w:r>
              <w:r w:rsidRPr="00697433" w:rsidDel="6F1FCA3C">
                <w:rPr>
                  <w:rFonts w:ascii="Frutiger Light" w:hAnsi="Frutiger Light" w:cs="Frutiger Light"/>
                </w:rPr>
                <w:delText xml:space="preserve">by EEO </w:delText>
              </w:r>
              <w:r w:rsidRPr="00697433" w:rsidDel="6F1FCA3C">
                <w:rPr>
                  <w:rFonts w:ascii="Frutiger Light" w:eastAsia="Frutiger Light" w:hAnsi="Frutiger Light" w:cs="Frutiger Light"/>
                </w:rPr>
                <w:delText>on more detailed classification of "air-conditioning system"</w:delText>
              </w:r>
              <w:r w:rsidRPr="00697433" w:rsidDel="6F1FCA3C">
                <w:rPr>
                  <w:rFonts w:ascii="Frutiger Light" w:hAnsi="Frutiger Light" w:cs="Frutiger Light"/>
                </w:rPr>
                <w:delText xml:space="preserve"> </w:delText>
              </w:r>
              <w:r w:rsidRPr="00697433" w:rsidDel="6F1FCA3C">
                <w:rPr>
                  <w:rFonts w:ascii="Frutiger Light" w:eastAsia="Frutiger Light" w:hAnsi="Frutiger Light" w:cs="Frutiger Light"/>
                </w:rPr>
                <w:delText xml:space="preserve">was completed in September 2025 and we </w:delText>
              </w:r>
              <w:r w:rsidRPr="00697433" w:rsidDel="6F1FCA3C">
                <w:rPr>
                  <w:rFonts w:ascii="Frutiger Light" w:hAnsi="Frutiger Light" w:cs="Frutiger Light"/>
                </w:rPr>
                <w:delText>would</w:delText>
              </w:r>
              <w:r w:rsidRPr="00697433" w:rsidDel="6F1FCA3C">
                <w:rPr>
                  <w:rFonts w:ascii="Frutiger Light" w:eastAsia="Frutiger Light" w:hAnsi="Frutiger Light" w:cs="Frutiger Light"/>
                </w:rPr>
                <w:delText xml:space="preserve"> continue working with </w:delText>
              </w:r>
              <w:r w:rsidRPr="00697433" w:rsidDel="6F1FCA3C">
                <w:rPr>
                  <w:rFonts w:ascii="Frutiger Light" w:hAnsi="Frutiger Light" w:cs="Frutiger Light"/>
                </w:rPr>
                <w:delText>end-</w:delText>
              </w:r>
              <w:r w:rsidRPr="00697433" w:rsidDel="6F1FCA3C">
                <w:rPr>
                  <w:rFonts w:ascii="Frutiger Light" w:eastAsia="Frutiger Light" w:hAnsi="Frutiger Light" w:cs="Frutiger Light"/>
                </w:rPr>
                <w:delText xml:space="preserve">users to fine tune the changes to suit operational needs. </w:delText>
              </w:r>
            </w:del>
            <w:r w:rsidRPr="00697433">
              <w:rPr>
                <w:rFonts w:ascii="Frutiger Light" w:eastAsia="Frutiger Light" w:hAnsi="Frutiger Light" w:cs="Frutiger Light"/>
              </w:rPr>
              <w:t xml:space="preserve">EEO’s suggestions on further improvement of the IT platform for S/H 696 were sent to ITD </w:t>
            </w:r>
            <w:ins w:id="800" w:author="Mr CHAN Chun Ki, Anderson (ITM/ITD/2)" w:date="2026-01-29T11:12:00Z">
              <w:r w:rsidR="6FB66A02" w:rsidRPr="00697433">
                <w:rPr>
                  <w:rFonts w:ascii="Frutiger Light" w:eastAsia="Frutiger Light" w:hAnsi="Frutiger Light" w:cs="Frutiger Light"/>
                </w:rPr>
                <w:t xml:space="preserve">in late Nov 2025 </w:t>
              </w:r>
            </w:ins>
            <w:r w:rsidRPr="00697433">
              <w:rPr>
                <w:rFonts w:ascii="Frutiger Light" w:eastAsia="Frutiger Light" w:hAnsi="Frutiger Light" w:cs="Frutiger Light"/>
              </w:rPr>
              <w:t>for technical review</w:t>
            </w:r>
            <w:ins w:id="801" w:author="Mr CHAN Chun Ki, Anderson (ITM/ITD/2)" w:date="2026-01-29T11:11:00Z">
              <w:r w:rsidR="6F1FCA3C" w:rsidRPr="00697433">
                <w:rPr>
                  <w:rFonts w:ascii="Frutiger Light" w:eastAsia="Frutiger Light" w:hAnsi="Frutiger Light" w:cs="Frutiger Light"/>
                </w:rPr>
                <w:t>, a meeting was also he</w:t>
              </w:r>
            </w:ins>
            <w:ins w:id="802" w:author="Mr CHAN Chun Ki, Anderson (ITM/ITD/2)" w:date="2026-01-29T11:12:00Z">
              <w:r w:rsidR="6FB66A02" w:rsidRPr="6FB66A02">
                <w:rPr>
                  <w:rFonts w:ascii="Frutiger Light" w:eastAsia="Frutiger Light" w:hAnsi="Frutiger Light" w:cs="Frutiger Light"/>
                  <w:rPrChange w:id="803" w:author="Mr CHAN Chun Ki, Anderson (ITM/ITD/2)" w:date="2026-01-29T11:12:00Z">
                    <w:rPr/>
                  </w:rPrChange>
                </w:rPr>
                <w:t>ld on 28.</w:t>
              </w:r>
              <w:del w:id="804" w:author="馬高 LUI" w:date="2026-02-03T15:52:00Z">
                <w:r w:rsidR="6FB66A02" w:rsidRPr="6FB66A02">
                  <w:rPr>
                    <w:rFonts w:ascii="Frutiger Light" w:eastAsia="Frutiger Light" w:hAnsi="Frutiger Light" w:cs="Frutiger Light"/>
                    <w:rPrChange w:id="805" w:author="Mr CHAN Chun Ki, Anderson (ITM/ITD/2)" w:date="2026-01-29T11:12:00Z">
                      <w:rPr/>
                    </w:rPrChange>
                  </w:rPr>
                  <w:delText>0</w:delText>
                </w:r>
              </w:del>
              <w:r w:rsidR="6FB66A02" w:rsidRPr="6FB66A02">
                <w:rPr>
                  <w:rFonts w:ascii="Frutiger Light" w:eastAsia="Frutiger Light" w:hAnsi="Frutiger Light" w:cs="Frutiger Light"/>
                  <w:rPrChange w:id="806" w:author="Mr CHAN Chun Ki, Anderson (ITM/ITD/2)" w:date="2026-01-29T11:12:00Z">
                    <w:rPr/>
                  </w:rPrChange>
                </w:rPr>
                <w:t>1.2026</w:t>
              </w:r>
              <w:r w:rsidR="2AE5BBE4" w:rsidRPr="6FB66A02">
                <w:rPr>
                  <w:rFonts w:ascii="Frutiger Light" w:eastAsia="Frutiger Light" w:hAnsi="Frutiger Light" w:cs="Frutiger Light"/>
                  <w:rPrChange w:id="807" w:author="Mr CHAN Chun Ki, Anderson (ITM/ITD/2)" w:date="2026-01-29T11:12:00Z">
                    <w:rPr/>
                  </w:rPrChange>
                </w:rPr>
                <w:t xml:space="preserve"> to clarify the requirements. </w:t>
              </w:r>
            </w:ins>
            <w:ins w:id="808" w:author="Mr CHAN Chun Ki, Anderson (ITM/ITD/2)" w:date="2026-01-29T11:13:00Z">
              <w:r w:rsidR="758C1668" w:rsidRPr="6FB66A02">
                <w:rPr>
                  <w:rFonts w:ascii="Frutiger Light" w:eastAsia="Frutiger Light" w:hAnsi="Frutiger Light" w:cs="Frutiger Light"/>
                  <w:rPrChange w:id="809" w:author="Mr CHAN Chun Ki, Anderson (ITM/ITD/2)" w:date="2026-01-29T11:12:00Z">
                    <w:rPr/>
                  </w:rPrChange>
                </w:rPr>
                <w:t xml:space="preserve">ITD </w:t>
              </w:r>
            </w:ins>
            <w:ins w:id="810" w:author="Mr CHAN Chun Ki, Anderson (ITM/ITD/2)" w:date="2026-01-29T11:14:00Z">
              <w:r w:rsidR="608F43CE" w:rsidRPr="6FB66A02">
                <w:rPr>
                  <w:rFonts w:ascii="Frutiger Light" w:eastAsia="Frutiger Light" w:hAnsi="Frutiger Light" w:cs="Frutiger Light"/>
                  <w:rPrChange w:id="811" w:author="Mr CHAN Chun Ki, Anderson (ITM/ITD/2)" w:date="2026-01-29T11:12:00Z">
                    <w:rPr/>
                  </w:rPrChange>
                </w:rPr>
                <w:t xml:space="preserve">was consolidating </w:t>
              </w:r>
            </w:ins>
            <w:ins w:id="812" w:author="Mr CHAN Chun Ki, Anderson (ITM/ITD/2)" w:date="2026-01-29T11:28:00Z">
              <w:r w:rsidR="3E345456" w:rsidRPr="6FB66A02">
                <w:rPr>
                  <w:rFonts w:ascii="Frutiger Light" w:eastAsia="Frutiger Light" w:hAnsi="Frutiger Light" w:cs="Frutiger Light"/>
                  <w:rPrChange w:id="813" w:author="Mr CHAN Chun Ki, Anderson (ITM/ITD/2)" w:date="2026-01-29T11:12:00Z">
                    <w:rPr/>
                  </w:rPrChange>
                </w:rPr>
                <w:t>the enha</w:t>
              </w:r>
            </w:ins>
            <w:ins w:id="814" w:author="Mr CHAN Chun Ki, Anderson (ITM/ITD/2)" w:date="2026-01-29T11:29:00Z">
              <w:r w:rsidR="68ADF902" w:rsidRPr="68ADF902">
                <w:rPr>
                  <w:rFonts w:ascii="Frutiger Light" w:eastAsia="Frutiger Light" w:hAnsi="Frutiger Light" w:cs="Frutiger Light"/>
                  <w:rPrChange w:id="815" w:author="Mr CHAN Chun Ki, Anderson (ITM/ITD/2)" w:date="2026-01-29T11:29:00Z">
                    <w:rPr/>
                  </w:rPrChange>
                </w:rPr>
                <w:t xml:space="preserve">ncements </w:t>
              </w:r>
            </w:ins>
            <w:ins w:id="816" w:author="Mr CHAN Chun Ki, Anderson (ITM/ITD/2)" w:date="2026-01-29T11:28:00Z">
              <w:r w:rsidR="608F43CE" w:rsidRPr="6FB66A02">
                <w:rPr>
                  <w:rFonts w:ascii="Frutiger Light" w:eastAsia="Frutiger Light" w:hAnsi="Frutiger Light" w:cs="Frutiger Light"/>
                  <w:rPrChange w:id="817" w:author="Mr CHAN Chun Ki, Anderson (ITM/ITD/2)" w:date="2026-01-29T11:12:00Z">
                    <w:rPr/>
                  </w:rPrChange>
                </w:rPr>
                <w:t>and planning the schedules</w:t>
              </w:r>
            </w:ins>
            <w:ins w:id="818" w:author="Mr CHAN Chun Ki, Anderson (ITM/ITD/2)" w:date="2026-01-29T11:27:00Z">
              <w:r w:rsidR="29553CA5" w:rsidRPr="6FB66A02">
                <w:rPr>
                  <w:rFonts w:ascii="Frutiger Light" w:eastAsia="Frutiger Light" w:hAnsi="Frutiger Light" w:cs="Frutiger Light"/>
                  <w:rPrChange w:id="819" w:author="Mr CHAN Chun Ki, Anderson (ITM/ITD/2)" w:date="2026-01-29T11:12:00Z">
                    <w:rPr/>
                  </w:rPrChange>
                </w:rPr>
                <w:t>,</w:t>
              </w:r>
            </w:ins>
            <w:ins w:id="820" w:author="Mr CHAN Chun Ki, Anderson (ITM/ITD/2)" w:date="2026-01-29T11:28:00Z">
              <w:r w:rsidR="7AD7A31A" w:rsidRPr="6FB66A02">
                <w:rPr>
                  <w:rFonts w:ascii="Frutiger Light" w:eastAsia="Frutiger Light" w:hAnsi="Frutiger Light" w:cs="Frutiger Light"/>
                  <w:rPrChange w:id="821" w:author="Mr CHAN Chun Ki, Anderson (ITM/ITD/2)" w:date="2026-01-29T11:12:00Z">
                    <w:rPr/>
                  </w:rPrChange>
                </w:rPr>
                <w:t xml:space="preserve"> and target to complete the enhancements </w:t>
              </w:r>
              <w:r w:rsidR="3E345456" w:rsidRPr="3E345456">
                <w:rPr>
                  <w:rFonts w:ascii="Frutiger Light" w:eastAsia="Frutiger Light" w:hAnsi="Frutiger Light" w:cs="Frutiger Light"/>
                  <w:rPrChange w:id="822" w:author="Mr CHAN Chun Ki, Anderson (ITM/ITD/2)" w:date="2026-01-29T11:28:00Z">
                    <w:rPr/>
                  </w:rPrChange>
                </w:rPr>
                <w:t>in Mar</w:t>
              </w:r>
            </w:ins>
            <w:ins w:id="823" w:author="馬高 LUI" w:date="2026-02-03T15:52:00Z">
              <w:r w:rsidR="00E521C9">
                <w:rPr>
                  <w:rFonts w:ascii="Frutiger Light" w:eastAsia="Frutiger Light" w:hAnsi="Frutiger Light" w:cs="Frutiger Light"/>
                </w:rPr>
                <w:t>ch</w:t>
              </w:r>
            </w:ins>
            <w:ins w:id="824" w:author="Mr CHAN Chun Ki, Anderson (ITM/ITD/2)" w:date="2026-01-29T11:28:00Z">
              <w:r w:rsidR="3E345456" w:rsidRPr="3E345456">
                <w:rPr>
                  <w:rFonts w:ascii="Frutiger Light" w:eastAsia="Frutiger Light" w:hAnsi="Frutiger Light" w:cs="Frutiger Light"/>
                  <w:rPrChange w:id="825" w:author="Mr CHAN Chun Ki, Anderson (ITM/ITD/2)" w:date="2026-01-29T11:28:00Z">
                    <w:rPr/>
                  </w:rPrChange>
                </w:rPr>
                <w:t xml:space="preserve"> 2026</w:t>
              </w:r>
            </w:ins>
            <w:ins w:id="826" w:author="Mr CHAN Chun Ki, Anderson (ITM/ITD/2)" w:date="2026-01-29T11:29:00Z">
              <w:r w:rsidR="2CE07F77" w:rsidRPr="3E345456">
                <w:rPr>
                  <w:rFonts w:ascii="Frutiger Light" w:eastAsia="Frutiger Light" w:hAnsi="Frutiger Light" w:cs="Frutiger Light"/>
                  <w:rPrChange w:id="827" w:author="Mr CHAN Chun Ki, Anderson (ITM/ITD/2)" w:date="2026-01-29T11:28:00Z">
                    <w:rPr/>
                  </w:rPrChange>
                </w:rPr>
                <w:t xml:space="preserve"> </w:t>
              </w:r>
            </w:ins>
            <w:ins w:id="828" w:author="Mr CHAN Chun Ki, Anderson (ITM/ITD/2)" w:date="2026-01-29T11:30:00Z">
              <w:r w:rsidR="2C2174BB" w:rsidRPr="3E345456">
                <w:rPr>
                  <w:rFonts w:ascii="Frutiger Light" w:eastAsia="Frutiger Light" w:hAnsi="Frutiger Light" w:cs="Frutiger Light"/>
                  <w:rPrChange w:id="829" w:author="Mr CHAN Chun Ki, Anderson (ITM/ITD/2)" w:date="2026-01-29T11:28:00Z">
                    <w:rPr/>
                  </w:rPrChange>
                </w:rPr>
                <w:t>for EEO users' review</w:t>
              </w:r>
            </w:ins>
            <w:ins w:id="830" w:author="Mr CHAN Chun Ki, Anderson (ITM/ITD/2)" w:date="2026-01-29T11:28:00Z">
              <w:r w:rsidR="3E345456" w:rsidRPr="3E345456">
                <w:rPr>
                  <w:rFonts w:ascii="Frutiger Light" w:eastAsia="Frutiger Light" w:hAnsi="Frutiger Light" w:cs="Frutiger Light"/>
                  <w:rPrChange w:id="831" w:author="Mr CHAN Chun Ki, Anderson (ITM/ITD/2)" w:date="2026-01-29T11:28:00Z">
                    <w:rPr/>
                  </w:rPrChange>
                </w:rPr>
                <w:t>.</w:t>
              </w:r>
            </w:ins>
          </w:p>
        </w:tc>
        <w:tc>
          <w:tcPr>
            <w:tcW w:w="1213" w:type="dxa"/>
            <w:tcPrChange w:id="832" w:author="bcsin@connect.hku.hk" w:date="2026-01-22T19:56:00Z">
              <w:tcPr>
                <w:tcW w:w="0" w:type="auto"/>
              </w:tcPr>
            </w:tcPrChange>
          </w:tcPr>
          <w:p w14:paraId="6CA89D47" w14:textId="77777777" w:rsidR="00C74C6E" w:rsidRPr="00697433" w:rsidRDefault="00C74C6E" w:rsidP="00C74C6E">
            <w:pPr>
              <w:jc w:val="center"/>
              <w:rPr>
                <w:rFonts w:ascii="Frutiger Light" w:hAnsi="Frutiger Light"/>
              </w:rPr>
            </w:pPr>
            <w:r w:rsidRPr="00697433">
              <w:rPr>
                <w:rFonts w:ascii="Frutiger Light" w:hAnsi="Frutiger Light"/>
              </w:rPr>
              <w:t>SE/GT, SE/ITD &amp;</w:t>
            </w:r>
          </w:p>
          <w:p w14:paraId="1BA699F7" w14:textId="7F7AB780" w:rsidR="00C74C6E" w:rsidRPr="00697433" w:rsidRDefault="00C74C6E" w:rsidP="00C74C6E">
            <w:pPr>
              <w:jc w:val="center"/>
              <w:rPr>
                <w:rFonts w:ascii="Frutiger Light" w:hAnsi="Frutiger Light"/>
              </w:rPr>
            </w:pPr>
            <w:r w:rsidRPr="00697433">
              <w:rPr>
                <w:rFonts w:ascii="Frutiger Light" w:hAnsi="Frutiger Light"/>
              </w:rPr>
              <w:t>SE/ITSS/1</w:t>
            </w:r>
          </w:p>
          <w:p w14:paraId="21E3E2AA" w14:textId="77777777" w:rsidR="00C74C6E" w:rsidRPr="00697433" w:rsidRDefault="00C74C6E" w:rsidP="00C74C6E">
            <w:pPr>
              <w:jc w:val="center"/>
              <w:rPr>
                <w:rFonts w:ascii="Frutiger Light" w:hAnsi="Frutiger Light"/>
              </w:rPr>
            </w:pPr>
          </w:p>
        </w:tc>
      </w:tr>
      <w:tr w:rsidR="00C74C6E" w:rsidRPr="00697433" w14:paraId="12188E0A" w14:textId="77777777" w:rsidTr="2C2174BB">
        <w:trPr>
          <w:trPrChange w:id="833" w:author="bcsin@connect.hku.hk" w:date="2026-01-22T19:56:00Z">
            <w:trPr>
              <w:gridBefore w:val="9"/>
              <w:gridAfter w:val="0"/>
            </w:trPr>
          </w:trPrChange>
        </w:trPr>
        <w:tc>
          <w:tcPr>
            <w:tcW w:w="760" w:type="dxa"/>
            <w:tcPrChange w:id="834" w:author="bcsin@connect.hku.hk" w:date="2026-01-22T19:56:00Z">
              <w:tcPr>
                <w:tcW w:w="0" w:type="auto"/>
              </w:tcPr>
            </w:tcPrChange>
          </w:tcPr>
          <w:p w14:paraId="3E3A2D6A" w14:textId="77777777" w:rsidR="00C74C6E" w:rsidRPr="00697433" w:rsidRDefault="00C74C6E" w:rsidP="00C74C6E">
            <w:pPr>
              <w:pStyle w:val="ListParagraph"/>
              <w:rPr>
                <w:b w:val="0"/>
              </w:rPr>
            </w:pPr>
          </w:p>
        </w:tc>
        <w:tc>
          <w:tcPr>
            <w:tcW w:w="7564" w:type="dxa"/>
            <w:gridSpan w:val="4"/>
            <w:tcPrChange w:id="835" w:author="bcsin@connect.hku.hk" w:date="2026-01-22T19:56:00Z">
              <w:tcPr>
                <w:tcW w:w="7564" w:type="dxa"/>
                <w:gridSpan w:val="4"/>
              </w:tcPr>
            </w:tcPrChange>
          </w:tcPr>
          <w:p w14:paraId="58ED1CB0" w14:textId="77777777" w:rsidR="00C74C6E" w:rsidRPr="00697433" w:rsidRDefault="00C74C6E" w:rsidP="00C74C6E">
            <w:pPr>
              <w:jc w:val="both"/>
              <w:rPr>
                <w:rFonts w:ascii="Frutiger Light" w:hAnsi="Frutiger Light"/>
              </w:rPr>
            </w:pPr>
          </w:p>
        </w:tc>
        <w:tc>
          <w:tcPr>
            <w:tcW w:w="1213" w:type="dxa"/>
            <w:tcPrChange w:id="836" w:author="bcsin@connect.hku.hk" w:date="2026-01-22T19:56:00Z">
              <w:tcPr>
                <w:tcW w:w="0" w:type="auto"/>
              </w:tcPr>
            </w:tcPrChange>
          </w:tcPr>
          <w:p w14:paraId="1B727C55" w14:textId="77777777" w:rsidR="00C74C6E" w:rsidRPr="00697433" w:rsidRDefault="00C74C6E" w:rsidP="00C74C6E">
            <w:pPr>
              <w:jc w:val="center"/>
              <w:rPr>
                <w:rFonts w:ascii="Frutiger Light" w:hAnsi="Frutiger Light"/>
              </w:rPr>
            </w:pPr>
          </w:p>
        </w:tc>
      </w:tr>
      <w:tr w:rsidR="00C74C6E" w:rsidRPr="00697433" w14:paraId="2A5F3B5F" w14:textId="77777777" w:rsidTr="2C2174BB">
        <w:trPr>
          <w:trPrChange w:id="837" w:author="bcsin@connect.hku.hk" w:date="2026-01-22T19:56:00Z">
            <w:trPr>
              <w:gridBefore w:val="9"/>
              <w:gridAfter w:val="0"/>
            </w:trPr>
          </w:trPrChange>
        </w:trPr>
        <w:tc>
          <w:tcPr>
            <w:tcW w:w="760" w:type="dxa"/>
            <w:tcPrChange w:id="838" w:author="bcsin@connect.hku.hk" w:date="2026-01-22T19:56:00Z">
              <w:tcPr>
                <w:tcW w:w="0" w:type="auto"/>
              </w:tcPr>
            </w:tcPrChange>
          </w:tcPr>
          <w:p w14:paraId="315FB282" w14:textId="58C665F9" w:rsidR="00C74C6E" w:rsidRPr="00697433" w:rsidRDefault="00C74C6E" w:rsidP="00C74C6E">
            <w:pPr>
              <w:pStyle w:val="ListParagraph"/>
              <w:numPr>
                <w:ilvl w:val="1"/>
                <w:numId w:val="2"/>
              </w:numPr>
              <w:ind w:left="0" w:firstLine="0"/>
              <w:rPr>
                <w:b w:val="0"/>
              </w:rPr>
            </w:pPr>
          </w:p>
        </w:tc>
        <w:tc>
          <w:tcPr>
            <w:tcW w:w="7564" w:type="dxa"/>
            <w:gridSpan w:val="4"/>
            <w:tcPrChange w:id="839" w:author="bcsin@connect.hku.hk" w:date="2026-01-22T19:56:00Z">
              <w:tcPr>
                <w:tcW w:w="7564" w:type="dxa"/>
                <w:gridSpan w:val="4"/>
              </w:tcPr>
            </w:tcPrChange>
          </w:tcPr>
          <w:p w14:paraId="3F4FEDD5" w14:textId="445FB2D3" w:rsidR="00C74C6E" w:rsidRPr="00697433" w:rsidRDefault="00C74C6E" w:rsidP="00C74C6E">
            <w:pPr>
              <w:jc w:val="both"/>
              <w:rPr>
                <w:rFonts w:ascii="Frutiger Light" w:hAnsi="Frutiger Light"/>
              </w:rPr>
            </w:pPr>
            <w:r w:rsidRPr="00697433">
              <w:rPr>
                <w:rFonts w:ascii="Frutiger Light" w:hAnsi="Frutiger Light"/>
              </w:rPr>
              <w:t>The 1</w:t>
            </w:r>
            <w:r w:rsidRPr="00697433">
              <w:rPr>
                <w:rFonts w:ascii="Frutiger Light" w:hAnsi="Frutiger Light"/>
                <w:vertAlign w:val="superscript"/>
              </w:rPr>
              <w:t>st</w:t>
            </w:r>
            <w:r w:rsidRPr="00697433">
              <w:rPr>
                <w:rFonts w:ascii="Frutiger Light" w:hAnsi="Frutiger Light"/>
              </w:rPr>
              <w:t xml:space="preserve"> draft of the SLA for Implementation of Energy Saving Projects in Government Buildings from April 2026 to March 2031 was sent to EEO for their initial comment on 6.8.2025. The draft was under EEO’s review.</w:t>
            </w:r>
          </w:p>
        </w:tc>
        <w:tc>
          <w:tcPr>
            <w:tcW w:w="1213" w:type="dxa"/>
            <w:tcPrChange w:id="840" w:author="bcsin@connect.hku.hk" w:date="2026-01-22T19:56:00Z">
              <w:tcPr>
                <w:tcW w:w="0" w:type="auto"/>
              </w:tcPr>
            </w:tcPrChange>
          </w:tcPr>
          <w:p w14:paraId="7863DE97" w14:textId="35B396D5" w:rsidR="00C74C6E" w:rsidRPr="00697433" w:rsidRDefault="00C74C6E" w:rsidP="00C74C6E">
            <w:pPr>
              <w:jc w:val="center"/>
              <w:rPr>
                <w:rFonts w:ascii="Frutiger Light" w:hAnsi="Frutiger Light"/>
              </w:rPr>
            </w:pPr>
            <w:r w:rsidRPr="00697433">
              <w:rPr>
                <w:rFonts w:ascii="Frutiger Light" w:hAnsi="Frutiger Light"/>
              </w:rPr>
              <w:t>SE/GT</w:t>
            </w:r>
          </w:p>
        </w:tc>
      </w:tr>
      <w:tr w:rsidR="00C74C6E" w:rsidRPr="00697433" w14:paraId="720412DB" w14:textId="77777777" w:rsidTr="2C2174BB">
        <w:trPr>
          <w:trPrChange w:id="841" w:author="bcsin@connect.hku.hk" w:date="2026-01-22T19:56:00Z">
            <w:trPr>
              <w:gridBefore w:val="9"/>
              <w:gridAfter w:val="0"/>
            </w:trPr>
          </w:trPrChange>
        </w:trPr>
        <w:tc>
          <w:tcPr>
            <w:tcW w:w="760" w:type="dxa"/>
            <w:tcPrChange w:id="842" w:author="bcsin@connect.hku.hk" w:date="2026-01-22T19:56:00Z">
              <w:tcPr>
                <w:tcW w:w="0" w:type="auto"/>
              </w:tcPr>
            </w:tcPrChange>
          </w:tcPr>
          <w:p w14:paraId="4F968962" w14:textId="77777777" w:rsidR="00C74C6E" w:rsidRPr="00697433" w:rsidRDefault="00C74C6E" w:rsidP="00C74C6E">
            <w:pPr>
              <w:pStyle w:val="ListParagraph"/>
              <w:rPr>
                <w:b w:val="0"/>
              </w:rPr>
            </w:pPr>
          </w:p>
        </w:tc>
        <w:tc>
          <w:tcPr>
            <w:tcW w:w="7564" w:type="dxa"/>
            <w:gridSpan w:val="4"/>
            <w:tcPrChange w:id="843" w:author="bcsin@connect.hku.hk" w:date="2026-01-22T19:56:00Z">
              <w:tcPr>
                <w:tcW w:w="7564" w:type="dxa"/>
                <w:gridSpan w:val="4"/>
              </w:tcPr>
            </w:tcPrChange>
          </w:tcPr>
          <w:p w14:paraId="5D2162D2" w14:textId="77777777" w:rsidR="00C74C6E" w:rsidRPr="00697433" w:rsidRDefault="00C74C6E" w:rsidP="00C74C6E">
            <w:pPr>
              <w:jc w:val="both"/>
              <w:rPr>
                <w:rFonts w:ascii="Frutiger Light" w:hAnsi="Frutiger Light"/>
                <w:b/>
                <w:bCs/>
                <w:u w:val="single"/>
                <w:lang w:eastAsia="zh-HK"/>
              </w:rPr>
            </w:pPr>
          </w:p>
        </w:tc>
        <w:tc>
          <w:tcPr>
            <w:tcW w:w="1213" w:type="dxa"/>
            <w:tcPrChange w:id="844" w:author="bcsin@connect.hku.hk" w:date="2026-01-22T19:56:00Z">
              <w:tcPr>
                <w:tcW w:w="0" w:type="auto"/>
              </w:tcPr>
            </w:tcPrChange>
          </w:tcPr>
          <w:p w14:paraId="64D8F38B" w14:textId="77777777" w:rsidR="00C74C6E" w:rsidRPr="00697433" w:rsidRDefault="00C74C6E" w:rsidP="00C74C6E">
            <w:pPr>
              <w:jc w:val="center"/>
              <w:rPr>
                <w:rFonts w:ascii="Frutiger Light" w:hAnsi="Frutiger Light"/>
              </w:rPr>
            </w:pPr>
          </w:p>
        </w:tc>
      </w:tr>
      <w:tr w:rsidR="00C74C6E" w:rsidRPr="00697433" w14:paraId="46CD5AD4" w14:textId="77777777" w:rsidTr="2C2174BB">
        <w:trPr>
          <w:trPrChange w:id="845" w:author="bcsin@connect.hku.hk" w:date="2026-01-22T19:56:00Z">
            <w:trPr>
              <w:gridBefore w:val="9"/>
              <w:gridAfter w:val="0"/>
            </w:trPr>
          </w:trPrChange>
        </w:trPr>
        <w:tc>
          <w:tcPr>
            <w:tcW w:w="760" w:type="dxa"/>
            <w:tcPrChange w:id="846" w:author="bcsin@connect.hku.hk" w:date="2026-01-22T19:56:00Z">
              <w:tcPr>
                <w:tcW w:w="0" w:type="auto"/>
              </w:tcPr>
            </w:tcPrChange>
          </w:tcPr>
          <w:p w14:paraId="1C588342" w14:textId="20A53A82" w:rsidR="00C74C6E" w:rsidRPr="00697433" w:rsidRDefault="00C74C6E" w:rsidP="00C74C6E">
            <w:pPr>
              <w:pStyle w:val="ListParagraph"/>
              <w:numPr>
                <w:ilvl w:val="0"/>
                <w:numId w:val="2"/>
              </w:numPr>
              <w:ind w:left="0" w:firstLine="0"/>
              <w:rPr>
                <w:b w:val="0"/>
              </w:rPr>
            </w:pPr>
          </w:p>
        </w:tc>
        <w:tc>
          <w:tcPr>
            <w:tcW w:w="7564" w:type="dxa"/>
            <w:gridSpan w:val="4"/>
            <w:tcPrChange w:id="847" w:author="bcsin@connect.hku.hk" w:date="2026-01-22T19:56:00Z">
              <w:tcPr>
                <w:tcW w:w="7564" w:type="dxa"/>
                <w:gridSpan w:val="4"/>
              </w:tcPr>
            </w:tcPrChange>
          </w:tcPr>
          <w:p w14:paraId="0AB02DDB" w14:textId="45CCCA8C" w:rsidR="00C74C6E" w:rsidRPr="00697433" w:rsidRDefault="00C74C6E" w:rsidP="00C74C6E">
            <w:pPr>
              <w:jc w:val="both"/>
              <w:rPr>
                <w:rFonts w:ascii="Frutiger Light" w:hAnsi="Frutiger Light"/>
                <w:b/>
                <w:bCs/>
                <w:u w:val="single"/>
                <w:lang w:eastAsia="zh-HK"/>
              </w:rPr>
            </w:pPr>
            <w:r w:rsidRPr="00697433">
              <w:rPr>
                <w:rFonts w:ascii="Frutiger Light" w:hAnsi="Frutiger Light"/>
                <w:b/>
                <w:bCs/>
                <w:u w:val="single"/>
                <w:lang w:eastAsia="zh-HK"/>
              </w:rPr>
              <w:t>GWIN Sub-division Updates</w:t>
            </w:r>
          </w:p>
        </w:tc>
        <w:tc>
          <w:tcPr>
            <w:tcW w:w="1213" w:type="dxa"/>
            <w:tcPrChange w:id="848" w:author="bcsin@connect.hku.hk" w:date="2026-01-22T19:56:00Z">
              <w:tcPr>
                <w:tcW w:w="0" w:type="auto"/>
              </w:tcPr>
            </w:tcPrChange>
          </w:tcPr>
          <w:p w14:paraId="23DBEAD9" w14:textId="5FD59AEC" w:rsidR="00C74C6E" w:rsidRPr="00697433" w:rsidRDefault="00C74C6E" w:rsidP="00C74C6E">
            <w:pPr>
              <w:jc w:val="center"/>
              <w:rPr>
                <w:rFonts w:ascii="Frutiger Light" w:hAnsi="Frutiger Light"/>
              </w:rPr>
            </w:pPr>
          </w:p>
        </w:tc>
      </w:tr>
      <w:tr w:rsidR="00C74C6E" w:rsidRPr="00697433" w14:paraId="421A57A0" w14:textId="77777777" w:rsidTr="2C2174BB">
        <w:trPr>
          <w:trPrChange w:id="849" w:author="bcsin@connect.hku.hk" w:date="2026-01-22T19:56:00Z">
            <w:trPr>
              <w:gridBefore w:val="9"/>
              <w:gridAfter w:val="0"/>
            </w:trPr>
          </w:trPrChange>
        </w:trPr>
        <w:tc>
          <w:tcPr>
            <w:tcW w:w="760" w:type="dxa"/>
            <w:tcPrChange w:id="850" w:author="bcsin@connect.hku.hk" w:date="2026-01-22T19:56:00Z">
              <w:tcPr>
                <w:tcW w:w="0" w:type="auto"/>
              </w:tcPr>
            </w:tcPrChange>
          </w:tcPr>
          <w:p w14:paraId="5ACFCFE2" w14:textId="77BA4ACB" w:rsidR="00C74C6E" w:rsidRPr="00697433" w:rsidRDefault="00C74C6E" w:rsidP="00C74C6E">
            <w:pPr>
              <w:pStyle w:val="ListParagraph"/>
              <w:numPr>
                <w:ilvl w:val="1"/>
                <w:numId w:val="2"/>
              </w:numPr>
              <w:ind w:left="0" w:firstLine="0"/>
              <w:rPr>
                <w:b w:val="0"/>
              </w:rPr>
            </w:pPr>
          </w:p>
        </w:tc>
        <w:tc>
          <w:tcPr>
            <w:tcW w:w="7564" w:type="dxa"/>
            <w:gridSpan w:val="4"/>
            <w:tcPrChange w:id="851" w:author="bcsin@connect.hku.hk" w:date="2026-01-22T19:56:00Z">
              <w:tcPr>
                <w:tcW w:w="7564" w:type="dxa"/>
                <w:gridSpan w:val="4"/>
              </w:tcPr>
            </w:tcPrChange>
          </w:tcPr>
          <w:p w14:paraId="0E88B693" w14:textId="6F22232A" w:rsidR="00C74C6E" w:rsidRPr="00697433" w:rsidRDefault="00C74C6E" w:rsidP="00C74C6E">
            <w:pPr>
              <w:jc w:val="both"/>
              <w:rPr>
                <w:rFonts w:ascii="Frutiger Light" w:hAnsi="Frutiger Light"/>
              </w:rPr>
            </w:pPr>
            <w:r w:rsidRPr="00697433">
              <w:rPr>
                <w:rFonts w:ascii="Frutiger Light" w:hAnsi="Frutiger Light"/>
              </w:rPr>
              <w:t>SE/GWIN briefed current works and projects in GWIN S/D, which included:</w:t>
            </w:r>
          </w:p>
          <w:p w14:paraId="1D785450" w14:textId="2C3E4DAE" w:rsidR="00C74C6E" w:rsidRPr="00697433" w:rsidRDefault="00C74C6E" w:rsidP="00C74C6E">
            <w:pPr>
              <w:pStyle w:val="ListParagraph"/>
              <w:numPr>
                <w:ilvl w:val="0"/>
                <w:numId w:val="7"/>
              </w:numPr>
              <w:jc w:val="both"/>
              <w:rPr>
                <w:b w:val="0"/>
              </w:rPr>
            </w:pPr>
            <w:r w:rsidRPr="00697433">
              <w:rPr>
                <w:b w:val="0"/>
              </w:rPr>
              <w:t xml:space="preserve">GWIN </w:t>
            </w:r>
            <w:proofErr w:type="spellStart"/>
            <w:r w:rsidRPr="00697433">
              <w:rPr>
                <w:b w:val="0"/>
              </w:rPr>
              <w:t>applicaton</w:t>
            </w:r>
            <w:proofErr w:type="spellEnd"/>
            <w:r w:rsidRPr="00697433">
              <w:rPr>
                <w:b w:val="0"/>
              </w:rPr>
              <w:t xml:space="preserve"> development to meet the demand of various Departments or SBU</w:t>
            </w:r>
          </w:p>
          <w:p w14:paraId="38E18F74" w14:textId="02152251" w:rsidR="00C74C6E" w:rsidRPr="00697433" w:rsidRDefault="00C74C6E" w:rsidP="00C74C6E">
            <w:pPr>
              <w:pStyle w:val="ListParagraph"/>
              <w:numPr>
                <w:ilvl w:val="0"/>
                <w:numId w:val="7"/>
              </w:numPr>
              <w:jc w:val="both"/>
              <w:rPr>
                <w:b w:val="0"/>
              </w:rPr>
            </w:pPr>
            <w:r w:rsidRPr="00697433">
              <w:rPr>
                <w:b w:val="0"/>
              </w:rPr>
              <w:t>Review on GWIN users’ behavior and govern the adoption of GWIN</w:t>
            </w:r>
          </w:p>
          <w:p w14:paraId="5E8E264B" w14:textId="14FA7ED5" w:rsidR="00C74C6E" w:rsidRPr="00697433" w:rsidRDefault="00C74C6E" w:rsidP="00C74C6E">
            <w:pPr>
              <w:pStyle w:val="ListParagraph"/>
              <w:numPr>
                <w:ilvl w:val="0"/>
                <w:numId w:val="7"/>
              </w:numPr>
              <w:jc w:val="both"/>
              <w:rPr>
                <w:b w:val="0"/>
              </w:rPr>
            </w:pPr>
            <w:r w:rsidRPr="00697433">
              <w:rPr>
                <w:b w:val="0"/>
              </w:rPr>
              <w:t xml:space="preserve">Enhance GWIN performance and stability (GWIN IT infrastructure </w:t>
            </w:r>
            <w:r w:rsidRPr="00697433">
              <w:rPr>
                <w:b w:val="0"/>
              </w:rPr>
              <w:lastRenderedPageBreak/>
              <w:t>would be enhanced to enrich the GWIN performance and stability);</w:t>
            </w:r>
          </w:p>
          <w:p w14:paraId="7A1E3A53" w14:textId="7EB936CF" w:rsidR="00C74C6E" w:rsidRPr="00697433" w:rsidRDefault="00C74C6E" w:rsidP="00C74C6E">
            <w:pPr>
              <w:pStyle w:val="ListParagraph"/>
              <w:numPr>
                <w:ilvl w:val="0"/>
                <w:numId w:val="7"/>
              </w:numPr>
              <w:jc w:val="both"/>
              <w:rPr>
                <w:b w:val="0"/>
              </w:rPr>
            </w:pPr>
            <w:r w:rsidRPr="00697433">
              <w:rPr>
                <w:b w:val="0"/>
              </w:rPr>
              <w:t xml:space="preserve">Consultancy service on IoT </w:t>
            </w:r>
            <w:proofErr w:type="spellStart"/>
            <w:r w:rsidRPr="00697433">
              <w:rPr>
                <w:b w:val="0"/>
              </w:rPr>
              <w:t>harmonisation</w:t>
            </w:r>
            <w:proofErr w:type="spellEnd"/>
            <w:r w:rsidRPr="00697433">
              <w:rPr>
                <w:b w:val="0"/>
              </w:rPr>
              <w:t xml:space="preserve"> </w:t>
            </w:r>
            <w:proofErr w:type="spellStart"/>
            <w:r w:rsidRPr="00697433">
              <w:rPr>
                <w:b w:val="0"/>
              </w:rPr>
              <w:t>wef</w:t>
            </w:r>
            <w:proofErr w:type="spellEnd"/>
            <w:r w:rsidRPr="00697433">
              <w:rPr>
                <w:b w:val="0"/>
              </w:rPr>
              <w:t xml:space="preserve"> IEEE2668 (tender was </w:t>
            </w:r>
            <w:del w:id="852" w:author="Manon TAM" w:date="2026-02-05T13:41:00Z">
              <w:r w:rsidRPr="00697433">
                <w:rPr>
                  <w:b w:val="0"/>
                </w:rPr>
                <w:delText>closed on 28.11.2025</w:delText>
              </w:r>
            </w:del>
            <w:ins w:id="853" w:author="Manon TAM" w:date="2026-02-05T13:41:00Z">
              <w:r w:rsidR="009D358A">
                <w:rPr>
                  <w:b w:val="0"/>
                </w:rPr>
                <w:t>awarded in Dec 2025</w:t>
              </w:r>
            </w:ins>
            <w:r w:rsidRPr="00697433">
              <w:rPr>
                <w:b w:val="0"/>
              </w:rPr>
              <w:t>);</w:t>
            </w:r>
          </w:p>
          <w:p w14:paraId="6B5ECF15" w14:textId="5B496833" w:rsidR="00C74C6E" w:rsidRPr="00697433" w:rsidRDefault="00C74C6E" w:rsidP="00C74C6E">
            <w:pPr>
              <w:pStyle w:val="ListParagraph"/>
              <w:numPr>
                <w:ilvl w:val="0"/>
                <w:numId w:val="7"/>
              </w:numPr>
              <w:jc w:val="both"/>
              <w:rPr>
                <w:b w:val="0"/>
              </w:rPr>
            </w:pPr>
            <w:r w:rsidRPr="00697433">
              <w:rPr>
                <w:b w:val="0"/>
              </w:rPr>
              <w:t>Renewal of Data Centre Services contract (Tender returned and under vetting).</w:t>
            </w:r>
          </w:p>
          <w:p w14:paraId="58BD7CA9" w14:textId="77777777" w:rsidR="00C74C6E" w:rsidRPr="00697433" w:rsidRDefault="00C74C6E" w:rsidP="00C74C6E">
            <w:pPr>
              <w:jc w:val="both"/>
              <w:rPr>
                <w:rFonts w:ascii="Frutiger Light" w:hAnsi="Frutiger Light"/>
              </w:rPr>
            </w:pPr>
          </w:p>
          <w:p w14:paraId="3C1934BF" w14:textId="71B1C4B0" w:rsidR="00C74C6E" w:rsidRPr="00697433" w:rsidRDefault="00C74C6E" w:rsidP="00C74C6E">
            <w:pPr>
              <w:jc w:val="both"/>
              <w:rPr>
                <w:rFonts w:ascii="Frutiger Light" w:hAnsi="Frutiger Light"/>
                <w:lang w:eastAsia="zh-HK"/>
              </w:rPr>
            </w:pPr>
            <w:r w:rsidRPr="00697433">
              <w:rPr>
                <w:rFonts w:ascii="Frutiger Light" w:hAnsi="Frutiger Light"/>
                <w:lang w:eastAsia="zh-HK"/>
              </w:rPr>
              <w:t>The following works collaborated with other sub-divisions:</w:t>
            </w:r>
          </w:p>
          <w:p w14:paraId="602BE56E" w14:textId="43C1C8CA" w:rsidR="00C74C6E" w:rsidRPr="00697433" w:rsidRDefault="00C74C6E" w:rsidP="00C74C6E">
            <w:pPr>
              <w:pStyle w:val="ListParagraph"/>
              <w:numPr>
                <w:ilvl w:val="0"/>
                <w:numId w:val="7"/>
              </w:numPr>
              <w:jc w:val="both"/>
              <w:rPr>
                <w:b w:val="0"/>
              </w:rPr>
            </w:pPr>
            <w:r w:rsidRPr="00697433">
              <w:rPr>
                <w:b w:val="0"/>
              </w:rPr>
              <w:t>Study the application of the using lux sensor on Belisha beacon with BTSD;</w:t>
            </w:r>
          </w:p>
          <w:p w14:paraId="10B01566" w14:textId="07B41F59" w:rsidR="00C74C6E" w:rsidRPr="00697433" w:rsidRDefault="00C74C6E" w:rsidP="00C74C6E">
            <w:pPr>
              <w:pStyle w:val="ListParagraph"/>
              <w:numPr>
                <w:ilvl w:val="0"/>
                <w:numId w:val="7"/>
              </w:numPr>
              <w:jc w:val="both"/>
              <w:rPr>
                <w:b w:val="0"/>
              </w:rPr>
            </w:pPr>
            <w:proofErr w:type="spellStart"/>
            <w:r w:rsidRPr="00697433">
              <w:rPr>
                <w:b w:val="0"/>
              </w:rPr>
              <w:t>Collaboroate</w:t>
            </w:r>
            <w:proofErr w:type="spellEnd"/>
            <w:r w:rsidRPr="00697433">
              <w:rPr>
                <w:b w:val="0"/>
              </w:rPr>
              <w:t xml:space="preserve"> with Housing Authority for Smart Estate Application;</w:t>
            </w:r>
          </w:p>
          <w:p w14:paraId="603984A1" w14:textId="3A99115F" w:rsidR="00C74C6E" w:rsidRPr="00697433" w:rsidRDefault="00C74C6E" w:rsidP="00C74C6E">
            <w:pPr>
              <w:pStyle w:val="ListParagraph"/>
              <w:numPr>
                <w:ilvl w:val="0"/>
                <w:numId w:val="7"/>
              </w:numPr>
              <w:jc w:val="both"/>
              <w:rPr>
                <w:b w:val="0"/>
              </w:rPr>
            </w:pPr>
            <w:r w:rsidRPr="00697433">
              <w:rPr>
                <w:b w:val="0"/>
              </w:rPr>
              <w:t>Paragliders Tracking (collaborated with BIM, DRA S/D and CAD);</w:t>
            </w:r>
          </w:p>
          <w:p w14:paraId="7166F188" w14:textId="41ED5192" w:rsidR="00C74C6E" w:rsidRPr="00697433" w:rsidRDefault="00C74C6E" w:rsidP="00C74C6E">
            <w:pPr>
              <w:pStyle w:val="ListParagraph"/>
              <w:numPr>
                <w:ilvl w:val="0"/>
                <w:numId w:val="7"/>
              </w:numPr>
              <w:jc w:val="both"/>
              <w:rPr>
                <w:b w:val="0"/>
              </w:rPr>
            </w:pPr>
            <w:r w:rsidRPr="00697433">
              <w:rPr>
                <w:b w:val="0"/>
              </w:rPr>
              <w:t>Enhance resource utilization of departmental IT infrastructure by GWIN (supported by ITSS S/D).</w:t>
            </w:r>
          </w:p>
        </w:tc>
        <w:tc>
          <w:tcPr>
            <w:tcW w:w="1213" w:type="dxa"/>
            <w:tcPrChange w:id="854" w:author="bcsin@connect.hku.hk" w:date="2026-01-22T19:56:00Z">
              <w:tcPr>
                <w:tcW w:w="0" w:type="auto"/>
              </w:tcPr>
            </w:tcPrChange>
          </w:tcPr>
          <w:p w14:paraId="039F936F" w14:textId="1DA5C9B3" w:rsidR="00C74C6E" w:rsidRPr="00697433" w:rsidRDefault="00C74C6E" w:rsidP="00C74C6E">
            <w:pPr>
              <w:jc w:val="center"/>
              <w:rPr>
                <w:rFonts w:ascii="Frutiger Light" w:hAnsi="Frutiger Light"/>
              </w:rPr>
            </w:pPr>
            <w:r w:rsidRPr="00697433">
              <w:rPr>
                <w:rFonts w:ascii="Frutiger Light" w:hAnsi="Frutiger Light"/>
              </w:rPr>
              <w:lastRenderedPageBreak/>
              <w:t>SE/GWIN</w:t>
            </w:r>
          </w:p>
          <w:p w14:paraId="2454155F" w14:textId="77777777" w:rsidR="00C74C6E" w:rsidRPr="00697433" w:rsidRDefault="00C74C6E" w:rsidP="00C74C6E">
            <w:pPr>
              <w:jc w:val="center"/>
              <w:rPr>
                <w:rFonts w:ascii="Frutiger Light" w:hAnsi="Frutiger Light"/>
              </w:rPr>
            </w:pPr>
          </w:p>
          <w:p w14:paraId="39F4F4D2" w14:textId="77777777" w:rsidR="00C74C6E" w:rsidRPr="00697433" w:rsidRDefault="00C74C6E" w:rsidP="00C74C6E">
            <w:pPr>
              <w:jc w:val="center"/>
              <w:rPr>
                <w:rFonts w:ascii="Frutiger Light" w:hAnsi="Frutiger Light"/>
              </w:rPr>
            </w:pPr>
          </w:p>
          <w:p w14:paraId="7447DC3A" w14:textId="77777777" w:rsidR="00C74C6E" w:rsidRPr="00697433" w:rsidRDefault="00C74C6E" w:rsidP="00C74C6E">
            <w:pPr>
              <w:jc w:val="center"/>
              <w:rPr>
                <w:rFonts w:ascii="Frutiger Light" w:hAnsi="Frutiger Light"/>
              </w:rPr>
            </w:pPr>
          </w:p>
          <w:p w14:paraId="2513FAD6" w14:textId="77777777" w:rsidR="00C74C6E" w:rsidRPr="00697433" w:rsidRDefault="00C74C6E" w:rsidP="00C74C6E">
            <w:pPr>
              <w:jc w:val="center"/>
              <w:rPr>
                <w:rFonts w:ascii="Frutiger Light" w:hAnsi="Frutiger Light"/>
              </w:rPr>
            </w:pPr>
          </w:p>
          <w:p w14:paraId="075B7185" w14:textId="77777777" w:rsidR="00C74C6E" w:rsidRPr="00697433" w:rsidRDefault="00C74C6E" w:rsidP="00C74C6E">
            <w:pPr>
              <w:jc w:val="center"/>
              <w:rPr>
                <w:rFonts w:ascii="Frutiger Light" w:hAnsi="Frutiger Light"/>
              </w:rPr>
            </w:pPr>
          </w:p>
          <w:p w14:paraId="678BC340" w14:textId="77777777" w:rsidR="00C74C6E" w:rsidRPr="00697433" w:rsidRDefault="00C74C6E" w:rsidP="00C74C6E">
            <w:pPr>
              <w:jc w:val="center"/>
              <w:rPr>
                <w:rFonts w:ascii="Frutiger Light" w:hAnsi="Frutiger Light"/>
              </w:rPr>
            </w:pPr>
          </w:p>
          <w:p w14:paraId="42E966E9" w14:textId="77777777" w:rsidR="00C74C6E" w:rsidRPr="00697433" w:rsidRDefault="00C74C6E" w:rsidP="00C74C6E">
            <w:pPr>
              <w:jc w:val="center"/>
              <w:rPr>
                <w:rFonts w:ascii="Frutiger Light" w:hAnsi="Frutiger Light"/>
              </w:rPr>
            </w:pPr>
          </w:p>
          <w:p w14:paraId="070C661E" w14:textId="77777777" w:rsidR="00C74C6E" w:rsidRPr="00697433" w:rsidRDefault="00C74C6E" w:rsidP="00C74C6E">
            <w:pPr>
              <w:jc w:val="center"/>
              <w:rPr>
                <w:rFonts w:ascii="Frutiger Light" w:hAnsi="Frutiger Light"/>
              </w:rPr>
            </w:pPr>
          </w:p>
          <w:p w14:paraId="48D8E8A6" w14:textId="77777777" w:rsidR="00C74C6E" w:rsidRPr="00697433" w:rsidRDefault="00C74C6E" w:rsidP="00C74C6E">
            <w:pPr>
              <w:jc w:val="center"/>
              <w:rPr>
                <w:rFonts w:ascii="Frutiger Light" w:hAnsi="Frutiger Light"/>
              </w:rPr>
            </w:pPr>
          </w:p>
          <w:p w14:paraId="7F946721" w14:textId="77777777" w:rsidR="00C74C6E" w:rsidRPr="00697433" w:rsidRDefault="00C74C6E" w:rsidP="00C74C6E">
            <w:pPr>
              <w:jc w:val="center"/>
              <w:rPr>
                <w:rFonts w:ascii="Frutiger Light" w:hAnsi="Frutiger Light"/>
              </w:rPr>
            </w:pPr>
          </w:p>
          <w:p w14:paraId="2ECD15DB" w14:textId="77777777" w:rsidR="00C74C6E" w:rsidRPr="00697433" w:rsidRDefault="00C74C6E" w:rsidP="00C74C6E">
            <w:pPr>
              <w:jc w:val="center"/>
              <w:rPr>
                <w:rFonts w:ascii="Frutiger Light" w:hAnsi="Frutiger Light"/>
              </w:rPr>
            </w:pPr>
          </w:p>
          <w:p w14:paraId="14D53425" w14:textId="77777777" w:rsidR="00C74C6E" w:rsidRPr="00697433" w:rsidRDefault="00C74C6E" w:rsidP="00C74C6E">
            <w:pPr>
              <w:jc w:val="center"/>
              <w:rPr>
                <w:rFonts w:ascii="Frutiger Light" w:hAnsi="Frutiger Light"/>
              </w:rPr>
            </w:pPr>
          </w:p>
          <w:p w14:paraId="154CE5D8" w14:textId="35051BFA" w:rsidR="00C74C6E" w:rsidRPr="00697433" w:rsidRDefault="00C74C6E" w:rsidP="00C74C6E">
            <w:pPr>
              <w:jc w:val="center"/>
              <w:rPr>
                <w:rFonts w:ascii="Frutiger Light" w:hAnsi="Frutiger Light"/>
              </w:rPr>
            </w:pPr>
          </w:p>
        </w:tc>
      </w:tr>
      <w:tr w:rsidR="00C74C6E" w:rsidRPr="00697433" w14:paraId="3BBAA843" w14:textId="77777777" w:rsidTr="2C2174BB">
        <w:trPr>
          <w:trPrChange w:id="855" w:author="bcsin@connect.hku.hk" w:date="2026-01-22T19:56:00Z">
            <w:trPr>
              <w:gridBefore w:val="9"/>
              <w:gridAfter w:val="0"/>
            </w:trPr>
          </w:trPrChange>
        </w:trPr>
        <w:tc>
          <w:tcPr>
            <w:tcW w:w="760" w:type="dxa"/>
            <w:tcPrChange w:id="856" w:author="bcsin@connect.hku.hk" w:date="2026-01-22T19:56:00Z">
              <w:tcPr>
                <w:tcW w:w="0" w:type="auto"/>
              </w:tcPr>
            </w:tcPrChange>
          </w:tcPr>
          <w:p w14:paraId="5C7380BE" w14:textId="77777777" w:rsidR="00C74C6E" w:rsidRPr="00697433" w:rsidRDefault="00C74C6E" w:rsidP="00C74C6E">
            <w:pPr>
              <w:pStyle w:val="ListParagraph"/>
              <w:rPr>
                <w:b w:val="0"/>
              </w:rPr>
            </w:pPr>
          </w:p>
        </w:tc>
        <w:tc>
          <w:tcPr>
            <w:tcW w:w="7564" w:type="dxa"/>
            <w:gridSpan w:val="4"/>
            <w:tcPrChange w:id="857" w:author="bcsin@connect.hku.hk" w:date="2026-01-22T19:56:00Z">
              <w:tcPr>
                <w:tcW w:w="7564" w:type="dxa"/>
                <w:gridSpan w:val="4"/>
              </w:tcPr>
            </w:tcPrChange>
          </w:tcPr>
          <w:p w14:paraId="561EDFF9" w14:textId="77777777" w:rsidR="00C74C6E" w:rsidRPr="00697433" w:rsidRDefault="00C74C6E" w:rsidP="00C74C6E">
            <w:pPr>
              <w:jc w:val="both"/>
              <w:rPr>
                <w:rFonts w:ascii="Frutiger Light" w:hAnsi="Frutiger Light"/>
              </w:rPr>
            </w:pPr>
          </w:p>
        </w:tc>
        <w:tc>
          <w:tcPr>
            <w:tcW w:w="1213" w:type="dxa"/>
            <w:tcPrChange w:id="858" w:author="bcsin@connect.hku.hk" w:date="2026-01-22T19:56:00Z">
              <w:tcPr>
                <w:tcW w:w="0" w:type="auto"/>
              </w:tcPr>
            </w:tcPrChange>
          </w:tcPr>
          <w:p w14:paraId="79834352" w14:textId="77777777" w:rsidR="00C74C6E" w:rsidRPr="00697433" w:rsidRDefault="00C74C6E" w:rsidP="00C74C6E">
            <w:pPr>
              <w:jc w:val="center"/>
              <w:rPr>
                <w:rFonts w:ascii="Frutiger Light" w:hAnsi="Frutiger Light"/>
              </w:rPr>
            </w:pPr>
          </w:p>
        </w:tc>
      </w:tr>
      <w:tr w:rsidR="00C74C6E" w:rsidRPr="00697433" w14:paraId="42E893F7" w14:textId="77777777" w:rsidTr="2C2174BB">
        <w:trPr>
          <w:trPrChange w:id="859" w:author="bcsin@connect.hku.hk" w:date="2026-01-22T19:56:00Z">
            <w:trPr>
              <w:gridBefore w:val="9"/>
              <w:gridAfter w:val="0"/>
            </w:trPr>
          </w:trPrChange>
        </w:trPr>
        <w:tc>
          <w:tcPr>
            <w:tcW w:w="760" w:type="dxa"/>
            <w:tcPrChange w:id="860" w:author="bcsin@connect.hku.hk" w:date="2026-01-22T19:56:00Z">
              <w:tcPr>
                <w:tcW w:w="0" w:type="auto"/>
              </w:tcPr>
            </w:tcPrChange>
          </w:tcPr>
          <w:p w14:paraId="036C3FC1" w14:textId="0D7CDD7E" w:rsidR="00C74C6E" w:rsidRPr="00697433" w:rsidRDefault="00C74C6E" w:rsidP="00C74C6E">
            <w:pPr>
              <w:pStyle w:val="ListParagraph"/>
              <w:numPr>
                <w:ilvl w:val="1"/>
                <w:numId w:val="2"/>
              </w:numPr>
              <w:ind w:left="0" w:firstLine="0"/>
              <w:rPr>
                <w:b w:val="0"/>
              </w:rPr>
            </w:pPr>
          </w:p>
        </w:tc>
        <w:tc>
          <w:tcPr>
            <w:tcW w:w="7564" w:type="dxa"/>
            <w:gridSpan w:val="4"/>
            <w:tcPrChange w:id="861" w:author="bcsin@connect.hku.hk" w:date="2026-01-22T19:56:00Z">
              <w:tcPr>
                <w:tcW w:w="7564" w:type="dxa"/>
                <w:gridSpan w:val="4"/>
              </w:tcPr>
            </w:tcPrChange>
          </w:tcPr>
          <w:p w14:paraId="6AD68C8D" w14:textId="56E7E9AF" w:rsidR="00C74C6E" w:rsidRPr="00697433" w:rsidRDefault="00C74C6E" w:rsidP="00C74C6E">
            <w:pPr>
              <w:jc w:val="both"/>
              <w:rPr>
                <w:rFonts w:ascii="Frutiger Light" w:hAnsi="Frutiger Light"/>
              </w:rPr>
            </w:pPr>
            <w:r w:rsidRPr="00697433">
              <w:rPr>
                <w:rFonts w:ascii="Frutiger Light" w:hAnsi="Frutiger Light"/>
              </w:rPr>
              <w:t xml:space="preserve">SE/GWIN reported for GWIN deployment, a total of </w:t>
            </w:r>
            <w:del w:id="862" w:author="Manon TAM" w:date="2026-02-05T13:41:00Z">
              <w:r w:rsidRPr="00697433">
                <w:rPr>
                  <w:rFonts w:ascii="Frutiger Light" w:hAnsi="Frutiger Light"/>
                </w:rPr>
                <w:delText xml:space="preserve">893 </w:delText>
              </w:r>
            </w:del>
            <w:ins w:id="863" w:author="Manon TAM" w:date="2026-02-05T13:41:00Z">
              <w:r w:rsidR="009D358A">
                <w:rPr>
                  <w:rFonts w:ascii="Frutiger Light" w:hAnsi="Frutiger Light"/>
                </w:rPr>
                <w:t>902</w:t>
              </w:r>
              <w:r w:rsidR="009D358A" w:rsidRPr="00697433">
                <w:rPr>
                  <w:rFonts w:ascii="Frutiger Light" w:hAnsi="Frutiger Light"/>
                </w:rPr>
                <w:t xml:space="preserve"> </w:t>
              </w:r>
            </w:ins>
            <w:r w:rsidRPr="00697433">
              <w:rPr>
                <w:rFonts w:ascii="Frutiger Light" w:hAnsi="Frutiger Light"/>
              </w:rPr>
              <w:t xml:space="preserve">gateways in </w:t>
            </w:r>
            <w:del w:id="864" w:author="Manon TAM" w:date="2026-02-05T13:42:00Z">
              <w:r w:rsidRPr="00697433">
                <w:rPr>
                  <w:rFonts w:ascii="Frutiger Light" w:hAnsi="Frutiger Light"/>
                </w:rPr>
                <w:delText xml:space="preserve">620 </w:delText>
              </w:r>
            </w:del>
            <w:ins w:id="865" w:author="Manon TAM" w:date="2026-02-05T13:42:00Z">
              <w:r w:rsidR="009D358A" w:rsidRPr="00697433">
                <w:rPr>
                  <w:rFonts w:ascii="Frutiger Light" w:hAnsi="Frutiger Light"/>
                </w:rPr>
                <w:t>62</w:t>
              </w:r>
              <w:r w:rsidR="009D358A">
                <w:rPr>
                  <w:rFonts w:ascii="Frutiger Light" w:hAnsi="Frutiger Light"/>
                </w:rPr>
                <w:t>4</w:t>
              </w:r>
              <w:r w:rsidR="009D358A" w:rsidRPr="00697433">
                <w:rPr>
                  <w:rFonts w:ascii="Frutiger Light" w:hAnsi="Frutiger Light"/>
                </w:rPr>
                <w:t xml:space="preserve"> </w:t>
              </w:r>
            </w:ins>
            <w:r w:rsidRPr="00697433">
              <w:rPr>
                <w:rFonts w:ascii="Frutiger Light" w:hAnsi="Frutiger Light"/>
              </w:rPr>
              <w:t xml:space="preserve">sites had been completed as at </w:t>
            </w:r>
            <w:del w:id="866" w:author="Manon TAM" w:date="2026-02-05T13:42:00Z">
              <w:r w:rsidRPr="00697433">
                <w:rPr>
                  <w:rFonts w:ascii="Frutiger Light" w:hAnsi="Frutiger Light"/>
                </w:rPr>
                <w:delText xml:space="preserve">13 </w:delText>
              </w:r>
            </w:del>
            <w:ins w:id="867" w:author="Manon TAM" w:date="2026-02-05T13:42:00Z">
              <w:r w:rsidR="009D358A">
                <w:rPr>
                  <w:rFonts w:ascii="Frutiger Light" w:hAnsi="Frutiger Light"/>
                </w:rPr>
                <w:t>5</w:t>
              </w:r>
              <w:r w:rsidR="009D358A" w:rsidRPr="00697433">
                <w:rPr>
                  <w:rFonts w:ascii="Frutiger Light" w:hAnsi="Frutiger Light"/>
                </w:rPr>
                <w:t xml:space="preserve"> </w:t>
              </w:r>
            </w:ins>
            <w:del w:id="868" w:author="Manon TAM" w:date="2026-02-05T13:42:00Z">
              <w:r w:rsidRPr="00697433" w:rsidDel="009D358A">
                <w:rPr>
                  <w:rFonts w:ascii="Frutiger Light" w:hAnsi="Frutiger Light"/>
                </w:rPr>
                <w:delText>November</w:delText>
              </w:r>
            </w:del>
            <w:ins w:id="869" w:author="Manon TAM" w:date="2026-02-05T13:42:00Z">
              <w:r w:rsidR="009D358A">
                <w:rPr>
                  <w:rFonts w:ascii="Frutiger Light" w:hAnsi="Frutiger Light"/>
                </w:rPr>
                <w:t>Feb 2026</w:t>
              </w:r>
            </w:ins>
            <w:r w:rsidRPr="00697433">
              <w:rPr>
                <w:rFonts w:ascii="Frutiger Light" w:hAnsi="Frutiger Light"/>
              </w:rPr>
              <w:t xml:space="preserve">. The </w:t>
            </w:r>
            <w:del w:id="870" w:author="Manon TAM" w:date="2026-02-05T13:42:00Z">
              <w:r w:rsidRPr="00697433">
                <w:rPr>
                  <w:rFonts w:ascii="Frutiger Light" w:hAnsi="Frutiger Light"/>
                </w:rPr>
                <w:delText xml:space="preserve">620 </w:delText>
              </w:r>
            </w:del>
            <w:ins w:id="871" w:author="Manon TAM" w:date="2026-02-05T13:42:00Z">
              <w:r w:rsidR="009D358A" w:rsidRPr="00697433">
                <w:rPr>
                  <w:rFonts w:ascii="Frutiger Light" w:hAnsi="Frutiger Light"/>
                </w:rPr>
                <w:t>62</w:t>
              </w:r>
              <w:r w:rsidR="009D358A">
                <w:rPr>
                  <w:rFonts w:ascii="Frutiger Light" w:hAnsi="Frutiger Light"/>
                </w:rPr>
                <w:t>4</w:t>
              </w:r>
              <w:r w:rsidR="009D358A" w:rsidRPr="00697433">
                <w:rPr>
                  <w:rFonts w:ascii="Frutiger Light" w:hAnsi="Frutiger Light"/>
                </w:rPr>
                <w:t xml:space="preserve"> </w:t>
              </w:r>
            </w:ins>
            <w:r w:rsidRPr="00697433">
              <w:rPr>
                <w:rFonts w:ascii="Frutiger Light" w:hAnsi="Frutiger Light"/>
              </w:rPr>
              <w:t xml:space="preserve">sites were 103(HKI), 88(KE), 104(KW), </w:t>
            </w:r>
            <w:del w:id="872" w:author="Manon TAM" w:date="2026-02-05T13:43:00Z">
              <w:r w:rsidRPr="00697433">
                <w:rPr>
                  <w:rFonts w:ascii="Frutiger Light" w:hAnsi="Frutiger Light"/>
                </w:rPr>
                <w:delText>162</w:delText>
              </w:r>
            </w:del>
            <w:ins w:id="873" w:author="Manon TAM" w:date="2026-02-05T13:43:00Z">
              <w:r w:rsidR="009D358A" w:rsidRPr="00697433">
                <w:rPr>
                  <w:rFonts w:ascii="Frutiger Light" w:hAnsi="Frutiger Light"/>
                </w:rPr>
                <w:t>16</w:t>
              </w:r>
              <w:r w:rsidR="009D358A">
                <w:rPr>
                  <w:rFonts w:ascii="Frutiger Light" w:hAnsi="Frutiger Light"/>
                </w:rPr>
                <w:t>5</w:t>
              </w:r>
            </w:ins>
            <w:r w:rsidRPr="00697433">
              <w:rPr>
                <w:rFonts w:ascii="Frutiger Light" w:hAnsi="Frutiger Light"/>
              </w:rPr>
              <w:t xml:space="preserve">(NTE), </w:t>
            </w:r>
            <w:del w:id="874" w:author="Manon TAM" w:date="2026-02-05T13:42:00Z">
              <w:r w:rsidRPr="00697433">
                <w:rPr>
                  <w:rFonts w:ascii="Frutiger Light" w:hAnsi="Frutiger Light"/>
                </w:rPr>
                <w:delText>163</w:delText>
              </w:r>
            </w:del>
            <w:ins w:id="875" w:author="Manon TAM" w:date="2026-02-05T13:42:00Z">
              <w:r w:rsidR="009D358A" w:rsidRPr="00697433">
                <w:rPr>
                  <w:rFonts w:ascii="Frutiger Light" w:hAnsi="Frutiger Light"/>
                </w:rPr>
                <w:t>16</w:t>
              </w:r>
              <w:r w:rsidR="009D358A">
                <w:rPr>
                  <w:rFonts w:ascii="Frutiger Light" w:hAnsi="Frutiger Light"/>
                </w:rPr>
                <w:t>4</w:t>
              </w:r>
            </w:ins>
            <w:r w:rsidRPr="00697433">
              <w:rPr>
                <w:rFonts w:ascii="Frutiger Light" w:hAnsi="Frutiger Light"/>
              </w:rPr>
              <w:t xml:space="preserve">(NTW). </w:t>
            </w:r>
          </w:p>
        </w:tc>
        <w:tc>
          <w:tcPr>
            <w:tcW w:w="1213" w:type="dxa"/>
            <w:tcPrChange w:id="876" w:author="bcsin@connect.hku.hk" w:date="2026-01-22T19:56:00Z">
              <w:tcPr>
                <w:tcW w:w="0" w:type="auto"/>
              </w:tcPr>
            </w:tcPrChange>
          </w:tcPr>
          <w:p w14:paraId="43DAFB54" w14:textId="7B59D53D" w:rsidR="00C74C6E" w:rsidRPr="00697433" w:rsidRDefault="00C74C6E" w:rsidP="00C74C6E">
            <w:pPr>
              <w:jc w:val="center"/>
              <w:rPr>
                <w:rFonts w:ascii="Frutiger Light" w:hAnsi="Frutiger Light"/>
              </w:rPr>
            </w:pPr>
            <w:r w:rsidRPr="00697433">
              <w:rPr>
                <w:rFonts w:ascii="Frutiger Light" w:hAnsi="Frutiger Light"/>
              </w:rPr>
              <w:t>SE/GWIN</w:t>
            </w:r>
          </w:p>
        </w:tc>
      </w:tr>
      <w:tr w:rsidR="00C74C6E" w:rsidRPr="00697433" w14:paraId="3C6D3C50" w14:textId="77777777" w:rsidTr="2C2174BB">
        <w:trPr>
          <w:trPrChange w:id="877" w:author="bcsin@connect.hku.hk" w:date="2026-01-22T19:56:00Z">
            <w:trPr>
              <w:gridBefore w:val="9"/>
              <w:gridAfter w:val="0"/>
            </w:trPr>
          </w:trPrChange>
        </w:trPr>
        <w:tc>
          <w:tcPr>
            <w:tcW w:w="760" w:type="dxa"/>
            <w:tcPrChange w:id="878" w:author="bcsin@connect.hku.hk" w:date="2026-01-22T19:56:00Z">
              <w:tcPr>
                <w:tcW w:w="0" w:type="auto"/>
              </w:tcPr>
            </w:tcPrChange>
          </w:tcPr>
          <w:p w14:paraId="12C193EB" w14:textId="77777777" w:rsidR="00C74C6E" w:rsidRPr="00697433" w:rsidRDefault="00C74C6E" w:rsidP="00C74C6E">
            <w:pPr>
              <w:pStyle w:val="ListParagraph"/>
              <w:rPr>
                <w:b w:val="0"/>
              </w:rPr>
            </w:pPr>
          </w:p>
        </w:tc>
        <w:tc>
          <w:tcPr>
            <w:tcW w:w="7564" w:type="dxa"/>
            <w:gridSpan w:val="4"/>
            <w:tcPrChange w:id="879" w:author="bcsin@connect.hku.hk" w:date="2026-01-22T19:56:00Z">
              <w:tcPr>
                <w:tcW w:w="7564" w:type="dxa"/>
                <w:gridSpan w:val="4"/>
              </w:tcPr>
            </w:tcPrChange>
          </w:tcPr>
          <w:p w14:paraId="275468A1" w14:textId="77777777" w:rsidR="00C74C6E" w:rsidRPr="00697433" w:rsidRDefault="00C74C6E" w:rsidP="00C74C6E">
            <w:pPr>
              <w:jc w:val="both"/>
              <w:rPr>
                <w:rFonts w:ascii="Frutiger Light" w:eastAsiaTheme="majorEastAsia" w:hAnsi="Frutiger Light" w:cstheme="majorBidi"/>
                <w:u w:val="single"/>
              </w:rPr>
            </w:pPr>
          </w:p>
        </w:tc>
        <w:tc>
          <w:tcPr>
            <w:tcW w:w="1213" w:type="dxa"/>
            <w:tcPrChange w:id="880" w:author="bcsin@connect.hku.hk" w:date="2026-01-22T19:56:00Z">
              <w:tcPr>
                <w:tcW w:w="0" w:type="auto"/>
              </w:tcPr>
            </w:tcPrChange>
          </w:tcPr>
          <w:p w14:paraId="6C3EB330" w14:textId="77777777" w:rsidR="00C74C6E" w:rsidRPr="00697433" w:rsidRDefault="00C74C6E" w:rsidP="00C74C6E">
            <w:pPr>
              <w:jc w:val="center"/>
              <w:rPr>
                <w:rFonts w:ascii="Frutiger Light" w:hAnsi="Frutiger Light"/>
              </w:rPr>
            </w:pPr>
          </w:p>
        </w:tc>
      </w:tr>
      <w:tr w:rsidR="00C74C6E" w:rsidRPr="00697433" w14:paraId="113053E3" w14:textId="77777777" w:rsidTr="2C2174BB">
        <w:trPr>
          <w:trPrChange w:id="881" w:author="bcsin@connect.hku.hk" w:date="2026-01-22T19:56:00Z">
            <w:trPr>
              <w:gridBefore w:val="9"/>
              <w:gridAfter w:val="0"/>
            </w:trPr>
          </w:trPrChange>
        </w:trPr>
        <w:tc>
          <w:tcPr>
            <w:tcW w:w="760" w:type="dxa"/>
            <w:tcPrChange w:id="882" w:author="bcsin@connect.hku.hk" w:date="2026-01-22T19:56:00Z">
              <w:tcPr>
                <w:tcW w:w="0" w:type="auto"/>
              </w:tcPr>
            </w:tcPrChange>
          </w:tcPr>
          <w:p w14:paraId="69877ABB" w14:textId="77777777" w:rsidR="00C74C6E" w:rsidRPr="00697433" w:rsidRDefault="00C74C6E" w:rsidP="00C74C6E">
            <w:pPr>
              <w:pStyle w:val="ListParagraph"/>
              <w:numPr>
                <w:ilvl w:val="1"/>
                <w:numId w:val="2"/>
              </w:numPr>
              <w:ind w:left="0" w:firstLine="0"/>
              <w:rPr>
                <w:b w:val="0"/>
              </w:rPr>
            </w:pPr>
          </w:p>
        </w:tc>
        <w:tc>
          <w:tcPr>
            <w:tcW w:w="7564" w:type="dxa"/>
            <w:gridSpan w:val="4"/>
            <w:tcPrChange w:id="883" w:author="bcsin@connect.hku.hk" w:date="2026-01-22T19:56:00Z">
              <w:tcPr>
                <w:tcW w:w="7564" w:type="dxa"/>
                <w:gridSpan w:val="4"/>
              </w:tcPr>
            </w:tcPrChange>
          </w:tcPr>
          <w:p w14:paraId="7E214626" w14:textId="77777777" w:rsidR="00C74C6E" w:rsidRPr="00697433" w:rsidRDefault="00C74C6E" w:rsidP="00C74C6E">
            <w:pPr>
              <w:jc w:val="both"/>
              <w:rPr>
                <w:rFonts w:ascii="Frutiger Light" w:hAnsi="Frutiger Light"/>
                <w:u w:val="single"/>
              </w:rPr>
            </w:pPr>
            <w:r w:rsidRPr="5FA771BC">
              <w:rPr>
                <w:rFonts w:ascii="Frutiger Light" w:eastAsiaTheme="majorEastAsia" w:hAnsi="Frutiger Light" w:cstheme="majorBidi"/>
                <w:u w:val="single"/>
              </w:rPr>
              <w:t>Eld</w:t>
            </w:r>
            <w:r w:rsidRPr="00697433">
              <w:rPr>
                <w:rFonts w:ascii="Frutiger Light" w:hAnsi="Frutiger Light"/>
                <w:u w:val="single"/>
              </w:rPr>
              <w:t>erly Caring Solution Trial with SWD/NGOs</w:t>
            </w:r>
          </w:p>
          <w:p w14:paraId="0D7C524B" w14:textId="48DA47D7" w:rsidR="00C74C6E" w:rsidRPr="00697433" w:rsidRDefault="00C74C6E" w:rsidP="00C74C6E">
            <w:pPr>
              <w:jc w:val="both"/>
              <w:rPr>
                <w:rFonts w:ascii="Frutiger Light" w:hAnsi="Frutiger Light"/>
              </w:rPr>
            </w:pPr>
            <w:del w:id="884" w:author="Manon TAM" w:date="2026-02-05T13:54:00Z">
              <w:r w:rsidRPr="00697433">
                <w:rPr>
                  <w:rFonts w:ascii="Frutiger Light" w:hAnsi="Frutiger Light"/>
                </w:rPr>
                <w:delText>A collaboration meeting was held on 15 July amongst EMSD, SWD and NGOs, and six (6) senior citizens for elderly caring solution trial were proposed by SWD on 13 August. A</w:delText>
              </w:r>
            </w:del>
            <w:ins w:id="885" w:author="Manon TAM" w:date="2026-02-05T13:54:00Z">
              <w:r w:rsidR="007F1409">
                <w:rPr>
                  <w:rFonts w:ascii="Frutiger Light" w:hAnsi="Frutiger Light"/>
                </w:rPr>
                <w:t>New</w:t>
              </w:r>
            </w:ins>
            <w:r w:rsidRPr="00697433">
              <w:rPr>
                <w:rFonts w:ascii="Frutiger Light" w:hAnsi="Frutiger Light"/>
              </w:rPr>
              <w:t xml:space="preserve"> web based monitoring platform was designed for the</w:t>
            </w:r>
            <w:ins w:id="886" w:author="Manon TAM" w:date="2026-02-05T13:54:00Z">
              <w:r w:rsidRPr="00697433">
                <w:rPr>
                  <w:rFonts w:ascii="Frutiger Light" w:hAnsi="Frutiger Light"/>
                </w:rPr>
                <w:t xml:space="preserve"> </w:t>
              </w:r>
              <w:r w:rsidR="007F1409">
                <w:rPr>
                  <w:rFonts w:ascii="Frutiger Light" w:hAnsi="Frutiger Light"/>
                </w:rPr>
                <w:t>internal</w:t>
              </w:r>
            </w:ins>
            <w:r w:rsidRPr="00697433">
              <w:rPr>
                <w:rFonts w:ascii="Frutiger Light" w:hAnsi="Frutiger Light"/>
              </w:rPr>
              <w:t xml:space="preserve"> trial</w:t>
            </w:r>
            <w:ins w:id="887" w:author="Manon TAM" w:date="2026-02-05T13:54:00Z">
              <w:r w:rsidR="007F1409">
                <w:rPr>
                  <w:rFonts w:ascii="Frutiger Light" w:hAnsi="Frutiger Light"/>
                </w:rPr>
                <w:t xml:space="preserve"> and further meeting will be arrange with </w:t>
              </w:r>
            </w:ins>
            <w:del w:id="888" w:author="Manon TAM" w:date="2026-02-05T13:54:00Z">
              <w:r w:rsidRPr="00697433" w:rsidDel="007F1409">
                <w:rPr>
                  <w:rFonts w:ascii="Frutiger Light" w:hAnsi="Frutiger Light"/>
                </w:rPr>
                <w:delText>.</w:delText>
              </w:r>
              <w:r w:rsidRPr="00697433">
                <w:rPr>
                  <w:rFonts w:ascii="Frutiger Light" w:hAnsi="Frutiger Light"/>
                </w:rPr>
                <w:delText xml:space="preserve"> A meeting for demonstration of operation principles of the smart swatches was held amongst EMSD, SWD and NGOs on 15 October.</w:delText>
              </w:r>
              <w:r w:rsidR="00F05228">
                <w:rPr>
                  <w:rFonts w:ascii="Frutiger Light" w:hAnsi="Frutiger Light"/>
                </w:rPr>
                <w:delText xml:space="preserve"> </w:delText>
              </w:r>
              <w:r w:rsidRPr="00697433">
                <w:rPr>
                  <w:rFonts w:ascii="Frutiger Light" w:hAnsi="Frutiger Light"/>
                </w:rPr>
                <w:delText xml:space="preserve">Feedback was collected from the </w:delText>
              </w:r>
            </w:del>
            <w:r w:rsidRPr="00697433">
              <w:rPr>
                <w:rFonts w:ascii="Frutiger Light" w:hAnsi="Frutiger Light"/>
              </w:rPr>
              <w:t xml:space="preserve">NGOs </w:t>
            </w:r>
            <w:del w:id="889" w:author="Manon TAM" w:date="2026-02-05T13:55:00Z">
              <w:r w:rsidRPr="00697433">
                <w:rPr>
                  <w:rFonts w:ascii="Frutiger Light" w:hAnsi="Frutiger Light"/>
                </w:rPr>
                <w:delText>from end users’ point of views and fine-tuning the design of the smart watches was in progress.</w:delText>
              </w:r>
            </w:del>
            <w:ins w:id="890" w:author="Manon TAM" w:date="2026-02-05T13:55:00Z">
              <w:r w:rsidR="007F1409">
                <w:rPr>
                  <w:rFonts w:ascii="Frutiger Light" w:hAnsi="Frutiger Light"/>
                </w:rPr>
                <w:t>for external trial for further comments.</w:t>
              </w:r>
            </w:ins>
            <w:del w:id="891" w:author="Manon TAM" w:date="2026-02-05T13:43:00Z">
              <w:r w:rsidRPr="00697433" w:rsidDel="00691292">
                <w:rPr>
                  <w:rFonts w:ascii="Frutiger Light" w:hAnsi="Frutiger Light"/>
                </w:rPr>
                <w:delText xml:space="preserve"> </w:delText>
              </w:r>
            </w:del>
          </w:p>
        </w:tc>
        <w:tc>
          <w:tcPr>
            <w:tcW w:w="1213" w:type="dxa"/>
            <w:tcPrChange w:id="892" w:author="bcsin@connect.hku.hk" w:date="2026-01-22T19:56:00Z">
              <w:tcPr>
                <w:tcW w:w="0" w:type="auto"/>
              </w:tcPr>
            </w:tcPrChange>
          </w:tcPr>
          <w:p w14:paraId="756DD279" w14:textId="40567062" w:rsidR="00C74C6E" w:rsidRPr="00697433" w:rsidRDefault="00C74C6E" w:rsidP="00C74C6E">
            <w:pPr>
              <w:jc w:val="center"/>
              <w:rPr>
                <w:rFonts w:ascii="Frutiger Light" w:hAnsi="Frutiger Light"/>
              </w:rPr>
            </w:pPr>
            <w:r w:rsidRPr="00697433">
              <w:rPr>
                <w:rFonts w:ascii="Frutiger Light" w:hAnsi="Frutiger Light"/>
              </w:rPr>
              <w:t>SE/GWIN</w:t>
            </w:r>
          </w:p>
        </w:tc>
      </w:tr>
      <w:tr w:rsidR="00C74C6E" w:rsidRPr="00697433" w14:paraId="53F2AE1B" w14:textId="77777777" w:rsidTr="2C2174BB">
        <w:trPr>
          <w:trPrChange w:id="893" w:author="bcsin@connect.hku.hk" w:date="2026-01-22T19:56:00Z">
            <w:trPr>
              <w:gridBefore w:val="9"/>
              <w:gridAfter w:val="0"/>
            </w:trPr>
          </w:trPrChange>
        </w:trPr>
        <w:tc>
          <w:tcPr>
            <w:tcW w:w="760" w:type="dxa"/>
            <w:tcPrChange w:id="894" w:author="bcsin@connect.hku.hk" w:date="2026-01-22T19:56:00Z">
              <w:tcPr>
                <w:tcW w:w="0" w:type="auto"/>
              </w:tcPr>
            </w:tcPrChange>
          </w:tcPr>
          <w:p w14:paraId="031F8320" w14:textId="77777777" w:rsidR="00C74C6E" w:rsidRPr="00697433" w:rsidRDefault="00C74C6E" w:rsidP="00C74C6E">
            <w:pPr>
              <w:pStyle w:val="ListParagraph"/>
              <w:rPr>
                <w:b w:val="0"/>
              </w:rPr>
            </w:pPr>
          </w:p>
        </w:tc>
        <w:tc>
          <w:tcPr>
            <w:tcW w:w="7564" w:type="dxa"/>
            <w:gridSpan w:val="4"/>
            <w:tcPrChange w:id="895" w:author="bcsin@connect.hku.hk" w:date="2026-01-22T19:56:00Z">
              <w:tcPr>
                <w:tcW w:w="7564" w:type="dxa"/>
                <w:gridSpan w:val="4"/>
              </w:tcPr>
            </w:tcPrChange>
          </w:tcPr>
          <w:p w14:paraId="6AF601B8" w14:textId="77777777" w:rsidR="00C74C6E" w:rsidRPr="00697433" w:rsidRDefault="00C74C6E" w:rsidP="00C74C6E">
            <w:pPr>
              <w:jc w:val="both"/>
              <w:rPr>
                <w:rFonts w:ascii="Frutiger Light" w:hAnsi="Frutiger Light"/>
                <w:u w:val="single"/>
              </w:rPr>
            </w:pPr>
          </w:p>
        </w:tc>
        <w:tc>
          <w:tcPr>
            <w:tcW w:w="1213" w:type="dxa"/>
            <w:tcPrChange w:id="896" w:author="bcsin@connect.hku.hk" w:date="2026-01-22T19:56:00Z">
              <w:tcPr>
                <w:tcW w:w="0" w:type="auto"/>
              </w:tcPr>
            </w:tcPrChange>
          </w:tcPr>
          <w:p w14:paraId="7AACD84B" w14:textId="77777777" w:rsidR="00C74C6E" w:rsidRPr="00697433" w:rsidRDefault="00C74C6E" w:rsidP="00C74C6E">
            <w:pPr>
              <w:jc w:val="center"/>
              <w:rPr>
                <w:rFonts w:ascii="Frutiger Light" w:hAnsi="Frutiger Light"/>
              </w:rPr>
            </w:pPr>
          </w:p>
        </w:tc>
      </w:tr>
      <w:tr w:rsidR="00C74C6E" w:rsidRPr="00697433" w14:paraId="7AF74D69" w14:textId="77777777" w:rsidTr="2C2174BB">
        <w:trPr>
          <w:trPrChange w:id="897" w:author="bcsin@connect.hku.hk" w:date="2026-01-22T19:56:00Z">
            <w:trPr>
              <w:gridBefore w:val="9"/>
              <w:gridAfter w:val="0"/>
            </w:trPr>
          </w:trPrChange>
        </w:trPr>
        <w:tc>
          <w:tcPr>
            <w:tcW w:w="760" w:type="dxa"/>
            <w:tcPrChange w:id="898" w:author="bcsin@connect.hku.hk" w:date="2026-01-22T19:56:00Z">
              <w:tcPr>
                <w:tcW w:w="0" w:type="auto"/>
              </w:tcPr>
            </w:tcPrChange>
          </w:tcPr>
          <w:p w14:paraId="6EE37B4F" w14:textId="77777777" w:rsidR="00C74C6E" w:rsidRPr="00697433" w:rsidRDefault="00C74C6E" w:rsidP="00C74C6E">
            <w:pPr>
              <w:pStyle w:val="ListParagraph"/>
              <w:numPr>
                <w:ilvl w:val="1"/>
                <w:numId w:val="2"/>
              </w:numPr>
              <w:ind w:left="0" w:firstLine="0"/>
              <w:rPr>
                <w:b w:val="0"/>
              </w:rPr>
            </w:pPr>
          </w:p>
        </w:tc>
        <w:tc>
          <w:tcPr>
            <w:tcW w:w="7564" w:type="dxa"/>
            <w:gridSpan w:val="4"/>
            <w:tcPrChange w:id="899" w:author="bcsin@connect.hku.hk" w:date="2026-01-22T19:56:00Z">
              <w:tcPr>
                <w:tcW w:w="7564" w:type="dxa"/>
                <w:gridSpan w:val="4"/>
              </w:tcPr>
            </w:tcPrChange>
          </w:tcPr>
          <w:p w14:paraId="1170E4E0" w14:textId="77777777" w:rsidR="00C74C6E" w:rsidRPr="00697433" w:rsidRDefault="00C74C6E" w:rsidP="00C74C6E">
            <w:pPr>
              <w:jc w:val="both"/>
              <w:rPr>
                <w:rFonts w:ascii="Frutiger Light" w:hAnsi="Frutiger Light"/>
                <w:u w:val="single"/>
              </w:rPr>
            </w:pPr>
            <w:r w:rsidRPr="00697433">
              <w:rPr>
                <w:rFonts w:ascii="Frutiger Light" w:hAnsi="Frutiger Light"/>
                <w:u w:val="single"/>
              </w:rPr>
              <w:t>GWIN Training to SBUs</w:t>
            </w:r>
          </w:p>
          <w:p w14:paraId="27FE683B" w14:textId="70969A81" w:rsidR="00C74C6E" w:rsidRPr="00697433" w:rsidRDefault="00C74C6E" w:rsidP="00C74C6E">
            <w:pPr>
              <w:jc w:val="both"/>
              <w:rPr>
                <w:rFonts w:ascii="Frutiger Light" w:hAnsi="Frutiger Light"/>
              </w:rPr>
            </w:pPr>
            <w:del w:id="900" w:author="Manon TAM" w:date="2026-02-05T13:43:00Z">
              <w:r w:rsidRPr="00697433">
                <w:rPr>
                  <w:rFonts w:ascii="Frutiger Light" w:hAnsi="Frutiger Light"/>
                </w:rPr>
                <w:delText>13</w:delText>
              </w:r>
              <w:r w:rsidRPr="00697433" w:rsidDel="00691292">
                <w:rPr>
                  <w:rFonts w:ascii="Frutiger Light" w:hAnsi="Frutiger Light"/>
                </w:rPr>
                <w:delText xml:space="preserve"> </w:delText>
              </w:r>
            </w:del>
            <w:ins w:id="901" w:author="Manon TAM" w:date="2026-02-05T13:43:00Z">
              <w:r w:rsidR="00691292" w:rsidRPr="00697433">
                <w:rPr>
                  <w:rFonts w:ascii="Frutiger Light" w:hAnsi="Frutiger Light"/>
                </w:rPr>
                <w:t>1</w:t>
              </w:r>
              <w:r w:rsidR="00691292">
                <w:rPr>
                  <w:rFonts w:ascii="Frutiger Light" w:hAnsi="Frutiger Light"/>
                </w:rPr>
                <w:t>5</w:t>
              </w:r>
              <w:r w:rsidRPr="00697433">
                <w:rPr>
                  <w:rFonts w:ascii="Frutiger Light" w:hAnsi="Frutiger Light"/>
                </w:rPr>
                <w:t xml:space="preserve"> </w:t>
              </w:r>
            </w:ins>
            <w:r w:rsidRPr="00697433">
              <w:rPr>
                <w:rFonts w:ascii="Frutiger Light" w:hAnsi="Frutiger Light"/>
                <w:lang w:eastAsia="zh-HK"/>
              </w:rPr>
              <w:t>training</w:t>
            </w:r>
            <w:r w:rsidRPr="00697433">
              <w:rPr>
                <w:rFonts w:ascii="Frutiger Light" w:hAnsi="Frutiger Light"/>
              </w:rPr>
              <w:t xml:space="preserve"> sessions were delivered to approximate 200 no. of EMSD colleagues as at </w:t>
            </w:r>
            <w:del w:id="902" w:author="Manon TAM" w:date="2026-02-05T13:43:00Z">
              <w:r w:rsidRPr="00697433">
                <w:rPr>
                  <w:rFonts w:ascii="Frutiger Light" w:hAnsi="Frutiger Light"/>
                </w:rPr>
                <w:delText>21 November</w:delText>
              </w:r>
            </w:del>
            <w:ins w:id="903" w:author="Manon TAM" w:date="2026-02-05T13:43:00Z">
              <w:r w:rsidR="00691292">
                <w:rPr>
                  <w:rFonts w:ascii="Frutiger Light" w:hAnsi="Frutiger Light"/>
                </w:rPr>
                <w:t>January 2026.</w:t>
              </w:r>
            </w:ins>
            <w:ins w:id="904" w:author="Manon TAM" w:date="2026-02-05T13:44:00Z">
              <w:r w:rsidR="00691292">
                <w:rPr>
                  <w:rFonts w:ascii="Frutiger Light" w:hAnsi="Frutiger Light"/>
                </w:rPr>
                <w:t xml:space="preserve"> GWIN S/D will enhance the </w:t>
              </w:r>
              <w:proofErr w:type="spellStart"/>
              <w:r w:rsidR="00691292">
                <w:rPr>
                  <w:rFonts w:ascii="Frutiger Light" w:hAnsi="Frutiger Light"/>
                </w:rPr>
                <w:t>t</w:t>
              </w:r>
            </w:ins>
            <w:ins w:id="905" w:author="Manon TAM" w:date="2026-02-05T13:45:00Z">
              <w:r w:rsidR="00691292">
                <w:rPr>
                  <w:rFonts w:ascii="Frutiger Light" w:hAnsi="Frutiger Light"/>
                </w:rPr>
                <w:t>he</w:t>
              </w:r>
              <w:proofErr w:type="spellEnd"/>
              <w:r w:rsidR="00691292">
                <w:rPr>
                  <w:rFonts w:ascii="Frutiger Light" w:hAnsi="Frutiger Light"/>
                </w:rPr>
                <w:t xml:space="preserve"> </w:t>
              </w:r>
            </w:ins>
            <w:ins w:id="906" w:author="Manon TAM" w:date="2026-02-05T13:44:00Z">
              <w:r w:rsidR="00691292">
                <w:rPr>
                  <w:rFonts w:ascii="Frutiger Light" w:hAnsi="Frutiger Light"/>
                </w:rPr>
                <w:t>technical c</w:t>
              </w:r>
            </w:ins>
            <w:ins w:id="907" w:author="Manon TAM" w:date="2026-02-05T13:45:00Z">
              <w:r w:rsidR="00691292">
                <w:rPr>
                  <w:rFonts w:ascii="Frutiger Light" w:hAnsi="Frutiger Light"/>
                </w:rPr>
                <w:t>onfiguration training in coming FY26/27, aiming to provide at least 3 training classes per month.</w:t>
              </w:r>
            </w:ins>
            <w:del w:id="908" w:author="Manon TAM" w:date="2026-02-05T13:43:00Z">
              <w:r w:rsidRPr="00697433">
                <w:rPr>
                  <w:rFonts w:ascii="Frutiger Light" w:hAnsi="Frutiger Light"/>
                </w:rPr>
                <w:delText>, and 3 training sessions were scheduled from December 2025 to January 2026 for HSD colleagues and Technical Trainees for their familiarisation with and promotion of the IoT applications.</w:delText>
              </w:r>
            </w:del>
          </w:p>
        </w:tc>
        <w:tc>
          <w:tcPr>
            <w:tcW w:w="1213" w:type="dxa"/>
            <w:tcPrChange w:id="909" w:author="bcsin@connect.hku.hk" w:date="2026-01-22T19:56:00Z">
              <w:tcPr>
                <w:tcW w:w="0" w:type="auto"/>
              </w:tcPr>
            </w:tcPrChange>
          </w:tcPr>
          <w:p w14:paraId="65F173E0" w14:textId="716CFC11" w:rsidR="00C74C6E" w:rsidRPr="00697433" w:rsidRDefault="00C74C6E" w:rsidP="00C74C6E">
            <w:pPr>
              <w:jc w:val="center"/>
              <w:rPr>
                <w:rFonts w:ascii="Frutiger Light" w:hAnsi="Frutiger Light"/>
              </w:rPr>
            </w:pPr>
            <w:r w:rsidRPr="00697433">
              <w:rPr>
                <w:rFonts w:ascii="Frutiger Light" w:hAnsi="Frutiger Light"/>
              </w:rPr>
              <w:t>All to note</w:t>
            </w:r>
          </w:p>
        </w:tc>
      </w:tr>
      <w:tr w:rsidR="00C74C6E" w:rsidRPr="00697433" w14:paraId="632F5E91" w14:textId="77777777" w:rsidTr="2C2174BB">
        <w:trPr>
          <w:trPrChange w:id="910" w:author="bcsin@connect.hku.hk" w:date="2026-01-22T19:56:00Z">
            <w:trPr>
              <w:gridBefore w:val="9"/>
              <w:gridAfter w:val="0"/>
            </w:trPr>
          </w:trPrChange>
        </w:trPr>
        <w:tc>
          <w:tcPr>
            <w:tcW w:w="760" w:type="dxa"/>
            <w:tcPrChange w:id="911" w:author="bcsin@connect.hku.hk" w:date="2026-01-22T19:56:00Z">
              <w:tcPr>
                <w:tcW w:w="0" w:type="auto"/>
              </w:tcPr>
            </w:tcPrChange>
          </w:tcPr>
          <w:p w14:paraId="58131B4E" w14:textId="77777777" w:rsidR="00C74C6E" w:rsidRPr="00697433" w:rsidRDefault="00C74C6E" w:rsidP="00C74C6E">
            <w:pPr>
              <w:pStyle w:val="ListParagraph"/>
              <w:rPr>
                <w:b w:val="0"/>
              </w:rPr>
            </w:pPr>
          </w:p>
        </w:tc>
        <w:tc>
          <w:tcPr>
            <w:tcW w:w="7564" w:type="dxa"/>
            <w:gridSpan w:val="4"/>
            <w:tcPrChange w:id="912" w:author="bcsin@connect.hku.hk" w:date="2026-01-22T19:56:00Z">
              <w:tcPr>
                <w:tcW w:w="7564" w:type="dxa"/>
                <w:gridSpan w:val="4"/>
              </w:tcPr>
            </w:tcPrChange>
          </w:tcPr>
          <w:p w14:paraId="700B6F0D" w14:textId="61AA5BD6" w:rsidR="00C74C6E" w:rsidRPr="00697433" w:rsidRDefault="00C74C6E" w:rsidP="00C74C6E">
            <w:pPr>
              <w:jc w:val="both"/>
              <w:rPr>
                <w:rFonts w:ascii="Frutiger Light" w:hAnsi="Frutiger Light"/>
              </w:rPr>
            </w:pPr>
          </w:p>
        </w:tc>
        <w:tc>
          <w:tcPr>
            <w:tcW w:w="1213" w:type="dxa"/>
            <w:tcPrChange w:id="913" w:author="bcsin@connect.hku.hk" w:date="2026-01-22T19:56:00Z">
              <w:tcPr>
                <w:tcW w:w="0" w:type="auto"/>
              </w:tcPr>
            </w:tcPrChange>
          </w:tcPr>
          <w:p w14:paraId="01B04AB9" w14:textId="77777777" w:rsidR="00C74C6E" w:rsidRPr="00697433" w:rsidRDefault="00C74C6E" w:rsidP="00C74C6E">
            <w:pPr>
              <w:jc w:val="center"/>
              <w:rPr>
                <w:rFonts w:ascii="Frutiger Light" w:hAnsi="Frutiger Light"/>
              </w:rPr>
            </w:pPr>
          </w:p>
        </w:tc>
      </w:tr>
      <w:tr w:rsidR="00C74C6E" w:rsidRPr="00697433" w14:paraId="7BA6375F" w14:textId="77777777" w:rsidTr="2C2174BB">
        <w:trPr>
          <w:trPrChange w:id="914" w:author="bcsin@connect.hku.hk" w:date="2026-01-22T19:56:00Z">
            <w:trPr>
              <w:gridBefore w:val="9"/>
              <w:gridAfter w:val="0"/>
            </w:trPr>
          </w:trPrChange>
        </w:trPr>
        <w:tc>
          <w:tcPr>
            <w:tcW w:w="760" w:type="dxa"/>
            <w:tcPrChange w:id="915" w:author="bcsin@connect.hku.hk" w:date="2026-01-22T19:56:00Z">
              <w:tcPr>
                <w:tcW w:w="0" w:type="auto"/>
              </w:tcPr>
            </w:tcPrChange>
          </w:tcPr>
          <w:p w14:paraId="6D13CC38" w14:textId="3EDC14EF" w:rsidR="00C74C6E" w:rsidRPr="00697433" w:rsidRDefault="00C74C6E" w:rsidP="00C74C6E">
            <w:pPr>
              <w:pStyle w:val="ListParagraph"/>
              <w:numPr>
                <w:ilvl w:val="1"/>
                <w:numId w:val="2"/>
              </w:numPr>
              <w:ind w:left="0" w:firstLine="0"/>
              <w:rPr>
                <w:b w:val="0"/>
              </w:rPr>
            </w:pPr>
          </w:p>
        </w:tc>
        <w:tc>
          <w:tcPr>
            <w:tcW w:w="7564" w:type="dxa"/>
            <w:gridSpan w:val="4"/>
            <w:tcPrChange w:id="916" w:author="bcsin@connect.hku.hk" w:date="2026-01-22T19:56:00Z">
              <w:tcPr>
                <w:tcW w:w="7564" w:type="dxa"/>
                <w:gridSpan w:val="4"/>
              </w:tcPr>
            </w:tcPrChange>
          </w:tcPr>
          <w:p w14:paraId="2B8E8186" w14:textId="52701C4A" w:rsidR="00C74C6E" w:rsidRPr="00697433" w:rsidRDefault="00C74C6E" w:rsidP="00C74C6E">
            <w:pPr>
              <w:jc w:val="both"/>
              <w:rPr>
                <w:rFonts w:ascii="Frutiger Light" w:hAnsi="Frutiger Light"/>
                <w:kern w:val="0"/>
              </w:rPr>
            </w:pPr>
            <w:r w:rsidRPr="00697433">
              <w:rPr>
                <w:rFonts w:ascii="Frutiger Light" w:eastAsia="Frutiger Light" w:hAnsi="Frutiger Light" w:cs="Frutiger Light"/>
              </w:rPr>
              <w:t xml:space="preserve">In view of the concern on the sampling rate of using GWIN to collect operational data of PV panels for subsequent data analytics and monitoring, GWIN clarified the technical performance of GWIN on both data interval and payload size with GESD by means of live demonstration of receiving sensors’ data concurrently at a burst rate as low as 2 minutes interval. A Data </w:t>
            </w:r>
            <w:proofErr w:type="spellStart"/>
            <w:r w:rsidRPr="00697433">
              <w:rPr>
                <w:rFonts w:ascii="Frutiger Light" w:eastAsia="Frutiger Light" w:hAnsi="Frutiger Light" w:cs="Frutiger Light"/>
              </w:rPr>
              <w:t>Exchnage</w:t>
            </w:r>
            <w:proofErr w:type="spellEnd"/>
            <w:r w:rsidRPr="00697433">
              <w:rPr>
                <w:rFonts w:ascii="Frutiger Light" w:eastAsia="Frutiger Light" w:hAnsi="Frutiger Light" w:cs="Frutiger Light"/>
              </w:rPr>
              <w:t xml:space="preserve"> standard had been agreed between GWIN S/D </w:t>
            </w:r>
            <w:r w:rsidRPr="00697433">
              <w:rPr>
                <w:rFonts w:ascii="Frutiger Light" w:eastAsia="Frutiger Light" w:hAnsi="Frutiger Light" w:cs="Frutiger Light"/>
              </w:rPr>
              <w:lastRenderedPageBreak/>
              <w:t xml:space="preserve">and GESD to resolve the connectivity issues between the PV Systems and GWIN converters. GWIN S/D is also developing an API for GESD to ad hoc query any last </w:t>
            </w:r>
            <w:proofErr w:type="gramStart"/>
            <w:r w:rsidRPr="00697433">
              <w:rPr>
                <w:rFonts w:ascii="Frutiger Light" w:eastAsia="Frutiger Light" w:hAnsi="Frutiger Light" w:cs="Frutiger Light"/>
              </w:rPr>
              <w:t>24 hour</w:t>
            </w:r>
            <w:proofErr w:type="gramEnd"/>
            <w:r w:rsidRPr="00697433">
              <w:rPr>
                <w:rFonts w:ascii="Frutiger Light" w:eastAsia="Frutiger Light" w:hAnsi="Frutiger Light" w:cs="Frutiger Light"/>
              </w:rPr>
              <w:t xml:space="preserve"> data for their data analytic tasks.</w:t>
            </w:r>
          </w:p>
        </w:tc>
        <w:tc>
          <w:tcPr>
            <w:tcW w:w="1213" w:type="dxa"/>
            <w:tcPrChange w:id="917" w:author="bcsin@connect.hku.hk" w:date="2026-01-22T19:56:00Z">
              <w:tcPr>
                <w:tcW w:w="0" w:type="auto"/>
              </w:tcPr>
            </w:tcPrChange>
          </w:tcPr>
          <w:p w14:paraId="150BAADA" w14:textId="6BBFF9B9" w:rsidR="00C74C6E" w:rsidRPr="00697433" w:rsidRDefault="00C74C6E" w:rsidP="00C74C6E">
            <w:pPr>
              <w:jc w:val="center"/>
              <w:rPr>
                <w:rFonts w:ascii="Frutiger Light" w:hAnsi="Frutiger Light"/>
              </w:rPr>
            </w:pPr>
            <w:r w:rsidRPr="00697433">
              <w:rPr>
                <w:rFonts w:ascii="Frutiger Light" w:hAnsi="Frutiger Light"/>
              </w:rPr>
              <w:lastRenderedPageBreak/>
              <w:t>SE/GWIN</w:t>
            </w:r>
          </w:p>
        </w:tc>
      </w:tr>
      <w:tr w:rsidR="00C74C6E" w:rsidRPr="00697433" w14:paraId="07A5301A" w14:textId="77777777" w:rsidTr="2C2174BB">
        <w:trPr>
          <w:trPrChange w:id="918" w:author="bcsin@connect.hku.hk" w:date="2026-01-22T19:56:00Z">
            <w:trPr>
              <w:gridBefore w:val="9"/>
              <w:gridAfter w:val="0"/>
            </w:trPr>
          </w:trPrChange>
        </w:trPr>
        <w:tc>
          <w:tcPr>
            <w:tcW w:w="760" w:type="dxa"/>
            <w:tcPrChange w:id="919" w:author="bcsin@connect.hku.hk" w:date="2026-01-22T19:56:00Z">
              <w:tcPr>
                <w:tcW w:w="0" w:type="auto"/>
              </w:tcPr>
            </w:tcPrChange>
          </w:tcPr>
          <w:p w14:paraId="36304EF1" w14:textId="77777777" w:rsidR="00C74C6E" w:rsidRPr="00697433" w:rsidRDefault="00C74C6E" w:rsidP="00C74C6E">
            <w:pPr>
              <w:pStyle w:val="ListParagraph"/>
              <w:rPr>
                <w:b w:val="0"/>
              </w:rPr>
            </w:pPr>
          </w:p>
        </w:tc>
        <w:tc>
          <w:tcPr>
            <w:tcW w:w="7564" w:type="dxa"/>
            <w:gridSpan w:val="4"/>
            <w:tcPrChange w:id="920" w:author="bcsin@connect.hku.hk" w:date="2026-01-22T19:56:00Z">
              <w:tcPr>
                <w:tcW w:w="7564" w:type="dxa"/>
                <w:gridSpan w:val="4"/>
              </w:tcPr>
            </w:tcPrChange>
          </w:tcPr>
          <w:p w14:paraId="765137A8" w14:textId="77777777" w:rsidR="00C74C6E" w:rsidRPr="00697433" w:rsidRDefault="00C74C6E" w:rsidP="00C74C6E">
            <w:pPr>
              <w:jc w:val="both"/>
              <w:rPr>
                <w:rFonts w:ascii="Frutiger Light" w:eastAsia="Frutiger Light" w:hAnsi="Frutiger Light" w:cs="Frutiger Light"/>
                <w:kern w:val="0"/>
              </w:rPr>
            </w:pPr>
          </w:p>
        </w:tc>
        <w:tc>
          <w:tcPr>
            <w:tcW w:w="1213" w:type="dxa"/>
            <w:tcPrChange w:id="921" w:author="bcsin@connect.hku.hk" w:date="2026-01-22T19:56:00Z">
              <w:tcPr>
                <w:tcW w:w="0" w:type="auto"/>
              </w:tcPr>
            </w:tcPrChange>
          </w:tcPr>
          <w:p w14:paraId="24D12C82" w14:textId="77777777" w:rsidR="00C74C6E" w:rsidRPr="00697433" w:rsidRDefault="00C74C6E" w:rsidP="00C74C6E">
            <w:pPr>
              <w:jc w:val="center"/>
              <w:rPr>
                <w:rFonts w:ascii="Frutiger Light" w:hAnsi="Frutiger Light"/>
              </w:rPr>
            </w:pPr>
          </w:p>
        </w:tc>
      </w:tr>
      <w:tr w:rsidR="00F4296F" w:rsidRPr="00697433" w14:paraId="17A72113" w14:textId="77777777" w:rsidTr="2C2174BB">
        <w:trPr>
          <w:trPrChange w:id="922" w:author="bcsin@connect.hku.hk" w:date="2026-01-22T19:56:00Z">
            <w:trPr>
              <w:gridBefore w:val="9"/>
              <w:gridAfter w:val="0"/>
            </w:trPr>
          </w:trPrChange>
        </w:trPr>
        <w:tc>
          <w:tcPr>
            <w:tcW w:w="760" w:type="dxa"/>
            <w:tcPrChange w:id="923" w:author="bcsin@connect.hku.hk" w:date="2026-01-22T19:56:00Z">
              <w:tcPr>
                <w:tcW w:w="0" w:type="auto"/>
              </w:tcPr>
            </w:tcPrChange>
          </w:tcPr>
          <w:p w14:paraId="53BB7EE8" w14:textId="77777777" w:rsidR="00F4296F" w:rsidRPr="00697433" w:rsidRDefault="00F4296F" w:rsidP="000974A0">
            <w:pPr>
              <w:pStyle w:val="ListParagraph"/>
              <w:numPr>
                <w:ilvl w:val="1"/>
                <w:numId w:val="2"/>
              </w:numPr>
              <w:ind w:left="0" w:firstLine="0"/>
              <w:rPr>
                <w:b w:val="0"/>
              </w:rPr>
            </w:pPr>
          </w:p>
        </w:tc>
        <w:tc>
          <w:tcPr>
            <w:tcW w:w="7564" w:type="dxa"/>
            <w:gridSpan w:val="4"/>
            <w:tcPrChange w:id="924" w:author="bcsin@connect.hku.hk" w:date="2026-01-22T19:56:00Z">
              <w:tcPr>
                <w:tcW w:w="7564" w:type="dxa"/>
                <w:gridSpan w:val="4"/>
              </w:tcPr>
            </w:tcPrChange>
          </w:tcPr>
          <w:p w14:paraId="35821315" w14:textId="77777777" w:rsidR="00F4296F" w:rsidRPr="00697433" w:rsidRDefault="00F4296F" w:rsidP="000974A0">
            <w:pPr>
              <w:jc w:val="both"/>
              <w:rPr>
                <w:rFonts w:ascii="Frutiger Light" w:hAnsi="Frutiger Light"/>
                <w:kern w:val="0"/>
                <w:u w:val="single"/>
              </w:rPr>
            </w:pPr>
            <w:r w:rsidRPr="00697433">
              <w:rPr>
                <w:rFonts w:ascii="Frutiger Light" w:eastAsia="Frutiger Light" w:hAnsi="Frutiger Light" w:cs="Frutiger Light"/>
                <w:kern w:val="0"/>
                <w:u w:val="single"/>
              </w:rPr>
              <w:t>Smart Toilet</w:t>
            </w:r>
          </w:p>
          <w:p w14:paraId="065B0D81" w14:textId="77E145EE" w:rsidR="00F4296F" w:rsidRPr="002316E6" w:rsidRDefault="00F4296F" w:rsidP="00F4296F">
            <w:pPr>
              <w:pStyle w:val="ListParagraph"/>
              <w:numPr>
                <w:ilvl w:val="0"/>
                <w:numId w:val="10"/>
              </w:numPr>
              <w:jc w:val="both"/>
              <w:rPr>
                <w:del w:id="925" w:author="Manon TAM" w:date="2026-02-05T13:50:00Z"/>
                <w:rFonts w:eastAsia="Frutiger Light" w:cs="Frutiger Light"/>
                <w:b w:val="0"/>
                <w:szCs w:val="22"/>
                <w:lang w:eastAsia="zh-TW"/>
                <w:rPrChange w:id="926" w:author="Manon TAM" w:date="2026-02-06T09:28:00Z">
                  <w:rPr>
                    <w:del w:id="927" w:author="Manon TAM" w:date="2026-02-05T13:50:00Z"/>
                    <w:b w:val="0"/>
                    <w:kern w:val="0"/>
                  </w:rPr>
                </w:rPrChange>
              </w:rPr>
            </w:pPr>
            <w:del w:id="928" w:author="Manon TAM" w:date="2026-02-05T13:50:00Z">
              <w:r w:rsidRPr="002316E6">
                <w:rPr>
                  <w:rFonts w:eastAsia="Frutiger Light" w:cs="Frutiger Light"/>
                  <w:szCs w:val="22"/>
                  <w:rPrChange w:id="929" w:author="Manon TAM" w:date="2026-02-06T09:28:00Z">
                    <w:rPr>
                      <w:rFonts w:eastAsia="Frutiger Light" w:cs="Frutiger Light"/>
                      <w:b w:val="0"/>
                      <w:kern w:val="0"/>
                      <w:lang w:eastAsia="zh-TW"/>
                    </w:rPr>
                  </w:rPrChange>
                </w:rPr>
                <w:delText>DTD had earmarked 25 toilets under VAS, with 15 were</w:delText>
              </w:r>
              <w:r w:rsidR="00F05228" w:rsidRPr="002316E6">
                <w:rPr>
                  <w:rFonts w:eastAsia="Frutiger Light" w:cs="Frutiger Light"/>
                  <w:szCs w:val="22"/>
                  <w:rPrChange w:id="930" w:author="Manon TAM" w:date="2026-02-06T09:28:00Z">
                    <w:rPr>
                      <w:rFonts w:eastAsia="Frutiger Light" w:cs="Frutiger Light"/>
                      <w:b w:val="0"/>
                      <w:kern w:val="0"/>
                      <w:lang w:eastAsia="zh-TW"/>
                    </w:rPr>
                  </w:rPrChange>
                </w:rPr>
                <w:delText xml:space="preserve"> </w:delText>
              </w:r>
              <w:r w:rsidRPr="002316E6">
                <w:rPr>
                  <w:rFonts w:eastAsia="Frutiger Light" w:cs="Frutiger Light"/>
                  <w:szCs w:val="22"/>
                  <w:rPrChange w:id="931" w:author="Manon TAM" w:date="2026-02-06T09:28:00Z">
                    <w:rPr>
                      <w:rFonts w:eastAsia="Frutiger Light" w:cs="Frutiger Light"/>
                      <w:b w:val="0"/>
                      <w:kern w:val="0"/>
                      <w:lang w:eastAsia="zh-TW"/>
                    </w:rPr>
                  </w:rPrChange>
                </w:rPr>
                <w:delText>completed within FY2526. Of these 15 completed toilets, 12 have been slated for further upgrade to Package B&amp;C, with implementation scheduled to commence in January 2026, as confirmed by FEHD. Meanwhile, signature toilets at Pak Shek Kok, Lai Chi Wo, and Nai Chung will retain their curre</w:delText>
              </w:r>
              <w:r w:rsidR="00B65BC2" w:rsidRPr="002316E6">
                <w:rPr>
                  <w:rFonts w:eastAsia="Frutiger Light" w:cs="Frutiger Light"/>
                  <w:szCs w:val="22"/>
                  <w:rPrChange w:id="932" w:author="Manon TAM" w:date="2026-02-06T09:28:00Z">
                    <w:rPr>
                      <w:rFonts w:eastAsia="Frutiger Light" w:cs="Frutiger Light"/>
                      <w:b w:val="0"/>
                      <w:kern w:val="0"/>
                      <w:lang w:eastAsia="zh-TW"/>
                    </w:rPr>
                  </w:rPrChange>
                </w:rPr>
                <w:delText>hb</w:delText>
              </w:r>
              <w:r w:rsidRPr="002316E6">
                <w:rPr>
                  <w:rFonts w:eastAsia="Frutiger Light" w:cs="Frutiger Light"/>
                  <w:szCs w:val="22"/>
                  <w:rPrChange w:id="933" w:author="Manon TAM" w:date="2026-02-06T09:28:00Z">
                    <w:rPr>
                      <w:rFonts w:eastAsia="Frutiger Light" w:cs="Frutiger Light"/>
                      <w:b w:val="0"/>
                      <w:kern w:val="0"/>
                      <w:lang w:eastAsia="zh-TW"/>
                    </w:rPr>
                  </w:rPrChange>
                </w:rPr>
                <w:delText>nt status without any changes.</w:delText>
              </w:r>
            </w:del>
          </w:p>
          <w:p w14:paraId="056AEC7C" w14:textId="77777777" w:rsidR="002316E6" w:rsidRDefault="002316E6" w:rsidP="002316E6">
            <w:pPr>
              <w:pStyle w:val="ListParagraph"/>
              <w:numPr>
                <w:ilvl w:val="0"/>
                <w:numId w:val="10"/>
              </w:numPr>
              <w:spacing w:line="300" w:lineRule="exact"/>
              <w:ind w:rightChars="106" w:right="254"/>
              <w:jc w:val="both"/>
              <w:rPr>
                <w:ins w:id="934" w:author="Manon TAM" w:date="2026-02-05T13:52:00Z"/>
                <w:rFonts w:eastAsia="Frutiger Light" w:cs="Frutiger Light"/>
                <w:b w:val="0"/>
                <w:szCs w:val="22"/>
                <w:lang w:eastAsia="zh-TW"/>
              </w:rPr>
            </w:pPr>
            <w:ins w:id="935" w:author="Manon TAM" w:date="2026-02-05T13:51:00Z">
              <w:r w:rsidRPr="002316E6">
                <w:rPr>
                  <w:rFonts w:eastAsia="Frutiger Light" w:cs="Frutiger Light"/>
                  <w:b w:val="0"/>
                  <w:szCs w:val="22"/>
                  <w:lang w:eastAsia="zh-TW"/>
                  <w:rPrChange w:id="936" w:author="Manon TAM" w:date="2026-02-05T13:52:00Z">
                    <w:rPr>
                      <w:rFonts w:ascii="Times New Roman" w:eastAsia="DFKai-SB" w:hAnsi="Times New Roman"/>
                    </w:rPr>
                  </w:rPrChange>
                </w:rPr>
                <w:t xml:space="preserve">Following the successful trial of smart toilet systems for 15 no. of public toilets under the VAS funding, </w:t>
              </w:r>
              <w:r w:rsidRPr="002316E6">
                <w:rPr>
                  <w:rFonts w:eastAsia="Frutiger Light" w:cs="Frutiger Light"/>
                  <w:b w:val="0"/>
                  <w:szCs w:val="22"/>
                  <w:lang w:eastAsia="zh-TW"/>
                  <w:rPrChange w:id="937" w:author="Manon TAM" w:date="2026-02-05T13:52:00Z">
                    <w:rPr>
                      <w:rFonts w:ascii="Times New Roman" w:eastAsia="DFKai-SB" w:hAnsi="Times New Roman" w:cs="Times New Roman"/>
                      <w:color w:val="FF0000"/>
                      <w:lang w:eastAsia="zh-TW"/>
                    </w:rPr>
                  </w:rPrChange>
                </w:rPr>
                <w:t xml:space="preserve">FEHD is considering expanding the Smart Toilets initiative to an additional </w:t>
              </w:r>
              <w:r w:rsidRPr="002316E6">
                <w:rPr>
                  <w:rFonts w:eastAsia="Frutiger Light" w:cs="Frutiger Light"/>
                  <w:b w:val="0"/>
                  <w:szCs w:val="22"/>
                  <w:lang w:eastAsia="zh-TW"/>
                  <w:rPrChange w:id="938" w:author="Manon TAM" w:date="2026-02-05T13:52:00Z">
                    <w:rPr>
                      <w:rFonts w:ascii="Times New Roman" w:eastAsia="DFKai-SB" w:hAnsi="Times New Roman" w:cs="Times New Roman"/>
                      <w:color w:val="FF0000"/>
                    </w:rPr>
                  </w:rPrChange>
                </w:rPr>
                <w:t>38</w:t>
              </w:r>
              <w:r w:rsidRPr="002316E6">
                <w:rPr>
                  <w:rFonts w:eastAsia="Frutiger Light" w:cs="Frutiger Light"/>
                  <w:b w:val="0"/>
                  <w:szCs w:val="22"/>
                  <w:lang w:eastAsia="zh-TW"/>
                  <w:rPrChange w:id="939" w:author="Manon TAM" w:date="2026-02-05T13:52:00Z">
                    <w:rPr>
                      <w:rFonts w:ascii="Times New Roman" w:eastAsia="DFKai-SB" w:hAnsi="Times New Roman" w:cs="Times New Roman"/>
                      <w:color w:val="FF0000"/>
                      <w:lang w:eastAsia="zh-TW"/>
                    </w:rPr>
                  </w:rPrChange>
                </w:rPr>
                <w:t xml:space="preserve"> toilets in FY2627</w:t>
              </w:r>
              <w:r w:rsidRPr="002316E6">
                <w:rPr>
                  <w:rFonts w:eastAsia="Frutiger Light" w:cs="Frutiger Light"/>
                  <w:b w:val="0"/>
                  <w:szCs w:val="22"/>
                  <w:lang w:eastAsia="zh-TW"/>
                  <w:rPrChange w:id="940" w:author="Manon TAM" w:date="2026-02-05T13:52:00Z">
                    <w:rPr>
                      <w:rFonts w:ascii="Times New Roman" w:eastAsia="DFKai-SB" w:hAnsi="Times New Roman"/>
                      <w:color w:val="FF0000"/>
                    </w:rPr>
                  </w:rPrChange>
                </w:rPr>
                <w:t xml:space="preserve">, with an estimated budget of around $12.4 M. This includes $4.4 M for installing fall detection sensors by </w:t>
              </w:r>
              <w:proofErr w:type="spellStart"/>
              <w:r w:rsidRPr="002316E6">
                <w:rPr>
                  <w:rFonts w:eastAsia="Frutiger Light" w:cs="Frutiger Light"/>
                  <w:b w:val="0"/>
                  <w:szCs w:val="22"/>
                  <w:lang w:eastAsia="zh-TW"/>
                  <w:rPrChange w:id="941" w:author="Manon TAM" w:date="2026-02-05T13:52:00Z">
                    <w:rPr>
                      <w:rFonts w:ascii="Times New Roman" w:eastAsia="DFKai-SB" w:hAnsi="Times New Roman"/>
                      <w:color w:val="FF0000"/>
                    </w:rPr>
                  </w:rPrChange>
                </w:rPr>
                <w:t>MunSD</w:t>
              </w:r>
              <w:proofErr w:type="spellEnd"/>
              <w:r w:rsidRPr="002316E6">
                <w:rPr>
                  <w:rFonts w:eastAsia="Frutiger Light" w:cs="Frutiger Light"/>
                  <w:b w:val="0"/>
                  <w:szCs w:val="22"/>
                  <w:lang w:eastAsia="zh-TW"/>
                  <w:rPrChange w:id="942" w:author="Manon TAM" w:date="2026-02-05T13:52:00Z">
                    <w:rPr>
                      <w:rFonts w:ascii="Times New Roman" w:eastAsia="DFKai-SB" w:hAnsi="Times New Roman"/>
                      <w:color w:val="FF0000"/>
                    </w:rPr>
                  </w:rPrChange>
                </w:rPr>
                <w:t>, and $8 M for setting up the smart toilet infrastructure</w:t>
              </w:r>
              <w:r w:rsidRPr="002316E6">
                <w:rPr>
                  <w:rFonts w:eastAsia="Frutiger Light" w:cs="Frutiger Light"/>
                  <w:b w:val="0"/>
                  <w:szCs w:val="22"/>
                  <w:lang w:eastAsia="zh-TW"/>
                  <w:rPrChange w:id="943" w:author="Manon TAM" w:date="2026-02-05T13:52:00Z">
                    <w:rPr>
                      <w:rFonts w:ascii="Times New Roman" w:eastAsia="DFKai-SB" w:hAnsi="Times New Roman" w:cs="Times New Roman"/>
                      <w:color w:val="FF0000"/>
                    </w:rPr>
                  </w:rPrChange>
                </w:rPr>
                <w:t>.</w:t>
              </w:r>
            </w:ins>
          </w:p>
          <w:p w14:paraId="15F9B3B5" w14:textId="77777777" w:rsidR="002316E6" w:rsidRPr="002316E6" w:rsidRDefault="002316E6">
            <w:pPr>
              <w:pStyle w:val="ListParagraph"/>
              <w:spacing w:line="300" w:lineRule="exact"/>
              <w:ind w:left="480" w:rightChars="106" w:right="254"/>
              <w:jc w:val="both"/>
              <w:rPr>
                <w:ins w:id="944" w:author="Manon TAM" w:date="2026-02-05T13:51:00Z"/>
                <w:rFonts w:eastAsia="Frutiger Light" w:cs="Frutiger Light"/>
                <w:b w:val="0"/>
                <w:szCs w:val="22"/>
                <w:lang w:eastAsia="zh-TW"/>
                <w:rPrChange w:id="945" w:author="Manon TAM" w:date="2026-02-05T13:52:00Z">
                  <w:rPr>
                    <w:ins w:id="946" w:author="Manon TAM" w:date="2026-02-05T13:51:00Z"/>
                    <w:rFonts w:ascii="Times New Roman" w:eastAsia="DFKai-SB" w:hAnsi="Times New Roman"/>
                  </w:rPr>
                </w:rPrChange>
              </w:rPr>
              <w:pPrChange w:id="947" w:author="Manon TAM" w:date="2026-02-05T13:52:00Z">
                <w:pPr>
                  <w:pStyle w:val="ListParagraph"/>
                  <w:numPr>
                    <w:numId w:val="10"/>
                  </w:numPr>
                  <w:spacing w:line="300" w:lineRule="exact"/>
                  <w:ind w:left="480" w:rightChars="106" w:right="254" w:hanging="480"/>
                  <w:jc w:val="both"/>
                </w:pPr>
              </w:pPrChange>
            </w:pPr>
          </w:p>
          <w:p w14:paraId="6E21C682" w14:textId="0BEC5AFA" w:rsidR="00F4296F" w:rsidRPr="002316E6" w:rsidRDefault="00F4296F" w:rsidP="00F4296F">
            <w:pPr>
              <w:pStyle w:val="ListParagraph"/>
              <w:numPr>
                <w:ilvl w:val="0"/>
                <w:numId w:val="10"/>
              </w:numPr>
              <w:jc w:val="both"/>
              <w:rPr>
                <w:del w:id="948" w:author="Manon TAM" w:date="2026-02-05T13:51:00Z"/>
                <w:rFonts w:eastAsia="Frutiger Light" w:cs="Frutiger Light"/>
                <w:b w:val="0"/>
                <w:szCs w:val="22"/>
                <w:lang w:eastAsia="zh-TW"/>
                <w:rPrChange w:id="949" w:author="Manon TAM" w:date="2026-02-06T09:28:00Z">
                  <w:rPr>
                    <w:del w:id="950" w:author="Manon TAM" w:date="2026-02-05T13:51:00Z"/>
                    <w:b w:val="0"/>
                    <w:kern w:val="0"/>
                  </w:rPr>
                </w:rPrChange>
              </w:rPr>
            </w:pPr>
            <w:del w:id="951" w:author="Manon TAM" w:date="2026-02-05T13:51:00Z">
              <w:r w:rsidRPr="002316E6">
                <w:rPr>
                  <w:rFonts w:eastAsia="Frutiger Light" w:cs="Frutiger Light"/>
                  <w:szCs w:val="22"/>
                  <w:rPrChange w:id="952" w:author="Manon TAM" w:date="2026-02-06T09:28:00Z">
                    <w:rPr>
                      <w:rFonts w:eastAsia="Frutiger Light" w:cs="Frutiger Light"/>
                      <w:b w:val="0"/>
                      <w:kern w:val="0"/>
                      <w:lang w:eastAsia="zh-TW"/>
                    </w:rPr>
                  </w:rPrChange>
                </w:rPr>
                <w:delText>FEHD is considering expanding the Smart Toilets initiative to an additional 42 toilets in coming FY2627.</w:delText>
              </w:r>
            </w:del>
          </w:p>
          <w:p w14:paraId="3BEA8B0C" w14:textId="793F3735" w:rsidR="002316E6" w:rsidRPr="002316E6" w:rsidRDefault="002316E6" w:rsidP="002316E6">
            <w:pPr>
              <w:pStyle w:val="ListParagraph"/>
              <w:numPr>
                <w:ilvl w:val="0"/>
                <w:numId w:val="10"/>
              </w:numPr>
              <w:spacing w:line="300" w:lineRule="exact"/>
              <w:ind w:rightChars="106" w:right="254"/>
              <w:jc w:val="both"/>
              <w:rPr>
                <w:ins w:id="953" w:author="Manon TAM" w:date="2026-02-05T13:51:00Z"/>
                <w:rFonts w:eastAsia="Frutiger Light" w:cs="Frutiger Light"/>
                <w:b w:val="0"/>
                <w:szCs w:val="22"/>
                <w:lang w:eastAsia="zh-TW"/>
                <w:rPrChange w:id="954" w:author="Manon TAM" w:date="2026-02-05T13:52:00Z">
                  <w:rPr>
                    <w:ins w:id="955" w:author="Manon TAM" w:date="2026-02-05T13:51:00Z"/>
                    <w:rFonts w:ascii="Times New Roman" w:eastAsia="DFKai-SB" w:hAnsi="Times New Roman"/>
                  </w:rPr>
                </w:rPrChange>
              </w:rPr>
            </w:pPr>
            <w:ins w:id="956" w:author="Manon TAM" w:date="2026-02-05T13:51:00Z">
              <w:r w:rsidRPr="002316E6">
                <w:rPr>
                  <w:rFonts w:eastAsia="Frutiger Light" w:cs="Frutiger Light"/>
                  <w:b w:val="0"/>
                  <w:szCs w:val="22"/>
                  <w:lang w:eastAsia="zh-TW"/>
                  <w:rPrChange w:id="957" w:author="Manon TAM" w:date="2026-02-05T13:52:00Z">
                    <w:rPr>
                      <w:rFonts w:ascii="Times New Roman" w:eastAsia="DFKai-SB" w:hAnsi="Times New Roman"/>
                    </w:rPr>
                  </w:rPrChange>
                </w:rPr>
                <w:t>AFCD has shortlisted an additional 11 country park toilets for upgrading to smart toilets, following the initial rollout of 7 smart toilets in the first phase by EMSD. GWIN team will be responsible for the supply and installation of smart toilets system, funded by ArchSD.</w:t>
              </w:r>
            </w:ins>
          </w:p>
          <w:p w14:paraId="20C94F5B" w14:textId="56CE1AE4" w:rsidR="00F4296F" w:rsidRPr="00697433" w:rsidRDefault="00F4296F" w:rsidP="00F4296F">
            <w:pPr>
              <w:pStyle w:val="ListParagraph"/>
              <w:numPr>
                <w:ilvl w:val="0"/>
                <w:numId w:val="10"/>
              </w:numPr>
              <w:jc w:val="both"/>
              <w:rPr>
                <w:del w:id="958" w:author="Manon TAM" w:date="2026-02-05T13:51:00Z"/>
                <w:b w:val="0"/>
                <w:kern w:val="0"/>
              </w:rPr>
            </w:pPr>
            <w:del w:id="959" w:author="Manon TAM" w:date="2026-02-05T13:51:00Z">
              <w:r w:rsidRPr="00697433">
                <w:rPr>
                  <w:rFonts w:eastAsia="Frutiger Light" w:cs="Frutiger Light"/>
                  <w:b w:val="0"/>
                  <w:kern w:val="0"/>
                  <w:lang w:eastAsia="zh-TW"/>
                </w:rPr>
                <w:delText>Remaining 10 toilets would focus on leveraging the GWIN application for air quality monitoring and people counting funded by ArchSD.</w:delText>
              </w:r>
            </w:del>
          </w:p>
          <w:p w14:paraId="65F61FB6" w14:textId="61CA3574" w:rsidR="00F4296F" w:rsidRPr="00697433" w:rsidRDefault="00F4296F" w:rsidP="00F4296F">
            <w:pPr>
              <w:pStyle w:val="ListParagraph"/>
              <w:numPr>
                <w:ilvl w:val="0"/>
                <w:numId w:val="10"/>
              </w:numPr>
              <w:jc w:val="both"/>
              <w:rPr>
                <w:del w:id="960" w:author="Manon TAM" w:date="2026-02-05T13:51:00Z"/>
                <w:b w:val="0"/>
                <w:kern w:val="0"/>
              </w:rPr>
            </w:pPr>
            <w:del w:id="961" w:author="Manon TAM" w:date="2026-02-05T13:51:00Z">
              <w:r w:rsidRPr="00697433">
                <w:rPr>
                  <w:rFonts w:eastAsia="Frutiger Light" w:cs="Frutiger Light"/>
                  <w:b w:val="0"/>
                  <w:kern w:val="0"/>
                  <w:lang w:eastAsia="zh-TW"/>
                </w:rPr>
                <w:delText>MunSD was providing maintenance comment to FEHD and DTD to refine the scope of smart toilets in upcoming batch to align FEHD’s operational need and incorporate MunSD’s smart ventilation system.</w:delText>
              </w:r>
            </w:del>
          </w:p>
          <w:p w14:paraId="2E2B782A" w14:textId="2FB51BAA" w:rsidR="00F4296F" w:rsidRPr="00697433" w:rsidRDefault="00F4296F" w:rsidP="00F4296F">
            <w:pPr>
              <w:jc w:val="both"/>
              <w:rPr>
                <w:del w:id="962" w:author="Manon TAM" w:date="2026-02-05T13:52:00Z"/>
                <w:rFonts w:ascii="Frutiger Light" w:hAnsi="Frutiger Light" w:cs="Frutiger Light"/>
                <w:b/>
                <w:kern w:val="0"/>
              </w:rPr>
            </w:pPr>
          </w:p>
          <w:p w14:paraId="54AD9E13" w14:textId="62C4F7A5" w:rsidR="00F4296F" w:rsidRPr="00697433" w:rsidRDefault="00F4296F">
            <w:pPr>
              <w:rPr>
                <w:del w:id="963" w:author="Manon TAM" w:date="2026-02-05T13:52:00Z"/>
                <w:rFonts w:ascii="Frutiger Light" w:hAnsi="Frutiger Light" w:cstheme="majorBidi"/>
                <w:b/>
                <w:bCs/>
                <w:u w:val="single"/>
                <w:rPrChange w:id="964" w:author="Ms CHAN Man Ting Ida 陳敏婷女士" w:date="2026-01-15T10:26:00Z">
                  <w:rPr>
                    <w:del w:id="965" w:author="Manon TAM" w:date="2026-02-05T13:52:00Z"/>
                  </w:rPr>
                </w:rPrChange>
              </w:rPr>
            </w:pPr>
            <w:del w:id="966" w:author="Manon TAM" w:date="2026-02-05T13:52:00Z">
              <w:r w:rsidRPr="0004149A">
                <w:rPr>
                  <w:rFonts w:ascii="Frutiger Light" w:hAnsi="Frutiger Light" w:cstheme="majorBidi"/>
                  <w:u w:val="single"/>
                </w:rPr>
                <w:delText>Works compled with FY2526</w:delText>
              </w:r>
            </w:del>
          </w:p>
          <w:p w14:paraId="23962F4C" w14:textId="50D144B5" w:rsidR="00F4296F" w:rsidRPr="00697433" w:rsidRDefault="00F4296F" w:rsidP="00F4296F">
            <w:pPr>
              <w:pStyle w:val="ListParagraph"/>
              <w:numPr>
                <w:ilvl w:val="0"/>
                <w:numId w:val="10"/>
              </w:numPr>
              <w:jc w:val="both"/>
              <w:rPr>
                <w:del w:id="967" w:author="Manon TAM" w:date="2026-02-05T13:52:00Z"/>
                <w:b w:val="0"/>
                <w:kern w:val="0"/>
              </w:rPr>
            </w:pPr>
            <w:del w:id="968" w:author="Manon TAM" w:date="2026-02-05T13:52:00Z">
              <w:r w:rsidRPr="00697433">
                <w:rPr>
                  <w:rFonts w:eastAsia="Frutiger Light" w:cs="Frutiger Light"/>
                  <w:b w:val="0"/>
                  <w:kern w:val="0"/>
                  <w:lang w:eastAsia="zh-TW"/>
                </w:rPr>
                <w:delText>Trials on odour alert via SMS was implemented at 14 toilets (except Lai Chi Wo PT).</w:delText>
              </w:r>
            </w:del>
          </w:p>
          <w:p w14:paraId="53A13BC4" w14:textId="19D072FC" w:rsidR="00F4296F" w:rsidRPr="00697433" w:rsidRDefault="00F4296F" w:rsidP="00F4296F">
            <w:pPr>
              <w:pStyle w:val="ListParagraph"/>
              <w:numPr>
                <w:ilvl w:val="0"/>
                <w:numId w:val="10"/>
              </w:numPr>
              <w:jc w:val="both"/>
              <w:rPr>
                <w:del w:id="969" w:author="Manon TAM" w:date="2026-02-05T13:52:00Z"/>
                <w:b w:val="0"/>
                <w:kern w:val="0"/>
              </w:rPr>
            </w:pPr>
            <w:del w:id="970" w:author="Manon TAM" w:date="2026-02-05T13:52:00Z">
              <w:r w:rsidRPr="00697433">
                <w:rPr>
                  <w:rFonts w:eastAsia="Frutiger Light" w:cs="Frutiger Light"/>
                  <w:b w:val="0"/>
                  <w:kern w:val="0"/>
                  <w:lang w:eastAsia="zh-TW"/>
                </w:rPr>
                <w:delText xml:space="preserve">Pilot of fall detection sensor was implemented at Canal Road Public Toilet (UAT) and the 2nd generation fall detection sensors was implemented at Nai Chung PTIPT. The smart toilet working group will compile a evaluation report for FEHD review by Q1/2026 before mass deployment. </w:delText>
              </w:r>
            </w:del>
          </w:p>
          <w:p w14:paraId="5B007EF1" w14:textId="6CD7ED15" w:rsidR="00F4296F" w:rsidRPr="00697433" w:rsidRDefault="00F4296F" w:rsidP="00F4296F">
            <w:pPr>
              <w:jc w:val="both"/>
              <w:rPr>
                <w:rFonts w:ascii="Frutiger Light" w:hAnsi="Frutiger Light" w:cs="Frutiger Light"/>
                <w:kern w:val="0"/>
                <w:u w:val="single"/>
              </w:rPr>
            </w:pPr>
            <w:del w:id="971" w:author="Manon TAM" w:date="2026-02-05T13:52:00Z">
              <w:r w:rsidRPr="00697433">
                <w:rPr>
                  <w:rFonts w:ascii="Frutiger Light" w:eastAsia="Frutiger Light" w:hAnsi="Frutiger Light" w:cs="Frutiger Light"/>
                  <w:kern w:val="0"/>
                </w:rPr>
                <w:delText xml:space="preserve"> </w:delText>
              </w:r>
            </w:del>
          </w:p>
        </w:tc>
        <w:tc>
          <w:tcPr>
            <w:tcW w:w="1213" w:type="dxa"/>
            <w:tcPrChange w:id="972" w:author="bcsin@connect.hku.hk" w:date="2026-01-22T19:56:00Z">
              <w:tcPr>
                <w:tcW w:w="0" w:type="auto"/>
              </w:tcPr>
            </w:tcPrChange>
          </w:tcPr>
          <w:p w14:paraId="3D12DCA3" w14:textId="4885FAE0" w:rsidR="00F4296F" w:rsidRPr="00697433" w:rsidRDefault="00F4296F" w:rsidP="00F4296F">
            <w:pPr>
              <w:jc w:val="center"/>
              <w:rPr>
                <w:rFonts w:ascii="Frutiger Light" w:hAnsi="Frutiger Light"/>
                <w:kern w:val="0"/>
              </w:rPr>
            </w:pPr>
            <w:r w:rsidRPr="00697433">
              <w:rPr>
                <w:rFonts w:ascii="Frutiger Light" w:hAnsi="Frutiger Light"/>
              </w:rPr>
              <w:t>SE/GWIN</w:t>
            </w:r>
          </w:p>
        </w:tc>
      </w:tr>
      <w:tr w:rsidR="00F4296F" w:rsidRPr="00697433" w14:paraId="60B6FBAC" w14:textId="77777777" w:rsidTr="2C2174BB">
        <w:trPr>
          <w:trPrChange w:id="973" w:author="bcsin@connect.hku.hk" w:date="2026-01-22T19:56:00Z">
            <w:trPr>
              <w:gridBefore w:val="9"/>
              <w:gridAfter w:val="0"/>
            </w:trPr>
          </w:trPrChange>
        </w:trPr>
        <w:tc>
          <w:tcPr>
            <w:tcW w:w="760" w:type="dxa"/>
            <w:tcPrChange w:id="974" w:author="bcsin@connect.hku.hk" w:date="2026-01-22T19:56:00Z">
              <w:tcPr>
                <w:tcW w:w="0" w:type="auto"/>
              </w:tcPr>
            </w:tcPrChange>
          </w:tcPr>
          <w:p w14:paraId="48F5E56E" w14:textId="77777777" w:rsidR="00F4296F" w:rsidRPr="00697433" w:rsidRDefault="00F4296F" w:rsidP="00F4296F">
            <w:pPr>
              <w:pStyle w:val="ListParagraph"/>
              <w:numPr>
                <w:ilvl w:val="1"/>
                <w:numId w:val="2"/>
              </w:numPr>
              <w:ind w:left="0" w:firstLine="0"/>
              <w:rPr>
                <w:b w:val="0"/>
              </w:rPr>
            </w:pPr>
          </w:p>
        </w:tc>
        <w:tc>
          <w:tcPr>
            <w:tcW w:w="7564" w:type="dxa"/>
            <w:gridSpan w:val="4"/>
            <w:tcPrChange w:id="975" w:author="bcsin@connect.hku.hk" w:date="2026-01-22T19:56:00Z">
              <w:tcPr>
                <w:tcW w:w="7564" w:type="dxa"/>
                <w:gridSpan w:val="4"/>
              </w:tcPr>
            </w:tcPrChange>
          </w:tcPr>
          <w:p w14:paraId="3AF3BC2B" w14:textId="77777777" w:rsidR="00F4296F" w:rsidRPr="00697433" w:rsidRDefault="00F4296F" w:rsidP="00F4296F">
            <w:pPr>
              <w:jc w:val="both"/>
              <w:rPr>
                <w:rFonts w:ascii="Frutiger Light" w:hAnsi="Frutiger Light"/>
                <w:kern w:val="0"/>
                <w:u w:val="single"/>
              </w:rPr>
            </w:pPr>
            <w:r w:rsidRPr="00697433">
              <w:rPr>
                <w:rFonts w:ascii="Frutiger Light" w:hAnsi="Frutiger Light" w:cs="Frutiger Light"/>
                <w:kern w:val="0"/>
                <w:u w:val="single"/>
              </w:rPr>
              <w:t>Smart Estates</w:t>
            </w:r>
          </w:p>
          <w:p w14:paraId="1C6F84DB" w14:textId="04D086DD" w:rsidR="00F4296F" w:rsidRPr="00697433" w:rsidRDefault="00F4296F" w:rsidP="00F4296F">
            <w:pPr>
              <w:jc w:val="both"/>
              <w:rPr>
                <w:rFonts w:ascii="Frutiger Light" w:hAnsi="Frutiger Light" w:cs="Frutiger Light"/>
              </w:rPr>
            </w:pPr>
            <w:r w:rsidRPr="00697433">
              <w:rPr>
                <w:rFonts w:ascii="Frutiger Light" w:eastAsia="Frutiger Light" w:hAnsi="Frutiger Light" w:cs="Frutiger Light"/>
              </w:rPr>
              <w:t xml:space="preserve">The Housing Authority (HA) </w:t>
            </w:r>
            <w:r w:rsidRPr="00697433">
              <w:rPr>
                <w:rFonts w:ascii="Frutiger Light" w:hAnsi="Frutiger Light" w:cs="Frutiger Light"/>
              </w:rPr>
              <w:t>was</w:t>
            </w:r>
            <w:r w:rsidRPr="00697433">
              <w:rPr>
                <w:rFonts w:ascii="Frutiger Light" w:eastAsia="Frutiger Light" w:hAnsi="Frutiger Light" w:cs="Frutiger Light"/>
              </w:rPr>
              <w:t xml:space="preserve"> implementing smart estate management solutions at 10 pilot Public Rental Housing (PRH) estates in line with the Chief Executive's 2023 Policy Address. GWIN S/D completed GWIN gateway installations at six estates and would plan for the remaining four estates targeted </w:t>
            </w:r>
            <w:proofErr w:type="spellStart"/>
            <w:r w:rsidRPr="00697433">
              <w:rPr>
                <w:rFonts w:ascii="Frutiger Light" w:eastAsia="Frutiger Light" w:hAnsi="Frutiger Light" w:cs="Frutiger Light"/>
              </w:rPr>
              <w:t>comletion</w:t>
            </w:r>
            <w:proofErr w:type="spellEnd"/>
            <w:r w:rsidRPr="00697433">
              <w:rPr>
                <w:rFonts w:ascii="Frutiger Light" w:eastAsia="Frutiger Light" w:hAnsi="Frutiger Light" w:cs="Frutiger Light"/>
              </w:rPr>
              <w:t xml:space="preserve"> by Q1/2026. The HA </w:t>
            </w:r>
            <w:r w:rsidRPr="00697433">
              <w:rPr>
                <w:rFonts w:ascii="Frutiger Light" w:hAnsi="Frutiger Light" w:cs="Frutiger Light"/>
              </w:rPr>
              <w:t xml:space="preserve">was </w:t>
            </w:r>
            <w:r w:rsidRPr="00697433">
              <w:rPr>
                <w:rFonts w:ascii="Frutiger Light" w:eastAsia="Frutiger Light" w:hAnsi="Frutiger Light" w:cs="Frutiger Light"/>
              </w:rPr>
              <w:t>considering expanding the initiative to 59 estates (1</w:t>
            </w:r>
            <w:r w:rsidRPr="00697433">
              <w:rPr>
                <w:rFonts w:ascii="Frutiger Light" w:eastAsia="Frutiger Light" w:hAnsi="Frutiger Light" w:cs="Frutiger Light"/>
                <w:vertAlign w:val="superscript"/>
              </w:rPr>
              <w:t>st</w:t>
            </w:r>
            <w:r w:rsidRPr="00697433">
              <w:rPr>
                <w:rFonts w:ascii="Frutiger Light" w:eastAsia="Frutiger Light" w:hAnsi="Frutiger Light" w:cs="Frutiger Light"/>
              </w:rPr>
              <w:t xml:space="preserve"> phase) and developing a centralized smart estates platform to support their Smart Estate applications. A total project estimate of $33M was </w:t>
            </w:r>
            <w:proofErr w:type="spellStart"/>
            <w:r w:rsidRPr="00697433">
              <w:rPr>
                <w:rFonts w:ascii="Frutiger Light" w:eastAsia="Frutiger Light" w:hAnsi="Frutiger Light" w:cs="Frutiger Light"/>
              </w:rPr>
              <w:t>porposed</w:t>
            </w:r>
            <w:proofErr w:type="spellEnd"/>
            <w:r w:rsidRPr="00697433">
              <w:rPr>
                <w:rFonts w:ascii="Frutiger Light" w:eastAsia="Frutiger Light" w:hAnsi="Frutiger Light" w:cs="Frutiger Light"/>
              </w:rPr>
              <w:t xml:space="preserve"> to HA for their consideration. </w:t>
            </w:r>
          </w:p>
        </w:tc>
        <w:tc>
          <w:tcPr>
            <w:tcW w:w="1213" w:type="dxa"/>
            <w:tcPrChange w:id="976" w:author="bcsin@connect.hku.hk" w:date="2026-01-22T19:56:00Z">
              <w:tcPr>
                <w:tcW w:w="0" w:type="auto"/>
              </w:tcPr>
            </w:tcPrChange>
          </w:tcPr>
          <w:p w14:paraId="7D487B81" w14:textId="779AE383" w:rsidR="00F4296F" w:rsidRPr="00697433" w:rsidRDefault="00F4296F" w:rsidP="00F4296F">
            <w:pPr>
              <w:jc w:val="center"/>
              <w:rPr>
                <w:rFonts w:ascii="Frutiger Light" w:hAnsi="Frutiger Light"/>
              </w:rPr>
            </w:pPr>
            <w:r w:rsidRPr="00697433">
              <w:rPr>
                <w:rFonts w:ascii="Frutiger Light" w:hAnsi="Frutiger Light" w:cs="Frutiger Light"/>
                <w:kern w:val="0"/>
              </w:rPr>
              <w:t>SE/GWIN</w:t>
            </w:r>
          </w:p>
        </w:tc>
      </w:tr>
      <w:tr w:rsidR="00F4296F" w:rsidRPr="00697433" w14:paraId="6EAACF35" w14:textId="77777777" w:rsidTr="2C2174BB">
        <w:trPr>
          <w:trPrChange w:id="977" w:author="bcsin@connect.hku.hk" w:date="2026-01-22T19:56:00Z">
            <w:trPr>
              <w:gridBefore w:val="9"/>
              <w:gridAfter w:val="0"/>
            </w:trPr>
          </w:trPrChange>
        </w:trPr>
        <w:tc>
          <w:tcPr>
            <w:tcW w:w="760" w:type="dxa"/>
            <w:tcPrChange w:id="978" w:author="bcsin@connect.hku.hk" w:date="2026-01-22T19:56:00Z">
              <w:tcPr>
                <w:tcW w:w="0" w:type="auto"/>
              </w:tcPr>
            </w:tcPrChange>
          </w:tcPr>
          <w:p w14:paraId="4D446788" w14:textId="77777777" w:rsidR="00F4296F" w:rsidRPr="00697433" w:rsidRDefault="00F4296F" w:rsidP="00F4296F">
            <w:pPr>
              <w:rPr>
                <w:rFonts w:ascii="Frutiger Light" w:hAnsi="Frutiger Light"/>
                <w:szCs w:val="24"/>
              </w:rPr>
            </w:pPr>
          </w:p>
        </w:tc>
        <w:tc>
          <w:tcPr>
            <w:tcW w:w="7564" w:type="dxa"/>
            <w:gridSpan w:val="4"/>
            <w:tcPrChange w:id="979" w:author="bcsin@connect.hku.hk" w:date="2026-01-22T19:56:00Z">
              <w:tcPr>
                <w:tcW w:w="7564" w:type="dxa"/>
                <w:gridSpan w:val="4"/>
              </w:tcPr>
            </w:tcPrChange>
          </w:tcPr>
          <w:p w14:paraId="5444A0D9" w14:textId="77777777" w:rsidR="00F4296F" w:rsidRPr="00697433" w:rsidRDefault="00F4296F" w:rsidP="00F4296F">
            <w:pPr>
              <w:jc w:val="both"/>
              <w:rPr>
                <w:rFonts w:ascii="Frutiger Light" w:eastAsia="Frutiger Light" w:hAnsi="Frutiger Light" w:cs="Frutiger Light"/>
                <w:kern w:val="0"/>
                <w:u w:val="single"/>
              </w:rPr>
            </w:pPr>
          </w:p>
        </w:tc>
        <w:tc>
          <w:tcPr>
            <w:tcW w:w="1213" w:type="dxa"/>
            <w:tcPrChange w:id="980" w:author="bcsin@connect.hku.hk" w:date="2026-01-22T19:56:00Z">
              <w:tcPr>
                <w:tcW w:w="0" w:type="auto"/>
              </w:tcPr>
            </w:tcPrChange>
          </w:tcPr>
          <w:p w14:paraId="67DB99DE" w14:textId="77777777" w:rsidR="00F4296F" w:rsidRPr="00697433" w:rsidRDefault="00F4296F" w:rsidP="00F4296F">
            <w:pPr>
              <w:jc w:val="center"/>
              <w:rPr>
                <w:rFonts w:ascii="Frutiger Light" w:hAnsi="Frutiger Light" w:cs="Frutiger Light"/>
                <w:kern w:val="0"/>
              </w:rPr>
            </w:pPr>
          </w:p>
        </w:tc>
      </w:tr>
      <w:tr w:rsidR="00F4296F" w:rsidRPr="00697433" w14:paraId="0B57452C" w14:textId="77777777" w:rsidTr="2C2174BB">
        <w:trPr>
          <w:trPrChange w:id="981" w:author="bcsin@connect.hku.hk" w:date="2026-01-22T19:56:00Z">
            <w:trPr>
              <w:gridBefore w:val="9"/>
              <w:gridAfter w:val="0"/>
            </w:trPr>
          </w:trPrChange>
        </w:trPr>
        <w:tc>
          <w:tcPr>
            <w:tcW w:w="760" w:type="dxa"/>
            <w:tcPrChange w:id="982" w:author="bcsin@connect.hku.hk" w:date="2026-01-22T19:56:00Z">
              <w:tcPr>
                <w:tcW w:w="0" w:type="auto"/>
              </w:tcPr>
            </w:tcPrChange>
          </w:tcPr>
          <w:p w14:paraId="00DE8141" w14:textId="77777777" w:rsidR="00F4296F" w:rsidRPr="00697433" w:rsidRDefault="00F4296F" w:rsidP="00F4296F">
            <w:pPr>
              <w:pStyle w:val="ListParagraph"/>
              <w:numPr>
                <w:ilvl w:val="1"/>
                <w:numId w:val="2"/>
              </w:numPr>
              <w:ind w:left="0" w:firstLine="0"/>
              <w:rPr>
                <w:b w:val="0"/>
              </w:rPr>
            </w:pPr>
          </w:p>
        </w:tc>
        <w:tc>
          <w:tcPr>
            <w:tcW w:w="7564" w:type="dxa"/>
            <w:gridSpan w:val="4"/>
            <w:tcPrChange w:id="983" w:author="bcsin@connect.hku.hk" w:date="2026-01-22T19:56:00Z">
              <w:tcPr>
                <w:tcW w:w="7564" w:type="dxa"/>
                <w:gridSpan w:val="4"/>
              </w:tcPr>
            </w:tcPrChange>
          </w:tcPr>
          <w:p w14:paraId="40B33622" w14:textId="77777777" w:rsidR="00F4296F" w:rsidRPr="00697433" w:rsidRDefault="00F4296F" w:rsidP="00F4296F">
            <w:pPr>
              <w:jc w:val="both"/>
              <w:rPr>
                <w:rFonts w:ascii="Frutiger Light" w:hAnsi="Frutiger Light"/>
                <w:kern w:val="0"/>
                <w:u w:val="single"/>
              </w:rPr>
            </w:pPr>
            <w:r w:rsidRPr="00697433">
              <w:rPr>
                <w:rFonts w:ascii="Frutiger Light" w:eastAsia="Frutiger Light" w:hAnsi="Frutiger Light" w:cs="Frutiger Light"/>
                <w:kern w:val="0"/>
                <w:u w:val="single"/>
              </w:rPr>
              <w:t>Street Cleaning Robot for FEHD</w:t>
            </w:r>
          </w:p>
          <w:p w14:paraId="73115D5F" w14:textId="78E06DDC" w:rsidR="00F4296F" w:rsidRPr="00697433" w:rsidRDefault="00F4296F" w:rsidP="00F4296F">
            <w:pPr>
              <w:jc w:val="both"/>
              <w:rPr>
                <w:rFonts w:ascii="Frutiger Light" w:hAnsi="Frutiger Light"/>
                <w:kern w:val="0"/>
              </w:rPr>
            </w:pPr>
            <w:r w:rsidRPr="00697433">
              <w:rPr>
                <w:rFonts w:ascii="Frutiger Light" w:eastAsia="Frutiger Light" w:hAnsi="Frutiger Light" w:cs="Frutiger Light"/>
                <w:kern w:val="0"/>
              </w:rPr>
              <w:t xml:space="preserve">The Trial for Phase 1 &amp; 2 of Automobile Street Cleaning Robot for FEHD were completed. </w:t>
            </w:r>
            <w:del w:id="984" w:author="Manon TAM" w:date="2026-02-05T13:58:00Z">
              <w:r w:rsidRPr="00697433">
                <w:rPr>
                  <w:rFonts w:ascii="Frutiger Light" w:eastAsia="Frutiger Light" w:hAnsi="Frutiger Light" w:cs="Frutiger Light"/>
                  <w:kern w:val="0"/>
                </w:rPr>
                <w:delText>A movement permit for Phase 3 was currently being processed for the Kai Tak District. The project was promoted to Sha Tin District Council and local media on 9 and 30 September, respectively.</w:delText>
              </w:r>
            </w:del>
            <w:ins w:id="985" w:author="Manon TAM" w:date="2026-02-05T13:57:00Z">
              <w:r w:rsidR="000631D6" w:rsidRPr="00697433">
                <w:rPr>
                  <w:rFonts w:ascii="Frutiger Light" w:eastAsia="Frutiger Light" w:hAnsi="Frutiger Light" w:cs="Frutiger Light"/>
                  <w:kern w:val="0"/>
                </w:rPr>
                <w:t>A movement permit for Phase 3</w:t>
              </w:r>
            </w:ins>
            <w:ins w:id="986" w:author="Manon TAM" w:date="2026-02-05T13:56:00Z">
              <w:r w:rsidR="00C354C1">
                <w:rPr>
                  <w:rFonts w:ascii="Frutiger Light" w:eastAsia="Frutiger Light" w:hAnsi="Frutiger Light" w:cs="Frutiger Light"/>
                  <w:kern w:val="0"/>
                </w:rPr>
                <w:t xml:space="preserve"> trial run in Kai Tak </w:t>
              </w:r>
            </w:ins>
            <w:ins w:id="987" w:author="Manon TAM" w:date="2026-02-05T13:58:00Z">
              <w:r w:rsidR="000631D6">
                <w:rPr>
                  <w:rFonts w:ascii="Frutiger Light" w:eastAsia="Frutiger Light" w:hAnsi="Frutiger Light" w:cs="Frutiger Light"/>
                  <w:kern w:val="0"/>
                </w:rPr>
                <w:t>District</w:t>
              </w:r>
            </w:ins>
            <w:ins w:id="988" w:author="Manon TAM" w:date="2026-02-05T13:56:00Z">
              <w:r w:rsidR="00C354C1">
                <w:rPr>
                  <w:rFonts w:ascii="Frutiger Light" w:eastAsia="Frutiger Light" w:hAnsi="Frutiger Light" w:cs="Frutiger Light"/>
                  <w:kern w:val="0"/>
                </w:rPr>
                <w:t xml:space="preserve"> was granted and pending for the completion of robot housing </w:t>
              </w:r>
            </w:ins>
            <w:ins w:id="989" w:author="Manon TAM" w:date="2026-02-05T13:58:00Z">
              <w:r w:rsidR="00C4609A">
                <w:rPr>
                  <w:rFonts w:ascii="Frutiger Light" w:eastAsia="Frutiger Light" w:hAnsi="Frutiger Light" w:cs="Frutiger Light"/>
                  <w:kern w:val="0"/>
                </w:rPr>
                <w:t>before</w:t>
              </w:r>
            </w:ins>
            <w:ins w:id="990" w:author="Manon TAM" w:date="2026-02-05T13:56:00Z">
              <w:r w:rsidR="00C354C1">
                <w:rPr>
                  <w:rFonts w:ascii="Frutiger Light" w:eastAsia="Frutiger Light" w:hAnsi="Frutiger Light" w:cs="Frutiger Light"/>
                  <w:kern w:val="0"/>
                </w:rPr>
                <w:t xml:space="preserve"> comm</w:t>
              </w:r>
            </w:ins>
            <w:ins w:id="991" w:author="Manon TAM" w:date="2026-02-05T13:57:00Z">
              <w:r w:rsidR="00C354C1">
                <w:rPr>
                  <w:rFonts w:ascii="Frutiger Light" w:eastAsia="Frutiger Light" w:hAnsi="Frutiger Light" w:cs="Frutiger Light"/>
                  <w:kern w:val="0"/>
                </w:rPr>
                <w:t>issioning of trial.</w:t>
              </w:r>
            </w:ins>
          </w:p>
        </w:tc>
        <w:tc>
          <w:tcPr>
            <w:tcW w:w="1213" w:type="dxa"/>
            <w:tcPrChange w:id="992" w:author="bcsin@connect.hku.hk" w:date="2026-01-22T19:56:00Z">
              <w:tcPr>
                <w:tcW w:w="0" w:type="auto"/>
              </w:tcPr>
            </w:tcPrChange>
          </w:tcPr>
          <w:p w14:paraId="7C37FFA5" w14:textId="492A520F" w:rsidR="00F4296F" w:rsidRPr="00697433" w:rsidRDefault="00F4296F" w:rsidP="00F4296F">
            <w:pPr>
              <w:jc w:val="center"/>
              <w:rPr>
                <w:rFonts w:ascii="Frutiger Light" w:hAnsi="Frutiger Light"/>
              </w:rPr>
            </w:pPr>
            <w:r w:rsidRPr="00697433">
              <w:rPr>
                <w:rFonts w:ascii="Frutiger Light" w:hAnsi="Frutiger Light" w:cs="Frutiger Light"/>
                <w:kern w:val="0"/>
              </w:rPr>
              <w:t>SE/GWIN</w:t>
            </w:r>
          </w:p>
        </w:tc>
      </w:tr>
      <w:tr w:rsidR="00F4296F" w:rsidRPr="00697433" w14:paraId="5879E1FF" w14:textId="77777777" w:rsidTr="2C2174BB">
        <w:trPr>
          <w:trPrChange w:id="993" w:author="bcsin@connect.hku.hk" w:date="2026-01-22T19:56:00Z">
            <w:trPr>
              <w:gridBefore w:val="9"/>
              <w:gridAfter w:val="0"/>
            </w:trPr>
          </w:trPrChange>
        </w:trPr>
        <w:tc>
          <w:tcPr>
            <w:tcW w:w="760" w:type="dxa"/>
            <w:tcPrChange w:id="994" w:author="bcsin@connect.hku.hk" w:date="2026-01-22T19:56:00Z">
              <w:tcPr>
                <w:tcW w:w="0" w:type="auto"/>
              </w:tcPr>
            </w:tcPrChange>
          </w:tcPr>
          <w:p w14:paraId="629B5CCE" w14:textId="77777777" w:rsidR="00F4296F" w:rsidRPr="00697433" w:rsidRDefault="00F4296F" w:rsidP="00F4296F">
            <w:pPr>
              <w:pStyle w:val="ListParagraph"/>
              <w:rPr>
                <w:b w:val="0"/>
              </w:rPr>
            </w:pPr>
          </w:p>
        </w:tc>
        <w:tc>
          <w:tcPr>
            <w:tcW w:w="7564" w:type="dxa"/>
            <w:gridSpan w:val="4"/>
            <w:tcPrChange w:id="995" w:author="bcsin@connect.hku.hk" w:date="2026-01-22T19:56:00Z">
              <w:tcPr>
                <w:tcW w:w="7564" w:type="dxa"/>
                <w:gridSpan w:val="4"/>
              </w:tcPr>
            </w:tcPrChange>
          </w:tcPr>
          <w:p w14:paraId="7D443BD3" w14:textId="77777777" w:rsidR="00F4296F" w:rsidRPr="00697433" w:rsidRDefault="00F4296F" w:rsidP="00F4296F">
            <w:pPr>
              <w:jc w:val="both"/>
              <w:rPr>
                <w:rFonts w:ascii="Frutiger Light" w:hAnsi="Frutiger Light"/>
                <w:b/>
                <w:bCs/>
                <w:u w:val="single"/>
                <w:lang w:eastAsia="zh-HK"/>
              </w:rPr>
            </w:pPr>
          </w:p>
        </w:tc>
        <w:tc>
          <w:tcPr>
            <w:tcW w:w="1213" w:type="dxa"/>
            <w:tcPrChange w:id="996" w:author="bcsin@connect.hku.hk" w:date="2026-01-22T19:56:00Z">
              <w:tcPr>
                <w:tcW w:w="0" w:type="auto"/>
              </w:tcPr>
            </w:tcPrChange>
          </w:tcPr>
          <w:p w14:paraId="3DB80A8F" w14:textId="77777777" w:rsidR="00F4296F" w:rsidRPr="00697433" w:rsidRDefault="00F4296F" w:rsidP="00F4296F">
            <w:pPr>
              <w:jc w:val="center"/>
              <w:rPr>
                <w:rFonts w:ascii="Frutiger Light" w:hAnsi="Frutiger Light"/>
              </w:rPr>
            </w:pPr>
          </w:p>
        </w:tc>
      </w:tr>
      <w:tr w:rsidR="00F4296F" w:rsidRPr="00697433" w14:paraId="13701FEC" w14:textId="77777777" w:rsidTr="2C2174BB">
        <w:trPr>
          <w:trPrChange w:id="997" w:author="bcsin@connect.hku.hk" w:date="2026-01-22T19:56:00Z">
            <w:trPr>
              <w:gridBefore w:val="9"/>
              <w:gridAfter w:val="0"/>
            </w:trPr>
          </w:trPrChange>
        </w:trPr>
        <w:tc>
          <w:tcPr>
            <w:tcW w:w="760" w:type="dxa"/>
            <w:tcPrChange w:id="998" w:author="bcsin@connect.hku.hk" w:date="2026-01-22T19:56:00Z">
              <w:tcPr>
                <w:tcW w:w="0" w:type="auto"/>
              </w:tcPr>
            </w:tcPrChange>
          </w:tcPr>
          <w:p w14:paraId="1663D07E" w14:textId="7DA54843" w:rsidR="00F4296F" w:rsidRPr="00697433" w:rsidRDefault="00F4296F" w:rsidP="00F4296F">
            <w:pPr>
              <w:pStyle w:val="ListParagraph"/>
              <w:numPr>
                <w:ilvl w:val="0"/>
                <w:numId w:val="2"/>
              </w:numPr>
              <w:ind w:left="0" w:firstLine="0"/>
              <w:rPr>
                <w:b w:val="0"/>
              </w:rPr>
            </w:pPr>
          </w:p>
        </w:tc>
        <w:tc>
          <w:tcPr>
            <w:tcW w:w="7564" w:type="dxa"/>
            <w:gridSpan w:val="4"/>
            <w:tcPrChange w:id="999" w:author="bcsin@connect.hku.hk" w:date="2026-01-22T19:56:00Z">
              <w:tcPr>
                <w:tcW w:w="7564" w:type="dxa"/>
                <w:gridSpan w:val="4"/>
              </w:tcPr>
            </w:tcPrChange>
          </w:tcPr>
          <w:p w14:paraId="0E422148" w14:textId="4B433FC3" w:rsidR="00F4296F" w:rsidRPr="00697433" w:rsidRDefault="00F4296F" w:rsidP="00F4296F">
            <w:pPr>
              <w:jc w:val="both"/>
              <w:rPr>
                <w:rFonts w:ascii="Frutiger Light" w:hAnsi="Frutiger Light"/>
                <w:b/>
                <w:bCs/>
                <w:u w:val="single"/>
                <w:lang w:eastAsia="zh-HK"/>
              </w:rPr>
            </w:pPr>
            <w:proofErr w:type="spellStart"/>
            <w:r w:rsidRPr="00697433">
              <w:rPr>
                <w:rFonts w:ascii="Frutiger Light" w:hAnsi="Frutiger Light"/>
                <w:b/>
                <w:bCs/>
                <w:u w:val="single"/>
                <w:lang w:eastAsia="zh-HK"/>
              </w:rPr>
              <w:t>Inno</w:t>
            </w:r>
            <w:proofErr w:type="spellEnd"/>
            <w:r w:rsidRPr="00697433">
              <w:rPr>
                <w:rFonts w:ascii="Frutiger Light" w:hAnsi="Frutiger Light"/>
                <w:b/>
                <w:bCs/>
                <w:u w:val="single"/>
                <w:lang w:eastAsia="zh-HK"/>
              </w:rPr>
              <w:t>-Office Sub-division Updates</w:t>
            </w:r>
          </w:p>
        </w:tc>
        <w:tc>
          <w:tcPr>
            <w:tcW w:w="1213" w:type="dxa"/>
            <w:tcPrChange w:id="1000" w:author="bcsin@connect.hku.hk" w:date="2026-01-22T19:56:00Z">
              <w:tcPr>
                <w:tcW w:w="0" w:type="auto"/>
              </w:tcPr>
            </w:tcPrChange>
          </w:tcPr>
          <w:p w14:paraId="1A0380C7" w14:textId="3E9BE4CC" w:rsidR="00F4296F" w:rsidRPr="00697433" w:rsidRDefault="00F4296F" w:rsidP="00F4296F">
            <w:pPr>
              <w:jc w:val="center"/>
              <w:rPr>
                <w:rFonts w:ascii="Frutiger Light" w:hAnsi="Frutiger Light"/>
              </w:rPr>
            </w:pPr>
          </w:p>
        </w:tc>
      </w:tr>
      <w:tr w:rsidR="00F4296F" w:rsidRPr="00697433" w14:paraId="46ED7513" w14:textId="77777777" w:rsidTr="2C2174BB">
        <w:trPr>
          <w:trPrChange w:id="1001" w:author="bcsin@connect.hku.hk" w:date="2026-01-22T19:56:00Z">
            <w:trPr>
              <w:gridBefore w:val="9"/>
              <w:gridAfter w:val="0"/>
            </w:trPr>
          </w:trPrChange>
        </w:trPr>
        <w:tc>
          <w:tcPr>
            <w:tcW w:w="760" w:type="dxa"/>
            <w:tcPrChange w:id="1002" w:author="bcsin@connect.hku.hk" w:date="2026-01-22T19:56:00Z">
              <w:tcPr>
                <w:tcW w:w="0" w:type="auto"/>
              </w:tcPr>
            </w:tcPrChange>
          </w:tcPr>
          <w:p w14:paraId="3210FCB4" w14:textId="5CFA2D77" w:rsidR="00F4296F" w:rsidRPr="00697433" w:rsidRDefault="00F4296F" w:rsidP="00F4296F">
            <w:pPr>
              <w:pStyle w:val="ListParagraph"/>
              <w:numPr>
                <w:ilvl w:val="1"/>
                <w:numId w:val="2"/>
              </w:numPr>
              <w:ind w:left="0" w:firstLine="0"/>
              <w:rPr>
                <w:b w:val="0"/>
              </w:rPr>
            </w:pPr>
          </w:p>
        </w:tc>
        <w:tc>
          <w:tcPr>
            <w:tcW w:w="7564" w:type="dxa"/>
            <w:gridSpan w:val="4"/>
            <w:tcPrChange w:id="1003" w:author="bcsin@connect.hku.hk" w:date="2026-01-22T19:56:00Z">
              <w:tcPr>
                <w:tcW w:w="7564" w:type="dxa"/>
                <w:gridSpan w:val="4"/>
              </w:tcPr>
            </w:tcPrChange>
          </w:tcPr>
          <w:p w14:paraId="040958A1" w14:textId="0B728951" w:rsidR="00F4296F" w:rsidRPr="00697433" w:rsidRDefault="00F4296F" w:rsidP="00F4296F">
            <w:pPr>
              <w:jc w:val="both"/>
              <w:rPr>
                <w:rFonts w:ascii="Frutiger Light" w:hAnsi="Frutiger Light"/>
                <w:lang w:eastAsia="zh-HK"/>
              </w:rPr>
            </w:pPr>
            <w:r w:rsidRPr="00697433">
              <w:rPr>
                <w:rFonts w:ascii="Frutiger Light" w:hAnsi="Frutiger Light"/>
                <w:lang w:eastAsia="zh-HK"/>
              </w:rPr>
              <w:t xml:space="preserve">SE/INNO briefed the current works and projects in </w:t>
            </w:r>
            <w:proofErr w:type="spellStart"/>
            <w:r w:rsidRPr="00697433">
              <w:rPr>
                <w:rFonts w:ascii="Frutiger Light" w:hAnsi="Frutiger Light"/>
                <w:lang w:eastAsia="zh-HK"/>
              </w:rPr>
              <w:t>Inno</w:t>
            </w:r>
            <w:proofErr w:type="spellEnd"/>
            <w:r w:rsidRPr="00697433">
              <w:rPr>
                <w:rFonts w:ascii="Frutiger Light" w:hAnsi="Frutiger Light"/>
                <w:lang w:eastAsia="zh-HK"/>
              </w:rPr>
              <w:t xml:space="preserve"> S/D, which included:</w:t>
            </w:r>
          </w:p>
          <w:p w14:paraId="25DFF6CC" w14:textId="68FF9EC1" w:rsidR="00F4296F" w:rsidRPr="00697433" w:rsidRDefault="00F4296F" w:rsidP="00F4296F">
            <w:pPr>
              <w:pStyle w:val="ListParagraph"/>
              <w:numPr>
                <w:ilvl w:val="0"/>
                <w:numId w:val="7"/>
              </w:numPr>
              <w:jc w:val="both"/>
              <w:rPr>
                <w:b w:val="0"/>
              </w:rPr>
            </w:pPr>
            <w:r w:rsidRPr="00697433">
              <w:rPr>
                <w:b w:val="0"/>
              </w:rPr>
              <w:t xml:space="preserve">E&amp;M </w:t>
            </w:r>
            <w:proofErr w:type="spellStart"/>
            <w:r w:rsidRPr="00697433">
              <w:rPr>
                <w:b w:val="0"/>
              </w:rPr>
              <w:t>InnoPortal</w:t>
            </w:r>
            <w:proofErr w:type="spellEnd"/>
          </w:p>
          <w:p w14:paraId="31B48364" w14:textId="3B1111FB" w:rsidR="00F4296F" w:rsidRPr="00697433" w:rsidRDefault="00F4296F" w:rsidP="00F4296F">
            <w:pPr>
              <w:pStyle w:val="ListParagraph"/>
              <w:numPr>
                <w:ilvl w:val="0"/>
                <w:numId w:val="7"/>
              </w:numPr>
              <w:jc w:val="both"/>
              <w:rPr>
                <w:b w:val="0"/>
              </w:rPr>
            </w:pPr>
            <w:r w:rsidRPr="00697433">
              <w:rPr>
                <w:b w:val="0"/>
              </w:rPr>
              <w:t xml:space="preserve">E&amp;M </w:t>
            </w:r>
            <w:proofErr w:type="spellStart"/>
            <w:r w:rsidRPr="00697433">
              <w:rPr>
                <w:b w:val="0"/>
              </w:rPr>
              <w:t>InnoCatalogue</w:t>
            </w:r>
            <w:proofErr w:type="spellEnd"/>
          </w:p>
          <w:p w14:paraId="01B8DF3C" w14:textId="664C9343" w:rsidR="00F4296F" w:rsidRPr="00697433" w:rsidRDefault="00F4296F" w:rsidP="00F4296F">
            <w:pPr>
              <w:pStyle w:val="ListParagraph"/>
              <w:numPr>
                <w:ilvl w:val="0"/>
                <w:numId w:val="7"/>
              </w:numPr>
              <w:jc w:val="both"/>
            </w:pPr>
            <w:proofErr w:type="spellStart"/>
            <w:r w:rsidRPr="00697433">
              <w:rPr>
                <w:b w:val="0"/>
              </w:rPr>
              <w:t>Organise</w:t>
            </w:r>
            <w:proofErr w:type="spellEnd"/>
            <w:r w:rsidRPr="00697433">
              <w:rPr>
                <w:b w:val="0"/>
              </w:rPr>
              <w:t xml:space="preserve"> and coordinate various I&amp;T events</w:t>
            </w:r>
          </w:p>
          <w:p w14:paraId="22BA6DB9" w14:textId="0C537203" w:rsidR="00F4296F" w:rsidRPr="00697433" w:rsidRDefault="00F4296F" w:rsidP="00F4296F">
            <w:pPr>
              <w:pStyle w:val="ListParagraph"/>
              <w:numPr>
                <w:ilvl w:val="0"/>
                <w:numId w:val="7"/>
              </w:numPr>
              <w:jc w:val="both"/>
              <w:rPr>
                <w:del w:id="1004" w:author="EINNO3" w:date="2026-02-05T09:27:00Z"/>
                <w:b w:val="0"/>
              </w:rPr>
            </w:pPr>
            <w:del w:id="1005" w:author="EINNO3" w:date="2026-02-05T09:27:00Z">
              <w:r w:rsidRPr="00697433">
                <w:rPr>
                  <w:b w:val="0"/>
                  <w:lang w:eastAsia="zh-TW"/>
                </w:rPr>
                <w:delText>E&amp;M InnoChallenge</w:delText>
              </w:r>
            </w:del>
          </w:p>
          <w:p w14:paraId="6FB714B0" w14:textId="5DA198E6" w:rsidR="00F4296F" w:rsidRPr="00697433" w:rsidRDefault="00F4296F" w:rsidP="00F4296F">
            <w:pPr>
              <w:jc w:val="both"/>
              <w:rPr>
                <w:rFonts w:ascii="Frutiger Light" w:hAnsi="Frutiger Light"/>
                <w:bCs/>
              </w:rPr>
            </w:pPr>
          </w:p>
          <w:p w14:paraId="3D89D569" w14:textId="77777777" w:rsidR="00F4296F" w:rsidRPr="00697433" w:rsidRDefault="00F4296F" w:rsidP="00F4296F">
            <w:pPr>
              <w:jc w:val="both"/>
              <w:rPr>
                <w:rFonts w:ascii="Frutiger Light" w:hAnsi="Frutiger Light"/>
                <w:lang w:eastAsia="zh-HK"/>
              </w:rPr>
            </w:pPr>
            <w:r w:rsidRPr="00697433">
              <w:rPr>
                <w:rFonts w:ascii="Frutiger Light" w:hAnsi="Frutiger Light"/>
                <w:lang w:eastAsia="zh-HK"/>
              </w:rPr>
              <w:t>The following works collaborated with other sub-divisions:</w:t>
            </w:r>
          </w:p>
          <w:p w14:paraId="633F402E" w14:textId="6C1E6C39" w:rsidR="00F4296F" w:rsidRPr="00697433" w:rsidRDefault="00F4296F" w:rsidP="00F4296F">
            <w:pPr>
              <w:pStyle w:val="ListParagraph"/>
              <w:numPr>
                <w:ilvl w:val="0"/>
                <w:numId w:val="7"/>
              </w:numPr>
              <w:jc w:val="both"/>
              <w:rPr>
                <w:b w:val="0"/>
              </w:rPr>
            </w:pPr>
            <w:r w:rsidRPr="00697433">
              <w:rPr>
                <w:b w:val="0"/>
              </w:rPr>
              <w:t xml:space="preserve">E&amp;M </w:t>
            </w:r>
            <w:proofErr w:type="spellStart"/>
            <w:r w:rsidRPr="00697433">
              <w:rPr>
                <w:b w:val="0"/>
              </w:rPr>
              <w:t>InnoPortal</w:t>
            </w:r>
            <w:proofErr w:type="spellEnd"/>
          </w:p>
          <w:p w14:paraId="4016C7AC" w14:textId="4C3EFA77" w:rsidR="00F4296F" w:rsidRPr="00697433" w:rsidRDefault="00F4296F" w:rsidP="00F4296F">
            <w:pPr>
              <w:pStyle w:val="ListParagraph"/>
              <w:numPr>
                <w:ilvl w:val="0"/>
                <w:numId w:val="7"/>
              </w:numPr>
              <w:jc w:val="both"/>
              <w:rPr>
                <w:b w:val="0"/>
              </w:rPr>
            </w:pPr>
            <w:r w:rsidRPr="00697433">
              <w:rPr>
                <w:b w:val="0"/>
              </w:rPr>
              <w:t xml:space="preserve">E&amp;M </w:t>
            </w:r>
            <w:proofErr w:type="spellStart"/>
            <w:r w:rsidRPr="00697433">
              <w:rPr>
                <w:b w:val="0"/>
              </w:rPr>
              <w:t>InnoCatalogue</w:t>
            </w:r>
            <w:proofErr w:type="spellEnd"/>
          </w:p>
          <w:p w14:paraId="50BB4288" w14:textId="07F10249" w:rsidR="00F4296F" w:rsidRPr="00697433" w:rsidRDefault="00F4296F">
            <w:pPr>
              <w:pStyle w:val="ListParagraph"/>
              <w:numPr>
                <w:ilvl w:val="0"/>
                <w:numId w:val="7"/>
              </w:numPr>
              <w:jc w:val="both"/>
              <w:rPr>
                <w:rFonts w:eastAsiaTheme="minorEastAsia" w:cstheme="minorBidi"/>
                <w:lang w:eastAsia="zh-TW"/>
                <w:rPrChange w:id="1006" w:author="Ms CHAN Man Ting Ida 陳敏婷女士" w:date="2026-01-15T10:26:00Z">
                  <w:rPr/>
                </w:rPrChange>
              </w:rPr>
            </w:pPr>
            <w:proofErr w:type="spellStart"/>
            <w:r w:rsidRPr="00697433">
              <w:rPr>
                <w:b w:val="0"/>
              </w:rPr>
              <w:t>InnoEvent</w:t>
            </w:r>
            <w:proofErr w:type="spellEnd"/>
            <w:r w:rsidRPr="00697433">
              <w:rPr>
                <w:b w:val="0"/>
              </w:rPr>
              <w:t xml:space="preserve"> and activities</w:t>
            </w:r>
          </w:p>
        </w:tc>
        <w:tc>
          <w:tcPr>
            <w:tcW w:w="1213" w:type="dxa"/>
            <w:tcPrChange w:id="1007" w:author="bcsin@connect.hku.hk" w:date="2026-01-22T19:56:00Z">
              <w:tcPr>
                <w:tcW w:w="0" w:type="auto"/>
              </w:tcPr>
            </w:tcPrChange>
          </w:tcPr>
          <w:p w14:paraId="3AF43DA3" w14:textId="440AAC3C" w:rsidR="00F4296F" w:rsidRPr="00697433" w:rsidRDefault="00F4296F" w:rsidP="00F4296F">
            <w:pPr>
              <w:jc w:val="center"/>
              <w:rPr>
                <w:rFonts w:ascii="Frutiger Light" w:hAnsi="Frutiger Light"/>
              </w:rPr>
            </w:pPr>
            <w:r w:rsidRPr="00697433">
              <w:rPr>
                <w:rFonts w:ascii="Frutiger Light" w:hAnsi="Frutiger Light"/>
              </w:rPr>
              <w:t>SE/INNO</w:t>
            </w:r>
          </w:p>
        </w:tc>
      </w:tr>
      <w:tr w:rsidR="00F4296F" w:rsidRPr="00697433" w14:paraId="4775E17D" w14:textId="77777777" w:rsidTr="2C2174BB">
        <w:trPr>
          <w:trPrChange w:id="1008" w:author="bcsin@connect.hku.hk" w:date="2026-01-22T19:56:00Z">
            <w:trPr>
              <w:gridBefore w:val="9"/>
              <w:gridAfter w:val="0"/>
            </w:trPr>
          </w:trPrChange>
        </w:trPr>
        <w:tc>
          <w:tcPr>
            <w:tcW w:w="760" w:type="dxa"/>
            <w:tcPrChange w:id="1009" w:author="bcsin@connect.hku.hk" w:date="2026-01-22T19:56:00Z">
              <w:tcPr>
                <w:tcW w:w="0" w:type="auto"/>
              </w:tcPr>
            </w:tcPrChange>
          </w:tcPr>
          <w:p w14:paraId="15AA8EBF" w14:textId="77777777" w:rsidR="00F4296F" w:rsidRPr="00697433" w:rsidRDefault="00F4296F" w:rsidP="00F4296F">
            <w:pPr>
              <w:pStyle w:val="ListParagraph"/>
              <w:rPr>
                <w:b w:val="0"/>
              </w:rPr>
            </w:pPr>
          </w:p>
        </w:tc>
        <w:tc>
          <w:tcPr>
            <w:tcW w:w="7564" w:type="dxa"/>
            <w:gridSpan w:val="4"/>
            <w:tcPrChange w:id="1010" w:author="bcsin@connect.hku.hk" w:date="2026-01-22T19:56:00Z">
              <w:tcPr>
                <w:tcW w:w="7564" w:type="dxa"/>
                <w:gridSpan w:val="4"/>
              </w:tcPr>
            </w:tcPrChange>
          </w:tcPr>
          <w:p w14:paraId="4B32ECE9" w14:textId="77777777" w:rsidR="00F4296F" w:rsidRPr="00697433" w:rsidRDefault="00F4296F" w:rsidP="00F4296F">
            <w:pPr>
              <w:jc w:val="both"/>
              <w:rPr>
                <w:rFonts w:ascii="Frutiger Light" w:hAnsi="Frutiger Light"/>
              </w:rPr>
            </w:pPr>
          </w:p>
        </w:tc>
        <w:tc>
          <w:tcPr>
            <w:tcW w:w="1213" w:type="dxa"/>
            <w:tcPrChange w:id="1011" w:author="bcsin@connect.hku.hk" w:date="2026-01-22T19:56:00Z">
              <w:tcPr>
                <w:tcW w:w="0" w:type="auto"/>
              </w:tcPr>
            </w:tcPrChange>
          </w:tcPr>
          <w:p w14:paraId="7BB770F8" w14:textId="77777777" w:rsidR="00F4296F" w:rsidRPr="00697433" w:rsidRDefault="00F4296F" w:rsidP="00F4296F">
            <w:pPr>
              <w:jc w:val="center"/>
              <w:rPr>
                <w:rFonts w:ascii="Frutiger Light" w:hAnsi="Frutiger Light"/>
              </w:rPr>
            </w:pPr>
          </w:p>
        </w:tc>
      </w:tr>
      <w:tr w:rsidR="00F4296F" w:rsidRPr="00697433" w14:paraId="7F1711DB" w14:textId="77777777" w:rsidTr="2C2174BB">
        <w:trPr>
          <w:trPrChange w:id="1012" w:author="bcsin@connect.hku.hk" w:date="2026-01-22T19:56:00Z">
            <w:trPr>
              <w:gridBefore w:val="9"/>
              <w:gridAfter w:val="0"/>
            </w:trPr>
          </w:trPrChange>
        </w:trPr>
        <w:tc>
          <w:tcPr>
            <w:tcW w:w="760" w:type="dxa"/>
            <w:tcPrChange w:id="1013" w:author="bcsin@connect.hku.hk" w:date="2026-01-22T19:56:00Z">
              <w:tcPr>
                <w:tcW w:w="0" w:type="auto"/>
              </w:tcPr>
            </w:tcPrChange>
          </w:tcPr>
          <w:p w14:paraId="47855C39" w14:textId="218478CE" w:rsidR="00F4296F" w:rsidRPr="00697433" w:rsidRDefault="00F4296F" w:rsidP="00F4296F">
            <w:pPr>
              <w:pStyle w:val="ListParagraph"/>
              <w:numPr>
                <w:ilvl w:val="1"/>
                <w:numId w:val="2"/>
              </w:numPr>
              <w:ind w:left="0" w:firstLine="0"/>
              <w:rPr>
                <w:b w:val="0"/>
              </w:rPr>
            </w:pPr>
          </w:p>
        </w:tc>
        <w:tc>
          <w:tcPr>
            <w:tcW w:w="7564" w:type="dxa"/>
            <w:gridSpan w:val="4"/>
            <w:tcPrChange w:id="1014" w:author="bcsin@connect.hku.hk" w:date="2026-01-22T19:56:00Z">
              <w:tcPr>
                <w:tcW w:w="7564" w:type="dxa"/>
                <w:gridSpan w:val="4"/>
              </w:tcPr>
            </w:tcPrChange>
          </w:tcPr>
          <w:p w14:paraId="622FCE72" w14:textId="57C5F00C" w:rsidR="00F4296F" w:rsidRPr="00697433" w:rsidRDefault="00F4296F" w:rsidP="00F4296F">
            <w:pPr>
              <w:jc w:val="both"/>
              <w:rPr>
                <w:rFonts w:ascii="Frutiger Light" w:hAnsi="Frutiger Light"/>
              </w:rPr>
            </w:pPr>
            <w:r w:rsidRPr="00697433">
              <w:rPr>
                <w:rFonts w:ascii="Frutiger Light" w:hAnsi="Frutiger Light"/>
              </w:rPr>
              <w:t xml:space="preserve">SE/INNO reported the E&amp;M </w:t>
            </w:r>
            <w:proofErr w:type="spellStart"/>
            <w:r w:rsidRPr="00697433">
              <w:rPr>
                <w:rFonts w:ascii="Frutiger Light" w:hAnsi="Frutiger Light"/>
              </w:rPr>
              <w:t>InnoPortal</w:t>
            </w:r>
            <w:proofErr w:type="spellEnd"/>
            <w:r w:rsidRPr="00697433">
              <w:rPr>
                <w:rFonts w:ascii="Frutiger Light" w:hAnsi="Frutiger Light"/>
              </w:rPr>
              <w:t xml:space="preserve"> has collected about </w:t>
            </w:r>
            <w:r w:rsidRPr="00D52808">
              <w:rPr>
                <w:rFonts w:ascii="Frutiger Light" w:hAnsi="Frutiger Light"/>
                <w:color w:val="FF0000"/>
                <w:rPrChange w:id="1015" w:author="Mr HUI Ka Wai 許嘉威先生" w:date="2026-02-05T09:33:00Z">
                  <w:rPr>
                    <w:rFonts w:ascii="Frutiger Light" w:hAnsi="Frutiger Light"/>
                  </w:rPr>
                </w:rPrChange>
              </w:rPr>
              <w:t>58</w:t>
            </w:r>
            <w:ins w:id="1016" w:author="Mr HUI Ka Wai 許嘉威先生" w:date="2026-02-05T09:33:00Z">
              <w:r w:rsidR="00D52808" w:rsidRPr="00D52808">
                <w:rPr>
                  <w:rFonts w:ascii="Frutiger Light" w:hAnsi="Frutiger Light"/>
                  <w:color w:val="FF0000"/>
                  <w:rPrChange w:id="1017" w:author="Mr HUI Ka Wai 許嘉威先生" w:date="2026-02-05T09:33:00Z">
                    <w:rPr>
                      <w:rFonts w:ascii="Frutiger Light" w:hAnsi="Frutiger Light"/>
                    </w:rPr>
                  </w:rPrChange>
                </w:rPr>
                <w:t>5</w:t>
              </w:r>
            </w:ins>
            <w:del w:id="1018" w:author="Mr HUI Ka Wai 許嘉威先生" w:date="2026-02-05T09:33:00Z">
              <w:r w:rsidRPr="00697433" w:rsidDel="00D52808">
                <w:rPr>
                  <w:rFonts w:ascii="Frutiger Light" w:hAnsi="Frutiger Light"/>
                </w:rPr>
                <w:delText>0</w:delText>
              </w:r>
            </w:del>
            <w:r w:rsidRPr="00697433">
              <w:rPr>
                <w:rFonts w:ascii="Frutiger Light" w:hAnsi="Frutiger Light"/>
              </w:rPr>
              <w:t xml:space="preserve">+ I&amp;T wishes and over </w:t>
            </w:r>
            <w:r w:rsidRPr="00D52808">
              <w:rPr>
                <w:rFonts w:ascii="Frutiger Light" w:hAnsi="Frutiger Light"/>
                <w:color w:val="FF0000"/>
                <w:rPrChange w:id="1019" w:author="Mr HUI Ka Wai 許嘉威先生" w:date="2026-02-05T10:43:00Z">
                  <w:rPr>
                    <w:rFonts w:ascii="Frutiger Light" w:hAnsi="Frutiger Light"/>
                  </w:rPr>
                </w:rPrChange>
              </w:rPr>
              <w:t>1,</w:t>
            </w:r>
            <w:del w:id="1020" w:author="Mr HUI Ka Wai 許嘉威先生" w:date="2026-02-05T09:33:00Z">
              <w:r w:rsidRPr="00D52808" w:rsidDel="00D52808">
                <w:rPr>
                  <w:rFonts w:ascii="Frutiger Light" w:hAnsi="Frutiger Light"/>
                  <w:color w:val="FF0000"/>
                  <w:rPrChange w:id="1021" w:author="Mr HUI Ka Wai 許嘉威先生" w:date="2026-02-05T09:33:00Z">
                    <w:rPr>
                      <w:rFonts w:ascii="Frutiger Light" w:hAnsi="Frutiger Light"/>
                    </w:rPr>
                  </w:rPrChange>
                </w:rPr>
                <w:delText>87</w:delText>
              </w:r>
            </w:del>
            <w:ins w:id="1022" w:author="Mr HUI Ka Wai 許嘉威先生" w:date="2026-02-05T09:33:00Z">
              <w:r w:rsidR="00D52808" w:rsidRPr="00D52808">
                <w:rPr>
                  <w:rFonts w:ascii="Frutiger Light" w:hAnsi="Frutiger Light"/>
                  <w:color w:val="FF0000"/>
                  <w:rPrChange w:id="1023" w:author="Mr HUI Ka Wai 許嘉威先生" w:date="2026-02-05T09:33:00Z">
                    <w:rPr>
                      <w:rFonts w:ascii="Frutiger Light" w:hAnsi="Frutiger Light"/>
                    </w:rPr>
                  </w:rPrChange>
                </w:rPr>
                <w:t>91</w:t>
              </w:r>
            </w:ins>
            <w:r w:rsidRPr="00D52808">
              <w:rPr>
                <w:rFonts w:ascii="Frutiger Light" w:hAnsi="Frutiger Light"/>
                <w:color w:val="FF0000"/>
                <w:rPrChange w:id="1024" w:author="Mr HUI Ka Wai 許嘉威先生" w:date="2026-02-05T09:33:00Z">
                  <w:rPr>
                    <w:rFonts w:ascii="Frutiger Light" w:hAnsi="Frutiger Light"/>
                  </w:rPr>
                </w:rPrChange>
              </w:rPr>
              <w:t>0</w:t>
            </w:r>
            <w:r w:rsidRPr="00697433">
              <w:rPr>
                <w:rFonts w:ascii="Frutiger Light" w:hAnsi="Frutiger Light"/>
              </w:rPr>
              <w:t xml:space="preserve"> </w:t>
            </w:r>
            <w:proofErr w:type="spellStart"/>
            <w:r w:rsidRPr="00697433">
              <w:rPr>
                <w:rFonts w:ascii="Frutiger Light" w:hAnsi="Frutiger Light"/>
              </w:rPr>
              <w:t>propsective</w:t>
            </w:r>
            <w:proofErr w:type="spellEnd"/>
            <w:r w:rsidRPr="00697433">
              <w:rPr>
                <w:rFonts w:ascii="Frutiger Light" w:hAnsi="Frutiger Light"/>
              </w:rPr>
              <w:t xml:space="preserve"> I&amp;T solutions. More than </w:t>
            </w:r>
            <w:r w:rsidRPr="00D52808">
              <w:rPr>
                <w:rFonts w:ascii="Frutiger Light" w:hAnsi="Frutiger Light"/>
                <w:color w:val="FF0000"/>
                <w:rPrChange w:id="1025" w:author="Mr HUI Ka Wai 許嘉威先生" w:date="2026-02-05T09:33:00Z">
                  <w:rPr>
                    <w:rFonts w:ascii="Frutiger Light" w:hAnsi="Frutiger Light"/>
                  </w:rPr>
                </w:rPrChange>
              </w:rPr>
              <w:t>2</w:t>
            </w:r>
            <w:ins w:id="1026" w:author="Mr HUI Ka Wai 許嘉威先生" w:date="2026-02-05T09:33:00Z">
              <w:r w:rsidR="00D52808" w:rsidRPr="00D52808">
                <w:rPr>
                  <w:rFonts w:ascii="Frutiger Light" w:hAnsi="Frutiger Light"/>
                  <w:color w:val="FF0000"/>
                  <w:rPrChange w:id="1027" w:author="Mr HUI Ka Wai 許嘉威先生" w:date="2026-02-05T09:33:00Z">
                    <w:rPr>
                      <w:rFonts w:ascii="Frutiger Light" w:hAnsi="Frutiger Light"/>
                    </w:rPr>
                  </w:rPrChange>
                </w:rPr>
                <w:t>8</w:t>
              </w:r>
            </w:ins>
            <w:del w:id="1028" w:author="Mr HUI Ka Wai 許嘉威先生" w:date="2026-02-05T09:33:00Z">
              <w:r w:rsidRPr="00D52808" w:rsidDel="00D52808">
                <w:rPr>
                  <w:rFonts w:ascii="Frutiger Light" w:hAnsi="Frutiger Light"/>
                  <w:color w:val="FF0000"/>
                  <w:rPrChange w:id="1029" w:author="Mr HUI Ka Wai 許嘉威先生" w:date="2026-02-05T09:33:00Z">
                    <w:rPr>
                      <w:rFonts w:ascii="Frutiger Light" w:hAnsi="Frutiger Light"/>
                    </w:rPr>
                  </w:rPrChange>
                </w:rPr>
                <w:delText>7</w:delText>
              </w:r>
            </w:del>
            <w:r w:rsidRPr="00D52808">
              <w:rPr>
                <w:rFonts w:ascii="Frutiger Light" w:hAnsi="Frutiger Light"/>
                <w:color w:val="FF0000"/>
                <w:rPrChange w:id="1030" w:author="Mr HUI Ka Wai 許嘉威先生" w:date="2026-02-05T09:33:00Z">
                  <w:rPr>
                    <w:rFonts w:ascii="Frutiger Light" w:hAnsi="Frutiger Light"/>
                  </w:rPr>
                </w:rPrChange>
              </w:rPr>
              <w:t>0</w:t>
            </w:r>
            <w:r w:rsidR="00F05228">
              <w:rPr>
                <w:rFonts w:ascii="Frutiger Light" w:hAnsi="Frutiger Light"/>
              </w:rPr>
              <w:t xml:space="preserve"> </w:t>
            </w:r>
            <w:r w:rsidRPr="00697433">
              <w:rPr>
                <w:rFonts w:ascii="Frutiger Light" w:hAnsi="Frutiger Light"/>
              </w:rPr>
              <w:t xml:space="preserve">I&amp;T projects were under trial at different stages, and among which about 200 projects had been completed. The EMSD Technical Circular 1/2025 was updated to incorporate the elements of enhanced role of Working Groups , wider adoption of I&amp;T solutions and management of patent applications. </w:t>
            </w:r>
          </w:p>
        </w:tc>
        <w:tc>
          <w:tcPr>
            <w:tcW w:w="1213" w:type="dxa"/>
            <w:tcPrChange w:id="1031" w:author="bcsin@connect.hku.hk" w:date="2026-01-22T19:56:00Z">
              <w:tcPr>
                <w:tcW w:w="0" w:type="auto"/>
              </w:tcPr>
            </w:tcPrChange>
          </w:tcPr>
          <w:p w14:paraId="5F0FE027" w14:textId="248EA690" w:rsidR="00F4296F" w:rsidRPr="00697433" w:rsidRDefault="00F4296F" w:rsidP="00F4296F">
            <w:pPr>
              <w:jc w:val="center"/>
              <w:rPr>
                <w:rFonts w:ascii="Frutiger Light" w:hAnsi="Frutiger Light"/>
              </w:rPr>
            </w:pPr>
            <w:r w:rsidRPr="00697433">
              <w:rPr>
                <w:rFonts w:ascii="Frutiger Light" w:hAnsi="Frutiger Light"/>
              </w:rPr>
              <w:t>SE/INNO</w:t>
            </w:r>
          </w:p>
        </w:tc>
      </w:tr>
      <w:tr w:rsidR="00F4296F" w:rsidRPr="00697433" w14:paraId="6B7C0E9D" w14:textId="77777777" w:rsidTr="2C2174BB">
        <w:trPr>
          <w:trPrChange w:id="1032" w:author="bcsin@connect.hku.hk" w:date="2026-01-22T19:56:00Z">
            <w:trPr>
              <w:gridBefore w:val="9"/>
              <w:gridAfter w:val="0"/>
            </w:trPr>
          </w:trPrChange>
        </w:trPr>
        <w:tc>
          <w:tcPr>
            <w:tcW w:w="760" w:type="dxa"/>
            <w:tcPrChange w:id="1033" w:author="bcsin@connect.hku.hk" w:date="2026-01-22T19:56:00Z">
              <w:tcPr>
                <w:tcW w:w="0" w:type="auto"/>
              </w:tcPr>
            </w:tcPrChange>
          </w:tcPr>
          <w:p w14:paraId="089A5EB6" w14:textId="77777777" w:rsidR="00F4296F" w:rsidRPr="00697433" w:rsidRDefault="00F4296F" w:rsidP="00F4296F">
            <w:pPr>
              <w:pStyle w:val="ListParagraph"/>
              <w:rPr>
                <w:b w:val="0"/>
              </w:rPr>
            </w:pPr>
          </w:p>
        </w:tc>
        <w:tc>
          <w:tcPr>
            <w:tcW w:w="7564" w:type="dxa"/>
            <w:gridSpan w:val="4"/>
            <w:tcPrChange w:id="1034" w:author="bcsin@connect.hku.hk" w:date="2026-01-22T19:56:00Z">
              <w:tcPr>
                <w:tcW w:w="7564" w:type="dxa"/>
                <w:gridSpan w:val="4"/>
              </w:tcPr>
            </w:tcPrChange>
          </w:tcPr>
          <w:p w14:paraId="25300F8F" w14:textId="77777777" w:rsidR="00F4296F" w:rsidRPr="00697433" w:rsidRDefault="00F4296F" w:rsidP="00F4296F">
            <w:pPr>
              <w:jc w:val="both"/>
              <w:rPr>
                <w:rFonts w:ascii="Frutiger Light" w:hAnsi="Frutiger Light"/>
              </w:rPr>
            </w:pPr>
          </w:p>
        </w:tc>
        <w:tc>
          <w:tcPr>
            <w:tcW w:w="1213" w:type="dxa"/>
            <w:tcPrChange w:id="1035" w:author="bcsin@connect.hku.hk" w:date="2026-01-22T19:56:00Z">
              <w:tcPr>
                <w:tcW w:w="0" w:type="auto"/>
              </w:tcPr>
            </w:tcPrChange>
          </w:tcPr>
          <w:p w14:paraId="3FD1B791" w14:textId="77777777" w:rsidR="00F4296F" w:rsidRPr="00697433" w:rsidRDefault="00F4296F" w:rsidP="00F4296F">
            <w:pPr>
              <w:jc w:val="center"/>
              <w:rPr>
                <w:rFonts w:ascii="Frutiger Light" w:hAnsi="Frutiger Light"/>
              </w:rPr>
            </w:pPr>
          </w:p>
        </w:tc>
      </w:tr>
      <w:tr w:rsidR="00F4296F" w:rsidRPr="00697433" w14:paraId="4CD8EE94" w14:textId="77777777" w:rsidTr="2C2174BB">
        <w:trPr>
          <w:trPrChange w:id="1036" w:author="bcsin@connect.hku.hk" w:date="2026-01-22T19:56:00Z">
            <w:trPr>
              <w:gridBefore w:val="9"/>
              <w:gridAfter w:val="0"/>
            </w:trPr>
          </w:trPrChange>
        </w:trPr>
        <w:tc>
          <w:tcPr>
            <w:tcW w:w="760" w:type="dxa"/>
            <w:tcPrChange w:id="1037" w:author="bcsin@connect.hku.hk" w:date="2026-01-22T19:56:00Z">
              <w:tcPr>
                <w:tcW w:w="0" w:type="auto"/>
              </w:tcPr>
            </w:tcPrChange>
          </w:tcPr>
          <w:p w14:paraId="568EB31E" w14:textId="07A9F7A1" w:rsidR="00F4296F" w:rsidRPr="00697433" w:rsidRDefault="00F4296F" w:rsidP="00F4296F">
            <w:pPr>
              <w:pStyle w:val="ListParagraph"/>
              <w:numPr>
                <w:ilvl w:val="1"/>
                <w:numId w:val="2"/>
              </w:numPr>
              <w:ind w:left="0" w:firstLine="0"/>
              <w:rPr>
                <w:b w:val="0"/>
              </w:rPr>
            </w:pPr>
          </w:p>
        </w:tc>
        <w:tc>
          <w:tcPr>
            <w:tcW w:w="7564" w:type="dxa"/>
            <w:gridSpan w:val="4"/>
            <w:tcPrChange w:id="1038" w:author="bcsin@connect.hku.hk" w:date="2026-01-22T19:56:00Z">
              <w:tcPr>
                <w:tcW w:w="7564" w:type="dxa"/>
                <w:gridSpan w:val="4"/>
              </w:tcPr>
            </w:tcPrChange>
          </w:tcPr>
          <w:p w14:paraId="3B7A7624" w14:textId="75A1A64B" w:rsidR="00F4296F" w:rsidRPr="00697433" w:rsidRDefault="00F4296F" w:rsidP="00F4296F">
            <w:pPr>
              <w:jc w:val="both"/>
              <w:rPr>
                <w:rFonts w:ascii="Frutiger Light" w:hAnsi="Frutiger Light"/>
              </w:rPr>
            </w:pPr>
            <w:del w:id="1039" w:author="Ms CHIK Kar Lai (SE/Inno)" w:date="2026-02-04T18:07:00Z">
              <w:r w:rsidRPr="00697433">
                <w:rPr>
                  <w:rFonts w:ascii="Frutiger Light" w:hAnsi="Frutiger Light"/>
                </w:rPr>
                <w:delText xml:space="preserve">The “E&amp;M InnoCatalogue“ was officially launched in E&amp;M I&amp;T Day on 9 July 2024 and the catalogue items were shared in the event. There were 54 items listed in the Catalogue currently. WGs have reviewed the wider and practical adoption of I&amp;T solutions. </w:delText>
              </w:r>
            </w:del>
            <w:r w:rsidRPr="00697433">
              <w:rPr>
                <w:rFonts w:ascii="Frutiger Light" w:hAnsi="Frutiger Light"/>
              </w:rPr>
              <w:t xml:space="preserve">The upcoming SCIT meeting was scheduled for </w:t>
            </w:r>
            <w:r w:rsidR="42833260" w:rsidRPr="00697433">
              <w:rPr>
                <w:rFonts w:ascii="Frutiger Light" w:hAnsi="Frutiger Light"/>
              </w:rPr>
              <w:t>13</w:t>
            </w:r>
            <w:r w:rsidR="7AEADEB7" w:rsidRPr="00697433">
              <w:rPr>
                <w:rFonts w:ascii="Frutiger Light" w:hAnsi="Frutiger Light"/>
              </w:rPr>
              <w:t xml:space="preserve"> </w:t>
            </w:r>
            <w:r w:rsidRPr="00697433">
              <w:rPr>
                <w:rFonts w:ascii="Frutiger Light" w:hAnsi="Frutiger Light"/>
              </w:rPr>
              <w:t xml:space="preserve">February 2026. </w:t>
            </w:r>
            <w:ins w:id="1040" w:author="Ms CHIK Kar Lai (SE/Inno)" w:date="2026-02-04T18:00:00Z">
              <w:r w:rsidR="4074E309" w:rsidRPr="715A0998">
                <w:rPr>
                  <w:rFonts w:ascii="Frutiger Light" w:hAnsi="Frutiger Light"/>
                  <w:color w:val="FF0000"/>
                  <w:rPrChange w:id="1041" w:author="Ms CHIK Kar Lai (SE/Inno)" w:date="2026-02-04T18:02:00Z">
                    <w:rPr>
                      <w:rFonts w:ascii="Frutiger Light" w:hAnsi="Frutiger Light"/>
                    </w:rPr>
                  </w:rPrChange>
                </w:rPr>
                <w:t>Pre-Meetin</w:t>
              </w:r>
            </w:ins>
            <w:ins w:id="1042" w:author="Ms CHIK Kar Lai (SE/Inno)" w:date="2026-02-04T18:02:00Z">
              <w:r w:rsidR="715A0998" w:rsidRPr="715A0998">
                <w:rPr>
                  <w:rFonts w:ascii="Frutiger Light" w:hAnsi="Frutiger Light"/>
                  <w:color w:val="FF0000"/>
                  <w:rPrChange w:id="1043" w:author="Ms CHIK Kar Lai (SE/Inno)" w:date="2026-02-04T18:02:00Z">
                    <w:rPr>
                      <w:rFonts w:ascii="Frutiger Light" w:hAnsi="Frutiger Light"/>
                    </w:rPr>
                  </w:rPrChange>
                </w:rPr>
                <w:t xml:space="preserve">g </w:t>
              </w:r>
            </w:ins>
            <w:ins w:id="1044" w:author="Ms CHIK Kar Lai (SE/Inno)" w:date="2026-02-04T18:07:00Z">
              <w:r w:rsidR="4B95E950" w:rsidRPr="715A0998">
                <w:rPr>
                  <w:rFonts w:ascii="Frutiger Light" w:hAnsi="Frutiger Light"/>
                  <w:color w:val="FF0000"/>
                  <w:rPrChange w:id="1045" w:author="Ms CHIK Kar Lai (SE/Inno)" w:date="2026-02-04T18:02:00Z">
                    <w:rPr>
                      <w:rFonts w:ascii="Frutiger Light" w:hAnsi="Frutiger Light"/>
                    </w:rPr>
                  </w:rPrChange>
                </w:rPr>
                <w:t xml:space="preserve">was </w:t>
              </w:r>
            </w:ins>
            <w:ins w:id="1046" w:author="Ms CHIK Kar Lai (SE/Inno)" w:date="2026-02-04T18:02:00Z">
              <w:r w:rsidR="715A0998" w:rsidRPr="715A0998">
                <w:rPr>
                  <w:rFonts w:ascii="Frutiger Light" w:hAnsi="Frutiger Light"/>
                  <w:color w:val="FF0000"/>
                  <w:rPrChange w:id="1047" w:author="Ms CHIK Kar Lai (SE/Inno)" w:date="2026-02-04T18:02:00Z">
                    <w:rPr>
                      <w:rFonts w:ascii="Frutiger Light" w:hAnsi="Frutiger Light"/>
                    </w:rPr>
                  </w:rPrChange>
                </w:rPr>
                <w:t>held on 2 Feb 2026.</w:t>
              </w:r>
            </w:ins>
            <w:ins w:id="1048" w:author="Ms CHIK Kar Lai (SE/Inno)" w:date="2026-02-04T17:59:00Z">
              <w:r w:rsidR="65ECB74F" w:rsidRPr="00697433">
                <w:rPr>
                  <w:rFonts w:ascii="Frutiger Light" w:hAnsi="Frutiger Light"/>
                </w:rPr>
                <w:t xml:space="preserve"> </w:t>
              </w:r>
            </w:ins>
            <w:r w:rsidRPr="00697433">
              <w:rPr>
                <w:rFonts w:ascii="Frutiger Light" w:hAnsi="Frutiger Light"/>
              </w:rPr>
              <w:t>WGs will present on the latest development of the wider adoption of I&amp;T projects.</w:t>
            </w:r>
          </w:p>
        </w:tc>
        <w:tc>
          <w:tcPr>
            <w:tcW w:w="1213" w:type="dxa"/>
            <w:tcPrChange w:id="1049" w:author="bcsin@connect.hku.hk" w:date="2026-01-22T19:56:00Z">
              <w:tcPr>
                <w:tcW w:w="0" w:type="auto"/>
              </w:tcPr>
            </w:tcPrChange>
          </w:tcPr>
          <w:p w14:paraId="641320A9" w14:textId="7CF79715" w:rsidR="00F4296F" w:rsidRPr="00697433" w:rsidRDefault="00F4296F" w:rsidP="00F4296F">
            <w:pPr>
              <w:jc w:val="center"/>
              <w:rPr>
                <w:rFonts w:ascii="Frutiger Light" w:hAnsi="Frutiger Light"/>
              </w:rPr>
            </w:pPr>
            <w:r w:rsidRPr="00697433">
              <w:rPr>
                <w:rFonts w:ascii="Frutiger Light" w:hAnsi="Frutiger Light"/>
              </w:rPr>
              <w:t>SE/INNO</w:t>
            </w:r>
          </w:p>
        </w:tc>
      </w:tr>
      <w:tr w:rsidR="00F4296F" w:rsidRPr="00697433" w14:paraId="66DAA153" w14:textId="77777777" w:rsidTr="2C2174BB">
        <w:trPr>
          <w:trPrChange w:id="1050" w:author="bcsin@connect.hku.hk" w:date="2026-01-22T19:56:00Z">
            <w:trPr>
              <w:gridBefore w:val="9"/>
              <w:gridAfter w:val="0"/>
            </w:trPr>
          </w:trPrChange>
        </w:trPr>
        <w:tc>
          <w:tcPr>
            <w:tcW w:w="760" w:type="dxa"/>
            <w:tcPrChange w:id="1051" w:author="bcsin@connect.hku.hk" w:date="2026-01-22T19:56:00Z">
              <w:tcPr>
                <w:tcW w:w="0" w:type="auto"/>
              </w:tcPr>
            </w:tcPrChange>
          </w:tcPr>
          <w:p w14:paraId="2C20BFBD" w14:textId="77777777" w:rsidR="00F4296F" w:rsidRPr="00697433" w:rsidRDefault="00F4296F" w:rsidP="00F4296F">
            <w:pPr>
              <w:pStyle w:val="ListParagraph"/>
              <w:rPr>
                <w:b w:val="0"/>
              </w:rPr>
            </w:pPr>
          </w:p>
        </w:tc>
        <w:tc>
          <w:tcPr>
            <w:tcW w:w="7564" w:type="dxa"/>
            <w:gridSpan w:val="4"/>
            <w:tcPrChange w:id="1052" w:author="bcsin@connect.hku.hk" w:date="2026-01-22T19:56:00Z">
              <w:tcPr>
                <w:tcW w:w="7564" w:type="dxa"/>
                <w:gridSpan w:val="4"/>
              </w:tcPr>
            </w:tcPrChange>
          </w:tcPr>
          <w:p w14:paraId="7F687904" w14:textId="77777777" w:rsidR="00F4296F" w:rsidRPr="00697433" w:rsidRDefault="00F4296F" w:rsidP="00F4296F">
            <w:pPr>
              <w:jc w:val="both"/>
              <w:rPr>
                <w:rFonts w:ascii="Frutiger Light" w:hAnsi="Frutiger Light"/>
              </w:rPr>
            </w:pPr>
          </w:p>
        </w:tc>
        <w:tc>
          <w:tcPr>
            <w:tcW w:w="1213" w:type="dxa"/>
            <w:tcPrChange w:id="1053" w:author="bcsin@connect.hku.hk" w:date="2026-01-22T19:56:00Z">
              <w:tcPr>
                <w:tcW w:w="0" w:type="auto"/>
              </w:tcPr>
            </w:tcPrChange>
          </w:tcPr>
          <w:p w14:paraId="65F799F8" w14:textId="77777777" w:rsidR="00F4296F" w:rsidRPr="00697433" w:rsidRDefault="00F4296F" w:rsidP="00F4296F">
            <w:pPr>
              <w:jc w:val="center"/>
              <w:rPr>
                <w:rFonts w:ascii="Frutiger Light" w:hAnsi="Frutiger Light"/>
              </w:rPr>
            </w:pPr>
          </w:p>
        </w:tc>
      </w:tr>
      <w:tr w:rsidR="00F4296F" w:rsidRPr="00697433" w14:paraId="434E351D" w14:textId="77777777" w:rsidTr="2C2174BB">
        <w:trPr>
          <w:trPrChange w:id="1054" w:author="bcsin@connect.hku.hk" w:date="2026-01-22T19:56:00Z">
            <w:trPr>
              <w:gridBefore w:val="9"/>
              <w:gridAfter w:val="0"/>
            </w:trPr>
          </w:trPrChange>
        </w:trPr>
        <w:tc>
          <w:tcPr>
            <w:tcW w:w="760" w:type="dxa"/>
            <w:tcPrChange w:id="1055" w:author="bcsin@connect.hku.hk" w:date="2026-01-22T19:56:00Z">
              <w:tcPr>
                <w:tcW w:w="0" w:type="auto"/>
              </w:tcPr>
            </w:tcPrChange>
          </w:tcPr>
          <w:p w14:paraId="02FD5FE4" w14:textId="4766DFD7" w:rsidR="00F4296F" w:rsidRPr="00697433" w:rsidRDefault="00F4296F" w:rsidP="00F4296F">
            <w:pPr>
              <w:pStyle w:val="ListParagraph"/>
              <w:numPr>
                <w:ilvl w:val="1"/>
                <w:numId w:val="2"/>
              </w:numPr>
              <w:ind w:left="0" w:firstLine="0"/>
              <w:rPr>
                <w:b w:val="0"/>
              </w:rPr>
            </w:pPr>
          </w:p>
        </w:tc>
        <w:tc>
          <w:tcPr>
            <w:tcW w:w="7564" w:type="dxa"/>
            <w:gridSpan w:val="4"/>
            <w:tcPrChange w:id="1056" w:author="bcsin@connect.hku.hk" w:date="2026-01-22T19:56:00Z">
              <w:tcPr>
                <w:tcW w:w="7564" w:type="dxa"/>
                <w:gridSpan w:val="4"/>
              </w:tcPr>
            </w:tcPrChange>
          </w:tcPr>
          <w:p w14:paraId="21E256D1" w14:textId="3430EB86" w:rsidR="00F4296F" w:rsidRPr="00697433" w:rsidRDefault="00F4296F">
            <w:pPr>
              <w:spacing w:line="259" w:lineRule="auto"/>
              <w:jc w:val="both"/>
              <w:rPr>
                <w:rFonts w:ascii="Frutiger Light" w:hAnsi="Frutiger Light"/>
                <w:color w:val="FF0000"/>
                <w:rPrChange w:id="1057" w:author="Ms CHIK Kar Lai (SE/Inno)" w:date="2026-02-04T18:07:00Z">
                  <w:rPr/>
                </w:rPrChange>
              </w:rPr>
              <w:pPrChange w:id="1058" w:author="Ms CHIK Kar Lai (SE/Inno)" w:date="2026-02-04T18:07:00Z">
                <w:pPr>
                  <w:jc w:val="both"/>
                </w:pPr>
              </w:pPrChange>
            </w:pPr>
            <w:del w:id="1059" w:author="Ms CHIK Kar Lai (SE/Inno)" w:date="2026-02-04T18:07:00Z">
              <w:r w:rsidRPr="00697433">
                <w:rPr>
                  <w:rFonts w:ascii="Frutiger Light" w:hAnsi="Frutiger Light"/>
                </w:rPr>
                <w:delText xml:space="preserve">The E&amp;M I&amp;T Day 2025 was held together with Green I&amp;T Day on 26 June in HKSTP and the theme was “Green Productive Forces: Empowering Smart and Green E&amp;M, Driving New Quality Development”. It brought together 28 Hong Kong and Mainland exhibitors, and attracted over 400 </w:delText>
              </w:r>
              <w:r w:rsidRPr="00697433">
                <w:rPr>
                  <w:rFonts w:ascii="Frutiger Light" w:hAnsi="Frutiger Light"/>
                </w:rPr>
                <w:lastRenderedPageBreak/>
                <w:delText>participants from sectors including I&amp;T, the E&amp;M trade, post-secondary education and public organisations</w:delText>
              </w:r>
            </w:del>
            <w:r w:rsidRPr="00697433">
              <w:rPr>
                <w:rFonts w:ascii="Frutiger Light" w:hAnsi="Frutiger Light"/>
              </w:rPr>
              <w:t xml:space="preserve"> </w:t>
            </w:r>
            <w:del w:id="1060" w:author="Ms CHIK Kar Lai (SE/Inno)" w:date="2026-02-04T18:07:00Z">
              <w:r w:rsidRPr="00697433">
                <w:rPr>
                  <w:rFonts w:ascii="Frutiger Light" w:hAnsi="Frutiger Light"/>
                </w:rPr>
                <w:delText xml:space="preserve">from the GBA, as well as more than 100 000 viewers for the online live streaming. </w:delText>
              </w:r>
            </w:del>
            <w:r w:rsidRPr="38AD9923">
              <w:rPr>
                <w:rFonts w:ascii="Frutiger Light" w:hAnsi="Frutiger Light"/>
                <w:color w:val="FF0000"/>
                <w:rPrChange w:id="1061" w:author="Ms CHIK Kar Lai (SE/Inno)" w:date="2026-02-05T10:43:00Z">
                  <w:rPr>
                    <w:rFonts w:ascii="Frutiger Light" w:hAnsi="Frutiger Light"/>
                  </w:rPr>
                </w:rPrChange>
              </w:rPr>
              <w:t>The next</w:t>
            </w:r>
            <w:r w:rsidRPr="38AD9923">
              <w:rPr>
                <w:rFonts w:ascii="Frutiger Light" w:hAnsi="Frutiger Light"/>
                <w:color w:val="FF0000"/>
                <w:rPrChange w:id="1062" w:author="Ms CHIK Kar Lai (SE/Inno)" w:date="2026-02-04T18:04:00Z">
                  <w:rPr>
                    <w:rFonts w:ascii="Frutiger Light" w:hAnsi="Frutiger Light"/>
                  </w:rPr>
                </w:rPrChange>
              </w:rPr>
              <w:t xml:space="preserve"> </w:t>
            </w:r>
            <w:ins w:id="1063" w:author="Ms CHIK Kar Lai (SE/Inno)" w:date="2026-02-04T18:03:00Z">
              <w:r w:rsidR="29F14423" w:rsidRPr="38AD9923">
                <w:rPr>
                  <w:rFonts w:ascii="Frutiger Light" w:hAnsi="Frutiger Light"/>
                  <w:color w:val="FF0000"/>
                  <w:rPrChange w:id="1064" w:author="Ms CHIK Kar Lai (SE/Inno)" w:date="2026-02-04T18:04:00Z">
                    <w:rPr>
                      <w:rFonts w:ascii="Frutiger Light" w:hAnsi="Frutiger Light"/>
                    </w:rPr>
                  </w:rPrChange>
                </w:rPr>
                <w:t>EMSD</w:t>
              </w:r>
              <w:r w:rsidRPr="38AD9923">
                <w:rPr>
                  <w:rFonts w:ascii="Frutiger Light" w:hAnsi="Frutiger Light"/>
                  <w:color w:val="FF0000"/>
                  <w:rPrChange w:id="1065" w:author="Ms CHIK Kar Lai (SE/Inno)" w:date="2026-02-05T10:43:00Z">
                    <w:rPr>
                      <w:rFonts w:ascii="Frutiger Light" w:hAnsi="Frutiger Light"/>
                    </w:rPr>
                  </w:rPrChange>
                </w:rPr>
                <w:t xml:space="preserve"> </w:t>
              </w:r>
            </w:ins>
            <w:r w:rsidRPr="38AD9923">
              <w:rPr>
                <w:rFonts w:ascii="Frutiger Light" w:hAnsi="Frutiger Light"/>
                <w:color w:val="FF0000"/>
                <w:rPrChange w:id="1066" w:author="Ms CHIK Kar Lai (SE/Inno)" w:date="2026-02-05T10:43:00Z">
                  <w:rPr>
                    <w:rFonts w:ascii="Frutiger Light" w:hAnsi="Frutiger Light"/>
                  </w:rPr>
                </w:rPrChange>
              </w:rPr>
              <w:t xml:space="preserve">I&amp;T Day is scheduled on </w:t>
            </w:r>
            <w:r w:rsidR="005656E3" w:rsidRPr="38AD9923">
              <w:rPr>
                <w:rFonts w:ascii="Frutiger Light" w:hAnsi="Frutiger Light"/>
                <w:color w:val="FF0000"/>
                <w:rPrChange w:id="1067" w:author="Ms CHIK Kar Lai (SE/Inno)" w:date="2026-02-05T10:43:00Z">
                  <w:rPr>
                    <w:rFonts w:ascii="Frutiger Light" w:hAnsi="Frutiger Light"/>
                  </w:rPr>
                </w:rPrChange>
              </w:rPr>
              <w:t xml:space="preserve">9 </w:t>
            </w:r>
            <w:r w:rsidRPr="38AD9923">
              <w:rPr>
                <w:rFonts w:ascii="Frutiger Light" w:hAnsi="Frutiger Light"/>
                <w:color w:val="FF0000"/>
                <w:rPrChange w:id="1068" w:author="Ms CHIK Kar Lai (SE/Inno)" w:date="2026-02-05T10:43:00Z">
                  <w:rPr>
                    <w:rFonts w:ascii="Frutiger Light" w:hAnsi="Frutiger Light"/>
                  </w:rPr>
                </w:rPrChange>
              </w:rPr>
              <w:t>June 2026</w:t>
            </w:r>
            <w:ins w:id="1069" w:author="Ms CHIK Kar Lai (SE/Inno)" w:date="2026-02-04T18:03:00Z">
              <w:r w:rsidR="29F14423" w:rsidRPr="38AD9923">
                <w:rPr>
                  <w:rFonts w:ascii="Frutiger Light" w:hAnsi="Frutiger Light"/>
                  <w:color w:val="FF0000"/>
                  <w:rPrChange w:id="1070" w:author="Ms CHIK Kar Lai (SE/Inno)" w:date="2026-02-04T18:04:00Z">
                    <w:rPr>
                      <w:rFonts w:ascii="Frutiger Light" w:hAnsi="Frutiger Light"/>
                    </w:rPr>
                  </w:rPrChange>
                </w:rPr>
                <w:t xml:space="preserve"> with t</w:t>
              </w:r>
            </w:ins>
            <w:ins w:id="1071" w:author="Ms CHIK Kar Lai (SE/Inno)" w:date="2026-02-04T18:04:00Z">
              <w:r w:rsidR="38AD9923" w:rsidRPr="38AD9923">
                <w:rPr>
                  <w:rFonts w:ascii="Frutiger Light" w:hAnsi="Frutiger Light"/>
                  <w:color w:val="FF0000"/>
                  <w:rPrChange w:id="1072" w:author="Ms CHIK Kar Lai (SE/Inno)" w:date="2026-02-04T18:04:00Z">
                    <w:rPr>
                      <w:rFonts w:ascii="Frutiger Light" w:hAnsi="Frutiger Light"/>
                    </w:rPr>
                  </w:rPrChange>
                </w:rPr>
                <w:t>he t</w:t>
              </w:r>
            </w:ins>
            <w:ins w:id="1073" w:author="Ms CHIK Kar Lai (SE/Inno)" w:date="2026-02-04T18:03:00Z">
              <w:r w:rsidR="29F14423" w:rsidRPr="38AD9923">
                <w:rPr>
                  <w:rFonts w:ascii="Frutiger Light" w:hAnsi="Frutiger Light"/>
                  <w:color w:val="FF0000"/>
                  <w:rPrChange w:id="1074" w:author="Ms CHIK Kar Lai (SE/Inno)" w:date="2026-02-04T18:04:00Z">
                    <w:rPr>
                      <w:rFonts w:ascii="Frutiger Light" w:hAnsi="Frutiger Light"/>
                    </w:rPr>
                  </w:rPrChange>
                </w:rPr>
                <w:t>heme "AI Construction"</w:t>
              </w:r>
            </w:ins>
            <w:ins w:id="1075" w:author="Ms CHIK Kar Lai (SE/Inno)" w:date="2026-02-04T18:04:00Z">
              <w:r w:rsidR="6C78B79D" w:rsidRPr="38AD9923">
                <w:rPr>
                  <w:rFonts w:ascii="Frutiger Light" w:hAnsi="Frutiger Light"/>
                  <w:color w:val="FF0000"/>
                  <w:rPrChange w:id="1076" w:author="Ms CHIK Kar Lai (SE/Inno)" w:date="2026-02-04T18:04:00Z">
                    <w:rPr>
                      <w:rFonts w:ascii="Frutiger Light" w:hAnsi="Frutiger Light"/>
                    </w:rPr>
                  </w:rPrChange>
                </w:rPr>
                <w:t>.</w:t>
              </w:r>
              <w:r w:rsidR="38AD9923" w:rsidRPr="38AD9923">
                <w:rPr>
                  <w:rFonts w:ascii="Frutiger Light" w:hAnsi="Frutiger Light"/>
                  <w:color w:val="FF0000"/>
                  <w:rPrChange w:id="1077" w:author="Ms CHIK Kar Lai (SE/Inno)" w:date="2026-02-04T18:04:00Z">
                    <w:rPr>
                      <w:rFonts w:ascii="Frutiger Light" w:hAnsi="Frutiger Light"/>
                    </w:rPr>
                  </w:rPrChange>
                </w:rPr>
                <w:t xml:space="preserve"> The </w:t>
              </w:r>
              <w:r w:rsidR="6C78B79D" w:rsidRPr="6C78B79D">
                <w:rPr>
                  <w:rFonts w:ascii="Frutiger Light" w:hAnsi="Frutiger Light"/>
                  <w:color w:val="FF0000"/>
                  <w:rPrChange w:id="1078" w:author="Ms CHIK Kar Lai (SE/Inno)" w:date="2026-02-04T18:04:00Z">
                    <w:rPr/>
                  </w:rPrChange>
                </w:rPr>
                <w:t>venue is tentatively to be held at HKSTP.</w:t>
              </w:r>
            </w:ins>
          </w:p>
          <w:p w14:paraId="6F58555B" w14:textId="25A2C7BE" w:rsidR="00F4296F" w:rsidRPr="00697433" w:rsidRDefault="00F4296F" w:rsidP="000974A0">
            <w:pPr>
              <w:spacing w:line="259" w:lineRule="auto"/>
              <w:jc w:val="both"/>
              <w:rPr>
                <w:del w:id="1079" w:author="Ms CHIK Kar Lai (SE/Inno)" w:date="2026-02-04T18:04:00Z"/>
                <w:rFonts w:ascii="Frutiger Light" w:hAnsi="Frutiger Light"/>
              </w:rPr>
            </w:pPr>
            <w:del w:id="1080" w:author="Ms CHIK Kar Lai (SE/Inno)" w:date="2026-02-04T18:04:00Z">
              <w:r w:rsidRPr="00697433">
                <w:rPr>
                  <w:rFonts w:ascii="Frutiger Light" w:hAnsi="Frutiger Light"/>
                </w:rPr>
                <w:delText>.</w:delText>
              </w:r>
              <w:r w:rsidR="005656E3" w:rsidRPr="00697433">
                <w:rPr>
                  <w:rFonts w:ascii="Frutiger Light" w:hAnsi="Frutiger Light"/>
                </w:rPr>
                <w:delText xml:space="preserve"> (SE/INNO consults HKCEC on the available date in June 2026.)</w:delText>
              </w:r>
            </w:del>
          </w:p>
          <w:p w14:paraId="280B4AB2" w14:textId="77777777" w:rsidR="00F4296F" w:rsidRPr="00697433" w:rsidRDefault="00F4296F" w:rsidP="00F4296F">
            <w:pPr>
              <w:jc w:val="both"/>
              <w:rPr>
                <w:del w:id="1081" w:author="Ms CHIK Kar Lai (SE/Inno)" w:date="2026-02-04T18:04:00Z"/>
                <w:rFonts w:ascii="Frutiger Light" w:hAnsi="Frutiger Light"/>
              </w:rPr>
            </w:pPr>
          </w:p>
          <w:p w14:paraId="18741F3D" w14:textId="77777777" w:rsidR="38AD9923" w:rsidRDefault="38AD9923">
            <w:pPr>
              <w:spacing w:line="259" w:lineRule="auto"/>
              <w:jc w:val="both"/>
              <w:rPr>
                <w:rFonts w:ascii="Frutiger Light" w:hAnsi="Frutiger Light"/>
                <w:color w:val="FF0000"/>
                <w:rPrChange w:id="1082" w:author="Ms CHIK Kar Lai (SE/Inno)" w:date="2026-02-04T18:04:00Z">
                  <w:rPr/>
                </w:rPrChange>
              </w:rPr>
              <w:pPrChange w:id="1083" w:author="Ms CHIK Kar Lai (SE/Inno)" w:date="2026-02-04T18:04:00Z">
                <w:pPr/>
              </w:pPrChange>
            </w:pPr>
          </w:p>
          <w:p w14:paraId="29345921" w14:textId="423871F2" w:rsidR="00F4296F" w:rsidRPr="00697433" w:rsidRDefault="00F4296F">
            <w:pPr>
              <w:jc w:val="both"/>
              <w:rPr>
                <w:rFonts w:ascii="新細明體" w:eastAsia="新細明體" w:hAnsi="新細明體" w:cs="新細明體"/>
                <w:rPrChange w:id="1084" w:author="Ms CHIK Kar Lai (SE/Inno)" w:date="2026-02-05T10:43:00Z">
                  <w:rPr>
                    <w:rFonts w:ascii="Frutiger Light" w:hAnsi="Frutiger Light"/>
                  </w:rPr>
                </w:rPrChange>
              </w:rPr>
            </w:pPr>
            <w:del w:id="1085" w:author="Ms CHIK Kar Lai (SE/Inno)" w:date="2026-02-04T18:25:00Z">
              <w:r w:rsidRPr="00697433">
                <w:rPr>
                  <w:rFonts w:ascii="Frutiger Light" w:hAnsi="Frutiger Light"/>
                </w:rPr>
                <w:delText xml:space="preserve">In addition, </w:delText>
              </w:r>
              <w:r w:rsidRPr="00697433">
                <w:rPr>
                  <w:rFonts w:ascii="Frutiger Light" w:hAnsi="Frutiger Light"/>
                </w:rPr>
                <w:delText>科創下午茶</w:delText>
              </w:r>
              <w:r w:rsidRPr="00697433">
                <w:rPr>
                  <w:rFonts w:ascii="Frutiger Light" w:hAnsi="Frutiger Light"/>
                </w:rPr>
                <w:delText>, orangised by</w:delText>
              </w:r>
              <w:r w:rsidRPr="00697433">
                <w:rPr>
                  <w:rFonts w:ascii="Frutiger Light" w:hAnsi="Frutiger Light"/>
                </w:rPr>
                <w:delText>廣州市科協</w:delText>
              </w:r>
              <w:r w:rsidRPr="00697433">
                <w:rPr>
                  <w:rFonts w:ascii="Frutiger Light" w:hAnsi="Frutiger Light"/>
                </w:rPr>
                <w:delText xml:space="preserve"> and collaborated with EMSD, was held on 25 June afternoon at EMSD HQs.</w:delText>
              </w:r>
              <w:r w:rsidR="00F05228">
                <w:rPr>
                  <w:rFonts w:ascii="Frutiger Light" w:hAnsi="Frutiger Light"/>
                </w:rPr>
                <w:delText xml:space="preserve"> </w:delText>
              </w:r>
              <w:r w:rsidRPr="00697433">
                <w:rPr>
                  <w:rFonts w:ascii="Frutiger Light" w:hAnsi="Frutiger Light"/>
                </w:rPr>
                <w:delText>It brought together over 130 science and technology experts, business leaders, investors, and representatives of institutions from Guangzhou and Hong Kong government department to deepen technological innovation cooperation between Guangzhou and Hong Kong and accelerate the transformation of scientific and technological achievements.</w:delText>
              </w:r>
            </w:del>
            <w:del w:id="1086" w:author="Mr HUI Ka Wai 許嘉威先生" w:date="2026-02-05T09:34:00Z">
              <w:r w:rsidR="1866B0E1" w:rsidRPr="00697433">
                <w:rPr>
                  <w:rFonts w:ascii="Frutiger Light" w:hAnsi="Frutiger Light"/>
                </w:rPr>
                <w:delText xml:space="preserve"> </w:delText>
              </w:r>
            </w:del>
            <w:r w:rsidR="1866B0E1" w:rsidRPr="0004149A">
              <w:rPr>
                <w:rFonts w:ascii="Frutiger Light" w:eastAsia="Times New Roman" w:hAnsi="Frutiger Light" w:cs="Times New Roman"/>
              </w:rPr>
              <w:t xml:space="preserve">Invited by </w:t>
            </w:r>
            <w:r w:rsidR="1866B0E1" w:rsidRPr="0004149A">
              <w:rPr>
                <w:rFonts w:ascii="新細明體" w:eastAsia="新細明體" w:hAnsi="新細明體" w:cs="新細明體" w:hint="eastAsia"/>
              </w:rPr>
              <w:t>廣州市科協</w:t>
            </w:r>
            <w:r w:rsidR="1866B0E1" w:rsidRPr="0004149A">
              <w:rPr>
                <w:rFonts w:ascii="Frutiger Light" w:eastAsia="Times New Roman" w:hAnsi="Frutiger Light" w:cs="Times New Roman"/>
              </w:rPr>
              <w:t xml:space="preserve">, SEINNO and EINNO1 attended the </w:t>
            </w:r>
            <w:r w:rsidR="1866B0E1" w:rsidRPr="00956F63">
              <w:rPr>
                <w:rFonts w:ascii="新細明體" w:eastAsia="新細明體" w:hAnsi="新細明體" w:cs="新細明體" w:hint="eastAsia"/>
              </w:rPr>
              <w:t>科創下午茶</w:t>
            </w:r>
            <w:r w:rsidR="1866B0E1" w:rsidRPr="00956F63">
              <w:rPr>
                <w:rFonts w:ascii="Frutiger Light" w:eastAsia="Times New Roman" w:hAnsi="Frutiger Light" w:cs="Times New Roman"/>
              </w:rPr>
              <w:t>2025</w:t>
            </w:r>
            <w:r w:rsidR="1866B0E1" w:rsidRPr="008D3C0A">
              <w:rPr>
                <w:rFonts w:ascii="新細明體" w:eastAsia="新細明體" w:hAnsi="新細明體" w:cs="新細明體" w:hint="eastAsia"/>
              </w:rPr>
              <w:t>活動總結暨中國創新創業成果交流大會</w:t>
            </w:r>
            <w:r w:rsidR="1866B0E1" w:rsidRPr="008D3C0A">
              <w:rPr>
                <w:rFonts w:ascii="Frutiger Light" w:eastAsia="Times New Roman" w:hAnsi="Frutiger Light" w:cs="Times New Roman"/>
              </w:rPr>
              <w:t xml:space="preserve">on 15 December 2025 at </w:t>
            </w:r>
            <w:r w:rsidR="1866B0E1" w:rsidRPr="008D3C0A">
              <w:rPr>
                <w:rFonts w:ascii="新細明體" w:eastAsia="新細明體" w:hAnsi="新細明體" w:cs="新細明體" w:hint="eastAsia"/>
              </w:rPr>
              <w:t>廣州白雲國際會議中心</w:t>
            </w:r>
            <w:r w:rsidR="1866B0E1" w:rsidRPr="008D3C0A">
              <w:rPr>
                <w:rFonts w:ascii="Frutiger Light" w:eastAsia="Times New Roman" w:hAnsi="Frutiger Light" w:cs="Times New Roman"/>
              </w:rPr>
              <w:t>.</w:t>
            </w:r>
            <w:ins w:id="1087" w:author="Ms CHIK Kar Lai (SE/Inno)" w:date="2026-02-04T18:25:00Z">
              <w:r w:rsidR="7796FB5D" w:rsidRPr="008D3C0A">
                <w:rPr>
                  <w:rFonts w:ascii="Frutiger Light" w:eastAsia="Times New Roman" w:hAnsi="Frutiger Light" w:cs="Times New Roman"/>
                </w:rPr>
                <w:t xml:space="preserve"> </w:t>
              </w:r>
            </w:ins>
            <w:ins w:id="1088" w:author="Ms CHIK Kar Lai (SE/Inno)" w:date="2026-02-04T18:26:00Z">
              <w:r w:rsidR="443E68CC" w:rsidRPr="1A5013BF">
                <w:rPr>
                  <w:rFonts w:ascii="Frutiger Light" w:eastAsia="Times New Roman" w:hAnsi="Frutiger Light" w:cs="Times New Roman"/>
                  <w:color w:val="FF0000"/>
                  <w:rPrChange w:id="1089" w:author="Ms CHIK Kar Lai (SE/Inno)" w:date="2026-02-04T18:26:00Z">
                    <w:rPr>
                      <w:rFonts w:ascii="Frutiger Light" w:eastAsia="Times New Roman" w:hAnsi="Frutiger Light" w:cs="Times New Roman"/>
                    </w:rPr>
                  </w:rPrChange>
                </w:rPr>
                <w:t xml:space="preserve">The next </w:t>
              </w:r>
              <w:r w:rsidR="443E68CC" w:rsidRPr="1A5013BF">
                <w:rPr>
                  <w:rFonts w:ascii="新細明體" w:eastAsia="新細明體" w:hAnsi="新細明體" w:cs="新細明體" w:hint="eastAsia"/>
                  <w:color w:val="FF0000"/>
                  <w:rPrChange w:id="1090" w:author="Ms CHIK Kar Lai (SE/Inno)" w:date="2026-02-04T18:26:00Z">
                    <w:rPr>
                      <w:rFonts w:hint="eastAsia"/>
                    </w:rPr>
                  </w:rPrChange>
                </w:rPr>
                <w:t>科創下午茶</w:t>
              </w:r>
              <w:r w:rsidR="443E68CC" w:rsidRPr="1A5013BF">
                <w:rPr>
                  <w:rFonts w:ascii="新細明體" w:eastAsia="新細明體" w:hAnsi="新細明體" w:cs="新細明體"/>
                  <w:color w:val="FF0000"/>
                  <w:rPrChange w:id="1091" w:author="Ms CHIK Kar Lai (SE/Inno)" w:date="2026-02-04T18:26:00Z">
                    <w:rPr/>
                  </w:rPrChange>
                </w:rPr>
                <w:t xml:space="preserve"> </w:t>
              </w:r>
              <w:r w:rsidR="443E68CC" w:rsidRPr="1A5013BF">
                <w:rPr>
                  <w:rFonts w:ascii="Frutiger Light" w:eastAsia="Frutiger Light" w:hAnsi="Frutiger Light" w:cs="Frutiger Light"/>
                  <w:color w:val="FF0000"/>
                  <w:rPrChange w:id="1092" w:author="Ms CHIK Kar Lai (SE/Inno)" w:date="2026-02-04T18:26:00Z">
                    <w:rPr/>
                  </w:rPrChange>
                </w:rPr>
                <w:t>to be held in June 2026</w:t>
              </w:r>
              <w:r w:rsidR="443E68CC" w:rsidRPr="443E68CC">
                <w:rPr>
                  <w:rFonts w:ascii="Frutiger Light" w:eastAsia="Frutiger Light" w:hAnsi="Frutiger Light" w:cs="Frutiger Light"/>
                  <w:rPrChange w:id="1093" w:author="Ms CHIK Kar Lai (SE/Inno)" w:date="2026-02-04T18:26:00Z">
                    <w:rPr/>
                  </w:rPrChange>
                </w:rPr>
                <w:t xml:space="preserve"> </w:t>
              </w:r>
              <w:r w:rsidR="1A5013BF" w:rsidRPr="443E68CC">
                <w:rPr>
                  <w:rFonts w:ascii="Frutiger Light" w:eastAsia="Frutiger Light" w:hAnsi="Frutiger Light" w:cs="Frutiger Light"/>
                  <w:rPrChange w:id="1094" w:author="Ms CHIK Kar Lai (SE/Inno)" w:date="2026-02-04T18:26:00Z">
                    <w:rPr/>
                  </w:rPrChange>
                </w:rPr>
                <w:t xml:space="preserve"> .</w:t>
              </w:r>
            </w:ins>
          </w:p>
        </w:tc>
        <w:tc>
          <w:tcPr>
            <w:tcW w:w="1213" w:type="dxa"/>
            <w:tcPrChange w:id="1095" w:author="bcsin@connect.hku.hk" w:date="2026-01-22T19:56:00Z">
              <w:tcPr>
                <w:tcW w:w="0" w:type="auto"/>
              </w:tcPr>
            </w:tcPrChange>
          </w:tcPr>
          <w:p w14:paraId="36FDD7D7" w14:textId="2369DAEC" w:rsidR="00F4296F" w:rsidRPr="00697433" w:rsidRDefault="00F4296F" w:rsidP="00F4296F">
            <w:pPr>
              <w:jc w:val="center"/>
              <w:rPr>
                <w:rFonts w:ascii="Frutiger Light" w:hAnsi="Frutiger Light"/>
              </w:rPr>
            </w:pPr>
            <w:r w:rsidRPr="00697433">
              <w:rPr>
                <w:rFonts w:ascii="Frutiger Light" w:hAnsi="Frutiger Light"/>
              </w:rPr>
              <w:lastRenderedPageBreak/>
              <w:t>SE/INNO</w:t>
            </w:r>
          </w:p>
        </w:tc>
      </w:tr>
      <w:tr w:rsidR="00F4296F" w:rsidRPr="00697433" w14:paraId="22513E5E" w14:textId="77777777" w:rsidTr="2C2174BB">
        <w:trPr>
          <w:trPrChange w:id="1096" w:author="bcsin@connect.hku.hk" w:date="2026-01-22T19:56:00Z">
            <w:trPr>
              <w:gridBefore w:val="9"/>
              <w:gridAfter w:val="0"/>
            </w:trPr>
          </w:trPrChange>
        </w:trPr>
        <w:tc>
          <w:tcPr>
            <w:tcW w:w="760" w:type="dxa"/>
            <w:tcPrChange w:id="1097" w:author="bcsin@connect.hku.hk" w:date="2026-01-22T19:56:00Z">
              <w:tcPr>
                <w:tcW w:w="0" w:type="auto"/>
              </w:tcPr>
            </w:tcPrChange>
          </w:tcPr>
          <w:p w14:paraId="5A839D8C" w14:textId="77777777" w:rsidR="00F4296F" w:rsidRPr="00697433" w:rsidRDefault="00F4296F" w:rsidP="00F4296F">
            <w:pPr>
              <w:pStyle w:val="ListParagraph"/>
              <w:rPr>
                <w:b w:val="0"/>
              </w:rPr>
            </w:pPr>
          </w:p>
        </w:tc>
        <w:tc>
          <w:tcPr>
            <w:tcW w:w="7564" w:type="dxa"/>
            <w:gridSpan w:val="4"/>
            <w:tcPrChange w:id="1098" w:author="bcsin@connect.hku.hk" w:date="2026-01-22T19:56:00Z">
              <w:tcPr>
                <w:tcW w:w="7564" w:type="dxa"/>
                <w:gridSpan w:val="4"/>
              </w:tcPr>
            </w:tcPrChange>
          </w:tcPr>
          <w:p w14:paraId="063FF2FB" w14:textId="77777777" w:rsidR="00F4296F" w:rsidRPr="00697433" w:rsidRDefault="00F4296F" w:rsidP="00F4296F">
            <w:pPr>
              <w:jc w:val="both"/>
              <w:rPr>
                <w:rFonts w:ascii="Frutiger Light" w:hAnsi="Frutiger Light"/>
              </w:rPr>
            </w:pPr>
          </w:p>
        </w:tc>
        <w:tc>
          <w:tcPr>
            <w:tcW w:w="1213" w:type="dxa"/>
            <w:tcPrChange w:id="1099" w:author="bcsin@connect.hku.hk" w:date="2026-01-22T19:56:00Z">
              <w:tcPr>
                <w:tcW w:w="0" w:type="auto"/>
              </w:tcPr>
            </w:tcPrChange>
          </w:tcPr>
          <w:p w14:paraId="5E5948F8" w14:textId="77777777" w:rsidR="00F4296F" w:rsidRPr="00697433" w:rsidRDefault="00F4296F" w:rsidP="00F4296F">
            <w:pPr>
              <w:jc w:val="center"/>
              <w:rPr>
                <w:rFonts w:ascii="Frutiger Light" w:hAnsi="Frutiger Light"/>
              </w:rPr>
            </w:pPr>
          </w:p>
        </w:tc>
      </w:tr>
      <w:tr w:rsidR="00F4296F" w:rsidRPr="00697433" w14:paraId="2EF546DD" w14:textId="77777777" w:rsidTr="2C2174BB">
        <w:trPr>
          <w:trPrChange w:id="1100" w:author="bcsin@connect.hku.hk" w:date="2026-01-22T19:56:00Z">
            <w:trPr>
              <w:gridBefore w:val="9"/>
              <w:gridAfter w:val="0"/>
            </w:trPr>
          </w:trPrChange>
        </w:trPr>
        <w:tc>
          <w:tcPr>
            <w:tcW w:w="760" w:type="dxa"/>
            <w:tcPrChange w:id="1101" w:author="bcsin@connect.hku.hk" w:date="2026-01-22T19:56:00Z">
              <w:tcPr>
                <w:tcW w:w="0" w:type="auto"/>
              </w:tcPr>
            </w:tcPrChange>
          </w:tcPr>
          <w:p w14:paraId="11C73DEC" w14:textId="55C40258" w:rsidR="00F4296F" w:rsidRPr="00697433" w:rsidRDefault="00F4296F" w:rsidP="00F4296F">
            <w:pPr>
              <w:pStyle w:val="ListParagraph"/>
              <w:numPr>
                <w:ilvl w:val="1"/>
                <w:numId w:val="2"/>
              </w:numPr>
              <w:ind w:left="0" w:firstLine="0"/>
              <w:rPr>
                <w:b w:val="0"/>
              </w:rPr>
            </w:pPr>
          </w:p>
        </w:tc>
        <w:tc>
          <w:tcPr>
            <w:tcW w:w="7564" w:type="dxa"/>
            <w:gridSpan w:val="4"/>
            <w:tcPrChange w:id="1102" w:author="bcsin@connect.hku.hk" w:date="2026-01-22T19:56:00Z">
              <w:tcPr>
                <w:tcW w:w="7564" w:type="dxa"/>
                <w:gridSpan w:val="4"/>
              </w:tcPr>
            </w:tcPrChange>
          </w:tcPr>
          <w:p w14:paraId="3E14FACF" w14:textId="7EF9E6D9" w:rsidR="00F4296F" w:rsidRPr="00697433" w:rsidRDefault="00F4296F" w:rsidP="00F4296F">
            <w:pPr>
              <w:jc w:val="both"/>
              <w:rPr>
                <w:del w:id="1103" w:author="Ms CHIK Kar Lai (SE/Inno)" w:date="2026-02-04T18:25:00Z"/>
                <w:rFonts w:ascii="Frutiger Light" w:hAnsi="Frutiger Light"/>
              </w:rPr>
            </w:pPr>
            <w:del w:id="1104" w:author="Ms CHIK Kar Lai (SE/Inno)" w:date="2026-02-04T18:25:00Z">
              <w:r w:rsidRPr="00697433">
                <w:rPr>
                  <w:rFonts w:ascii="Frutiger Light" w:hAnsi="Frutiger Light"/>
                </w:rPr>
                <w:delText xml:space="preserve">Organised by </w:delText>
              </w:r>
              <w:r w:rsidRPr="00697433">
                <w:rPr>
                  <w:rFonts w:ascii="Frutiger Light" w:hAnsi="Frutiger Light"/>
                </w:rPr>
                <w:delText>廣東省科協</w:delText>
              </w:r>
              <w:r w:rsidRPr="00697433">
                <w:rPr>
                  <w:rFonts w:ascii="Frutiger Light" w:hAnsi="Frutiger Light"/>
                </w:rPr>
                <w:delText xml:space="preserve">, </w:delText>
              </w:r>
              <w:r w:rsidRPr="00697433">
                <w:rPr>
                  <w:rFonts w:ascii="Frutiger Light" w:hAnsi="Frutiger Light"/>
                </w:rPr>
                <w:delText>第四屆大灣區工程師論壇</w:delText>
              </w:r>
            </w:del>
            <w:del w:id="1105" w:author="Mr HUI Ka Wai 許嘉威先生" w:date="2026-02-05T09:34:00Z">
              <w:r w:rsidRPr="00697433">
                <w:rPr>
                  <w:rFonts w:ascii="Frutiger Light" w:hAnsi="Frutiger Light"/>
                </w:rPr>
                <w:delText xml:space="preserve"> </w:delText>
              </w:r>
            </w:del>
            <w:del w:id="1106" w:author="Ms CHIK Kar Lai (SE/Inno)" w:date="2026-02-04T18:25:00Z">
              <w:r w:rsidRPr="00697433">
                <w:rPr>
                  <w:rFonts w:ascii="Frutiger Light" w:hAnsi="Frutiger Light"/>
                </w:rPr>
                <w:delText xml:space="preserve">would held in Guangzhou on 30 November 2025. </w:delText>
              </w:r>
            </w:del>
          </w:p>
          <w:p w14:paraId="3959DABE" w14:textId="77777777" w:rsidR="00F4296F" w:rsidRPr="00697433" w:rsidRDefault="00F4296F" w:rsidP="000974A0">
            <w:pPr>
              <w:jc w:val="both"/>
              <w:rPr>
                <w:del w:id="1107" w:author="Ms CHIK Kar Lai (SE/Inno)" w:date="2026-02-04T18:25:00Z"/>
                <w:rFonts w:ascii="Frutiger Light" w:hAnsi="Frutiger Light"/>
              </w:rPr>
            </w:pPr>
          </w:p>
          <w:p w14:paraId="68CAD84A" w14:textId="19B8DDE0" w:rsidR="00F4296F" w:rsidRPr="00697433" w:rsidRDefault="00F4296F" w:rsidP="00F4296F">
            <w:pPr>
              <w:ind w:right="240"/>
              <w:jc w:val="both"/>
              <w:rPr>
                <w:del w:id="1108" w:author="Ms CHIK Kar Lai (SE/Inno)" w:date="2026-02-04T18:25:00Z"/>
                <w:rFonts w:ascii="Frutiger Light" w:hAnsi="Frutiger Light"/>
              </w:rPr>
            </w:pPr>
            <w:del w:id="1109" w:author="Ms CHIK Kar Lai (SE/Inno)" w:date="2026-02-04T18:25:00Z">
              <w:r w:rsidRPr="00697433">
                <w:rPr>
                  <w:rFonts w:ascii="Frutiger Light" w:hAnsi="Frutiger Light"/>
                </w:rPr>
                <w:delText xml:space="preserve">Organised by </w:delText>
              </w:r>
              <w:r w:rsidRPr="00697433">
                <w:rPr>
                  <w:rFonts w:ascii="Frutiger Light" w:hAnsi="Frutiger Light"/>
                </w:rPr>
                <w:delText>廣東省生產力促進中心</w:delText>
              </w:r>
              <w:r w:rsidRPr="00697433">
                <w:rPr>
                  <w:rFonts w:ascii="Frutiger Light" w:hAnsi="Frutiger Light"/>
                </w:rPr>
                <w:delText xml:space="preserve">, </w:delText>
              </w:r>
              <w:r w:rsidRPr="00697433">
                <w:rPr>
                  <w:rFonts w:ascii="Frutiger Light" w:hAnsi="Frutiger Light"/>
                </w:rPr>
                <w:delText>粵港澳大灣區交通科技與產業創新專題研修班</w:delText>
              </w:r>
              <w:r w:rsidRPr="00697433">
                <w:rPr>
                  <w:rFonts w:ascii="Frutiger Light" w:hAnsi="Frutiger Light"/>
                </w:rPr>
                <w:delText>would be held in Guangzhou from 24 to 28 November. SE/INNO lead the delegation from DTD, SVSD and BTSD to participate the captioned event.</w:delText>
              </w:r>
            </w:del>
          </w:p>
          <w:p w14:paraId="7A739725" w14:textId="77777777" w:rsidR="00F4296F" w:rsidRPr="00697433" w:rsidRDefault="00F4296F" w:rsidP="00F4296F">
            <w:pPr>
              <w:ind w:right="240"/>
              <w:jc w:val="both"/>
              <w:rPr>
                <w:del w:id="1110" w:author="Ms CHIK Kar Lai (SE/Inno)" w:date="2026-02-04T18:25:00Z"/>
                <w:rFonts w:ascii="Frutiger Light" w:hAnsi="Frutiger Light"/>
              </w:rPr>
            </w:pPr>
          </w:p>
          <w:p w14:paraId="01905B43" w14:textId="04296CC4" w:rsidR="00F4296F" w:rsidRPr="00697433" w:rsidRDefault="00F4296F">
            <w:pPr>
              <w:jc w:val="both"/>
              <w:rPr>
                <w:rFonts w:ascii="Frutiger Light" w:hAnsi="Frutiger Light"/>
              </w:rPr>
              <w:pPrChange w:id="1111" w:author="Ms CHIK Kar Lai (SE/Inno)" w:date="2026-02-05T10:43:00Z">
                <w:pPr>
                  <w:ind w:right="240"/>
                  <w:jc w:val="both"/>
                </w:pPr>
              </w:pPrChange>
            </w:pPr>
            <w:proofErr w:type="spellStart"/>
            <w:r w:rsidRPr="00697433">
              <w:rPr>
                <w:rFonts w:ascii="Frutiger Light" w:hAnsi="Frutiger Light"/>
              </w:rPr>
              <w:t>Organised</w:t>
            </w:r>
            <w:proofErr w:type="spellEnd"/>
            <w:r w:rsidRPr="00697433">
              <w:rPr>
                <w:rFonts w:ascii="Frutiger Light" w:hAnsi="Frutiger Light"/>
              </w:rPr>
              <w:t xml:space="preserve"> by CIC, Construction Innovation Expo 2025 would be held from 11-13 December in HK Convention and Exhibition Centre. EMSD would showcase our smart construction solutions during the event. </w:t>
            </w:r>
            <w:proofErr w:type="spellStart"/>
            <w:r w:rsidRPr="00697433">
              <w:rPr>
                <w:rFonts w:ascii="Frutiger Light" w:hAnsi="Frutiger Light"/>
              </w:rPr>
              <w:t>MiMEP</w:t>
            </w:r>
            <w:proofErr w:type="spellEnd"/>
            <w:r w:rsidRPr="00697433">
              <w:rPr>
                <w:rFonts w:ascii="Frutiger Light" w:hAnsi="Frutiger Light"/>
              </w:rPr>
              <w:t xml:space="preserve"> WG would deliver a 5-min. sharing on 11 December. (Postponed to 2026)</w:t>
            </w:r>
          </w:p>
          <w:p w14:paraId="2631A460" w14:textId="77777777" w:rsidR="00F4296F" w:rsidRPr="00697433" w:rsidRDefault="00F4296F" w:rsidP="00F4296F">
            <w:pPr>
              <w:ind w:right="240"/>
              <w:jc w:val="both"/>
              <w:rPr>
                <w:rFonts w:ascii="Frutiger Light" w:hAnsi="Frutiger Light"/>
              </w:rPr>
            </w:pPr>
          </w:p>
          <w:p w14:paraId="239F3245" w14:textId="412895AE" w:rsidR="00F4296F" w:rsidRPr="00697433" w:rsidRDefault="00F4296F" w:rsidP="00F4296F">
            <w:pPr>
              <w:ind w:right="240"/>
              <w:jc w:val="both"/>
              <w:rPr>
                <w:rFonts w:ascii="Frutiger Light" w:hAnsi="Frutiger Light"/>
              </w:rPr>
            </w:pPr>
            <w:proofErr w:type="spellStart"/>
            <w:r w:rsidRPr="00697433">
              <w:rPr>
                <w:rFonts w:ascii="Frutiger Light" w:hAnsi="Frutiger Light"/>
              </w:rPr>
              <w:t>Organised</w:t>
            </w:r>
            <w:proofErr w:type="spellEnd"/>
            <w:r w:rsidRPr="00697433">
              <w:rPr>
                <w:rFonts w:ascii="Frutiger Light" w:hAnsi="Frutiger Light"/>
              </w:rPr>
              <w:t xml:space="preserve"> by HKIE, </w:t>
            </w:r>
            <w:r w:rsidRPr="00697433">
              <w:rPr>
                <w:rFonts w:ascii="Frutiger Light" w:hAnsi="Frutiger Light"/>
              </w:rPr>
              <w:t>香港工程傳奇展覽</w:t>
            </w:r>
            <w:r w:rsidRPr="00697433">
              <w:rPr>
                <w:rFonts w:ascii="Frutiger Light" w:hAnsi="Frutiger Light"/>
              </w:rPr>
              <w:t>@</w:t>
            </w:r>
            <w:r w:rsidRPr="00697433">
              <w:rPr>
                <w:rFonts w:ascii="Frutiger Light" w:hAnsi="Frutiger Light"/>
              </w:rPr>
              <w:t>首都</w:t>
            </w:r>
            <w:r w:rsidRPr="00697433">
              <w:rPr>
                <w:rFonts w:ascii="Frutiger Light" w:hAnsi="Frutiger Light"/>
              </w:rPr>
              <w:t xml:space="preserve"> would be held from 15 December 2025 to 11 January 2026.</w:t>
            </w:r>
            <w:r w:rsidR="00F05228">
              <w:rPr>
                <w:rFonts w:ascii="Frutiger Light" w:hAnsi="Frutiger Light"/>
              </w:rPr>
              <w:t xml:space="preserve"> </w:t>
            </w:r>
            <w:r w:rsidRPr="00697433">
              <w:rPr>
                <w:rFonts w:ascii="Frutiger Light" w:hAnsi="Frutiger Light"/>
              </w:rPr>
              <w:t xml:space="preserve">A video of "Autonomous Airfield Ground Lighting Cleaning and Inspection Robot" would be displayed on the LED panel of our booth. The video shooting was completed on 18 November. Delivery of physical exhibit was being coordinated with HKIE. EMSD would nominate three colleagues to attend the opening </w:t>
            </w:r>
            <w:r w:rsidRPr="00697433">
              <w:rPr>
                <w:rFonts w:ascii="Frutiger Light" w:hAnsi="Frutiger Light"/>
              </w:rPr>
              <w:lastRenderedPageBreak/>
              <w:t>ceremony. (Postponed)</w:t>
            </w:r>
            <w:ins w:id="1112" w:author="Ms CHIK Kar Lai (SE/Inno)" w:date="2026-02-04T18:05:00Z">
              <w:r w:rsidR="24ABDE8F" w:rsidRPr="00697433">
                <w:rPr>
                  <w:rFonts w:ascii="Frutiger Light" w:hAnsi="Frutiger Light"/>
                </w:rPr>
                <w:t xml:space="preserve"> </w:t>
              </w:r>
              <w:r w:rsidR="24ABDE8F" w:rsidRPr="4C558B84">
                <w:rPr>
                  <w:rFonts w:ascii="Frutiger Light" w:hAnsi="Frutiger Light"/>
                  <w:color w:val="FF0000"/>
                  <w:rPrChange w:id="1113" w:author="Ms CHIK Kar Lai (SE/Inno)" w:date="2026-02-04T18:05:00Z">
                    <w:rPr>
                      <w:rFonts w:ascii="Frutiger Light" w:hAnsi="Frutiger Light"/>
                    </w:rPr>
                  </w:rPrChange>
                </w:rPr>
                <w:t xml:space="preserve">The event </w:t>
              </w:r>
              <w:r w:rsidR="4C558B84" w:rsidRPr="4C558B84">
                <w:rPr>
                  <w:rFonts w:ascii="Frutiger Light" w:hAnsi="Frutiger Light"/>
                  <w:color w:val="FF0000"/>
                  <w:rPrChange w:id="1114" w:author="Ms CHIK Kar Lai (SE/Inno)" w:date="2026-02-04T18:05:00Z">
                    <w:rPr>
                      <w:rFonts w:ascii="Frutiger Light" w:hAnsi="Frutiger Light"/>
                    </w:rPr>
                  </w:rPrChange>
                </w:rPr>
                <w:t>was now scheduled in Apr 2026</w:t>
              </w:r>
            </w:ins>
            <w:ins w:id="1115" w:author="Ms CHIK Kar Lai (SE/Inno)" w:date="2026-02-04T18:35:00Z">
              <w:r w:rsidR="0CA37633" w:rsidRPr="4C558B84">
                <w:rPr>
                  <w:rFonts w:ascii="Frutiger Light" w:hAnsi="Frutiger Light"/>
                  <w:color w:val="FF0000"/>
                  <w:rPrChange w:id="1116" w:author="Ms CHIK Kar Lai (SE/Inno)" w:date="2026-02-04T18:05:00Z">
                    <w:rPr>
                      <w:rFonts w:ascii="Frutiger Light" w:hAnsi="Frutiger Light"/>
                    </w:rPr>
                  </w:rPrChange>
                </w:rPr>
                <w:t xml:space="preserve"> (opening ceremony on 20 Apr 2026)</w:t>
              </w:r>
            </w:ins>
            <w:ins w:id="1117" w:author="Ms CHIK Kar Lai (SE/Inno)" w:date="2026-02-04T18:05:00Z">
              <w:r w:rsidR="4C558B84" w:rsidRPr="4C558B84">
                <w:rPr>
                  <w:rFonts w:ascii="Frutiger Light" w:hAnsi="Frutiger Light"/>
                  <w:color w:val="FF0000"/>
                  <w:rPrChange w:id="1118" w:author="Ms CHIK Kar Lai (SE/Inno)" w:date="2026-02-04T18:05:00Z">
                    <w:rPr>
                      <w:rFonts w:ascii="Frutiger Light" w:hAnsi="Frutiger Light"/>
                    </w:rPr>
                  </w:rPrChange>
                </w:rPr>
                <w:t>.</w:t>
              </w:r>
            </w:ins>
          </w:p>
        </w:tc>
        <w:tc>
          <w:tcPr>
            <w:tcW w:w="1213" w:type="dxa"/>
            <w:tcPrChange w:id="1119" w:author="bcsin@connect.hku.hk" w:date="2026-01-22T19:56:00Z">
              <w:tcPr>
                <w:tcW w:w="0" w:type="auto"/>
              </w:tcPr>
            </w:tcPrChange>
          </w:tcPr>
          <w:p w14:paraId="2D584900" w14:textId="3BCA46F5" w:rsidR="00F4296F" w:rsidRPr="00697433" w:rsidRDefault="00F4296F" w:rsidP="00F4296F">
            <w:pPr>
              <w:jc w:val="center"/>
              <w:rPr>
                <w:rFonts w:ascii="Frutiger Light" w:hAnsi="Frutiger Light"/>
              </w:rPr>
            </w:pPr>
            <w:r w:rsidRPr="00697433">
              <w:rPr>
                <w:rFonts w:ascii="Frutiger Light" w:hAnsi="Frutiger Light"/>
              </w:rPr>
              <w:lastRenderedPageBreak/>
              <w:t>SE/INNO</w:t>
            </w:r>
          </w:p>
        </w:tc>
      </w:tr>
      <w:tr w:rsidR="00F4296F" w:rsidRPr="00697433" w14:paraId="3FBECE27" w14:textId="77777777" w:rsidTr="2C2174BB">
        <w:trPr>
          <w:trPrChange w:id="1120" w:author="bcsin@connect.hku.hk" w:date="2026-01-22T19:56:00Z">
            <w:trPr>
              <w:gridBefore w:val="9"/>
              <w:gridAfter w:val="0"/>
            </w:trPr>
          </w:trPrChange>
        </w:trPr>
        <w:tc>
          <w:tcPr>
            <w:tcW w:w="760" w:type="dxa"/>
            <w:tcPrChange w:id="1121" w:author="bcsin@connect.hku.hk" w:date="2026-01-22T19:56:00Z">
              <w:tcPr>
                <w:tcW w:w="0" w:type="auto"/>
              </w:tcPr>
            </w:tcPrChange>
          </w:tcPr>
          <w:p w14:paraId="5C7B7040" w14:textId="77777777" w:rsidR="00F4296F" w:rsidRPr="00697433" w:rsidRDefault="00F4296F" w:rsidP="00F4296F">
            <w:pPr>
              <w:pStyle w:val="ListParagraph"/>
              <w:rPr>
                <w:b w:val="0"/>
              </w:rPr>
            </w:pPr>
          </w:p>
        </w:tc>
        <w:tc>
          <w:tcPr>
            <w:tcW w:w="7564" w:type="dxa"/>
            <w:gridSpan w:val="4"/>
            <w:tcPrChange w:id="1122" w:author="bcsin@connect.hku.hk" w:date="2026-01-22T19:56:00Z">
              <w:tcPr>
                <w:tcW w:w="7564" w:type="dxa"/>
                <w:gridSpan w:val="4"/>
              </w:tcPr>
            </w:tcPrChange>
          </w:tcPr>
          <w:p w14:paraId="068E3416" w14:textId="77777777" w:rsidR="00F4296F" w:rsidRPr="00697433" w:rsidRDefault="00F4296F" w:rsidP="00F4296F">
            <w:pPr>
              <w:pStyle w:val="ListParagraph"/>
              <w:jc w:val="both"/>
              <w:rPr>
                <w:b w:val="0"/>
              </w:rPr>
            </w:pPr>
          </w:p>
        </w:tc>
        <w:tc>
          <w:tcPr>
            <w:tcW w:w="1213" w:type="dxa"/>
            <w:tcPrChange w:id="1123" w:author="bcsin@connect.hku.hk" w:date="2026-01-22T19:56:00Z">
              <w:tcPr>
                <w:tcW w:w="0" w:type="auto"/>
              </w:tcPr>
            </w:tcPrChange>
          </w:tcPr>
          <w:p w14:paraId="1870F049" w14:textId="77777777" w:rsidR="00F4296F" w:rsidRPr="00697433" w:rsidRDefault="00F4296F" w:rsidP="00F4296F">
            <w:pPr>
              <w:ind w:left="240" w:right="240"/>
              <w:jc w:val="center"/>
              <w:rPr>
                <w:rFonts w:ascii="Frutiger Light" w:hAnsi="Frutiger Light"/>
              </w:rPr>
            </w:pPr>
          </w:p>
        </w:tc>
      </w:tr>
      <w:tr w:rsidR="00F4296F" w:rsidRPr="00697433" w14:paraId="479BAF35" w14:textId="77777777" w:rsidTr="2C2174BB">
        <w:trPr>
          <w:trPrChange w:id="1124" w:author="bcsin@connect.hku.hk" w:date="2026-01-22T19:56:00Z">
            <w:trPr>
              <w:gridBefore w:val="9"/>
              <w:gridAfter w:val="0"/>
            </w:trPr>
          </w:trPrChange>
        </w:trPr>
        <w:tc>
          <w:tcPr>
            <w:tcW w:w="760" w:type="dxa"/>
            <w:tcPrChange w:id="1125" w:author="bcsin@connect.hku.hk" w:date="2026-01-22T19:56:00Z">
              <w:tcPr>
                <w:tcW w:w="0" w:type="auto"/>
              </w:tcPr>
            </w:tcPrChange>
          </w:tcPr>
          <w:p w14:paraId="5913E173" w14:textId="75E83F4B" w:rsidR="00F4296F" w:rsidRPr="00697433" w:rsidRDefault="00F4296F" w:rsidP="00F4296F">
            <w:pPr>
              <w:pStyle w:val="ListParagraph"/>
              <w:numPr>
                <w:ilvl w:val="1"/>
                <w:numId w:val="2"/>
              </w:numPr>
              <w:ind w:left="0" w:firstLine="0"/>
              <w:rPr>
                <w:b w:val="0"/>
              </w:rPr>
            </w:pPr>
          </w:p>
        </w:tc>
        <w:tc>
          <w:tcPr>
            <w:tcW w:w="7564" w:type="dxa"/>
            <w:gridSpan w:val="4"/>
            <w:tcPrChange w:id="1126" w:author="bcsin@connect.hku.hk" w:date="2026-01-22T19:56:00Z">
              <w:tcPr>
                <w:tcW w:w="7564" w:type="dxa"/>
                <w:gridSpan w:val="4"/>
              </w:tcPr>
            </w:tcPrChange>
          </w:tcPr>
          <w:p w14:paraId="7DFECDA4" w14:textId="708DC014" w:rsidR="00F4296F" w:rsidRPr="00697433" w:rsidRDefault="00F4296F">
            <w:pPr>
              <w:pStyle w:val="ListParagraph"/>
              <w:jc w:val="both"/>
              <w:rPr>
                <w:rFonts w:eastAsia="Times New Roman" w:cs="Times New Roman"/>
                <w:rPrChange w:id="1127" w:author="Ms CHAN Man Ting Ida 陳敏婷女士" w:date="2026-01-15T10:26:00Z">
                  <w:rPr/>
                </w:rPrChange>
              </w:rPr>
            </w:pPr>
            <w:r w:rsidRPr="00697433">
              <w:rPr>
                <w:b w:val="0"/>
              </w:rPr>
              <w:t>The 51st International Exhibition of Inventions Geneva</w:t>
            </w:r>
            <w:r w:rsidRPr="00697433">
              <w:rPr>
                <w:b w:val="0"/>
                <w:lang w:eastAsia="zh-TW"/>
              </w:rPr>
              <w:t xml:space="preserve"> would</w:t>
            </w:r>
            <w:r w:rsidRPr="00697433">
              <w:rPr>
                <w:b w:val="0"/>
              </w:rPr>
              <w:t xml:space="preserve"> take place from 11</w:t>
            </w:r>
            <w:r w:rsidRPr="00697433">
              <w:rPr>
                <w:b w:val="0"/>
                <w:lang w:eastAsia="zh-TW"/>
              </w:rPr>
              <w:t>-</w:t>
            </w:r>
            <w:r w:rsidRPr="00697433">
              <w:rPr>
                <w:b w:val="0"/>
              </w:rPr>
              <w:t>15 March 2026.</w:t>
            </w:r>
            <w:r w:rsidRPr="57496178">
              <w:rPr>
                <w:b w:val="0"/>
                <w:color w:val="FF0000"/>
                <w:rPrChange w:id="1128" w:author="Ms CHIK Kar Lai (SE/Inno)" w:date="2026-02-05T10:43:00Z">
                  <w:rPr>
                    <w:b w:val="0"/>
                  </w:rPr>
                </w:rPrChange>
              </w:rPr>
              <w:t xml:space="preserve"> </w:t>
            </w:r>
            <w:ins w:id="1129" w:author="Ms CHIK Kar Lai (SE/Inno)" w:date="2026-02-04T18:08:00Z">
              <w:r w:rsidR="6740CE3A" w:rsidRPr="57496178">
                <w:rPr>
                  <w:b w:val="0"/>
                  <w:color w:val="FF0000"/>
                  <w:rPrChange w:id="1130" w:author="Ms CHIK Kar Lai (SE/Inno)" w:date="2026-02-04T18:09:00Z">
                    <w:rPr>
                      <w:b w:val="0"/>
                    </w:rPr>
                  </w:rPrChange>
                </w:rPr>
                <w:t>12nos</w:t>
              </w:r>
            </w:ins>
            <w:del w:id="1131" w:author="Ms CHIK Kar Lai (SE/Inno)" w:date="2026-02-04T18:08:00Z">
              <w:r w:rsidRPr="00697433">
                <w:rPr>
                  <w:b w:val="0"/>
                </w:rPr>
                <w:delText>There were 17 nos. of submission from Divisions. A panel meeting arranged on 3 December for senior management to shortlist potential projects.</w:delText>
              </w:r>
            </w:del>
            <w:del w:id="1132" w:author="Ms CHIK Kar Lai (SE/Inno)" w:date="2026-02-04T18:09:00Z">
              <w:r w:rsidRPr="00697433">
                <w:rPr>
                  <w:b w:val="0"/>
                </w:rPr>
                <w:delText xml:space="preserve"> Shortlisted</w:delText>
              </w:r>
            </w:del>
            <w:r w:rsidRPr="57496178">
              <w:rPr>
                <w:b w:val="0"/>
                <w:color w:val="FF0000"/>
                <w:rPrChange w:id="1133" w:author="Ms CHIK Kar Lai (SE/Inno)" w:date="2026-02-05T10:43:00Z">
                  <w:rPr>
                    <w:b w:val="0"/>
                  </w:rPr>
                </w:rPrChange>
              </w:rPr>
              <w:t xml:space="preserve"> projects </w:t>
            </w:r>
            <w:ins w:id="1134" w:author="Ms CHIK Kar Lai (SE/Inno)" w:date="2026-02-04T18:09:00Z">
              <w:r w:rsidR="3F22CEF4" w:rsidRPr="57496178">
                <w:rPr>
                  <w:b w:val="0"/>
                  <w:color w:val="FF0000"/>
                  <w:rPrChange w:id="1135" w:author="Ms CHIK Kar Lai (SE/Inno)" w:date="2026-02-04T18:09:00Z">
                    <w:rPr>
                      <w:b w:val="0"/>
                    </w:rPr>
                  </w:rPrChange>
                </w:rPr>
                <w:t xml:space="preserve">were shortlisted </w:t>
              </w:r>
            </w:ins>
            <w:ins w:id="1136" w:author="Ms CHIK Kar Lai (SE/Inno)" w:date="2026-02-04T18:08:00Z">
              <w:r w:rsidR="6740CE3A" w:rsidRPr="57496178">
                <w:rPr>
                  <w:b w:val="0"/>
                  <w:color w:val="FF0000"/>
                  <w:rPrChange w:id="1137" w:author="Ms CHIK Kar Lai (SE/Inno)" w:date="2026-02-04T18:09:00Z">
                    <w:rPr>
                      <w:b w:val="0"/>
                    </w:rPr>
                  </w:rPrChange>
                </w:rPr>
                <w:t>from EMSD</w:t>
              </w:r>
            </w:ins>
            <w:del w:id="1138" w:author="Ms CHIK Kar Lai (SE/Inno)" w:date="2026-02-04T18:08:00Z">
              <w:r w:rsidRPr="00697433" w:rsidDel="6740CE3A">
                <w:rPr>
                  <w:b w:val="0"/>
                  <w:lang w:eastAsia="zh-TW"/>
                </w:rPr>
                <w:delText>ould</w:delText>
              </w:r>
              <w:r w:rsidRPr="00697433">
                <w:rPr>
                  <w:b w:val="0"/>
                </w:rPr>
                <w:delText xml:space="preserve"> finalise their submissions by Dec</w:delText>
              </w:r>
              <w:r w:rsidRPr="00697433">
                <w:rPr>
                  <w:b w:val="0"/>
                  <w:lang w:eastAsia="zh-TW"/>
                </w:rPr>
                <w:delText>ember</w:delText>
              </w:r>
            </w:del>
            <w:r w:rsidRPr="57496178">
              <w:rPr>
                <w:b w:val="0"/>
                <w:color w:val="FF0000"/>
                <w:rPrChange w:id="1139" w:author="Ms CHIK Kar Lai (SE/Inno)" w:date="2026-02-05T10:43:00Z">
                  <w:rPr>
                    <w:b w:val="0"/>
                  </w:rPr>
                </w:rPrChange>
              </w:rPr>
              <w:t>.</w:t>
            </w:r>
            <w:ins w:id="1140" w:author="Ms CHIK Kar Lai (SE/Inno)" w:date="2026-02-04T18:09:00Z">
              <w:r w:rsidRPr="57496178">
                <w:rPr>
                  <w:b w:val="0"/>
                  <w:color w:val="FF0000"/>
                  <w:rPrChange w:id="1141" w:author="Ms CHIK Kar Lai (SE/Inno)" w:date="2026-02-05T10:43:00Z">
                    <w:rPr>
                      <w:b w:val="0"/>
                    </w:rPr>
                  </w:rPrChange>
                </w:rPr>
                <w:t xml:space="preserve"> </w:t>
              </w:r>
              <w:r w:rsidR="57496178" w:rsidRPr="57496178">
                <w:rPr>
                  <w:b w:val="0"/>
                  <w:color w:val="FF0000"/>
                  <w:rPrChange w:id="1142" w:author="Ms CHIK Kar Lai (SE/Inno)" w:date="2026-02-04T18:09:00Z">
                    <w:rPr>
                      <w:b w:val="0"/>
                    </w:rPr>
                  </w:rPrChange>
                </w:rPr>
                <w:t xml:space="preserve">ODV approval was submitted </w:t>
              </w:r>
            </w:ins>
            <w:ins w:id="1143" w:author="Ms CHIK Kar Lai (SE/Inno)" w:date="2026-02-04T18:10:00Z">
              <w:r w:rsidR="720A375D" w:rsidRPr="57496178">
                <w:rPr>
                  <w:b w:val="0"/>
                  <w:color w:val="FF0000"/>
                  <w:rPrChange w:id="1144" w:author="Ms CHIK Kar Lai (SE/Inno)" w:date="2026-02-04T18:09:00Z">
                    <w:rPr>
                      <w:b w:val="0"/>
                    </w:rPr>
                  </w:rPrChange>
                </w:rPr>
                <w:t xml:space="preserve">on 2 Feb 2026 </w:t>
              </w:r>
            </w:ins>
            <w:ins w:id="1145" w:author="Ms CHIK Kar Lai (SE/Inno)" w:date="2026-02-04T18:09:00Z">
              <w:r w:rsidR="57496178" w:rsidRPr="57496178">
                <w:rPr>
                  <w:b w:val="0"/>
                  <w:color w:val="FF0000"/>
                  <w:rPrChange w:id="1146" w:author="Ms CHIK Kar Lai (SE/Inno)" w:date="2026-02-04T18:09:00Z">
                    <w:rPr>
                      <w:b w:val="0"/>
                    </w:rPr>
                  </w:rPrChange>
                </w:rPr>
                <w:t xml:space="preserve">and pending </w:t>
              </w:r>
            </w:ins>
            <w:ins w:id="1147" w:author="Ms CHIK Kar Lai (SE/Inno)" w:date="2026-02-04T18:10:00Z">
              <w:r w:rsidR="720A375D" w:rsidRPr="57496178">
                <w:rPr>
                  <w:b w:val="0"/>
                  <w:color w:val="FF0000"/>
                  <w:rPrChange w:id="1148" w:author="Ms CHIK Kar Lai (SE/Inno)" w:date="2026-02-04T18:09:00Z">
                    <w:rPr>
                      <w:b w:val="0"/>
                    </w:rPr>
                  </w:rPrChange>
                </w:rPr>
                <w:t xml:space="preserve">for </w:t>
              </w:r>
            </w:ins>
            <w:ins w:id="1149" w:author="Ms CHIK Kar Lai (SE/Inno)" w:date="2026-02-04T18:09:00Z">
              <w:r w:rsidR="57496178" w:rsidRPr="57496178">
                <w:rPr>
                  <w:b w:val="0"/>
                  <w:color w:val="FF0000"/>
                  <w:rPrChange w:id="1150" w:author="Ms CHIK Kar Lai (SE/Inno)" w:date="2026-02-04T18:09:00Z">
                    <w:rPr>
                      <w:b w:val="0"/>
                    </w:rPr>
                  </w:rPrChange>
                </w:rPr>
                <w:t>approval</w:t>
              </w:r>
            </w:ins>
            <w:ins w:id="1151" w:author="Ms CHIK Kar Lai (SE/Inno)" w:date="2026-02-04T18:10:00Z">
              <w:r w:rsidR="720A375D" w:rsidRPr="57496178">
                <w:rPr>
                  <w:b w:val="0"/>
                  <w:color w:val="FF0000"/>
                  <w:rPrChange w:id="1152" w:author="Ms CHIK Kar Lai (SE/Inno)" w:date="2026-02-04T18:09:00Z">
                    <w:rPr>
                      <w:b w:val="0"/>
                    </w:rPr>
                  </w:rPrChange>
                </w:rPr>
                <w:t>.</w:t>
              </w:r>
              <w:r w:rsidRPr="57496178">
                <w:rPr>
                  <w:b w:val="0"/>
                  <w:color w:val="FF0000"/>
                  <w:rPrChange w:id="1153" w:author="Ms CHIK Kar Lai (SE/Inno)" w:date="2026-02-04T18:09:00Z">
                    <w:rPr>
                      <w:b w:val="0"/>
                    </w:rPr>
                  </w:rPrChange>
                </w:rPr>
                <w:t xml:space="preserve">  </w:t>
              </w:r>
              <w:r w:rsidR="059AC7CA" w:rsidRPr="57496178">
                <w:rPr>
                  <w:b w:val="0"/>
                  <w:color w:val="FF0000"/>
                  <w:rPrChange w:id="1154" w:author="Ms CHIK Kar Lai (SE/Inno)" w:date="2026-02-04T18:09:00Z">
                    <w:rPr>
                      <w:b w:val="0"/>
                    </w:rPr>
                  </w:rPrChange>
                </w:rPr>
                <w:t xml:space="preserve">The </w:t>
              </w:r>
            </w:ins>
            <w:del w:id="1155" w:author="Ms CHIK Kar Lai (SE/Inno)" w:date="2026-02-04T18:10:00Z">
              <w:r w:rsidRPr="00697433">
                <w:rPr>
                  <w:b w:val="0"/>
                </w:rPr>
                <w:delText>In Jan</w:delText>
              </w:r>
              <w:r w:rsidRPr="00697433">
                <w:rPr>
                  <w:b w:val="0"/>
                  <w:lang w:eastAsia="zh-TW"/>
                </w:rPr>
                <w:delText>unary</w:delText>
              </w:r>
              <w:r w:rsidRPr="00697433">
                <w:rPr>
                  <w:b w:val="0"/>
                </w:rPr>
                <w:delText>/ Feb</w:delText>
              </w:r>
              <w:r w:rsidRPr="00697433">
                <w:rPr>
                  <w:b w:val="0"/>
                  <w:lang w:eastAsia="zh-TW"/>
                </w:rPr>
                <w:delText>urary</w:delText>
              </w:r>
              <w:r w:rsidRPr="00697433">
                <w:rPr>
                  <w:b w:val="0"/>
                </w:rPr>
                <w:delText xml:space="preserve"> 2026, the submissions w</w:delText>
              </w:r>
              <w:r w:rsidRPr="00697433">
                <w:rPr>
                  <w:b w:val="0"/>
                  <w:lang w:eastAsia="zh-TW"/>
                </w:rPr>
                <w:delText>ould</w:delText>
              </w:r>
              <w:r w:rsidRPr="00697433">
                <w:rPr>
                  <w:b w:val="0"/>
                </w:rPr>
                <w:delText xml:space="preserve"> seek approval from Geneva, and </w:delText>
              </w:r>
            </w:del>
            <w:r w:rsidRPr="4B427A11">
              <w:rPr>
                <w:b w:val="0"/>
                <w:color w:val="FF0000"/>
                <w:rPrChange w:id="1156" w:author="Ms CHIK Kar Lai (SE/Inno)" w:date="2026-02-05T10:43:00Z">
                  <w:rPr>
                    <w:b w:val="0"/>
                  </w:rPr>
                </w:rPrChange>
              </w:rPr>
              <w:t xml:space="preserve">arrangements for panel </w:t>
            </w:r>
            <w:ins w:id="1157" w:author="Ms CHIK Kar Lai (SE/Inno)" w:date="2026-02-04T18:10:00Z">
              <w:r w:rsidR="059AC7CA" w:rsidRPr="4B427A11">
                <w:rPr>
                  <w:b w:val="0"/>
                  <w:color w:val="FF0000"/>
                  <w:rPrChange w:id="1158" w:author="Ms CHIK Kar Lai (SE/Inno)" w:date="2026-02-04T18:11:00Z">
                    <w:rPr>
                      <w:b w:val="0"/>
                    </w:rPr>
                  </w:rPrChange>
                </w:rPr>
                <w:t xml:space="preserve">design </w:t>
              </w:r>
            </w:ins>
            <w:r w:rsidRPr="4B427A11">
              <w:rPr>
                <w:b w:val="0"/>
                <w:color w:val="FF0000"/>
                <w:rPrChange w:id="1159" w:author="Ms CHIK Kar Lai (SE/Inno)" w:date="2026-02-05T10:43:00Z">
                  <w:rPr>
                    <w:b w:val="0"/>
                  </w:rPr>
                </w:rPrChange>
              </w:rPr>
              <w:t xml:space="preserve">production and prototype delivery </w:t>
            </w:r>
            <w:r w:rsidRPr="4B427A11">
              <w:rPr>
                <w:b w:val="0"/>
                <w:color w:val="FF0000"/>
                <w:lang w:eastAsia="zh-TW"/>
                <w:rPrChange w:id="1160" w:author="Ms CHIK Kar Lai (SE/Inno)" w:date="2026-02-05T10:43:00Z">
                  <w:rPr>
                    <w:b w:val="0"/>
                    <w:lang w:eastAsia="zh-TW"/>
                  </w:rPr>
                </w:rPrChange>
              </w:rPr>
              <w:t>would</w:t>
            </w:r>
            <w:r w:rsidRPr="4B427A11">
              <w:rPr>
                <w:b w:val="0"/>
                <w:color w:val="FF0000"/>
                <w:rPrChange w:id="1161" w:author="Ms CHIK Kar Lai (SE/Inno)" w:date="2026-02-05T10:43:00Z">
                  <w:rPr>
                    <w:b w:val="0"/>
                  </w:rPr>
                </w:rPrChange>
              </w:rPr>
              <w:t xml:space="preserve"> be made</w:t>
            </w:r>
            <w:ins w:id="1162" w:author="Ms CHIK Kar Lai (SE/Inno)" w:date="2026-02-04T18:10:00Z">
              <w:r w:rsidR="059AC7CA" w:rsidRPr="4B427A11">
                <w:rPr>
                  <w:b w:val="0"/>
                  <w:color w:val="FF0000"/>
                  <w:rPrChange w:id="1163" w:author="Ms CHIK Kar Lai (SE/Inno)" w:date="2026-02-04T18:11:00Z">
                    <w:rPr>
                      <w:b w:val="0"/>
                    </w:rPr>
                  </w:rPrChange>
                </w:rPr>
                <w:t xml:space="preserve"> b</w:t>
              </w:r>
            </w:ins>
            <w:ins w:id="1164" w:author="Ms CHIK Kar Lai (SE/Inno)" w:date="2026-02-04T18:11:00Z">
              <w:r w:rsidR="4B427A11" w:rsidRPr="4B427A11">
                <w:rPr>
                  <w:b w:val="0"/>
                  <w:color w:val="FF0000"/>
                  <w:rPrChange w:id="1165" w:author="Ms CHIK Kar Lai (SE/Inno)" w:date="2026-02-04T18:11:00Z">
                    <w:rPr>
                      <w:b w:val="0"/>
                    </w:rPr>
                  </w:rPrChange>
                </w:rPr>
                <w:t>y mid Feb 2026</w:t>
              </w:r>
            </w:ins>
            <w:r w:rsidRPr="4B427A11">
              <w:rPr>
                <w:b w:val="0"/>
                <w:color w:val="FF0000"/>
                <w:rPrChange w:id="1166" w:author="Ms CHIK Kar Lai (SE/Inno)" w:date="2026-02-04T18:11:00Z">
                  <w:rPr>
                    <w:b w:val="0"/>
                  </w:rPr>
                </w:rPrChange>
              </w:rPr>
              <w:t>.</w:t>
            </w:r>
            <w:r w:rsidRPr="00697433">
              <w:rPr>
                <w:b w:val="0"/>
              </w:rPr>
              <w:t xml:space="preserve"> </w:t>
            </w:r>
            <w:del w:id="1167" w:author="Ms CHIK Kar Lai (SE/Inno)" w:date="2026-02-04T18:11:00Z">
              <w:r w:rsidRPr="00697433">
                <w:rPr>
                  <w:b w:val="0"/>
                </w:rPr>
                <w:delText xml:space="preserve">Representatives </w:delText>
              </w:r>
              <w:r w:rsidRPr="00697433">
                <w:rPr>
                  <w:b w:val="0"/>
                  <w:lang w:eastAsia="zh-TW"/>
                </w:rPr>
                <w:delText>would</w:delText>
              </w:r>
              <w:r w:rsidRPr="00697433">
                <w:rPr>
                  <w:b w:val="0"/>
                </w:rPr>
                <w:delText xml:space="preserve"> also be nominated for ODV applications.</w:delText>
              </w:r>
              <w:r w:rsidR="00F05228" w:rsidRPr="0004149A">
                <w:delText xml:space="preserve"> </w:delText>
              </w:r>
            </w:del>
            <w:r w:rsidR="21092CD5" w:rsidRPr="5D897A6B">
              <w:rPr>
                <w:rFonts w:eastAsia="Times New Roman" w:cs="Times New Roman"/>
                <w:b w:val="0"/>
                <w:color w:val="FF0000"/>
                <w:rPrChange w:id="1168" w:author="Ms CHIK Kar Lai (SE/Inno)" w:date="2026-02-05T10:43:00Z">
                  <w:rPr>
                    <w:rFonts w:eastAsia="Times New Roman" w:cs="Times New Roman"/>
                    <w:b w:val="0"/>
                  </w:rPr>
                </w:rPrChange>
              </w:rPr>
              <w:t xml:space="preserve">Other departments advised a total of </w:t>
            </w:r>
            <w:ins w:id="1169" w:author="Ms CHIK Kar Lai (SE/Inno)" w:date="2026-02-04T18:11:00Z">
              <w:r w:rsidR="3C8C7E05" w:rsidRPr="5D897A6B">
                <w:rPr>
                  <w:rFonts w:eastAsia="Times New Roman" w:cs="Times New Roman"/>
                  <w:b w:val="0"/>
                  <w:color w:val="FF0000"/>
                  <w:rPrChange w:id="1170" w:author="Ms CHIK Kar Lai (SE/Inno)" w:date="2026-02-04T18:13:00Z">
                    <w:rPr>
                      <w:rFonts w:eastAsia="Times New Roman" w:cs="Times New Roman"/>
                      <w:b w:val="0"/>
                    </w:rPr>
                  </w:rPrChange>
                </w:rPr>
                <w:t>3</w:t>
              </w:r>
            </w:ins>
            <w:ins w:id="1171" w:author="Ms CHIK Kar Lai (SE/Inno)" w:date="2026-02-04T18:37:00Z">
              <w:r w:rsidR="2D31A651" w:rsidRPr="5D897A6B">
                <w:rPr>
                  <w:rFonts w:eastAsia="Times New Roman" w:cs="Times New Roman"/>
                  <w:b w:val="0"/>
                  <w:color w:val="FF0000"/>
                  <w:rPrChange w:id="1172" w:author="Ms CHIK Kar Lai (SE/Inno)" w:date="2026-02-04T18:13:00Z">
                    <w:rPr>
                      <w:rFonts w:eastAsia="Times New Roman" w:cs="Times New Roman"/>
                      <w:b w:val="0"/>
                    </w:rPr>
                  </w:rPrChange>
                </w:rPr>
                <w:t>2</w:t>
              </w:r>
            </w:ins>
            <w:ins w:id="1173" w:author="Ms CHIK Kar Lai (SE/Inno)" w:date="2026-02-04T18:11:00Z">
              <w:r w:rsidR="3C8C7E05" w:rsidRPr="5D897A6B">
                <w:rPr>
                  <w:rFonts w:eastAsia="Times New Roman" w:cs="Times New Roman"/>
                  <w:b w:val="0"/>
                  <w:color w:val="FF0000"/>
                  <w:rPrChange w:id="1174" w:author="Ms CHIK Kar Lai (SE/Inno)" w:date="2026-02-04T18:13:00Z">
                    <w:rPr>
                      <w:rFonts w:eastAsia="Times New Roman" w:cs="Times New Roman"/>
                      <w:b w:val="0"/>
                    </w:rPr>
                  </w:rPrChange>
                </w:rPr>
                <w:t xml:space="preserve"> </w:t>
              </w:r>
            </w:ins>
            <w:del w:id="1175" w:author="Ms CHIK Kar Lai (SE/Inno)" w:date="2026-02-04T18:11:00Z">
              <w:r w:rsidR="21092CD5" w:rsidRPr="00697433">
                <w:rPr>
                  <w:rFonts w:eastAsia="Times New Roman" w:cs="Times New Roman"/>
                  <w:b w:val="0"/>
                </w:rPr>
                <w:delText>14</w:delText>
              </w:r>
            </w:del>
            <w:ins w:id="1176" w:author="Ms CHIK Kar Lai (SE/Inno)" w:date="2026-02-04T18:12:00Z">
              <w:r w:rsidR="21092CD5" w:rsidRPr="5D897A6B">
                <w:rPr>
                  <w:rFonts w:eastAsia="Times New Roman" w:cs="Times New Roman"/>
                  <w:b w:val="0"/>
                  <w:color w:val="FF0000"/>
                  <w:rPrChange w:id="1177" w:author="Ms CHIK Kar Lai (SE/Inno)" w:date="2026-02-05T10:43:00Z">
                    <w:rPr>
                      <w:rFonts w:eastAsia="Times New Roman" w:cs="Times New Roman"/>
                      <w:b w:val="0"/>
                    </w:rPr>
                  </w:rPrChange>
                </w:rPr>
                <w:t xml:space="preserve">nos. of submissions so far (8 from DSD, 1 from WSD, 1 from </w:t>
              </w:r>
            </w:ins>
            <w:proofErr w:type="spellStart"/>
            <w:r w:rsidR="21092CD5" w:rsidRPr="5D897A6B">
              <w:rPr>
                <w:rFonts w:eastAsia="Times New Roman" w:cs="Times New Roman"/>
                <w:b w:val="0"/>
                <w:color w:val="FF0000"/>
                <w:rPrChange w:id="1178" w:author="Ms CHIK Kar Lai (SE/Inno)" w:date="2026-02-05T10:43:00Z">
                  <w:rPr>
                    <w:rFonts w:eastAsia="Times New Roman" w:cs="Times New Roman"/>
                    <w:b w:val="0"/>
                  </w:rPr>
                </w:rPrChange>
              </w:rPr>
              <w:t>HyD</w:t>
            </w:r>
            <w:proofErr w:type="spellEnd"/>
            <w:r w:rsidR="21092CD5" w:rsidRPr="5D897A6B">
              <w:rPr>
                <w:rFonts w:eastAsia="Times New Roman" w:cs="Times New Roman"/>
                <w:b w:val="0"/>
                <w:color w:val="FF0000"/>
                <w:rPrChange w:id="1179" w:author="Ms CHIK Kar Lai (SE/Inno)" w:date="2026-02-05T10:43:00Z">
                  <w:rPr>
                    <w:rFonts w:eastAsia="Times New Roman" w:cs="Times New Roman"/>
                    <w:b w:val="0"/>
                  </w:rPr>
                </w:rPrChange>
              </w:rPr>
              <w:t xml:space="preserve">, </w:t>
            </w:r>
            <w:ins w:id="1180" w:author="Ms CHIK Kar Lai (SE/Inno)" w:date="2026-02-04T18:12:00Z">
              <w:r w:rsidR="3C92D6F9" w:rsidRPr="5D897A6B">
                <w:rPr>
                  <w:rFonts w:eastAsia="Times New Roman" w:cs="Times New Roman"/>
                  <w:b w:val="0"/>
                  <w:color w:val="FF0000"/>
                  <w:rPrChange w:id="1181" w:author="Ms CHIK Kar Lai (SE/Inno)" w:date="2026-02-04T18:13:00Z">
                    <w:rPr>
                      <w:rFonts w:eastAsia="Times New Roman" w:cs="Times New Roman"/>
                      <w:b w:val="0"/>
                    </w:rPr>
                  </w:rPrChange>
                </w:rPr>
                <w:t>5</w:t>
              </w:r>
            </w:ins>
            <w:del w:id="1182" w:author="Ms CHIK Kar Lai (SE/Inno)" w:date="2026-02-04T18:12:00Z">
              <w:r w:rsidR="21092CD5" w:rsidRPr="00697433">
                <w:rPr>
                  <w:rFonts w:eastAsia="Times New Roman" w:cs="Times New Roman"/>
                  <w:b w:val="0"/>
                </w:rPr>
                <w:delText>2</w:delText>
              </w:r>
            </w:del>
            <w:r w:rsidR="21092CD5" w:rsidRPr="5D897A6B">
              <w:rPr>
                <w:rFonts w:eastAsia="Times New Roman" w:cs="Times New Roman"/>
                <w:b w:val="0"/>
                <w:color w:val="FF0000"/>
                <w:rPrChange w:id="1183" w:author="Ms CHIK Kar Lai (SE/Inno)" w:date="2026-02-05T10:43:00Z">
                  <w:rPr>
                    <w:rFonts w:eastAsia="Times New Roman" w:cs="Times New Roman"/>
                    <w:b w:val="0"/>
                  </w:rPr>
                </w:rPrChange>
              </w:rPr>
              <w:t xml:space="preserve"> from CEDD; 1 from CAD; </w:t>
            </w:r>
            <w:ins w:id="1184" w:author="Ms CHIK Kar Lai (SE/Inno)" w:date="2026-02-04T18:13:00Z">
              <w:r w:rsidR="5D897A6B" w:rsidRPr="5D897A6B">
                <w:rPr>
                  <w:rFonts w:eastAsia="Times New Roman" w:cs="Times New Roman"/>
                  <w:b w:val="0"/>
                  <w:color w:val="FF0000"/>
                  <w:rPrChange w:id="1185" w:author="Ms CHIK Kar Lai (SE/Inno)" w:date="2026-02-04T18:13:00Z">
                    <w:rPr>
                      <w:rFonts w:eastAsia="Times New Roman" w:cs="Times New Roman"/>
                      <w:b w:val="0"/>
                    </w:rPr>
                  </w:rPrChange>
                </w:rPr>
                <w:t>2</w:t>
              </w:r>
              <w:r w:rsidR="21092CD5" w:rsidRPr="5D897A6B">
                <w:rPr>
                  <w:rFonts w:eastAsia="Times New Roman" w:cs="Times New Roman"/>
                  <w:b w:val="0"/>
                  <w:color w:val="FF0000"/>
                  <w:rPrChange w:id="1186" w:author="Ms CHIK Kar Lai (SE/Inno)" w:date="2026-02-04T18:13:00Z">
                    <w:rPr>
                      <w:rFonts w:eastAsia="Times New Roman" w:cs="Times New Roman"/>
                      <w:b w:val="0"/>
                    </w:rPr>
                  </w:rPrChange>
                </w:rPr>
                <w:t xml:space="preserve"> </w:t>
              </w:r>
            </w:ins>
            <w:ins w:id="1187" w:author="Ms CHIK Kar Lai (SE/Inno)" w:date="2026-02-04T18:12:00Z">
              <w:r w:rsidR="3C92D6F9" w:rsidRPr="5D897A6B">
                <w:rPr>
                  <w:rFonts w:eastAsia="Times New Roman" w:cs="Times New Roman"/>
                  <w:b w:val="0"/>
                  <w:color w:val="FF0000"/>
                  <w:rPrChange w:id="1188" w:author="Ms CHIK Kar Lai (SE/Inno)" w:date="2026-02-04T18:13:00Z">
                    <w:rPr>
                      <w:rFonts w:eastAsia="Times New Roman" w:cs="Times New Roman"/>
                      <w:b w:val="0"/>
                    </w:rPr>
                  </w:rPrChange>
                </w:rPr>
                <w:t>from BD</w:t>
              </w:r>
            </w:ins>
            <w:ins w:id="1189" w:author="Ms CHIK Kar Lai (SE/Inno)" w:date="2026-02-04T18:36:00Z">
              <w:r w:rsidR="57284D8B" w:rsidRPr="5D897A6B">
                <w:rPr>
                  <w:rFonts w:eastAsia="Times New Roman" w:cs="Times New Roman"/>
                  <w:b w:val="0"/>
                  <w:color w:val="FF0000"/>
                  <w:rPrChange w:id="1190" w:author="Ms CHIK Kar Lai (SE/Inno)" w:date="2026-02-04T18:13:00Z">
                    <w:rPr>
                      <w:rFonts w:eastAsia="Times New Roman" w:cs="Times New Roman"/>
                      <w:b w:val="0"/>
                    </w:rPr>
                  </w:rPrChange>
                </w:rPr>
                <w:t>, 1 from Housing Authority</w:t>
              </w:r>
            </w:ins>
            <w:ins w:id="1191" w:author="Ms CHIK Kar Lai (SE/Inno)" w:date="2026-02-04T18:12:00Z">
              <w:r w:rsidR="3C92D6F9" w:rsidRPr="5D897A6B">
                <w:rPr>
                  <w:rFonts w:eastAsia="Times New Roman" w:cs="Times New Roman"/>
                  <w:b w:val="0"/>
                  <w:color w:val="FF0000"/>
                  <w:rPrChange w:id="1192" w:author="Ms CHIK Kar Lai (SE/Inno)" w:date="2026-02-04T18:13:00Z">
                    <w:rPr>
                      <w:rFonts w:eastAsia="Times New Roman" w:cs="Times New Roman"/>
                      <w:b w:val="0"/>
                    </w:rPr>
                  </w:rPrChange>
                </w:rPr>
                <w:t xml:space="preserve"> and 13</w:t>
              </w:r>
            </w:ins>
            <w:del w:id="1193" w:author="Ms CHIK Kar Lai (SE/Inno)" w:date="2026-02-04T18:12:00Z">
              <w:r w:rsidR="21092CD5" w:rsidRPr="00697433" w:rsidDel="3C92D6F9">
                <w:rPr>
                  <w:rFonts w:eastAsia="Times New Roman" w:cs="Times New Roman"/>
                  <w:b w:val="0"/>
                </w:rPr>
                <w:delText>0</w:delText>
              </w:r>
            </w:del>
            <w:r w:rsidR="21092CD5" w:rsidRPr="5D897A6B">
              <w:rPr>
                <w:rFonts w:eastAsia="Times New Roman" w:cs="Times New Roman"/>
                <w:b w:val="0"/>
                <w:color w:val="FF0000"/>
                <w:rPrChange w:id="1194" w:author="Ms CHIK Kar Lai (SE/Inno)" w:date="2026-02-05T10:43:00Z">
                  <w:rPr>
                    <w:rFonts w:eastAsia="Times New Roman" w:cs="Times New Roman"/>
                    <w:b w:val="0"/>
                  </w:rPr>
                </w:rPrChange>
              </w:rPr>
              <w:t xml:space="preserve"> from MTRCL)</w:t>
            </w:r>
          </w:p>
        </w:tc>
        <w:tc>
          <w:tcPr>
            <w:tcW w:w="1213" w:type="dxa"/>
            <w:tcPrChange w:id="1195" w:author="bcsin@connect.hku.hk" w:date="2026-01-22T19:56:00Z">
              <w:tcPr>
                <w:tcW w:w="0" w:type="auto"/>
              </w:tcPr>
            </w:tcPrChange>
          </w:tcPr>
          <w:p w14:paraId="3323FC26" w14:textId="0FC6324A" w:rsidR="00F4296F" w:rsidRPr="00697433" w:rsidRDefault="00F4296F" w:rsidP="00F4296F">
            <w:pPr>
              <w:ind w:leftChars="-1" w:left="-2"/>
              <w:jc w:val="center"/>
              <w:rPr>
                <w:rFonts w:ascii="Frutiger Light" w:hAnsi="Frutiger Light"/>
              </w:rPr>
            </w:pPr>
            <w:r w:rsidRPr="00697433">
              <w:rPr>
                <w:rFonts w:ascii="Frutiger Light" w:hAnsi="Frutiger Light"/>
              </w:rPr>
              <w:t>SE/INNO</w:t>
            </w:r>
          </w:p>
        </w:tc>
      </w:tr>
      <w:tr w:rsidR="00F4296F" w:rsidRPr="00697433" w14:paraId="6FBC9252" w14:textId="77777777" w:rsidTr="2C2174BB">
        <w:trPr>
          <w:del w:id="1196" w:author="Mr HUI Ka Wai 許嘉威先生" w:date="2026-02-05T09:34:00Z"/>
          <w:trPrChange w:id="1197" w:author="bcsin@connect.hku.hk" w:date="2026-01-22T19:56:00Z">
            <w:trPr>
              <w:gridBefore w:val="9"/>
              <w:gridAfter w:val="0"/>
            </w:trPr>
          </w:trPrChange>
        </w:trPr>
        <w:tc>
          <w:tcPr>
            <w:tcW w:w="760" w:type="dxa"/>
            <w:tcPrChange w:id="1198" w:author="bcsin@connect.hku.hk" w:date="2026-01-22T19:56:00Z">
              <w:tcPr>
                <w:tcW w:w="0" w:type="auto"/>
              </w:tcPr>
            </w:tcPrChange>
          </w:tcPr>
          <w:p w14:paraId="54C95C19" w14:textId="3F75CB09" w:rsidR="00F4296F" w:rsidRPr="00697433" w:rsidRDefault="00F4296F" w:rsidP="00F4296F">
            <w:pPr>
              <w:pStyle w:val="ListParagraph"/>
              <w:rPr>
                <w:del w:id="1199" w:author="Mr HUI Ka Wai 許嘉威先生" w:date="2026-02-05T09:34:00Z"/>
              </w:rPr>
            </w:pPr>
          </w:p>
        </w:tc>
        <w:tc>
          <w:tcPr>
            <w:tcW w:w="7564" w:type="dxa"/>
            <w:gridSpan w:val="4"/>
            <w:tcPrChange w:id="1200" w:author="bcsin@connect.hku.hk" w:date="2026-01-22T19:56:00Z">
              <w:tcPr>
                <w:tcW w:w="7564" w:type="dxa"/>
                <w:gridSpan w:val="4"/>
              </w:tcPr>
            </w:tcPrChange>
          </w:tcPr>
          <w:p w14:paraId="4BDF1960" w14:textId="24FAF2B6" w:rsidR="00F4296F" w:rsidRPr="00697433" w:rsidRDefault="00F4296F" w:rsidP="00F4296F">
            <w:pPr>
              <w:pStyle w:val="ListParagraph"/>
              <w:jc w:val="both"/>
              <w:rPr>
                <w:del w:id="1201" w:author="Mr HUI Ka Wai 許嘉威先生" w:date="2026-02-05T09:34:00Z"/>
                <w:rFonts w:eastAsiaTheme="minorEastAsia" w:cstheme="minorBidi"/>
                <w:b w:val="0"/>
                <w:lang w:eastAsia="zh-TW"/>
              </w:rPr>
            </w:pPr>
          </w:p>
        </w:tc>
        <w:tc>
          <w:tcPr>
            <w:tcW w:w="1213" w:type="dxa"/>
            <w:tcPrChange w:id="1202" w:author="bcsin@connect.hku.hk" w:date="2026-01-22T19:56:00Z">
              <w:tcPr>
                <w:tcW w:w="0" w:type="auto"/>
              </w:tcPr>
            </w:tcPrChange>
          </w:tcPr>
          <w:p w14:paraId="48DD601A" w14:textId="4A3DECCF" w:rsidR="00F4296F" w:rsidRPr="00697433" w:rsidRDefault="00F4296F" w:rsidP="00F4296F">
            <w:pPr>
              <w:jc w:val="center"/>
              <w:rPr>
                <w:del w:id="1203" w:author="Mr HUI Ka Wai 許嘉威先生" w:date="2026-02-05T09:34:00Z"/>
                <w:rFonts w:ascii="Frutiger Light" w:hAnsi="Frutiger Light"/>
              </w:rPr>
            </w:pPr>
          </w:p>
        </w:tc>
      </w:tr>
      <w:tr w:rsidR="00F4296F" w:rsidRPr="00697433" w14:paraId="11755EAF" w14:textId="77777777" w:rsidTr="2C2174BB">
        <w:trPr>
          <w:del w:id="1204" w:author="Mr HUI Ka Wai 許嘉威先生" w:date="2026-02-05T09:34:00Z"/>
          <w:trPrChange w:id="1205" w:author="bcsin@connect.hku.hk" w:date="2026-01-22T19:56:00Z">
            <w:trPr>
              <w:gridBefore w:val="9"/>
              <w:gridAfter w:val="0"/>
            </w:trPr>
          </w:trPrChange>
        </w:trPr>
        <w:tc>
          <w:tcPr>
            <w:tcW w:w="760" w:type="dxa"/>
            <w:tcPrChange w:id="1206" w:author="bcsin@connect.hku.hk" w:date="2026-01-22T19:56:00Z">
              <w:tcPr>
                <w:tcW w:w="0" w:type="auto"/>
              </w:tcPr>
            </w:tcPrChange>
          </w:tcPr>
          <w:p w14:paraId="11D8A7E2" w14:textId="13B057C6" w:rsidR="00F4296F" w:rsidRPr="00697433" w:rsidRDefault="00F4296F">
            <w:pPr>
              <w:pStyle w:val="ListParagraph"/>
              <w:rPr>
                <w:del w:id="1207" w:author="Mr HUI Ka Wai 許嘉威先生" w:date="2026-02-05T09:34:00Z"/>
              </w:rPr>
              <w:pPrChange w:id="1208" w:author="Ms CHIK Kar Lai (SE/Inno)" w:date="2026-02-05T10:43:00Z">
                <w:pPr>
                  <w:pStyle w:val="ListParagraph"/>
                  <w:numPr>
                    <w:ilvl w:val="1"/>
                    <w:numId w:val="2"/>
                  </w:numPr>
                  <w:ind w:left="1418" w:hanging="567"/>
                </w:pPr>
              </w:pPrChange>
            </w:pPr>
          </w:p>
        </w:tc>
        <w:tc>
          <w:tcPr>
            <w:tcW w:w="7564" w:type="dxa"/>
            <w:gridSpan w:val="4"/>
            <w:tcPrChange w:id="1209" w:author="bcsin@connect.hku.hk" w:date="2026-01-22T19:56:00Z">
              <w:tcPr>
                <w:tcW w:w="7564" w:type="dxa"/>
                <w:gridSpan w:val="4"/>
              </w:tcPr>
            </w:tcPrChange>
          </w:tcPr>
          <w:p w14:paraId="3FAD5168" w14:textId="1E3D6E5E" w:rsidR="00F4296F" w:rsidRPr="00697433" w:rsidRDefault="00F4296F">
            <w:pPr>
              <w:pStyle w:val="ListParagraph"/>
              <w:jc w:val="both"/>
              <w:rPr>
                <w:del w:id="1210" w:author="Mr HUI Ka Wai 許嘉威先生" w:date="2026-02-05T09:34:00Z"/>
                <w:rFonts w:eastAsia="FrutigerLight" w:cs="FrutigerLight"/>
                <w:b w:val="0"/>
                <w:lang w:eastAsia="zh-TW"/>
              </w:rPr>
            </w:pPr>
            <w:del w:id="1211" w:author="Mr HUI Ka Wai 許嘉威先生" w:date="2026-02-05T09:34:00Z">
              <w:r w:rsidRPr="00697433">
                <w:rPr>
                  <w:rFonts w:eastAsia="Frutiger Light" w:cs="Frutiger Light"/>
                  <w:b w:val="0"/>
                  <w:lang w:eastAsia="zh-TW"/>
                </w:rPr>
                <w:delText>The 5th Asia Exhibition of Innovations and Inventions Hong Kong was held on 4-5 December at the Hong Kong Convention and Exhibition Centre. 7 teams from EMSD participated in this event.</w:delText>
              </w:r>
              <w:r w:rsidRPr="00697433">
                <w:rPr>
                  <w:rFonts w:eastAsia="FrutigerLight" w:cs="FrutigerLight"/>
                  <w:b w:val="0"/>
                  <w:lang w:eastAsia="zh-TW"/>
                </w:rPr>
                <w:delText xml:space="preserve"> </w:delText>
              </w:r>
            </w:del>
          </w:p>
        </w:tc>
        <w:tc>
          <w:tcPr>
            <w:tcW w:w="1213" w:type="dxa"/>
            <w:tcPrChange w:id="1212" w:author="bcsin@connect.hku.hk" w:date="2026-01-22T19:56:00Z">
              <w:tcPr>
                <w:tcW w:w="0" w:type="auto"/>
              </w:tcPr>
            </w:tcPrChange>
          </w:tcPr>
          <w:p w14:paraId="7718E77B" w14:textId="1B54AA33" w:rsidR="00F4296F" w:rsidRPr="00697433" w:rsidRDefault="00F4296F" w:rsidP="00F4296F">
            <w:pPr>
              <w:jc w:val="center"/>
              <w:rPr>
                <w:del w:id="1213" w:author="Mr HUI Ka Wai 許嘉威先生" w:date="2026-02-05T09:34:00Z"/>
                <w:rFonts w:ascii="Frutiger Light" w:hAnsi="Frutiger Light"/>
              </w:rPr>
            </w:pPr>
            <w:del w:id="1214" w:author="Mr HUI Ka Wai 許嘉威先生" w:date="2026-02-05T09:34:00Z">
              <w:r w:rsidRPr="00697433">
                <w:rPr>
                  <w:rFonts w:ascii="Frutiger Light" w:hAnsi="Frutiger Light"/>
                </w:rPr>
                <w:delText>SE/INNO</w:delText>
              </w:r>
            </w:del>
          </w:p>
        </w:tc>
      </w:tr>
      <w:tr w:rsidR="00F4296F" w:rsidRPr="00697433" w14:paraId="7CB583A4" w14:textId="77777777" w:rsidTr="2C2174BB">
        <w:trPr>
          <w:trPrChange w:id="1215" w:author="bcsin@connect.hku.hk" w:date="2026-01-22T19:56:00Z">
            <w:trPr>
              <w:gridBefore w:val="9"/>
              <w:gridAfter w:val="0"/>
            </w:trPr>
          </w:trPrChange>
        </w:trPr>
        <w:tc>
          <w:tcPr>
            <w:tcW w:w="760" w:type="dxa"/>
            <w:tcPrChange w:id="1216" w:author="bcsin@connect.hku.hk" w:date="2026-01-22T19:56:00Z">
              <w:tcPr>
                <w:tcW w:w="0" w:type="auto"/>
              </w:tcPr>
            </w:tcPrChange>
          </w:tcPr>
          <w:p w14:paraId="2F46EA62" w14:textId="77777777" w:rsidR="00F4296F" w:rsidRPr="00697433" w:rsidDel="005C18BF" w:rsidRDefault="00F4296F" w:rsidP="00F4296F">
            <w:pPr>
              <w:pStyle w:val="ListParagraph"/>
              <w:rPr>
                <w:b w:val="0"/>
              </w:rPr>
            </w:pPr>
          </w:p>
        </w:tc>
        <w:tc>
          <w:tcPr>
            <w:tcW w:w="7564" w:type="dxa"/>
            <w:gridSpan w:val="4"/>
            <w:tcPrChange w:id="1217" w:author="bcsin@connect.hku.hk" w:date="2026-01-22T19:56:00Z">
              <w:tcPr>
                <w:tcW w:w="7564" w:type="dxa"/>
                <w:gridSpan w:val="4"/>
              </w:tcPr>
            </w:tcPrChange>
          </w:tcPr>
          <w:p w14:paraId="1D064B64" w14:textId="3F581434" w:rsidR="00F4296F" w:rsidRPr="00697433" w:rsidRDefault="00F4296F" w:rsidP="00F4296F">
            <w:pPr>
              <w:jc w:val="both"/>
              <w:rPr>
                <w:del w:id="1218" w:author="Ms CHIK Kar Lai (SE/Inno)" w:date="2026-02-04T18:39:00Z"/>
                <w:rFonts w:ascii="Frutiger Light" w:hAnsi="Frutiger Light"/>
              </w:rPr>
            </w:pPr>
            <w:del w:id="1219" w:author="Ms CHIK Kar Lai (SE/Inno)" w:date="2026-02-04T18:39:00Z">
              <w:r w:rsidRPr="00697433">
                <w:rPr>
                  <w:rFonts w:ascii="Frutiger Light" w:hAnsi="Frutiger Light"/>
                </w:rPr>
                <w:delText>Award received ( included 1 Gold medal with congratulation from Jury; 1 Gold medal and 5 Siver Medals).</w:delText>
              </w:r>
            </w:del>
          </w:p>
          <w:p w14:paraId="4E9A715D" w14:textId="3049AD3A" w:rsidR="00F4296F" w:rsidRPr="00697433" w:rsidRDefault="00F4296F" w:rsidP="00F4296F">
            <w:pPr>
              <w:jc w:val="both"/>
              <w:rPr>
                <w:rFonts w:ascii="Frutiger Light" w:hAnsi="Frutiger Light"/>
              </w:rPr>
            </w:pPr>
          </w:p>
        </w:tc>
        <w:tc>
          <w:tcPr>
            <w:tcW w:w="1213" w:type="dxa"/>
            <w:tcPrChange w:id="1220" w:author="bcsin@connect.hku.hk" w:date="2026-01-22T19:56:00Z">
              <w:tcPr>
                <w:tcW w:w="0" w:type="auto"/>
              </w:tcPr>
            </w:tcPrChange>
          </w:tcPr>
          <w:p w14:paraId="15FBECBB" w14:textId="77777777" w:rsidR="00F4296F" w:rsidRPr="00697433" w:rsidRDefault="00F4296F" w:rsidP="00F4296F">
            <w:pPr>
              <w:jc w:val="center"/>
              <w:rPr>
                <w:rFonts w:ascii="Frutiger Light" w:hAnsi="Frutiger Light"/>
              </w:rPr>
            </w:pPr>
          </w:p>
        </w:tc>
      </w:tr>
      <w:tr w:rsidR="00F4296F" w:rsidRPr="00697433" w14:paraId="2A854D79" w14:textId="77777777" w:rsidTr="2C2174BB">
        <w:trPr>
          <w:trPrChange w:id="1221" w:author="bcsin@connect.hku.hk" w:date="2026-01-22T19:56:00Z">
            <w:trPr>
              <w:gridBefore w:val="9"/>
              <w:gridAfter w:val="0"/>
            </w:trPr>
          </w:trPrChange>
        </w:trPr>
        <w:tc>
          <w:tcPr>
            <w:tcW w:w="760" w:type="dxa"/>
            <w:tcPrChange w:id="1222" w:author="bcsin@connect.hku.hk" w:date="2026-01-22T19:56:00Z">
              <w:tcPr>
                <w:tcW w:w="0" w:type="auto"/>
              </w:tcPr>
            </w:tcPrChange>
          </w:tcPr>
          <w:p w14:paraId="354D40E4" w14:textId="77777777" w:rsidR="00F4296F" w:rsidRPr="00697433" w:rsidDel="005C18BF" w:rsidRDefault="00F4296F" w:rsidP="00F4296F">
            <w:pPr>
              <w:pStyle w:val="ListParagraph"/>
              <w:numPr>
                <w:ilvl w:val="1"/>
                <w:numId w:val="2"/>
              </w:numPr>
              <w:ind w:left="0" w:firstLine="0"/>
              <w:rPr>
                <w:b w:val="0"/>
              </w:rPr>
            </w:pPr>
          </w:p>
        </w:tc>
        <w:tc>
          <w:tcPr>
            <w:tcW w:w="7564" w:type="dxa"/>
            <w:gridSpan w:val="4"/>
            <w:tcPrChange w:id="1223" w:author="bcsin@connect.hku.hk" w:date="2026-01-22T19:56:00Z">
              <w:tcPr>
                <w:tcW w:w="7564" w:type="dxa"/>
                <w:gridSpan w:val="4"/>
              </w:tcPr>
            </w:tcPrChange>
          </w:tcPr>
          <w:p w14:paraId="6FBF31EF" w14:textId="2F242753" w:rsidR="00F4296F" w:rsidRPr="00697433" w:rsidRDefault="00F4296F" w:rsidP="00F4296F">
            <w:pPr>
              <w:jc w:val="both"/>
              <w:rPr>
                <w:rFonts w:ascii="Frutiger Light" w:hAnsi="Frutiger Light"/>
                <w:color w:val="FF0000"/>
                <w:rPrChange w:id="1224" w:author="Ms CHIK Kar Lai (SE/Inno)" w:date="2026-02-05T10:43:00Z">
                  <w:rPr>
                    <w:rFonts w:ascii="Frutiger Light" w:hAnsi="Frutiger Light"/>
                    <w:b/>
                    <w:bCs/>
                  </w:rPr>
                </w:rPrChange>
              </w:rPr>
            </w:pPr>
            <w:r w:rsidRPr="00697433">
              <w:rPr>
                <w:rFonts w:ascii="Frutiger Light" w:hAnsi="Frutiger Light"/>
              </w:rPr>
              <w:t xml:space="preserve">The project invitation of the 5th </w:t>
            </w:r>
            <w:proofErr w:type="spellStart"/>
            <w:r w:rsidRPr="00697433">
              <w:rPr>
                <w:rFonts w:ascii="Frutiger Light" w:hAnsi="Frutiger Light"/>
              </w:rPr>
              <w:t>Inno@E&amp;M</w:t>
            </w:r>
            <w:proofErr w:type="spellEnd"/>
            <w:r w:rsidRPr="00697433">
              <w:rPr>
                <w:rFonts w:ascii="Frutiger Light" w:hAnsi="Frutiger Light"/>
              </w:rPr>
              <w:t xml:space="preserve"> I&amp;T Challenge was closed on 20 May with 176 proposals received. Assessment was completed and 35 proposals were shortlisted into implementation stage. Training sessions to enhance the pitching skills of each </w:t>
            </w:r>
            <w:proofErr w:type="spellStart"/>
            <w:r w:rsidRPr="00697433">
              <w:rPr>
                <w:rFonts w:ascii="Frutiger Light" w:hAnsi="Frutiger Light"/>
              </w:rPr>
              <w:t>InnoTeam</w:t>
            </w:r>
            <w:proofErr w:type="spellEnd"/>
            <w:r w:rsidRPr="00697433">
              <w:rPr>
                <w:rFonts w:ascii="Frutiger Light" w:hAnsi="Frutiger Light"/>
              </w:rPr>
              <w:t xml:space="preserve"> were scheduled from August to October. Cocreation workshop conducted on 7, 10 and 18 November, allowing in depth discussion and feedback working group and </w:t>
            </w:r>
            <w:proofErr w:type="spellStart"/>
            <w:r w:rsidRPr="00697433">
              <w:rPr>
                <w:rFonts w:ascii="Frutiger Light" w:hAnsi="Frutiger Light"/>
              </w:rPr>
              <w:t>innoTeam</w:t>
            </w:r>
            <w:proofErr w:type="spellEnd"/>
            <w:r w:rsidRPr="00697433">
              <w:rPr>
                <w:rFonts w:ascii="Frutiger Light" w:hAnsi="Frutiger Light"/>
              </w:rPr>
              <w:t xml:space="preserve"> on their implementations.</w:t>
            </w:r>
            <w:ins w:id="1225" w:author="Ms CHIK Kar Lai (SE/Inno)" w:date="2026-02-04T18:14:00Z">
              <w:r w:rsidR="194F6C13" w:rsidRPr="6B085127">
                <w:rPr>
                  <w:rFonts w:ascii="Frutiger Light" w:hAnsi="Frutiger Light"/>
                  <w:color w:val="FF0000"/>
                  <w:rPrChange w:id="1226" w:author="Ms CHIK Kar Lai (SE/Inno)" w:date="2026-02-04T18:16:00Z">
                    <w:rPr>
                      <w:rFonts w:ascii="Frutiger Light" w:hAnsi="Frutiger Light"/>
                    </w:rPr>
                  </w:rPrChange>
                </w:rPr>
                <w:t xml:space="preserve"> The 6</w:t>
              </w:r>
              <w:r w:rsidR="194F6C13" w:rsidRPr="6B085127">
                <w:rPr>
                  <w:rFonts w:ascii="Frutiger Light" w:hAnsi="Frutiger Light"/>
                  <w:color w:val="FF0000"/>
                  <w:vertAlign w:val="superscript"/>
                  <w:rPrChange w:id="1227" w:author="Ms CHIK Kar Lai (SE/Inno)" w:date="2026-02-04T18:16:00Z">
                    <w:rPr>
                      <w:rFonts w:ascii="Frutiger Light" w:hAnsi="Frutiger Light"/>
                    </w:rPr>
                  </w:rPrChange>
                </w:rPr>
                <w:t>th</w:t>
              </w:r>
              <w:r w:rsidR="194F6C13" w:rsidRPr="6B085127">
                <w:rPr>
                  <w:rFonts w:ascii="Frutiger Light" w:hAnsi="Frutiger Light"/>
                  <w:color w:val="FF0000"/>
                  <w:rPrChange w:id="1228" w:author="Ms CHIK Kar Lai (SE/Inno)" w:date="2026-02-04T18:16:00Z">
                    <w:rPr>
                      <w:rFonts w:ascii="Frutiger Light" w:hAnsi="Frutiger Light"/>
                    </w:rPr>
                  </w:rPrChange>
                </w:rPr>
                <w:t xml:space="preserve"> </w:t>
              </w:r>
              <w:proofErr w:type="spellStart"/>
              <w:r w:rsidR="194F6C13" w:rsidRPr="6B085127">
                <w:rPr>
                  <w:rFonts w:ascii="Frutiger Light" w:hAnsi="Frutiger Light"/>
                  <w:color w:val="FF0000"/>
                  <w:rPrChange w:id="1229" w:author="Ms CHIK Kar Lai (SE/Inno)" w:date="2026-02-04T18:16:00Z">
                    <w:rPr/>
                  </w:rPrChange>
                </w:rPr>
                <w:t>Inno@E&amp;M</w:t>
              </w:r>
              <w:proofErr w:type="spellEnd"/>
              <w:r w:rsidR="194F6C13" w:rsidRPr="6B085127">
                <w:rPr>
                  <w:rFonts w:ascii="Frutiger Light" w:hAnsi="Frutiger Light"/>
                  <w:color w:val="FF0000"/>
                  <w:rPrChange w:id="1230" w:author="Ms CHIK Kar Lai (SE/Inno)" w:date="2026-02-04T18:16:00Z">
                    <w:rPr/>
                  </w:rPrChange>
                </w:rPr>
                <w:t xml:space="preserve"> I&amp;T Challenge will</w:t>
              </w:r>
              <w:r w:rsidR="6133A716" w:rsidRPr="6B085127">
                <w:rPr>
                  <w:rFonts w:ascii="Frutiger Light" w:hAnsi="Frutiger Light"/>
                  <w:color w:val="FF0000"/>
                  <w:rPrChange w:id="1231" w:author="Ms CHIK Kar Lai (SE/Inno)" w:date="2026-02-04T18:16:00Z">
                    <w:rPr/>
                  </w:rPrChange>
                </w:rPr>
                <w:t xml:space="preserve"> comme</w:t>
              </w:r>
            </w:ins>
            <w:ins w:id="1232" w:author="Ms CHIK Kar Lai (SE/Inno)" w:date="2026-02-04T18:15:00Z">
              <w:r w:rsidR="0FFC9084" w:rsidRPr="6B085127">
                <w:rPr>
                  <w:rFonts w:ascii="Frutiger Light" w:hAnsi="Frutiger Light"/>
                  <w:color w:val="FF0000"/>
                  <w:rPrChange w:id="1233" w:author="Ms CHIK Kar Lai (SE/Inno)" w:date="2026-02-04T18:16:00Z">
                    <w:rPr/>
                  </w:rPrChange>
                </w:rPr>
                <w:t xml:space="preserve">nce in April 2026 with </w:t>
              </w:r>
            </w:ins>
            <w:ins w:id="1234" w:author="Ms CHIK Kar Lai (SE/Inno)" w:date="2026-02-04T18:16:00Z">
              <w:r w:rsidR="32D52A36" w:rsidRPr="6B085127">
                <w:rPr>
                  <w:rFonts w:ascii="Frutiger Light" w:hAnsi="Frutiger Light"/>
                  <w:color w:val="FF0000"/>
                  <w:rPrChange w:id="1235" w:author="Ms CHIK Kar Lai (SE/Inno)" w:date="2026-02-04T18:16:00Z">
                    <w:rPr/>
                  </w:rPrChange>
                </w:rPr>
                <w:t>collaboration with EMYA t</w:t>
              </w:r>
              <w:r w:rsidR="6B085127" w:rsidRPr="6B085127">
                <w:rPr>
                  <w:rFonts w:ascii="Frutiger Light" w:hAnsi="Frutiger Light"/>
                  <w:color w:val="FF0000"/>
                  <w:rPrChange w:id="1236" w:author="Ms CHIK Kar Lai (SE/Inno)" w:date="2026-02-04T18:16:00Z">
                    <w:rPr/>
                  </w:rPrChange>
                </w:rPr>
                <w:t>o hold a "P</w:t>
              </w:r>
            </w:ins>
            <w:ins w:id="1237" w:author="Ms CHIK Kar Lai (SE/Inno)" w:date="2026-02-04T18:15:00Z">
              <w:r w:rsidR="0FFC9084" w:rsidRPr="6B085127">
                <w:rPr>
                  <w:rFonts w:ascii="Frutiger Light" w:hAnsi="Frutiger Light"/>
                  <w:color w:val="FF0000"/>
                  <w:rPrChange w:id="1238" w:author="Ms CHIK Kar Lai (SE/Inno)" w:date="2026-02-04T18:16:00Z">
                    <w:rPr/>
                  </w:rPrChange>
                </w:rPr>
                <w:t xml:space="preserve">roject </w:t>
              </w:r>
            </w:ins>
            <w:ins w:id="1239" w:author="Ms CHIK Kar Lai (SE/Inno)" w:date="2026-02-04T18:16:00Z">
              <w:r w:rsidR="6B085127" w:rsidRPr="6B085127">
                <w:rPr>
                  <w:rFonts w:ascii="Frutiger Light" w:hAnsi="Frutiger Light"/>
                  <w:color w:val="FF0000"/>
                  <w:rPrChange w:id="1240" w:author="Ms CHIK Kar Lai (SE/Inno)" w:date="2026-02-04T18:16:00Z">
                    <w:rPr/>
                  </w:rPrChange>
                </w:rPr>
                <w:t xml:space="preserve">Shadowing </w:t>
              </w:r>
              <w:proofErr w:type="spellStart"/>
              <w:r w:rsidR="6B085127" w:rsidRPr="6B085127">
                <w:rPr>
                  <w:rFonts w:ascii="Frutiger Light" w:hAnsi="Frutiger Light"/>
                  <w:color w:val="FF0000"/>
                  <w:rPrChange w:id="1241" w:author="Ms CHIK Kar Lai (SE/Inno)" w:date="2026-02-04T18:16:00Z">
                    <w:rPr/>
                  </w:rPrChange>
                </w:rPr>
                <w:t>Programme</w:t>
              </w:r>
            </w:ins>
            <w:proofErr w:type="spellEnd"/>
            <w:ins w:id="1242" w:author="Ms CHIK Kar Lai (SE/Inno)" w:date="2026-02-04T18:15:00Z">
              <w:r w:rsidR="0FFC9084" w:rsidRPr="6B085127">
                <w:rPr>
                  <w:rFonts w:ascii="Frutiger Light" w:hAnsi="Frutiger Light"/>
                  <w:color w:val="FF0000"/>
                  <w:rPrChange w:id="1243" w:author="Ms CHIK Kar Lai (SE/Inno)" w:date="2026-02-04T18:16:00Z">
                    <w:rPr/>
                  </w:rPrChange>
                </w:rPr>
                <w:t>"</w:t>
              </w:r>
            </w:ins>
            <w:ins w:id="1244" w:author="Ms CHIK Kar Lai (SE/Inno)" w:date="2026-02-04T18:16:00Z">
              <w:r w:rsidR="6B085127" w:rsidRPr="6B085127">
                <w:rPr>
                  <w:rFonts w:ascii="Frutiger Light" w:hAnsi="Frutiger Light"/>
                  <w:color w:val="FF0000"/>
                  <w:rPrChange w:id="1245" w:author="Ms CHIK Kar Lai (SE/Inno)" w:date="2026-02-04T18:16:00Z">
                    <w:rPr/>
                  </w:rPrChange>
                </w:rPr>
                <w:t>.</w:t>
              </w:r>
            </w:ins>
          </w:p>
        </w:tc>
        <w:tc>
          <w:tcPr>
            <w:tcW w:w="1213" w:type="dxa"/>
            <w:tcPrChange w:id="1246" w:author="bcsin@connect.hku.hk" w:date="2026-01-22T19:56:00Z">
              <w:tcPr>
                <w:tcW w:w="0" w:type="auto"/>
              </w:tcPr>
            </w:tcPrChange>
          </w:tcPr>
          <w:p w14:paraId="14EB8621" w14:textId="7E7E403E" w:rsidR="00F4296F" w:rsidRPr="00697433" w:rsidRDefault="00F4296F" w:rsidP="00F4296F">
            <w:pPr>
              <w:jc w:val="center"/>
              <w:rPr>
                <w:rFonts w:ascii="Frutiger Light" w:hAnsi="Frutiger Light"/>
              </w:rPr>
            </w:pPr>
            <w:r w:rsidRPr="00697433">
              <w:rPr>
                <w:rFonts w:ascii="Frutiger Light" w:hAnsi="Frutiger Light"/>
              </w:rPr>
              <w:t>SE/INNO</w:t>
            </w:r>
          </w:p>
        </w:tc>
      </w:tr>
      <w:tr w:rsidR="00F4296F" w:rsidRPr="00697433" w14:paraId="68D3C345" w14:textId="77777777" w:rsidTr="2C2174BB">
        <w:trPr>
          <w:trPrChange w:id="1247" w:author="bcsin@connect.hku.hk" w:date="2026-01-22T19:56:00Z">
            <w:trPr>
              <w:gridBefore w:val="9"/>
              <w:gridAfter w:val="0"/>
            </w:trPr>
          </w:trPrChange>
        </w:trPr>
        <w:tc>
          <w:tcPr>
            <w:tcW w:w="760" w:type="dxa"/>
            <w:tcPrChange w:id="1248" w:author="bcsin@connect.hku.hk" w:date="2026-01-22T19:56:00Z">
              <w:tcPr>
                <w:tcW w:w="0" w:type="auto"/>
              </w:tcPr>
            </w:tcPrChange>
          </w:tcPr>
          <w:p w14:paraId="4DE46CD9" w14:textId="77777777" w:rsidR="00F4296F" w:rsidRPr="00697433" w:rsidRDefault="00F4296F" w:rsidP="00F4296F">
            <w:pPr>
              <w:pStyle w:val="ListParagraph"/>
              <w:rPr>
                <w:rFonts w:eastAsia="Frutiger Light,細明體" w:cs="Frutiger Light,細明體"/>
                <w:b w:val="0"/>
                <w:color w:val="FF0000"/>
                <w:lang w:eastAsia="zh-TW"/>
                <w:rPrChange w:id="1249" w:author="Ms CHIK Kar Lai (SE/Inno)" w:date="2026-02-05T10:43:00Z">
                  <w:rPr>
                    <w:rFonts w:eastAsia="Frutiger Light,細明體" w:cs="Frutiger Light,細明體"/>
                    <w:b w:val="0"/>
                    <w:lang w:eastAsia="zh-TW"/>
                  </w:rPr>
                </w:rPrChange>
              </w:rPr>
            </w:pPr>
          </w:p>
        </w:tc>
        <w:tc>
          <w:tcPr>
            <w:tcW w:w="7564" w:type="dxa"/>
            <w:gridSpan w:val="4"/>
            <w:tcPrChange w:id="1250" w:author="bcsin@connect.hku.hk" w:date="2026-01-22T19:56:00Z">
              <w:tcPr>
                <w:tcW w:w="7564" w:type="dxa"/>
                <w:gridSpan w:val="4"/>
              </w:tcPr>
            </w:tcPrChange>
          </w:tcPr>
          <w:p w14:paraId="2B3A749B" w14:textId="31F1866D" w:rsidR="00F4296F" w:rsidRDefault="00F4296F">
            <w:pPr>
              <w:jc w:val="both"/>
              <w:rPr>
                <w:ins w:id="1251" w:author="EINNO3" w:date="2026-02-05T09:30:00Z"/>
                <w:del w:id="1252" w:author="Mr HUI Ka Wai 許嘉威先生" w:date="2026-02-05T09:34:00Z"/>
                <w:rFonts w:ascii="Frutiger Light" w:eastAsia="Frutiger Light,細明體" w:hAnsi="Frutiger Light" w:cs="Frutiger Light,細明體"/>
                <w:color w:val="FF0000"/>
              </w:rPr>
            </w:pPr>
          </w:p>
          <w:p w14:paraId="1CAAE225" w14:textId="1B809FF3" w:rsidR="00E376EB" w:rsidRDefault="009C23A9">
            <w:pPr>
              <w:jc w:val="both"/>
              <w:rPr>
                <w:ins w:id="1253" w:author="EINNO3" w:date="2026-02-05T09:30:00Z"/>
                <w:rFonts w:ascii="Frutiger Light" w:eastAsia="Frutiger Light,細明體" w:hAnsi="Frutiger Light" w:cs="Frutiger Light,細明體"/>
                <w:color w:val="FF0000"/>
              </w:rPr>
            </w:pPr>
            <w:proofErr w:type="spellStart"/>
            <w:ins w:id="1254" w:author="EINNO3" w:date="2026-02-05T09:43:00Z">
              <w:r w:rsidRPr="009C23A9">
                <w:rPr>
                  <w:rFonts w:ascii="Frutiger Light" w:eastAsia="Frutiger Light,細明體" w:hAnsi="Frutiger Light" w:cs="Frutiger Light,細明體"/>
                  <w:color w:val="FF0000"/>
                </w:rPr>
                <w:t>Organised</w:t>
              </w:r>
              <w:proofErr w:type="spellEnd"/>
              <w:r w:rsidRPr="009C23A9">
                <w:rPr>
                  <w:rFonts w:ascii="Frutiger Light" w:eastAsia="Frutiger Light,細明體" w:hAnsi="Frutiger Light" w:cs="Frutiger Light,細明體"/>
                  <w:color w:val="FF0000"/>
                </w:rPr>
                <w:t xml:space="preserve"> by ITIB and HKTDC, other than those projects awarded in Hong Kong ICT Awards 2024, EMSD was also invited to submit proposals showcasing our I&amp;T adoption and achievements at Smart Hong Kong Pavilion in the </w:t>
              </w:r>
              <w:proofErr w:type="spellStart"/>
              <w:r w:rsidRPr="009C23A9">
                <w:rPr>
                  <w:rFonts w:ascii="Frutiger Light" w:eastAsia="Frutiger Light,細明體" w:hAnsi="Frutiger Light" w:cs="Frutiger Light,細明體"/>
                  <w:color w:val="FF0000"/>
                </w:rPr>
                <w:t>InnoEX</w:t>
              </w:r>
              <w:proofErr w:type="spellEnd"/>
              <w:r w:rsidRPr="009C23A9">
                <w:rPr>
                  <w:rFonts w:ascii="Frutiger Light" w:eastAsia="Frutiger Light,細明體" w:hAnsi="Frutiger Light" w:cs="Frutiger Light,細明體"/>
                  <w:color w:val="FF0000"/>
                </w:rPr>
                <w:t xml:space="preserve"> 2026 during 13 – 16 April 2026. EMSD would showcase the </w:t>
              </w:r>
            </w:ins>
            <w:ins w:id="1255" w:author="EINNO3" w:date="2026-02-05T09:44:00Z">
              <w:r>
                <w:rPr>
                  <w:rFonts w:ascii="Frutiger Light" w:eastAsia="Frutiger Light,細明體" w:hAnsi="Frutiger Light" w:cs="Frutiger Light,細明體"/>
                  <w:color w:val="FF0000"/>
                </w:rPr>
                <w:t>8</w:t>
              </w:r>
            </w:ins>
            <w:ins w:id="1256" w:author="EINNO3" w:date="2026-02-05T09:43:00Z">
              <w:r w:rsidRPr="009C23A9">
                <w:rPr>
                  <w:rFonts w:ascii="Frutiger Light" w:eastAsia="Frutiger Light,細明體" w:hAnsi="Frutiger Light" w:cs="Frutiger Light,細明體"/>
                  <w:color w:val="FF0000"/>
                </w:rPr>
                <w:t xml:space="preserve"> projects awarded in Invention Geneva 2025 or Invention HK 2025, including SmartEye (in collaboration with DevB) and Autonomous Airfield Ground Lighting Cleaning and Inspection Robot. </w:t>
              </w:r>
            </w:ins>
            <w:ins w:id="1257" w:author="EINNO3" w:date="2026-02-05T09:45:00Z">
              <w:r>
                <w:rPr>
                  <w:rFonts w:ascii="Frutiger Light" w:eastAsia="Frutiger Light,細明體" w:hAnsi="Frutiger Light" w:cs="Frutiger Light,細明體"/>
                  <w:color w:val="FF0000"/>
                </w:rPr>
                <w:lastRenderedPageBreak/>
                <w:t xml:space="preserve">Meanwhile, </w:t>
              </w:r>
            </w:ins>
            <w:ins w:id="1258" w:author="EINNO3" w:date="2026-02-05T09:43:00Z">
              <w:r w:rsidRPr="009C23A9">
                <w:rPr>
                  <w:rFonts w:ascii="Frutiger Light" w:eastAsia="Frutiger Light,細明體" w:hAnsi="Frutiger Light" w:cs="Frutiger Light,細明體"/>
                  <w:color w:val="FF0000"/>
                </w:rPr>
                <w:t>EMSD would also join with FEHD to showcase the “AI-powered Quadruped Robotic Fogger for Pest Control”.</w:t>
              </w:r>
            </w:ins>
          </w:p>
          <w:p w14:paraId="7006F5A9" w14:textId="560B42C3" w:rsidR="00E376EB" w:rsidRDefault="00E376EB">
            <w:pPr>
              <w:jc w:val="both"/>
              <w:rPr>
                <w:ins w:id="1259" w:author="EINNO3" w:date="2026-02-05T09:30:00Z"/>
                <w:rFonts w:ascii="Frutiger Light" w:eastAsia="Frutiger Light,細明體" w:hAnsi="Frutiger Light" w:cs="Frutiger Light,細明體"/>
                <w:color w:val="FF0000"/>
              </w:rPr>
            </w:pPr>
          </w:p>
          <w:p w14:paraId="090D221D" w14:textId="77777777" w:rsidR="00E376EB" w:rsidRPr="00697433" w:rsidRDefault="00E376EB">
            <w:pPr>
              <w:jc w:val="both"/>
              <w:rPr>
                <w:rFonts w:ascii="Frutiger Light" w:eastAsia="Frutiger Light,細明體" w:hAnsi="Frutiger Light" w:cs="Frutiger Light,細明體"/>
                <w:color w:val="FF0000"/>
                <w:rPrChange w:id="1260" w:author="Ms CHIK Kar Lai (SE/Inno)" w:date="2026-02-04T18:24:00Z">
                  <w:rPr/>
                </w:rPrChange>
              </w:rPr>
            </w:pPr>
          </w:p>
          <w:p w14:paraId="03A42F23" w14:textId="5EAA1CE1" w:rsidR="00F4296F" w:rsidRPr="00697433" w:rsidDel="3AB07C12" w:rsidRDefault="3AB07C12">
            <w:pPr>
              <w:jc w:val="both"/>
              <w:rPr>
                <w:rFonts w:ascii="Frutiger Light" w:eastAsia="Frutiger Light,細明體" w:hAnsi="Frutiger Light" w:cs="Frutiger Light,細明體"/>
                <w:color w:val="FF0000"/>
                <w:rPrChange w:id="1261" w:author="Ms CHIK Kar Lai (SE/Inno)" w:date="2026-02-04T18:45:00Z">
                  <w:rPr/>
                </w:rPrChange>
              </w:rPr>
            </w:pPr>
            <w:ins w:id="1262" w:author="Ms CHIK Kar Lai (SE/Inno)" w:date="2026-02-04T18:20:00Z">
              <w:r w:rsidRPr="316D7A94">
                <w:rPr>
                  <w:rFonts w:ascii="Frutiger Light" w:eastAsia="Frutiger Light,細明體" w:hAnsi="Frutiger Light" w:cs="Frutiger Light,細明體"/>
                  <w:color w:val="FF0000"/>
                  <w:rPrChange w:id="1263" w:author="Ms CHIK Kar Lai (SE/Inno)" w:date="2026-02-04T18:22:00Z">
                    <w:rPr/>
                  </w:rPrChange>
                </w:rPr>
                <w:t>The 2</w:t>
              </w:r>
              <w:r w:rsidRPr="316D7A94">
                <w:rPr>
                  <w:rFonts w:ascii="Frutiger Light" w:eastAsia="Frutiger Light,細明體" w:hAnsi="Frutiger Light" w:cs="Frutiger Light,細明體"/>
                  <w:color w:val="FF0000"/>
                  <w:vertAlign w:val="superscript"/>
                  <w:rPrChange w:id="1264" w:author="Ms CHIK Kar Lai (SE/Inno)" w:date="2026-02-04T18:22:00Z">
                    <w:rPr/>
                  </w:rPrChange>
                </w:rPr>
                <w:t>nd</w:t>
              </w:r>
              <w:r w:rsidRPr="316D7A94">
                <w:rPr>
                  <w:rFonts w:ascii="Frutiger Light" w:eastAsia="Frutiger Light,細明體" w:hAnsi="Frutiger Light" w:cs="Frutiger Light,細明體"/>
                  <w:color w:val="FF0000"/>
                  <w:rPrChange w:id="1265" w:author="Ms CHIK Kar Lai (SE/Inno)" w:date="2026-02-04T18:22:00Z">
                    <w:rPr/>
                  </w:rPrChange>
                </w:rPr>
                <w:t xml:space="preserve"> OSHC </w:t>
              </w:r>
              <w:proofErr w:type="spellStart"/>
              <w:r w:rsidRPr="316D7A94">
                <w:rPr>
                  <w:rFonts w:ascii="Frutiger Light" w:eastAsia="Frutiger Light,細明體" w:hAnsi="Frutiger Light" w:cs="Frutiger Light,細明體"/>
                  <w:color w:val="FF0000"/>
                  <w:rPrChange w:id="1266" w:author="Ms CHIK Kar Lai (SE/Inno)" w:date="2026-02-04T18:22:00Z">
                    <w:rPr/>
                  </w:rPrChange>
                </w:rPr>
                <w:t>Inno</w:t>
              </w:r>
              <w:proofErr w:type="spellEnd"/>
              <w:r w:rsidRPr="316D7A94">
                <w:rPr>
                  <w:rFonts w:ascii="Frutiger Light" w:eastAsia="Frutiger Light,細明體" w:hAnsi="Frutiger Light" w:cs="Frutiger Light,細明體"/>
                  <w:color w:val="FF0000"/>
                  <w:rPrChange w:id="1267" w:author="Ms CHIK Kar Lai (SE/Inno)" w:date="2026-02-04T18:22:00Z">
                    <w:rPr/>
                  </w:rPrChange>
                </w:rPr>
                <w:t xml:space="preserve"> Expo </w:t>
              </w:r>
              <w:r w:rsidRPr="316D7A94">
                <w:rPr>
                  <w:rFonts w:ascii="Frutiger Light" w:eastAsia="Frutiger Light" w:hAnsi="Frutiger Light" w:cs="Frutiger Light" w:hint="eastAsia"/>
                  <w:color w:val="FF0000"/>
                  <w:szCs w:val="24"/>
                  <w:rPrChange w:id="1268" w:author="Ms CHIK Kar Lai (SE/Inno)" w:date="2026-02-04T18:22:00Z">
                    <w:rPr>
                      <w:rFonts w:hint="eastAsia"/>
                    </w:rPr>
                  </w:rPrChange>
                </w:rPr>
                <w:t>「第二屆職安健創科博覽」</w:t>
              </w:r>
            </w:ins>
            <w:ins w:id="1269" w:author="Ms CHIK Kar Lai (SE/Inno)" w:date="2026-02-04T18:21:00Z">
              <w:r w:rsidR="4AC5A3BD" w:rsidRPr="316D7A94">
                <w:rPr>
                  <w:rFonts w:ascii="Frutiger Light" w:eastAsia="Frutiger Light" w:hAnsi="Frutiger Light" w:cs="Frutiger Light"/>
                  <w:color w:val="FF0000"/>
                  <w:szCs w:val="24"/>
                  <w:rPrChange w:id="1270" w:author="Ms CHIK Kar Lai (SE/Inno)" w:date="2026-02-04T18:22:00Z">
                    <w:rPr/>
                  </w:rPrChange>
                </w:rPr>
                <w:t>at HKCEC will be held on 2-3 Jun 2026</w:t>
              </w:r>
              <w:r w:rsidR="0E2254F9" w:rsidRPr="316D7A94">
                <w:rPr>
                  <w:rFonts w:ascii="Frutiger Light" w:eastAsia="Frutiger Light" w:hAnsi="Frutiger Light" w:cs="Frutiger Light"/>
                  <w:color w:val="FF0000"/>
                  <w:szCs w:val="24"/>
                  <w:rPrChange w:id="1271" w:author="Ms CHIK Kar Lai (SE/Inno)" w:date="2026-02-04T18:22:00Z">
                    <w:rPr/>
                  </w:rPrChange>
                </w:rPr>
                <w:t xml:space="preserve"> to showcase our projects</w:t>
              </w:r>
            </w:ins>
            <w:ins w:id="1272" w:author="Ms CHIK Kar Lai (SE/Inno)" w:date="2026-02-04T18:22:00Z">
              <w:r w:rsidR="1325EBC7" w:rsidRPr="316D7A94">
                <w:rPr>
                  <w:rFonts w:ascii="Frutiger Light" w:eastAsia="Frutiger Light" w:hAnsi="Frutiger Light" w:cs="Frutiger Light"/>
                  <w:color w:val="FF0000"/>
                  <w:szCs w:val="24"/>
                  <w:rPrChange w:id="1273" w:author="Ms CHIK Kar Lai (SE/Inno)" w:date="2026-02-04T18:22:00Z">
                    <w:rPr/>
                  </w:rPrChange>
                </w:rPr>
                <w:t>. Proposed exhibits incl.</w:t>
              </w:r>
            </w:ins>
            <w:ins w:id="1274" w:author="Ms CHIK Kar Lai (SE/Inno)" w:date="2026-02-04T18:23:00Z">
              <w:r w:rsidR="7F7C32FD" w:rsidRPr="316D7A94">
                <w:rPr>
                  <w:rFonts w:ascii="Frutiger Light" w:eastAsia="Frutiger Light" w:hAnsi="Frutiger Light" w:cs="Frutiger Light"/>
                  <w:color w:val="FF0000"/>
                  <w:szCs w:val="24"/>
                  <w:rPrChange w:id="1275" w:author="Ms CHIK Kar Lai (SE/Inno)" w:date="2026-02-04T18:22:00Z">
                    <w:rPr/>
                  </w:rPrChange>
                </w:rPr>
                <w:t>:</w:t>
              </w:r>
            </w:ins>
          </w:p>
          <w:p w14:paraId="6EED7446" w14:textId="138115BB" w:rsidR="00F4296F" w:rsidRPr="00697433" w:rsidDel="3AB07C12" w:rsidRDefault="7F7C32FD">
            <w:pPr>
              <w:jc w:val="both"/>
              <w:rPr>
                <w:rFonts w:ascii="Frutiger Light" w:eastAsia="Frutiger Light" w:hAnsi="Frutiger Light" w:cs="Frutiger Light"/>
                <w:color w:val="FF0000"/>
                <w:szCs w:val="24"/>
                <w:rPrChange w:id="1276" w:author="Ms CHIK Kar Lai (SE/Inno)" w:date="2026-02-04T18:45:00Z">
                  <w:rPr/>
                </w:rPrChange>
              </w:rPr>
            </w:pPr>
            <w:ins w:id="1277" w:author="Ms CHIK Kar Lai (SE/Inno)" w:date="2026-02-04T18:23:00Z">
              <w:r w:rsidRPr="7F7C32FD">
                <w:rPr>
                  <w:rFonts w:ascii="Frutiger Light" w:eastAsia="Frutiger Light" w:hAnsi="Frutiger Light" w:cs="Frutiger Light"/>
                  <w:color w:val="FF0000"/>
                  <w:szCs w:val="24"/>
                  <w:rPrChange w:id="1278" w:author="Ms CHIK Kar Lai (SE/Inno)" w:date="2026-02-04T18:23:00Z">
                    <w:rPr/>
                  </w:rPrChange>
                </w:rPr>
                <w:t>1. Quadruped Confined Space Inspectors (SVSD)</w:t>
              </w:r>
            </w:ins>
          </w:p>
          <w:p w14:paraId="29BAAD5C" w14:textId="138115BB" w:rsidR="00F4296F" w:rsidRPr="00697433" w:rsidDel="3AB07C12" w:rsidRDefault="7F7C32FD">
            <w:pPr>
              <w:jc w:val="both"/>
              <w:rPr>
                <w:rFonts w:ascii="Frutiger Light" w:eastAsia="Frutiger Light" w:hAnsi="Frutiger Light" w:cs="Frutiger Light"/>
                <w:color w:val="FF0000"/>
                <w:szCs w:val="24"/>
                <w:rPrChange w:id="1279" w:author="Ms CHIK Kar Lai (SE/Inno)" w:date="2026-02-04T18:45:00Z">
                  <w:rPr/>
                </w:rPrChange>
              </w:rPr>
            </w:pPr>
            <w:ins w:id="1280" w:author="Ms CHIK Kar Lai (SE/Inno)" w:date="2026-02-04T18:23:00Z">
              <w:r w:rsidRPr="7F7C32FD">
                <w:rPr>
                  <w:rFonts w:ascii="Frutiger Light" w:eastAsia="Frutiger Light" w:hAnsi="Frutiger Light" w:cs="Frutiger Light"/>
                  <w:color w:val="FF0000"/>
                  <w:szCs w:val="24"/>
                  <w:rPrChange w:id="1281" w:author="Ms CHIK Kar Lai (SE/Inno)" w:date="2026-02-04T18:23:00Z">
                    <w:rPr/>
                  </w:rPrChange>
                </w:rPr>
                <w:t>2. AI-powered UAV Inspection System for Floodlights (</w:t>
              </w:r>
              <w:proofErr w:type="spellStart"/>
              <w:r w:rsidRPr="7F7C32FD">
                <w:rPr>
                  <w:rFonts w:ascii="Frutiger Light" w:eastAsia="Frutiger Light" w:hAnsi="Frutiger Light" w:cs="Frutiger Light"/>
                  <w:color w:val="FF0000"/>
                  <w:szCs w:val="24"/>
                  <w:rPrChange w:id="1282" w:author="Ms CHIK Kar Lai (SE/Inno)" w:date="2026-02-04T18:23:00Z">
                    <w:rPr/>
                  </w:rPrChange>
                </w:rPr>
                <w:t>MunSD</w:t>
              </w:r>
              <w:proofErr w:type="spellEnd"/>
              <w:r w:rsidRPr="7F7C32FD">
                <w:rPr>
                  <w:rFonts w:ascii="Frutiger Light" w:eastAsia="Frutiger Light" w:hAnsi="Frutiger Light" w:cs="Frutiger Light"/>
                  <w:color w:val="FF0000"/>
                  <w:szCs w:val="24"/>
                  <w:rPrChange w:id="1283" w:author="Ms CHIK Kar Lai (SE/Inno)" w:date="2026-02-04T18:23:00Z">
                    <w:rPr/>
                  </w:rPrChange>
                </w:rPr>
                <w:t>)</w:t>
              </w:r>
            </w:ins>
          </w:p>
          <w:p w14:paraId="4F038070" w14:textId="138115BB" w:rsidR="00F4296F" w:rsidRPr="00697433" w:rsidDel="3AB07C12" w:rsidRDefault="7F7C32FD">
            <w:pPr>
              <w:jc w:val="both"/>
              <w:rPr>
                <w:rFonts w:ascii="Frutiger Light" w:eastAsia="Frutiger Light" w:hAnsi="Frutiger Light" w:cs="Frutiger Light"/>
                <w:color w:val="FF0000"/>
                <w:szCs w:val="24"/>
                <w:rPrChange w:id="1284" w:author="Ms CHIK Kar Lai (SE/Inno)" w:date="2026-02-04T18:45:00Z">
                  <w:rPr/>
                </w:rPrChange>
              </w:rPr>
            </w:pPr>
            <w:ins w:id="1285" w:author="Ms CHIK Kar Lai (SE/Inno)" w:date="2026-02-04T18:23:00Z">
              <w:r w:rsidRPr="7F7C32FD">
                <w:rPr>
                  <w:rFonts w:ascii="Frutiger Light" w:eastAsia="Frutiger Light" w:hAnsi="Frutiger Light" w:cs="Frutiger Light"/>
                  <w:color w:val="FF0000"/>
                  <w:szCs w:val="24"/>
                  <w:rPrChange w:id="1286" w:author="Ms CHIK Kar Lai (SE/Inno)" w:date="2026-02-04T18:23:00Z">
                    <w:rPr/>
                  </w:rPrChange>
                </w:rPr>
                <w:t>3. Body-worn camera for lift shaft (GLD)</w:t>
              </w:r>
            </w:ins>
          </w:p>
          <w:p w14:paraId="18ECAAA1" w14:textId="138115BB" w:rsidR="00F4296F" w:rsidRPr="00697433" w:rsidDel="3AB07C12" w:rsidRDefault="7F7C32FD">
            <w:pPr>
              <w:jc w:val="both"/>
              <w:rPr>
                <w:rFonts w:ascii="Frutiger Light" w:eastAsia="Frutiger Light" w:hAnsi="Frutiger Light" w:cs="Frutiger Light"/>
                <w:color w:val="FF0000"/>
                <w:szCs w:val="24"/>
                <w:rPrChange w:id="1287" w:author="Ms CHIK Kar Lai (SE/Inno)" w:date="2026-02-04T18:45:00Z">
                  <w:rPr/>
                </w:rPrChange>
              </w:rPr>
            </w:pPr>
            <w:ins w:id="1288" w:author="Ms CHIK Kar Lai (SE/Inno)" w:date="2026-02-04T18:23:00Z">
              <w:r w:rsidRPr="7F7C32FD">
                <w:rPr>
                  <w:rFonts w:ascii="Frutiger Light" w:eastAsia="Frutiger Light" w:hAnsi="Frutiger Light" w:cs="Frutiger Light"/>
                  <w:color w:val="FF0000"/>
                  <w:szCs w:val="24"/>
                  <w:rPrChange w:id="1289" w:author="Ms CHIK Kar Lai (SE/Inno)" w:date="2026-02-04T18:23:00Z">
                    <w:rPr/>
                  </w:rPrChange>
                </w:rPr>
                <w:t>4. Wall Climbing Robot for Maintenance Services (DTD)</w:t>
              </w:r>
            </w:ins>
          </w:p>
          <w:p w14:paraId="1E275679" w14:textId="138115BB" w:rsidR="00F4296F" w:rsidRPr="00697433" w:rsidDel="3AB07C12" w:rsidRDefault="7F7C32FD">
            <w:pPr>
              <w:jc w:val="both"/>
              <w:rPr>
                <w:rFonts w:ascii="Frutiger Light" w:eastAsia="Frutiger Light" w:hAnsi="Frutiger Light" w:cs="Frutiger Light"/>
                <w:color w:val="FF0000"/>
                <w:szCs w:val="24"/>
                <w:rPrChange w:id="1290" w:author="Ms CHIK Kar Lai (SE/Inno)" w:date="2026-02-04T18:45:00Z">
                  <w:rPr/>
                </w:rPrChange>
              </w:rPr>
            </w:pPr>
            <w:ins w:id="1291" w:author="Ms CHIK Kar Lai (SE/Inno)" w:date="2026-02-04T18:23:00Z">
              <w:r w:rsidRPr="7F7C32FD">
                <w:rPr>
                  <w:rFonts w:ascii="Frutiger Light" w:eastAsia="Frutiger Light" w:hAnsi="Frutiger Light" w:cs="Frutiger Light"/>
                  <w:color w:val="FF0000"/>
                  <w:szCs w:val="24"/>
                  <w:rPrChange w:id="1292" w:author="Ms CHIK Kar Lai (SE/Inno)" w:date="2026-02-04T18:23:00Z">
                    <w:rPr/>
                  </w:rPrChange>
                </w:rPr>
                <w:t>5. EMSD 4S Central Monitoring Platform (DTD)</w:t>
              </w:r>
            </w:ins>
          </w:p>
          <w:p w14:paraId="27F757CA" w14:textId="0576A446" w:rsidR="00F4296F" w:rsidDel="00E376EB" w:rsidRDefault="7F7C32FD">
            <w:pPr>
              <w:jc w:val="both"/>
              <w:rPr>
                <w:del w:id="1293" w:author="Ms CHIK Kar Lai (SE/Inno)" w:date="2026-02-04T18:20:00Z"/>
                <w:rFonts w:ascii="Frutiger Light" w:eastAsia="Frutiger Light" w:hAnsi="Frutiger Light" w:cs="Frutiger Light"/>
                <w:color w:val="FF0000"/>
                <w:szCs w:val="24"/>
              </w:rPr>
            </w:pPr>
            <w:ins w:id="1294" w:author="Ms CHIK Kar Lai (SE/Inno)" w:date="2026-02-04T18:23:00Z">
              <w:r w:rsidRPr="7F7C32FD">
                <w:rPr>
                  <w:rFonts w:ascii="Frutiger Light" w:eastAsia="Frutiger Light" w:hAnsi="Frutiger Light" w:cs="Frutiger Light"/>
                  <w:color w:val="FF0000"/>
                  <w:szCs w:val="24"/>
                  <w:rPrChange w:id="1295" w:author="Ms CHIK Kar Lai (SE/Inno)" w:date="2026-02-04T18:23:00Z">
                    <w:rPr/>
                  </w:rPrChange>
                </w:rPr>
                <w:t>6. Autonomous Airfield Ground Lighting Cleaning and Inspection Robot (BTSD)</w:t>
              </w:r>
            </w:ins>
            <w:ins w:id="1296" w:author="Ms CHIK Kar Lai (SE/Inno)" w:date="2026-02-04T18:22:00Z">
              <w:r w:rsidR="1325EBC7" w:rsidRPr="316D7A94">
                <w:rPr>
                  <w:rFonts w:ascii="Frutiger Light" w:eastAsia="Frutiger Light" w:hAnsi="Frutiger Light" w:cs="Frutiger Light"/>
                  <w:color w:val="FF0000"/>
                  <w:szCs w:val="24"/>
                  <w:rPrChange w:id="1297" w:author="Ms CHIK Kar Lai (SE/Inno)" w:date="2026-02-04T18:22:00Z">
                    <w:rPr/>
                  </w:rPrChange>
                </w:rPr>
                <w:t xml:space="preserve"> </w:t>
              </w:r>
            </w:ins>
          </w:p>
          <w:p w14:paraId="60E4C2C6" w14:textId="138115BB" w:rsidR="3AB07C12" w:rsidRDefault="3AB07C12">
            <w:pPr>
              <w:jc w:val="both"/>
              <w:rPr>
                <w:rFonts w:ascii="Frutiger Light" w:eastAsia="Frutiger Light,細明體" w:hAnsi="Frutiger Light" w:cs="Frutiger Light,細明體"/>
                <w:color w:val="FF0000"/>
                <w:rPrChange w:id="1298" w:author="Ms CHIK Kar Lai (SE/Inno)" w:date="2026-02-04T18:46:00Z">
                  <w:rPr/>
                </w:rPrChange>
              </w:rPr>
              <w:pPrChange w:id="1299" w:author="Ms CHIK Kar Lai (SE/Inno)" w:date="2026-02-04T18:46:00Z">
                <w:pPr/>
              </w:pPrChange>
            </w:pPr>
          </w:p>
          <w:p w14:paraId="6F1700E6" w14:textId="25B6B319" w:rsidR="7BEFC13B" w:rsidRDefault="7BEFC13B">
            <w:pPr>
              <w:jc w:val="both"/>
              <w:rPr>
                <w:rFonts w:ascii="Frutiger Light" w:eastAsia="Frutiger Light" w:hAnsi="Frutiger Light" w:cs="Frutiger Light"/>
                <w:color w:val="FF0000"/>
                <w:szCs w:val="24"/>
                <w:rPrChange w:id="1300" w:author="Ms CHIK Kar Lai (SE/Inno)" w:date="2026-02-04T18:24:00Z">
                  <w:rPr/>
                </w:rPrChange>
              </w:rPr>
              <w:pPrChange w:id="1301" w:author="Ms CHIK Kar Lai (SE/Inno)" w:date="2026-02-04T18:24:00Z">
                <w:pPr/>
              </w:pPrChange>
            </w:pPr>
          </w:p>
          <w:p w14:paraId="75532B7B" w14:textId="63F0D2F8" w:rsidR="7BEFC13B" w:rsidRDefault="7BEFC13B">
            <w:pPr>
              <w:jc w:val="both"/>
              <w:rPr>
                <w:rFonts w:ascii="Frutiger Light" w:eastAsia="Frutiger Light" w:hAnsi="Frutiger Light" w:cs="Frutiger Light"/>
                <w:color w:val="FF0000"/>
                <w:szCs w:val="24"/>
                <w:rPrChange w:id="1302" w:author="Ms CHIK Kar Lai (SE/Inno)" w:date="2026-02-04T18:45:00Z">
                  <w:rPr/>
                </w:rPrChange>
              </w:rPr>
              <w:pPrChange w:id="1303" w:author="Ms CHIK Kar Lai (SE/Inno)" w:date="2026-02-04T18:45:00Z">
                <w:pPr/>
              </w:pPrChange>
            </w:pPr>
            <w:ins w:id="1304" w:author="Ms CHIK Kar Lai (SE/Inno)" w:date="2026-02-04T18:23:00Z">
              <w:r w:rsidRPr="7BEFC13B">
                <w:rPr>
                  <w:rFonts w:ascii="Frutiger Light" w:eastAsia="Frutiger Light" w:hAnsi="Frutiger Light" w:cs="Frutiger Light"/>
                  <w:color w:val="FF0000"/>
                  <w:szCs w:val="24"/>
                  <w:rPrChange w:id="1305" w:author="Ms CHIK Kar Lai (SE/Inno)" w:date="2026-02-04T18:23:00Z">
                    <w:rPr/>
                  </w:rPrChange>
                </w:rPr>
                <w:t>In addition, the following project</w:t>
              </w:r>
            </w:ins>
            <w:ins w:id="1306" w:author="Ms CHIK Kar Lai (SE/Inno)" w:date="2026-02-04T18:44:00Z">
              <w:r w:rsidR="043C3E3B" w:rsidRPr="7BEFC13B">
                <w:rPr>
                  <w:rFonts w:ascii="Frutiger Light" w:eastAsia="Frutiger Light" w:hAnsi="Frutiger Light" w:cs="Frutiger Light"/>
                  <w:color w:val="FF0000"/>
                  <w:szCs w:val="24"/>
                  <w:rPrChange w:id="1307" w:author="Ms CHIK Kar Lai (SE/Inno)" w:date="2026-02-04T18:23:00Z">
                    <w:rPr/>
                  </w:rPrChange>
                </w:rPr>
                <w:t>s</w:t>
              </w:r>
            </w:ins>
            <w:ins w:id="1308" w:author="Ms CHIK Kar Lai (SE/Inno)" w:date="2026-02-04T18:23:00Z">
              <w:r w:rsidRPr="7BEFC13B">
                <w:rPr>
                  <w:rFonts w:ascii="Frutiger Light" w:eastAsia="Frutiger Light" w:hAnsi="Frutiger Light" w:cs="Frutiger Light"/>
                  <w:color w:val="FF0000"/>
                  <w:szCs w:val="24"/>
                  <w:rPrChange w:id="1309" w:author="Ms CHIK Kar Lai (SE/Inno)" w:date="2026-02-04T18:23:00Z">
                    <w:rPr/>
                  </w:rPrChange>
                </w:rPr>
                <w:t xml:space="preserve"> had been invited to file submissions for</w:t>
              </w:r>
            </w:ins>
            <w:ins w:id="1310" w:author="Ms CHIK Kar Lai (SE/Inno)" w:date="2026-02-04T18:24:00Z">
              <w:r w:rsidR="7D570C36" w:rsidRPr="7D570C36">
                <w:rPr>
                  <w:rFonts w:ascii="Frutiger Light" w:eastAsia="Frutiger Light" w:hAnsi="Frutiger Light" w:cs="Frutiger Light" w:hint="eastAsia"/>
                  <w:color w:val="FF0000"/>
                  <w:szCs w:val="24"/>
                  <w:rPrChange w:id="1311" w:author="Ms CHIK Kar Lai (SE/Inno)" w:date="2026-02-04T18:24:00Z">
                    <w:rPr>
                      <w:rFonts w:hint="eastAsia"/>
                    </w:rPr>
                  </w:rPrChange>
                </w:rPr>
                <w:t>「第二屆職安健創科大賽」</w:t>
              </w:r>
            </w:ins>
          </w:p>
          <w:p w14:paraId="0D7D4DA0" w14:textId="417B423B" w:rsidR="7BEFC13B" w:rsidRDefault="7D570C36">
            <w:pPr>
              <w:jc w:val="both"/>
              <w:rPr>
                <w:rFonts w:ascii="Frutiger Light" w:eastAsia="Frutiger Light" w:hAnsi="Frutiger Light" w:cs="Frutiger Light"/>
                <w:color w:val="FF0000"/>
                <w:szCs w:val="24"/>
                <w:rPrChange w:id="1312" w:author="Ms CHIK Kar Lai (SE/Inno)" w:date="2026-02-04T18:45:00Z">
                  <w:rPr/>
                </w:rPrChange>
              </w:rPr>
            </w:pPr>
            <w:ins w:id="1313" w:author="Ms CHIK Kar Lai (SE/Inno)" w:date="2026-02-04T18:24:00Z">
              <w:r w:rsidRPr="1A5013BF">
                <w:rPr>
                  <w:rFonts w:ascii="Frutiger Light" w:eastAsia="Frutiger Light" w:hAnsi="Frutiger Light" w:cs="Frutiger Light"/>
                  <w:color w:val="FF0000"/>
                  <w:szCs w:val="24"/>
                  <w:rPrChange w:id="1314" w:author="Ms CHIK Kar Lai (SE/Inno)" w:date="2026-02-04T18:26:00Z">
                    <w:rPr/>
                  </w:rPrChange>
                </w:rPr>
                <w:t xml:space="preserve">1. Quadruped Confined Space Inspectors (SVSD)        </w:t>
              </w:r>
            </w:ins>
          </w:p>
          <w:p w14:paraId="545EF8C1" w14:textId="049525AD" w:rsidR="7BEFC13B" w:rsidRDefault="7D570C36">
            <w:pPr>
              <w:jc w:val="both"/>
              <w:rPr>
                <w:rFonts w:ascii="Frutiger Light" w:eastAsia="Frutiger Light" w:hAnsi="Frutiger Light" w:cs="Frutiger Light"/>
                <w:color w:val="FF0000"/>
                <w:szCs w:val="24"/>
                <w:rPrChange w:id="1315" w:author="Ms CHIK Kar Lai (SE/Inno)" w:date="2026-02-04T18:45:00Z">
                  <w:rPr/>
                </w:rPrChange>
              </w:rPr>
            </w:pPr>
            <w:ins w:id="1316" w:author="Ms CHIK Kar Lai (SE/Inno)" w:date="2026-02-04T18:24:00Z">
              <w:r w:rsidRPr="1A5013BF">
                <w:rPr>
                  <w:rFonts w:ascii="Frutiger Light" w:eastAsia="Frutiger Light" w:hAnsi="Frutiger Light" w:cs="Frutiger Light"/>
                  <w:color w:val="FF0000"/>
                  <w:szCs w:val="24"/>
                  <w:rPrChange w:id="1317" w:author="Ms CHIK Kar Lai (SE/Inno)" w:date="2026-02-04T18:26:00Z">
                    <w:rPr/>
                  </w:rPrChange>
                </w:rPr>
                <w:t>2. AI-powered UAV Inspection System for Floodlights (</w:t>
              </w:r>
              <w:proofErr w:type="spellStart"/>
              <w:r w:rsidRPr="1A5013BF">
                <w:rPr>
                  <w:rFonts w:ascii="Frutiger Light" w:eastAsia="Frutiger Light" w:hAnsi="Frutiger Light" w:cs="Frutiger Light"/>
                  <w:color w:val="FF0000"/>
                  <w:szCs w:val="24"/>
                  <w:rPrChange w:id="1318" w:author="Ms CHIK Kar Lai (SE/Inno)" w:date="2026-02-04T18:26:00Z">
                    <w:rPr/>
                  </w:rPrChange>
                </w:rPr>
                <w:t>MunSD</w:t>
              </w:r>
              <w:proofErr w:type="spellEnd"/>
              <w:r w:rsidRPr="1A5013BF">
                <w:rPr>
                  <w:rFonts w:ascii="Frutiger Light" w:eastAsia="Frutiger Light" w:hAnsi="Frutiger Light" w:cs="Frutiger Light"/>
                  <w:color w:val="FF0000"/>
                  <w:szCs w:val="24"/>
                  <w:rPrChange w:id="1319" w:author="Ms CHIK Kar Lai (SE/Inno)" w:date="2026-02-04T18:26:00Z">
                    <w:rPr/>
                  </w:rPrChange>
                </w:rPr>
                <w:t>)</w:t>
              </w:r>
            </w:ins>
          </w:p>
          <w:p w14:paraId="0104645F" w14:textId="122FE01C" w:rsidR="7BEFC13B" w:rsidDel="7D570C36" w:rsidRDefault="7D570C36">
            <w:pPr>
              <w:jc w:val="both"/>
              <w:rPr>
                <w:del w:id="1320" w:author="Ms CHIK Kar Lai (SE/Inno)" w:date="2026-02-04T18:24:00Z"/>
                <w:rFonts w:ascii="Frutiger Light" w:eastAsia="Frutiger Light" w:hAnsi="Frutiger Light" w:cs="Frutiger Light"/>
                <w:color w:val="FF0000"/>
                <w:szCs w:val="24"/>
                <w:rPrChange w:id="1321" w:author="Ms CHIK Kar Lai (SE/Inno)" w:date="2026-02-04T18:23:00Z">
                  <w:rPr>
                    <w:del w:id="1322" w:author="Ms CHIK Kar Lai (SE/Inno)" w:date="2026-02-04T18:24:00Z"/>
                  </w:rPr>
                </w:rPrChange>
              </w:rPr>
              <w:pPrChange w:id="1323" w:author="Ms CHIK Kar Lai (SE/Inno)" w:date="2026-02-04T18:23:00Z">
                <w:pPr/>
              </w:pPrChange>
            </w:pPr>
            <w:ins w:id="1324" w:author="Ms CHIK Kar Lai (SE/Inno)" w:date="2026-02-04T18:24:00Z">
              <w:r w:rsidRPr="1A5013BF">
                <w:rPr>
                  <w:rFonts w:ascii="Frutiger Light" w:eastAsia="Frutiger Light" w:hAnsi="Frutiger Light" w:cs="Frutiger Light"/>
                  <w:color w:val="FF0000"/>
                  <w:szCs w:val="24"/>
                  <w:rPrChange w:id="1325" w:author="Ms CHIK Kar Lai (SE/Inno)" w:date="2026-02-04T18:26:00Z">
                    <w:rPr/>
                  </w:rPrChange>
                </w:rPr>
                <w:t>3. Wall Climbing Robot for Maintenance Services (DTD)</w:t>
              </w:r>
            </w:ins>
          </w:p>
          <w:p w14:paraId="457ADDE7" w14:textId="7BDAFE88" w:rsidR="7D570C36" w:rsidRDefault="7D570C36">
            <w:pPr>
              <w:jc w:val="both"/>
              <w:rPr>
                <w:rFonts w:ascii="Frutiger Light" w:eastAsia="Frutiger Light" w:hAnsi="Frutiger Light" w:cs="Frutiger Light"/>
                <w:color w:val="FF0000"/>
                <w:szCs w:val="24"/>
                <w:rPrChange w:id="1326" w:author="Ms CHIK Kar Lai (SE/Inno)" w:date="2026-02-04T18:45:00Z">
                  <w:rPr/>
                </w:rPrChange>
              </w:rPr>
              <w:pPrChange w:id="1327" w:author="Ms CHIK Kar Lai (SE/Inno)" w:date="2026-02-04T18:45:00Z">
                <w:pPr/>
              </w:pPrChange>
            </w:pPr>
          </w:p>
          <w:p w14:paraId="55D573A0" w14:textId="1C1A8AA9" w:rsidR="29389CF3" w:rsidRDefault="29389CF3">
            <w:pPr>
              <w:jc w:val="both"/>
              <w:rPr>
                <w:rFonts w:ascii="Frutiger Light" w:eastAsia="Frutiger Light" w:hAnsi="Frutiger Light" w:cs="Frutiger Light"/>
                <w:color w:val="FF0000"/>
                <w:szCs w:val="24"/>
                <w:rPrChange w:id="1328" w:author="Ms CHIK Kar Lai (SE/Inno)" w:date="2026-02-04T18:45:00Z">
                  <w:rPr/>
                </w:rPrChange>
              </w:rPr>
              <w:pPrChange w:id="1329" w:author="Ms CHIK Kar Lai (SE/Inno)" w:date="2026-02-04T18:45:00Z">
                <w:pPr/>
              </w:pPrChange>
            </w:pPr>
          </w:p>
          <w:p w14:paraId="7A06D640" w14:textId="7A8B5039" w:rsidR="29389CF3" w:rsidRDefault="29389CF3">
            <w:pPr>
              <w:jc w:val="both"/>
              <w:rPr>
                <w:rFonts w:ascii="Frutiger Light" w:eastAsia="Frutiger Light" w:hAnsi="Frutiger Light" w:cs="Frutiger Light"/>
                <w:color w:val="FF0000"/>
                <w:szCs w:val="24"/>
                <w:rPrChange w:id="1330" w:author="Ms CHIK Kar Lai (SE/Inno)" w:date="2026-02-04T18:45:00Z">
                  <w:rPr/>
                </w:rPrChange>
              </w:rPr>
              <w:pPrChange w:id="1331" w:author="Ms CHIK Kar Lai (SE/Inno)" w:date="2026-02-04T18:45:00Z">
                <w:pPr/>
              </w:pPrChange>
            </w:pPr>
            <w:ins w:id="1332" w:author="Ms CHIK Kar Lai (SE/Inno)" w:date="2026-02-04T18:42:00Z">
              <w:r w:rsidRPr="79190CE4">
                <w:rPr>
                  <w:rFonts w:ascii="Frutiger Light" w:eastAsia="Frutiger Light" w:hAnsi="Frutiger Light" w:cs="Frutiger Light"/>
                  <w:color w:val="FF0000"/>
                  <w:szCs w:val="24"/>
                  <w:rPrChange w:id="1333" w:author="Ms CHIK Kar Lai (SE/Inno)" w:date="2026-02-04T18:45:00Z">
                    <w:rPr/>
                  </w:rPrChange>
                </w:rPr>
                <w:t xml:space="preserve">HKMA/HKT Global Innovation Award 2025/26 to be held on </w:t>
              </w:r>
            </w:ins>
            <w:ins w:id="1334" w:author="Ms CHIK Kar Lai (SE/Inno)" w:date="2026-02-04T18:43:00Z">
              <w:r w:rsidR="285B3FD6" w:rsidRPr="79190CE4">
                <w:rPr>
                  <w:rFonts w:ascii="Frutiger Light" w:eastAsia="Frutiger Light" w:hAnsi="Frutiger Light" w:cs="Frutiger Light"/>
                  <w:color w:val="FF0000"/>
                  <w:szCs w:val="24"/>
                  <w:rPrChange w:id="1335" w:author="Ms CHIK Kar Lai (SE/Inno)" w:date="2026-02-04T18:45:00Z">
                    <w:rPr/>
                  </w:rPrChange>
                </w:rPr>
                <w:t xml:space="preserve">Jun 2026 </w:t>
              </w:r>
            </w:ins>
            <w:ins w:id="1336" w:author="Ms CHIK Kar Lai (SE/Inno)" w:date="2026-02-04T18:44:00Z">
              <w:r w:rsidR="043C3E3B" w:rsidRPr="79190CE4">
                <w:rPr>
                  <w:rFonts w:ascii="Frutiger Light" w:eastAsia="Frutiger Light" w:hAnsi="Frutiger Light" w:cs="Frutiger Light"/>
                  <w:color w:val="FF0000"/>
                  <w:szCs w:val="24"/>
                  <w:rPrChange w:id="1337" w:author="Ms CHIK Kar Lai (SE/Inno)" w:date="2026-02-04T18:45:00Z">
                    <w:rPr/>
                  </w:rPrChange>
                </w:rPr>
                <w:t>at HKCEC. T</w:t>
              </w:r>
              <w:r w:rsidR="043C3E3B" w:rsidRPr="043C3E3B">
                <w:rPr>
                  <w:rFonts w:ascii="Frutiger Light" w:eastAsia="Frutiger Light" w:hAnsi="Frutiger Light" w:cs="Frutiger Light"/>
                  <w:color w:val="FF0000"/>
                  <w:szCs w:val="24"/>
                  <w:rPrChange w:id="1338" w:author="Ms CHIK Kar Lai (SE/Inno)" w:date="2026-02-04T18:44:00Z">
                    <w:rPr/>
                  </w:rPrChange>
                </w:rPr>
                <w:t>he following projects had filed submissions:-</w:t>
              </w:r>
            </w:ins>
          </w:p>
          <w:p w14:paraId="2B53657E" w14:textId="7744DC14" w:rsidR="29389CF3" w:rsidDel="6CA7B8F0" w:rsidRDefault="6CA7B8F0">
            <w:pPr>
              <w:jc w:val="both"/>
              <w:rPr>
                <w:del w:id="1339" w:author="Ms CHIK Kar Lai (SE/Inno)" w:date="2026-02-04T18:45:00Z"/>
                <w:rFonts w:ascii="Frutiger Light" w:eastAsia="Frutiger Light" w:hAnsi="Frutiger Light" w:cs="Frutiger Light"/>
                <w:color w:val="FF0000"/>
                <w:szCs w:val="24"/>
                <w:rPrChange w:id="1340" w:author="Ms CHIK Kar Lai (SE/Inno)" w:date="2026-02-04T18:42:00Z">
                  <w:rPr>
                    <w:del w:id="1341" w:author="Ms CHIK Kar Lai (SE/Inno)" w:date="2026-02-04T18:45:00Z"/>
                  </w:rPr>
                </w:rPrChange>
              </w:rPr>
              <w:pPrChange w:id="1342" w:author="Ms CHIK Kar Lai (SE/Inno)" w:date="2026-02-04T18:42:00Z">
                <w:pPr/>
              </w:pPrChange>
            </w:pPr>
            <w:ins w:id="1343" w:author="Ms CHIK Kar Lai (SE/Inno)" w:date="2026-02-04T18:45:00Z">
              <w:r w:rsidRPr="6CA7B8F0">
                <w:rPr>
                  <w:rFonts w:ascii="Frutiger Light" w:eastAsia="Frutiger Light" w:hAnsi="Frutiger Light" w:cs="Frutiger Light"/>
                  <w:color w:val="FF0000"/>
                  <w:szCs w:val="24"/>
                  <w:rPrChange w:id="1344" w:author="Ms CHIK Kar Lai (SE/Inno)" w:date="2026-02-04T18:45:00Z">
                    <w:rPr/>
                  </w:rPrChange>
                </w:rPr>
                <w:t>1.</w:t>
              </w:r>
              <w:r w:rsidRPr="79190CE4">
                <w:rPr>
                  <w:rFonts w:ascii="Frutiger Light" w:eastAsia="Frutiger Light" w:hAnsi="Frutiger Light" w:cs="Frutiger Light"/>
                  <w:color w:val="FF0000"/>
                  <w:szCs w:val="24"/>
                  <w:rPrChange w:id="1345" w:author="Ms CHIK Kar Lai (SE/Inno)" w:date="2026-02-04T18:45:00Z">
                    <w:rPr/>
                  </w:rPrChange>
                </w:rPr>
                <w:t>AI-powered UAV Inspection System for Floodlights</w:t>
              </w:r>
              <w:r w:rsidR="79190CE4" w:rsidRPr="79190CE4">
                <w:rPr>
                  <w:rFonts w:ascii="Frutiger Light" w:eastAsia="Frutiger Light" w:hAnsi="Frutiger Light" w:cs="Frutiger Light"/>
                  <w:color w:val="FF0000"/>
                  <w:szCs w:val="24"/>
                  <w:rPrChange w:id="1346" w:author="Ms CHIK Kar Lai (SE/Inno)" w:date="2026-02-04T18:45:00Z">
                    <w:rPr/>
                  </w:rPrChange>
                </w:rPr>
                <w:t xml:space="preserve"> </w:t>
              </w:r>
            </w:ins>
          </w:p>
          <w:p w14:paraId="497FF06A" w14:textId="63ABE54D" w:rsidR="6CA7B8F0" w:rsidRDefault="6CA7B8F0">
            <w:pPr>
              <w:jc w:val="both"/>
              <w:rPr>
                <w:rFonts w:ascii="Frutiger Light" w:eastAsia="Frutiger Light" w:hAnsi="Frutiger Light" w:cs="Frutiger Light"/>
                <w:color w:val="FF0000"/>
                <w:szCs w:val="24"/>
                <w:rPrChange w:id="1347" w:author="Ms CHIK Kar Lai (SE/Inno)" w:date="2026-02-04T18:46:00Z">
                  <w:rPr/>
                </w:rPrChange>
              </w:rPr>
              <w:pPrChange w:id="1348" w:author="Ms CHIK Kar Lai (SE/Inno)" w:date="2026-02-04T18:46:00Z">
                <w:pPr/>
              </w:pPrChange>
            </w:pPr>
          </w:p>
          <w:p w14:paraId="7ADED508" w14:textId="7A7280A5" w:rsidR="79190CE4" w:rsidRDefault="79190CE4">
            <w:pPr>
              <w:jc w:val="both"/>
              <w:rPr>
                <w:rFonts w:ascii="Frutiger Light" w:eastAsia="Frutiger Light" w:hAnsi="Frutiger Light" w:cs="Frutiger Light"/>
                <w:color w:val="FF0000"/>
                <w:szCs w:val="24"/>
                <w:rPrChange w:id="1349" w:author="Ms CHIK Kar Lai (SE/Inno)" w:date="2026-02-04T18:46:00Z">
                  <w:rPr/>
                </w:rPrChange>
              </w:rPr>
              <w:pPrChange w:id="1350" w:author="Ms CHIK Kar Lai (SE/Inno)" w:date="2026-02-04T18:46:00Z">
                <w:pPr/>
              </w:pPrChange>
            </w:pPr>
            <w:ins w:id="1351" w:author="Ms CHIK Kar Lai (SE/Inno)" w:date="2026-02-04T18:45:00Z">
              <w:r w:rsidRPr="79190CE4">
                <w:rPr>
                  <w:rFonts w:ascii="Frutiger Light" w:eastAsia="Frutiger Light" w:hAnsi="Frutiger Light" w:cs="Frutiger Light"/>
                  <w:color w:val="FF0000"/>
                  <w:szCs w:val="24"/>
                  <w:rPrChange w:id="1352" w:author="Ms CHIK Kar Lai (SE/Inno)" w:date="2026-02-04T18:45:00Z">
                    <w:rPr/>
                  </w:rPrChange>
                </w:rPr>
                <w:t xml:space="preserve">2. </w:t>
              </w:r>
              <w:proofErr w:type="spellStart"/>
              <w:r w:rsidRPr="79190CE4">
                <w:rPr>
                  <w:rFonts w:ascii="Frutiger Light" w:eastAsia="Frutiger Light" w:hAnsi="Frutiger Light" w:cs="Frutiger Light"/>
                  <w:color w:val="FF0000"/>
                  <w:szCs w:val="24"/>
                  <w:rPrChange w:id="1353" w:author="Ms CHIK Kar Lai (SE/Inno)" w:date="2026-02-04T18:45:00Z">
                    <w:rPr/>
                  </w:rPrChange>
                </w:rPr>
                <w:t>ChillStream</w:t>
              </w:r>
            </w:ins>
            <w:proofErr w:type="spellEnd"/>
          </w:p>
          <w:p w14:paraId="10775790" w14:textId="4DCED936" w:rsidR="79190CE4" w:rsidRDefault="79190CE4">
            <w:pPr>
              <w:jc w:val="both"/>
              <w:rPr>
                <w:rFonts w:ascii="Frutiger Light" w:eastAsia="Frutiger Light" w:hAnsi="Frutiger Light" w:cs="Frutiger Light"/>
                <w:color w:val="FF0000"/>
                <w:szCs w:val="24"/>
                <w:rPrChange w:id="1354" w:author="Ms CHIK Kar Lai (SE/Inno)" w:date="2026-02-04T18:46:00Z">
                  <w:rPr/>
                </w:rPrChange>
              </w:rPr>
              <w:pPrChange w:id="1355" w:author="Ms CHIK Kar Lai (SE/Inno)" w:date="2026-02-04T18:46:00Z">
                <w:pPr/>
              </w:pPrChange>
            </w:pPr>
            <w:ins w:id="1356" w:author="Ms CHIK Kar Lai (SE/Inno)" w:date="2026-02-04T18:45:00Z">
              <w:r w:rsidRPr="79190CE4">
                <w:rPr>
                  <w:rFonts w:ascii="Frutiger Light" w:eastAsia="Frutiger Light" w:hAnsi="Frutiger Light" w:cs="Frutiger Light"/>
                  <w:color w:val="FF0000"/>
                  <w:szCs w:val="24"/>
                  <w:rPrChange w:id="1357" w:author="Ms CHIK Kar Lai (SE/Inno)" w:date="2026-02-04T18:45:00Z">
                    <w:rPr/>
                  </w:rPrChange>
                </w:rPr>
                <w:t xml:space="preserve">3. Pest Control Robotics Dog </w:t>
              </w:r>
            </w:ins>
          </w:p>
          <w:p w14:paraId="4F308D68" w14:textId="77777777" w:rsidR="00F4296F" w:rsidRPr="00697433" w:rsidRDefault="00F4296F" w:rsidP="00F4296F">
            <w:pPr>
              <w:jc w:val="both"/>
              <w:rPr>
                <w:rFonts w:ascii="Frutiger Light" w:eastAsia="Frutiger Light,細明體" w:hAnsi="Frutiger Light" w:cs="Frutiger Light,細明體"/>
                <w:color w:val="FF0000"/>
                <w:rPrChange w:id="1358" w:author="Ms CHIK Kar Lai (SE/Inno)" w:date="2026-02-05T10:43:00Z">
                  <w:rPr>
                    <w:rFonts w:ascii="Frutiger Light" w:eastAsia="Frutiger Light,細明體" w:hAnsi="Frutiger Light" w:cs="Frutiger Light,細明體"/>
                  </w:rPr>
                </w:rPrChange>
              </w:rPr>
            </w:pPr>
          </w:p>
        </w:tc>
        <w:tc>
          <w:tcPr>
            <w:tcW w:w="1213" w:type="dxa"/>
            <w:tcPrChange w:id="1359" w:author="bcsin@connect.hku.hk" w:date="2026-01-22T19:56:00Z">
              <w:tcPr>
                <w:tcW w:w="0" w:type="auto"/>
              </w:tcPr>
            </w:tcPrChange>
          </w:tcPr>
          <w:p w14:paraId="14ADC10D" w14:textId="77777777" w:rsidR="00F4296F" w:rsidRPr="00697433" w:rsidRDefault="00F4296F" w:rsidP="00F4296F">
            <w:pPr>
              <w:jc w:val="center"/>
              <w:rPr>
                <w:rFonts w:ascii="Frutiger Light" w:hAnsi="Frutiger Light"/>
              </w:rPr>
            </w:pPr>
          </w:p>
        </w:tc>
      </w:tr>
      <w:tr w:rsidR="00F4296F" w:rsidRPr="00697433" w14:paraId="5F4939BD" w14:textId="77777777" w:rsidTr="2C2174BB">
        <w:trPr>
          <w:trPrChange w:id="1360" w:author="bcsin@connect.hku.hk" w:date="2026-01-22T19:56:00Z">
            <w:trPr>
              <w:gridBefore w:val="9"/>
              <w:gridAfter w:val="0"/>
            </w:trPr>
          </w:trPrChange>
        </w:trPr>
        <w:tc>
          <w:tcPr>
            <w:tcW w:w="760" w:type="dxa"/>
            <w:tcPrChange w:id="1361" w:author="bcsin@connect.hku.hk" w:date="2026-01-22T19:56:00Z">
              <w:tcPr>
                <w:tcW w:w="0" w:type="auto"/>
              </w:tcPr>
            </w:tcPrChange>
          </w:tcPr>
          <w:p w14:paraId="31761BFF" w14:textId="32A95B82" w:rsidR="00F4296F" w:rsidRPr="00697433" w:rsidRDefault="00F4296F" w:rsidP="00F4296F">
            <w:pPr>
              <w:pStyle w:val="ListParagraph"/>
              <w:numPr>
                <w:ilvl w:val="1"/>
                <w:numId w:val="2"/>
              </w:numPr>
              <w:ind w:left="0" w:firstLine="0"/>
              <w:rPr>
                <w:rFonts w:eastAsia="Frutiger Light,細明體" w:cs="Frutiger Light,細明體"/>
                <w:b w:val="0"/>
                <w:lang w:eastAsia="zh-TW"/>
              </w:rPr>
            </w:pPr>
          </w:p>
        </w:tc>
        <w:tc>
          <w:tcPr>
            <w:tcW w:w="7564" w:type="dxa"/>
            <w:gridSpan w:val="4"/>
            <w:tcPrChange w:id="1362" w:author="bcsin@connect.hku.hk" w:date="2026-01-22T19:56:00Z">
              <w:tcPr>
                <w:tcW w:w="7564" w:type="dxa"/>
                <w:gridSpan w:val="4"/>
              </w:tcPr>
            </w:tcPrChange>
          </w:tcPr>
          <w:p w14:paraId="47763B20" w14:textId="53EC9540" w:rsidR="00F4296F" w:rsidRPr="00697433" w:rsidRDefault="00F4296F" w:rsidP="00F4296F">
            <w:pPr>
              <w:jc w:val="both"/>
              <w:rPr>
                <w:rFonts w:ascii="Frutiger Light" w:eastAsia="Frutiger Light,細明體" w:hAnsi="Frutiger Light" w:cs="Frutiger Light,細明體"/>
              </w:rPr>
            </w:pPr>
            <w:r w:rsidRPr="00697433">
              <w:rPr>
                <w:rFonts w:ascii="Frutiger Light" w:eastAsia="Frutiger Light,細明體" w:hAnsi="Frutiger Light" w:cs="Frutiger Light,細明體"/>
              </w:rPr>
              <w:t xml:space="preserve">The trial project of “Fixed Point LiDAR” collaborated with DEVB was completed. EMSD was further supporting DevB on extending the SmartEye trial at other 6 public work sites and 1 O&amp;M site. A consultant was engaged for design and site supervision of these trial projects. 6 out of 7 LiDAR coverage designs were completed. Out of 7 site installations, </w:t>
            </w:r>
            <w:ins w:id="1363" w:author="Ms CHIK Kar Lai (SE/Inno)" w:date="2026-02-04T18:27:00Z">
              <w:r w:rsidR="36EFB7BB" w:rsidRPr="36EFB7BB">
                <w:rPr>
                  <w:rFonts w:ascii="Frutiger Light" w:eastAsia="Frutiger Light,細明體" w:hAnsi="Frutiger Light" w:cs="Frutiger Light,細明體"/>
                  <w:color w:val="FF0000"/>
                  <w:rPrChange w:id="1364" w:author="Ms CHIK Kar Lai (SE/Inno)" w:date="2026-02-04T18:27:00Z">
                    <w:rPr>
                      <w:rFonts w:ascii="Frutiger Light" w:eastAsia="Frutiger Light,細明體" w:hAnsi="Frutiger Light" w:cs="Frutiger Light,細明體"/>
                    </w:rPr>
                  </w:rPrChange>
                </w:rPr>
                <w:t>5</w:t>
              </w:r>
            </w:ins>
            <w:del w:id="1365" w:author="Ms CHIK Kar Lai (SE/Inno)" w:date="2026-02-04T18:27:00Z">
              <w:r w:rsidRPr="00697433">
                <w:rPr>
                  <w:rFonts w:ascii="Frutiger Light" w:eastAsia="Frutiger Light,細明體" w:hAnsi="Frutiger Light" w:cs="Frutiger Light,細明體"/>
                </w:rPr>
                <w:delText>3</w:delText>
              </w:r>
            </w:del>
            <w:r w:rsidRPr="00697433">
              <w:rPr>
                <w:rFonts w:ascii="Frutiger Light" w:eastAsia="Frutiger Light,細明體" w:hAnsi="Frutiger Light" w:cs="Frutiger Light,細明體"/>
              </w:rPr>
              <w:t xml:space="preserve"> were completed while 2 was currently in progress.</w:t>
            </w:r>
          </w:p>
          <w:p w14:paraId="1DC705C8" w14:textId="77777777" w:rsidR="00F4296F" w:rsidRPr="00697433" w:rsidRDefault="00F4296F" w:rsidP="00F4296F">
            <w:pPr>
              <w:jc w:val="both"/>
              <w:rPr>
                <w:rFonts w:ascii="Frutiger Light" w:eastAsia="Frutiger Light,細明體" w:hAnsi="Frutiger Light" w:cs="Frutiger Light,細明體"/>
              </w:rPr>
            </w:pPr>
            <w:r w:rsidRPr="00697433">
              <w:rPr>
                <w:rFonts w:ascii="Frutiger Light" w:eastAsia="Frutiger Light,細明體" w:hAnsi="Frutiger Light" w:cs="Frutiger Light,細明體"/>
              </w:rPr>
              <w:t xml:space="preserve"> </w:t>
            </w:r>
          </w:p>
          <w:p w14:paraId="7735843F" w14:textId="4C7398D0" w:rsidR="00F4296F" w:rsidRPr="00697433" w:rsidRDefault="00F4296F" w:rsidP="00F4296F">
            <w:pPr>
              <w:jc w:val="both"/>
              <w:rPr>
                <w:rFonts w:ascii="Frutiger Light" w:eastAsia="Frutiger Light,細明體" w:hAnsi="Frutiger Light" w:cs="Frutiger Light,細明體"/>
              </w:rPr>
            </w:pPr>
            <w:r w:rsidRPr="00697433">
              <w:rPr>
                <w:rFonts w:ascii="Frutiger Light" w:eastAsia="Frutiger Light,細明體" w:hAnsi="Frutiger Light" w:cs="Frutiger Light,細明體"/>
              </w:rPr>
              <w:t xml:space="preserve">A consultant has been engaged to assist DEVB on reviewing for Smart Construction. The progress of major tasks </w:t>
            </w:r>
            <w:proofErr w:type="gramStart"/>
            <w:r w:rsidRPr="00697433">
              <w:rPr>
                <w:rFonts w:ascii="Frutiger Light" w:eastAsia="Frutiger Light,細明體" w:hAnsi="Frutiger Light" w:cs="Frutiger Light,細明體"/>
              </w:rPr>
              <w:t>were</w:t>
            </w:r>
            <w:proofErr w:type="gramEnd"/>
            <w:r w:rsidRPr="00697433">
              <w:rPr>
                <w:rFonts w:ascii="Frutiger Light" w:eastAsia="Frutiger Light,細明體" w:hAnsi="Frutiger Light" w:cs="Frutiger Light,細明體"/>
              </w:rPr>
              <w:t xml:space="preserve"> </w:t>
            </w:r>
            <w:proofErr w:type="spellStart"/>
            <w:r w:rsidRPr="00697433">
              <w:rPr>
                <w:rFonts w:ascii="Frutiger Light" w:eastAsia="Frutiger Light,細明體" w:hAnsi="Frutiger Light" w:cs="Frutiger Light,細明體"/>
              </w:rPr>
              <w:t>summarised</w:t>
            </w:r>
            <w:proofErr w:type="spellEnd"/>
            <w:r w:rsidRPr="00697433">
              <w:rPr>
                <w:rFonts w:ascii="Frutiger Light" w:eastAsia="Frutiger Light,細明體" w:hAnsi="Frutiger Light" w:cs="Frutiger Light,細明體"/>
              </w:rPr>
              <w:t xml:space="preserve"> as below:</w:t>
            </w:r>
          </w:p>
          <w:p w14:paraId="5B1F66BC" w14:textId="76E147FA" w:rsidR="00F4296F" w:rsidRPr="00697433" w:rsidRDefault="00F4296F" w:rsidP="00F4296F">
            <w:pPr>
              <w:pStyle w:val="ListParagraph"/>
              <w:numPr>
                <w:ilvl w:val="0"/>
                <w:numId w:val="11"/>
              </w:numPr>
              <w:jc w:val="both"/>
              <w:rPr>
                <w:rFonts w:eastAsia="Frutiger Light,細明體" w:cs="Frutiger Light,細明體"/>
              </w:rPr>
            </w:pPr>
            <w:r w:rsidRPr="00697433">
              <w:rPr>
                <w:rFonts w:eastAsia="Frutiger Light,細明體" w:cs="Frutiger Light,細明體"/>
                <w:b w:val="0"/>
                <w:lang w:eastAsia="zh-TW"/>
              </w:rPr>
              <w:t>Evaluation of Smart Site Safety Devices (Completed)</w:t>
            </w:r>
          </w:p>
          <w:p w14:paraId="5EB53241" w14:textId="2076092E" w:rsidR="00F4296F" w:rsidRPr="00697433" w:rsidRDefault="00F4296F" w:rsidP="00F4296F">
            <w:pPr>
              <w:pStyle w:val="ListParagraph"/>
              <w:numPr>
                <w:ilvl w:val="0"/>
                <w:numId w:val="11"/>
              </w:numPr>
              <w:jc w:val="both"/>
              <w:rPr>
                <w:rFonts w:eastAsia="Frutiger Light,細明體" w:cs="Frutiger Light,細明體"/>
              </w:rPr>
            </w:pPr>
            <w:r w:rsidRPr="00697433">
              <w:rPr>
                <w:rFonts w:eastAsia="Frutiger Light,細明體" w:cs="Frutiger Light,細明體"/>
                <w:b w:val="0"/>
                <w:lang w:eastAsia="zh-TW"/>
              </w:rPr>
              <w:t xml:space="preserve">Application of Patent for SmartEye (Completed) </w:t>
            </w:r>
          </w:p>
          <w:p w14:paraId="6855E065" w14:textId="0BE8CD0A" w:rsidR="00F4296F" w:rsidRPr="00697433" w:rsidRDefault="00F4296F" w:rsidP="00F4296F">
            <w:pPr>
              <w:pStyle w:val="ListParagraph"/>
              <w:numPr>
                <w:ilvl w:val="0"/>
                <w:numId w:val="11"/>
              </w:numPr>
              <w:jc w:val="both"/>
              <w:rPr>
                <w:lang w:eastAsia="zh-TW"/>
                <w:rPrChange w:id="1366" w:author="Ms CHIK Kar Lai (SE/Inno)" w:date="2026-02-05T10:43:00Z">
                  <w:rPr>
                    <w:rFonts w:eastAsia="Frutiger Light,細明體" w:cs="Frutiger Light,細明體"/>
                    <w:b w:val="0"/>
                    <w:lang w:eastAsia="zh-TW"/>
                  </w:rPr>
                </w:rPrChange>
              </w:rPr>
            </w:pPr>
            <w:r w:rsidRPr="00697433">
              <w:rPr>
                <w:rFonts w:eastAsia="Frutiger Light,細明體" w:cs="Frutiger Light,細明體"/>
                <w:b w:val="0"/>
                <w:lang w:eastAsia="zh-TW"/>
              </w:rPr>
              <w:lastRenderedPageBreak/>
              <w:t xml:space="preserve">Revamp of e-Library (In progress - </w:t>
            </w:r>
            <w:ins w:id="1367" w:author="Ms CHIK Kar Lai (SE/Inno)" w:date="2026-02-04T18:27:00Z">
              <w:r w:rsidR="13A5F3E1" w:rsidRPr="13A5F3E1">
                <w:rPr>
                  <w:b w:val="0"/>
                  <w:color w:val="FF0000"/>
                  <w:rPrChange w:id="1368" w:author="Ms CHIK Kar Lai (SE/Inno)" w:date="2026-02-04T18:27:00Z">
                    <w:rPr/>
                  </w:rPrChange>
                </w:rPr>
                <w:t>pending confirmation on Security Risk Assessment and Audit (SRAA)</w:t>
              </w:r>
            </w:ins>
            <w:del w:id="1369" w:author="Ms CHIK Kar Lai (SE/Inno)" w:date="2026-02-04T18:27:00Z">
              <w:r w:rsidRPr="00697433">
                <w:rPr>
                  <w:rFonts w:eastAsia="Frutiger Light,細明體" w:cs="Frutiger Light,細明體"/>
                  <w:b w:val="0"/>
                  <w:lang w:eastAsia="zh-TW"/>
                </w:rPr>
                <w:delText>Webserver deployment in progress</w:delText>
              </w:r>
            </w:del>
            <w:del w:id="1370" w:author="Ms CHIK Kar Lai (SE/Inno)" w:date="2026-02-04T18:28:00Z">
              <w:r w:rsidRPr="00697433">
                <w:rPr>
                  <w:rFonts w:eastAsia="Frutiger Light,細明體" w:cs="Frutiger Light,細明體"/>
                  <w:b w:val="0"/>
                  <w:lang w:eastAsia="zh-TW"/>
                </w:rPr>
                <w:delText>)</w:delText>
              </w:r>
            </w:del>
          </w:p>
          <w:p w14:paraId="289878A0" w14:textId="75743EC7" w:rsidR="00F4296F" w:rsidRPr="00697433" w:rsidRDefault="00F4296F" w:rsidP="00F4296F">
            <w:pPr>
              <w:pStyle w:val="ListParagraph"/>
              <w:numPr>
                <w:ilvl w:val="0"/>
                <w:numId w:val="11"/>
              </w:numPr>
              <w:jc w:val="both"/>
              <w:rPr>
                <w:rFonts w:eastAsia="Frutiger Light,細明體" w:cs="Frutiger Light,細明體"/>
              </w:rPr>
            </w:pPr>
            <w:r w:rsidRPr="00697433">
              <w:rPr>
                <w:rFonts w:eastAsia="Frutiger Light,細明體" w:cs="Frutiger Light,細明體"/>
                <w:b w:val="0"/>
                <w:lang w:eastAsia="zh-TW"/>
              </w:rPr>
              <w:t>Preparation of Specifications for Contract Procurement (Completed)</w:t>
            </w:r>
          </w:p>
          <w:p w14:paraId="1B1CDE0E" w14:textId="5800BDC7" w:rsidR="00F4296F" w:rsidRPr="00697433" w:rsidRDefault="00F4296F" w:rsidP="00F4296F">
            <w:pPr>
              <w:pStyle w:val="ListParagraph"/>
              <w:numPr>
                <w:ilvl w:val="0"/>
                <w:numId w:val="11"/>
              </w:numPr>
              <w:jc w:val="both"/>
              <w:rPr>
                <w:rFonts w:eastAsia="Frutiger Light,細明體" w:cs="Frutiger Light,細明體"/>
                <w:b w:val="0"/>
                <w:lang w:eastAsia="zh-TW"/>
              </w:rPr>
            </w:pPr>
            <w:r w:rsidRPr="00697433">
              <w:rPr>
                <w:rFonts w:eastAsia="Frutiger Light,細明體" w:cs="Frutiger Light,細明體"/>
                <w:b w:val="0"/>
                <w:lang w:eastAsia="zh-TW"/>
              </w:rPr>
              <w:t>Study of AI/automated tools for Resident Site Staff (Completed)</w:t>
            </w:r>
          </w:p>
        </w:tc>
        <w:tc>
          <w:tcPr>
            <w:tcW w:w="1213" w:type="dxa"/>
            <w:tcPrChange w:id="1371" w:author="bcsin@connect.hku.hk" w:date="2026-01-22T19:56:00Z">
              <w:tcPr>
                <w:tcW w:w="0" w:type="auto"/>
              </w:tcPr>
            </w:tcPrChange>
          </w:tcPr>
          <w:p w14:paraId="3D7F7F73" w14:textId="09BA3B02" w:rsidR="00F4296F" w:rsidRPr="00697433" w:rsidRDefault="00F4296F" w:rsidP="00F4296F">
            <w:pPr>
              <w:jc w:val="center"/>
              <w:rPr>
                <w:rFonts w:ascii="Frutiger Light" w:hAnsi="Frutiger Light"/>
              </w:rPr>
            </w:pPr>
            <w:r w:rsidRPr="00697433">
              <w:rPr>
                <w:rFonts w:ascii="Frutiger Light" w:hAnsi="Frutiger Light"/>
              </w:rPr>
              <w:lastRenderedPageBreak/>
              <w:t>SE/INNO</w:t>
            </w:r>
          </w:p>
        </w:tc>
      </w:tr>
      <w:tr w:rsidR="00F4296F" w:rsidRPr="00697433" w14:paraId="2A03755F" w14:textId="77777777" w:rsidTr="2C2174BB">
        <w:trPr>
          <w:trPrChange w:id="1372" w:author="bcsin@connect.hku.hk" w:date="2026-01-22T19:56:00Z">
            <w:trPr>
              <w:gridBefore w:val="9"/>
              <w:gridAfter w:val="0"/>
            </w:trPr>
          </w:trPrChange>
        </w:trPr>
        <w:tc>
          <w:tcPr>
            <w:tcW w:w="760" w:type="dxa"/>
            <w:tcPrChange w:id="1373" w:author="bcsin@connect.hku.hk" w:date="2026-01-22T19:56:00Z">
              <w:tcPr>
                <w:tcW w:w="0" w:type="auto"/>
              </w:tcPr>
            </w:tcPrChange>
          </w:tcPr>
          <w:p w14:paraId="54D16220" w14:textId="77777777" w:rsidR="00F4296F" w:rsidRPr="00697433" w:rsidRDefault="00F4296F" w:rsidP="00F4296F">
            <w:pPr>
              <w:pStyle w:val="ListParagraph"/>
              <w:rPr>
                <w:rFonts w:eastAsia="Frutiger Light,細明體" w:cs="Frutiger Light,細明體"/>
                <w:b w:val="0"/>
                <w:lang w:eastAsia="zh-TW"/>
              </w:rPr>
            </w:pPr>
          </w:p>
        </w:tc>
        <w:tc>
          <w:tcPr>
            <w:tcW w:w="7564" w:type="dxa"/>
            <w:gridSpan w:val="4"/>
            <w:tcPrChange w:id="1374" w:author="bcsin@connect.hku.hk" w:date="2026-01-22T19:56:00Z">
              <w:tcPr>
                <w:tcW w:w="7564" w:type="dxa"/>
                <w:gridSpan w:val="4"/>
              </w:tcPr>
            </w:tcPrChange>
          </w:tcPr>
          <w:p w14:paraId="7FAE4860" w14:textId="77777777" w:rsidR="00F4296F" w:rsidRPr="00697433" w:rsidRDefault="00F4296F" w:rsidP="00F4296F">
            <w:pPr>
              <w:jc w:val="both"/>
              <w:rPr>
                <w:rFonts w:ascii="Frutiger Light" w:eastAsia="Frutiger Light,細明體" w:hAnsi="Frutiger Light" w:cs="Frutiger Light,細明體"/>
              </w:rPr>
            </w:pPr>
          </w:p>
        </w:tc>
        <w:tc>
          <w:tcPr>
            <w:tcW w:w="1213" w:type="dxa"/>
            <w:tcPrChange w:id="1375" w:author="bcsin@connect.hku.hk" w:date="2026-01-22T19:56:00Z">
              <w:tcPr>
                <w:tcW w:w="0" w:type="auto"/>
              </w:tcPr>
            </w:tcPrChange>
          </w:tcPr>
          <w:p w14:paraId="5C1B9A83" w14:textId="77777777" w:rsidR="00F4296F" w:rsidRPr="00697433" w:rsidRDefault="00F4296F" w:rsidP="00F4296F">
            <w:pPr>
              <w:jc w:val="center"/>
              <w:rPr>
                <w:rFonts w:ascii="Frutiger Light" w:hAnsi="Frutiger Light"/>
              </w:rPr>
            </w:pPr>
          </w:p>
        </w:tc>
      </w:tr>
      <w:tr w:rsidR="00F4296F" w:rsidRPr="00697433" w14:paraId="30B251D1" w14:textId="77777777" w:rsidTr="2C2174BB">
        <w:trPr>
          <w:trPrChange w:id="1376" w:author="bcsin@connect.hku.hk" w:date="2026-01-22T19:56:00Z">
            <w:trPr>
              <w:gridBefore w:val="9"/>
              <w:gridAfter w:val="0"/>
            </w:trPr>
          </w:trPrChange>
        </w:trPr>
        <w:tc>
          <w:tcPr>
            <w:tcW w:w="760" w:type="dxa"/>
            <w:tcPrChange w:id="1377" w:author="bcsin@connect.hku.hk" w:date="2026-01-22T19:56:00Z">
              <w:tcPr>
                <w:tcW w:w="0" w:type="auto"/>
              </w:tcPr>
            </w:tcPrChange>
          </w:tcPr>
          <w:p w14:paraId="570CE458" w14:textId="1EF72D12" w:rsidR="00F4296F" w:rsidRPr="00697433" w:rsidRDefault="00F4296F" w:rsidP="00F4296F">
            <w:pPr>
              <w:pStyle w:val="ListParagraph"/>
              <w:numPr>
                <w:ilvl w:val="1"/>
                <w:numId w:val="2"/>
              </w:numPr>
              <w:ind w:left="0" w:firstLine="0"/>
              <w:rPr>
                <w:rFonts w:eastAsia="Frutiger Light,細明體" w:cs="Frutiger Light,細明體"/>
                <w:b w:val="0"/>
                <w:lang w:eastAsia="zh-TW"/>
              </w:rPr>
            </w:pPr>
          </w:p>
        </w:tc>
        <w:tc>
          <w:tcPr>
            <w:tcW w:w="7564" w:type="dxa"/>
            <w:gridSpan w:val="4"/>
            <w:tcPrChange w:id="1378" w:author="bcsin@connect.hku.hk" w:date="2026-01-22T19:56:00Z">
              <w:tcPr>
                <w:tcW w:w="7564" w:type="dxa"/>
                <w:gridSpan w:val="4"/>
              </w:tcPr>
            </w:tcPrChange>
          </w:tcPr>
          <w:p w14:paraId="24A0EF58" w14:textId="41B7C859" w:rsidR="00F4296F" w:rsidRPr="00697433" w:rsidRDefault="00F4296F" w:rsidP="00F4296F">
            <w:pPr>
              <w:jc w:val="both"/>
              <w:rPr>
                <w:rFonts w:ascii="Frutiger Light" w:eastAsia="Frutiger Light,細明體" w:hAnsi="Frutiger Light" w:cs="Frutiger Light,細明體"/>
              </w:rPr>
            </w:pPr>
            <w:r w:rsidRPr="00697433">
              <w:rPr>
                <w:rFonts w:ascii="Frutiger Light" w:eastAsia="Frutiger Light,細明體" w:hAnsi="Frutiger Light" w:cs="Frutiger Light,細明體"/>
              </w:rPr>
              <w:t xml:space="preserve">As requested by DevB, a consultant would be engaged for </w:t>
            </w:r>
            <w:proofErr w:type="gramStart"/>
            <w:r w:rsidRPr="00697433">
              <w:rPr>
                <w:rFonts w:ascii="Frutiger Light" w:eastAsia="Frutiger Light,細明體" w:hAnsi="Frutiger Light" w:cs="Frutiger Light,細明體"/>
              </w:rPr>
              <w:t>the some</w:t>
            </w:r>
            <w:proofErr w:type="gramEnd"/>
            <w:r w:rsidRPr="00697433">
              <w:rPr>
                <w:rFonts w:ascii="Frutiger Light" w:eastAsia="Frutiger Light,細明體" w:hAnsi="Frutiger Light" w:cs="Frutiger Light,細明體"/>
              </w:rPr>
              <w:t xml:space="preserve"> new initiatives (e.g. SmartEye 2.0, e-Library2.0, AI Application for e-TS and Scoping Exercise) on smart construction. The consultant engagement was in progress and targeted to be awarded by January 2026. A coordination meeting with DevB regarding the details of the scope held on 23 September. The scope was being prepared by DevB. The 1</w:t>
            </w:r>
            <w:r w:rsidRPr="00697433">
              <w:rPr>
                <w:rFonts w:ascii="Frutiger Light" w:eastAsia="Frutiger Light,細明體" w:hAnsi="Frutiger Light" w:cs="Frutiger Light,細明體"/>
                <w:vertAlign w:val="superscript"/>
              </w:rPr>
              <w:t>st</w:t>
            </w:r>
            <w:r w:rsidRPr="00697433">
              <w:rPr>
                <w:rFonts w:ascii="Frutiger Light" w:eastAsia="Frutiger Light,細明體" w:hAnsi="Frutiger Light" w:cs="Frutiger Light,細明體"/>
              </w:rPr>
              <w:t xml:space="preserve"> Panel Assessment Panel meeting was held in 20 November. The tender issued on 5 December and the tender closing date on 30 Jan 2026.</w:t>
            </w:r>
            <w:ins w:id="1379" w:author="Ms CHIK Kar Lai (SE/Inno)" w:date="2026-02-04T18:28:00Z">
              <w:r w:rsidR="2DF80620" w:rsidRPr="00697433">
                <w:rPr>
                  <w:rFonts w:ascii="Frutiger Light" w:eastAsia="Frutiger Light,細明體" w:hAnsi="Frutiger Light" w:cs="Frutiger Light,細明體"/>
                </w:rPr>
                <w:t xml:space="preserve"> </w:t>
              </w:r>
              <w:r w:rsidR="2DF80620" w:rsidRPr="5AA3E822">
                <w:rPr>
                  <w:rFonts w:ascii="Frutiger Light" w:eastAsia="Frutiger Light,細明體" w:hAnsi="Frutiger Light" w:cs="Frutiger Light,細明體"/>
                  <w:color w:val="FF0000"/>
                  <w:rPrChange w:id="1380" w:author="Ms CHIK Kar Lai (SE/Inno)" w:date="2026-02-04T18:28:00Z">
                    <w:rPr>
                      <w:rFonts w:ascii="Frutiger Light" w:eastAsia="Frutiger Light,細明體" w:hAnsi="Frutiger Light" w:cs="Frutiger Light,細明體"/>
                    </w:rPr>
                  </w:rPrChange>
                </w:rPr>
                <w:t xml:space="preserve">The TAP meeting was scheduled on </w:t>
              </w:r>
              <w:r w:rsidR="5AA3E822" w:rsidRPr="5AA3E822">
                <w:rPr>
                  <w:rFonts w:ascii="Frutiger Light" w:eastAsia="Frutiger Light,細明體" w:hAnsi="Frutiger Light" w:cs="Frutiger Light,細明體"/>
                  <w:color w:val="FF0000"/>
                  <w:rPrChange w:id="1381" w:author="Ms CHIK Kar Lai (SE/Inno)" w:date="2026-02-04T18:28:00Z">
                    <w:rPr>
                      <w:rFonts w:ascii="Frutiger Light" w:eastAsia="Frutiger Light,細明體" w:hAnsi="Frutiger Light" w:cs="Frutiger Light,細明體"/>
                    </w:rPr>
                  </w:rPrChange>
                </w:rPr>
                <w:t>13 Feb 2026</w:t>
              </w:r>
            </w:ins>
          </w:p>
        </w:tc>
        <w:tc>
          <w:tcPr>
            <w:tcW w:w="1213" w:type="dxa"/>
            <w:tcPrChange w:id="1382" w:author="bcsin@connect.hku.hk" w:date="2026-01-22T19:56:00Z">
              <w:tcPr>
                <w:tcW w:w="0" w:type="auto"/>
              </w:tcPr>
            </w:tcPrChange>
          </w:tcPr>
          <w:p w14:paraId="4D0AC19C" w14:textId="7A182B58" w:rsidR="00F4296F" w:rsidRPr="00697433" w:rsidRDefault="00F4296F" w:rsidP="00F4296F">
            <w:pPr>
              <w:jc w:val="center"/>
              <w:rPr>
                <w:rFonts w:ascii="Frutiger Light" w:hAnsi="Frutiger Light"/>
              </w:rPr>
            </w:pPr>
            <w:r w:rsidRPr="00697433">
              <w:rPr>
                <w:rFonts w:ascii="Frutiger Light" w:hAnsi="Frutiger Light"/>
              </w:rPr>
              <w:t>SE/INNO</w:t>
            </w:r>
          </w:p>
        </w:tc>
      </w:tr>
      <w:tr w:rsidR="001035C3" w:rsidRPr="00697433" w14:paraId="53A09EB4" w14:textId="77777777" w:rsidTr="21EC95CA">
        <w:trPr>
          <w:ins w:id="1383" w:author="Mr HUI Ka Wai 許嘉威先生" w:date="2026-02-05T09:34:00Z"/>
        </w:trPr>
        <w:tc>
          <w:tcPr>
            <w:tcW w:w="760" w:type="dxa"/>
          </w:tcPr>
          <w:p w14:paraId="47AE8AF7" w14:textId="77777777" w:rsidR="001035C3" w:rsidRPr="00697433" w:rsidRDefault="001035C3">
            <w:pPr>
              <w:pStyle w:val="ListParagraph"/>
              <w:rPr>
                <w:ins w:id="1384" w:author="Mr HUI Ka Wai 許嘉威先生" w:date="2026-02-05T09:34:00Z"/>
                <w:rFonts w:eastAsia="Frutiger Light,細明體" w:cs="Frutiger Light,細明體"/>
                <w:b w:val="0"/>
                <w:lang w:eastAsia="zh-TW"/>
              </w:rPr>
              <w:pPrChange w:id="1385" w:author="Mr HUI Ka Wai 許嘉威先生" w:date="2026-02-05T09:34:00Z">
                <w:pPr>
                  <w:pStyle w:val="ListParagraph"/>
                  <w:numPr>
                    <w:ilvl w:val="1"/>
                    <w:numId w:val="2"/>
                  </w:numPr>
                  <w:ind w:left="1418" w:hanging="567"/>
                </w:pPr>
              </w:pPrChange>
            </w:pPr>
          </w:p>
        </w:tc>
        <w:tc>
          <w:tcPr>
            <w:tcW w:w="7564" w:type="dxa"/>
            <w:gridSpan w:val="4"/>
          </w:tcPr>
          <w:p w14:paraId="0E161142" w14:textId="77777777" w:rsidR="001035C3" w:rsidRPr="00697433" w:rsidRDefault="001035C3" w:rsidP="00F4296F">
            <w:pPr>
              <w:jc w:val="both"/>
              <w:rPr>
                <w:ins w:id="1386" w:author="Mr HUI Ka Wai 許嘉威先生" w:date="2026-02-05T09:34:00Z"/>
                <w:rFonts w:ascii="Frutiger Light" w:eastAsia="Frutiger Light,細明體" w:hAnsi="Frutiger Light" w:cs="Frutiger Light,細明體"/>
              </w:rPr>
            </w:pPr>
          </w:p>
        </w:tc>
        <w:tc>
          <w:tcPr>
            <w:tcW w:w="1213" w:type="dxa"/>
          </w:tcPr>
          <w:p w14:paraId="7FA0B730" w14:textId="77777777" w:rsidR="001035C3" w:rsidRPr="00697433" w:rsidRDefault="001035C3" w:rsidP="00F4296F">
            <w:pPr>
              <w:jc w:val="center"/>
              <w:rPr>
                <w:ins w:id="1387" w:author="Mr HUI Ka Wai 許嘉威先生" w:date="2026-02-05T09:34:00Z"/>
                <w:rFonts w:ascii="Frutiger Light" w:hAnsi="Frutiger Light"/>
              </w:rPr>
            </w:pPr>
          </w:p>
        </w:tc>
      </w:tr>
      <w:tr w:rsidR="00F4296F" w:rsidRPr="00697433" w14:paraId="2CFF8377" w14:textId="77777777" w:rsidTr="2C2174BB">
        <w:trPr>
          <w:trPrChange w:id="1388" w:author="bcsin@connect.hku.hk" w:date="2026-01-22T19:56:00Z">
            <w:trPr>
              <w:gridBefore w:val="9"/>
              <w:gridAfter w:val="0"/>
            </w:trPr>
          </w:trPrChange>
        </w:trPr>
        <w:tc>
          <w:tcPr>
            <w:tcW w:w="760" w:type="dxa"/>
            <w:tcPrChange w:id="1389" w:author="bcsin@connect.hku.hk" w:date="2026-01-22T19:56:00Z">
              <w:tcPr>
                <w:tcW w:w="0" w:type="auto"/>
              </w:tcPr>
            </w:tcPrChange>
          </w:tcPr>
          <w:p w14:paraId="566F8264" w14:textId="122B5B17" w:rsidR="00F4296F" w:rsidRPr="00697433" w:rsidRDefault="00F4296F">
            <w:pPr>
              <w:pStyle w:val="ListParagraph"/>
              <w:numPr>
                <w:ilvl w:val="1"/>
                <w:numId w:val="2"/>
              </w:numPr>
              <w:ind w:left="0" w:firstLine="0"/>
              <w:rPr>
                <w:b w:val="0"/>
                <w:color w:val="FF0000"/>
              </w:rPr>
              <w:pPrChange w:id="1390" w:author="Mr HUI Ka Wai 許嘉威先生" w:date="2026-02-05T10:43:00Z">
                <w:pPr>
                  <w:pStyle w:val="ListParagraph"/>
                </w:pPr>
              </w:pPrChange>
            </w:pPr>
          </w:p>
        </w:tc>
        <w:tc>
          <w:tcPr>
            <w:tcW w:w="7564" w:type="dxa"/>
            <w:gridSpan w:val="4"/>
            <w:tcPrChange w:id="1391" w:author="bcsin@connect.hku.hk" w:date="2026-01-22T19:56:00Z">
              <w:tcPr>
                <w:tcW w:w="7564" w:type="dxa"/>
                <w:gridSpan w:val="4"/>
              </w:tcPr>
            </w:tcPrChange>
          </w:tcPr>
          <w:p w14:paraId="43564E45" w14:textId="77777777" w:rsidR="00F4296F" w:rsidRPr="00697433" w:rsidRDefault="00F4296F" w:rsidP="00F4296F">
            <w:pPr>
              <w:jc w:val="both"/>
              <w:rPr>
                <w:del w:id="1392" w:author="Ms CHIK Kar Lai (SE/Inno)" w:date="2026-02-04T18:34:00Z"/>
                <w:rFonts w:ascii="Frutiger Light" w:hAnsi="Frutiger Light"/>
                <w:lang w:eastAsia="zh-HK"/>
              </w:rPr>
            </w:pPr>
          </w:p>
          <w:p w14:paraId="0094AEB0" w14:textId="455BE539" w:rsidR="00F4296F" w:rsidRPr="00697433" w:rsidRDefault="00F4296F" w:rsidP="00F4296F">
            <w:pPr>
              <w:jc w:val="both"/>
              <w:rPr>
                <w:del w:id="1393" w:author="Mr HUI Ka Wai 許嘉威先生" w:date="2026-02-05T09:34:00Z"/>
                <w:rFonts w:ascii="Frutiger Light" w:hAnsi="Frutiger Light"/>
                <w:lang w:eastAsia="zh-HK"/>
              </w:rPr>
            </w:pPr>
            <w:del w:id="1394" w:author="Ms CHIK Kar Lai (SE/Inno)" w:date="2026-02-04T18:34:00Z">
              <w:r w:rsidRPr="00697433">
                <w:rPr>
                  <w:rFonts w:ascii="Frutiger Light" w:hAnsi="Frutiger Light"/>
                  <w:lang w:eastAsia="zh-HK"/>
                </w:rPr>
                <w:delText>DevB requested EMSD to support additional services on SmartEye which would be delivered in three years. The scopes included i) Rental Services for Body Worn Camera, Rental Services for Remote Sensing Equipment and iii) Consultancy Services for SmartEye. The funding would be provided by DevB.</w:delText>
              </w:r>
            </w:del>
          </w:p>
          <w:p w14:paraId="2A3E4DBC" w14:textId="031B81EC" w:rsidR="16791C63" w:rsidRDefault="16791C63">
            <w:pPr>
              <w:jc w:val="both"/>
              <w:rPr>
                <w:rFonts w:ascii="Frutiger Light" w:eastAsia="Frutiger Light" w:hAnsi="Frutiger Light" w:cs="Frutiger Light"/>
                <w:color w:val="FF0000"/>
                <w:szCs w:val="24"/>
                <w:rPrChange w:id="1395" w:author="Ms CHIK Kar Lai (SE/Inno)" w:date="2026-02-04T18:31:00Z">
                  <w:rPr/>
                </w:rPrChange>
              </w:rPr>
              <w:pPrChange w:id="1396" w:author="Ms CHIK Kar Lai (SE/Inno)" w:date="2026-02-04T18:31:00Z">
                <w:pPr/>
              </w:pPrChange>
            </w:pPr>
            <w:ins w:id="1397" w:author="Ms CHIK Kar Lai (SE/Inno)" w:date="2026-02-04T18:31:00Z">
              <w:r w:rsidRPr="16791C63">
                <w:rPr>
                  <w:rFonts w:ascii="Frutiger Light" w:eastAsia="Frutiger Light" w:hAnsi="Frutiger Light" w:cs="Frutiger Light"/>
                  <w:szCs w:val="24"/>
                  <w:rPrChange w:id="1398" w:author="Ms CHIK Kar Lai (SE/Inno)" w:date="2026-02-04T18:31:00Z">
                    <w:rPr/>
                  </w:rPrChange>
                </w:rPr>
                <w:t xml:space="preserve">As requested by DevB/ArchSD, SmartEye would be further deployed to 4 light public housing sites. AI applications for welding activity detection and irregularity in structural parts detection (shape of holes on the mounting plate and the depth of bolt holes) were being developed. Coordination meetings were held with ArchSD on 8 &amp; 9 Jan 2026. </w:t>
              </w:r>
              <w:r w:rsidRPr="16791C63">
                <w:rPr>
                  <w:rFonts w:ascii="Frutiger Light" w:eastAsia="Frutiger Light" w:hAnsi="Frutiger Light" w:cs="Frutiger Light"/>
                  <w:color w:val="FF0000"/>
                  <w:szCs w:val="24"/>
                  <w:rPrChange w:id="1399" w:author="Ms CHIK Kar Lai (SE/Inno)" w:date="2026-02-04T18:31:00Z">
                    <w:rPr/>
                  </w:rPrChange>
                </w:rPr>
                <w:t>The target completion date of Phase 1 and Phase 2 would be in Q1 and Q2 2026 respectively.</w:t>
              </w:r>
            </w:ins>
          </w:p>
          <w:p w14:paraId="4ADC0935" w14:textId="418B3389" w:rsidR="00F4296F" w:rsidRPr="00697433" w:rsidRDefault="00F4296F" w:rsidP="000974A0">
            <w:pPr>
              <w:jc w:val="both"/>
              <w:rPr>
                <w:rFonts w:ascii="Frutiger Light" w:hAnsi="Frutiger Light"/>
                <w:lang w:eastAsia="zh-HK"/>
              </w:rPr>
            </w:pPr>
          </w:p>
          <w:p w14:paraId="3674BD6C" w14:textId="22D15D8D" w:rsidR="600FA8E3" w:rsidRPr="00697433" w:rsidRDefault="600FA8E3" w:rsidP="002D7982">
            <w:pPr>
              <w:jc w:val="both"/>
              <w:rPr>
                <w:del w:id="1400" w:author="Ms CHIK Kar Lai (SE/Inno)" w:date="2026-02-04T18:32:00Z"/>
                <w:rFonts w:ascii="Frutiger Light" w:hAnsi="Frutiger Light"/>
              </w:rPr>
            </w:pPr>
            <w:del w:id="1401" w:author="Ms CHIK Kar Lai (SE/Inno)" w:date="2026-02-04T18:32:00Z">
              <w:r w:rsidRPr="0004149A">
                <w:rPr>
                  <w:rFonts w:ascii="Frutiger Light" w:eastAsia="Times New Roman" w:hAnsi="Frutiger Light" w:cs="Times New Roman"/>
                </w:rPr>
                <w:delText>AW with HK$ 2M received from DevB in November 2025, pending further information from DevB on the allocation of the funding.</w:delText>
              </w:r>
            </w:del>
            <w:ins w:id="1402" w:author="Ms CHIK Kar Lai (SE/Inno)" w:date="2026-02-04T18:32:00Z">
              <w:r w:rsidR="05781F4B" w:rsidRPr="790D244A">
                <w:rPr>
                  <w:rFonts w:ascii="Frutiger Light" w:eastAsia="Frutiger Light" w:hAnsi="Frutiger Light" w:cs="Frutiger Light"/>
                  <w:color w:val="FF0000"/>
                  <w:szCs w:val="24"/>
                  <w:rPrChange w:id="1403" w:author="Ms CHIK Kar Lai (SE/Inno)" w:date="2026-02-04T18:32:00Z">
                    <w:rPr/>
                  </w:rPrChange>
                </w:rPr>
                <w:t>DevB requested EMSD to support additional services on “NEC Tender Vetting System”. The scope was being prepared by DevB and currently under market research. The funding would be provided by DevB. Allocation Warrant with HK$2M was received from DevB on 19 Nov 2025.</w:t>
              </w:r>
            </w:ins>
          </w:p>
          <w:p w14:paraId="39EE5F8F" w14:textId="15E8A940" w:rsidR="05781F4B" w:rsidRDefault="05781F4B">
            <w:pPr>
              <w:jc w:val="both"/>
              <w:rPr>
                <w:rFonts w:ascii="Frutiger Light" w:hAnsi="Frutiger Light"/>
                <w:color w:val="FF0000"/>
                <w:rPrChange w:id="1404" w:author="Ms CHIK Kar Lai (SE/Inno)" w:date="2026-02-04T18:32:00Z">
                  <w:rPr/>
                </w:rPrChange>
              </w:rPr>
              <w:pPrChange w:id="1405" w:author="Ms CHIK Kar Lai (SE/Inno)" w:date="2026-02-04T18:32:00Z">
                <w:pPr/>
              </w:pPrChange>
            </w:pPr>
          </w:p>
          <w:p w14:paraId="0EEA0D8C" w14:textId="77777777" w:rsidR="00F4296F" w:rsidRPr="00697433" w:rsidRDefault="00F4296F" w:rsidP="00F4296F">
            <w:pPr>
              <w:jc w:val="both"/>
              <w:rPr>
                <w:rFonts w:ascii="Frutiger Light" w:hAnsi="Frutiger Light"/>
                <w:lang w:eastAsia="zh-HK"/>
              </w:rPr>
            </w:pPr>
          </w:p>
        </w:tc>
        <w:tc>
          <w:tcPr>
            <w:tcW w:w="1213" w:type="dxa"/>
            <w:tcPrChange w:id="1406" w:author="bcsin@connect.hku.hk" w:date="2026-01-22T19:56:00Z">
              <w:tcPr>
                <w:tcW w:w="0" w:type="auto"/>
              </w:tcPr>
            </w:tcPrChange>
          </w:tcPr>
          <w:p w14:paraId="441677D2" w14:textId="77777777" w:rsidR="00F4296F" w:rsidRPr="00697433" w:rsidRDefault="00F4296F" w:rsidP="00F4296F">
            <w:pPr>
              <w:jc w:val="center"/>
              <w:rPr>
                <w:rFonts w:ascii="Frutiger Light" w:hAnsi="Frutiger Light"/>
              </w:rPr>
            </w:pPr>
          </w:p>
        </w:tc>
      </w:tr>
      <w:tr w:rsidR="00F4296F" w:rsidRPr="00697433" w14:paraId="47C72FBB" w14:textId="77777777" w:rsidTr="2C2174BB">
        <w:trPr>
          <w:trPrChange w:id="1407" w:author="bcsin@connect.hku.hk" w:date="2026-01-22T19:56:00Z">
            <w:trPr>
              <w:gridBefore w:val="9"/>
              <w:gridAfter w:val="0"/>
            </w:trPr>
          </w:trPrChange>
        </w:trPr>
        <w:tc>
          <w:tcPr>
            <w:tcW w:w="760" w:type="dxa"/>
            <w:tcPrChange w:id="1408" w:author="bcsin@connect.hku.hk" w:date="2026-01-22T19:56:00Z">
              <w:tcPr>
                <w:tcW w:w="0" w:type="auto"/>
              </w:tcPr>
            </w:tcPrChange>
          </w:tcPr>
          <w:p w14:paraId="2D80E350" w14:textId="17DEF893" w:rsidR="00F4296F" w:rsidRPr="00697433" w:rsidRDefault="00F4296F" w:rsidP="00F4296F">
            <w:pPr>
              <w:pStyle w:val="ListParagraph"/>
              <w:numPr>
                <w:ilvl w:val="0"/>
                <w:numId w:val="2"/>
              </w:numPr>
              <w:ind w:left="0" w:firstLine="0"/>
              <w:rPr>
                <w:b w:val="0"/>
              </w:rPr>
            </w:pPr>
          </w:p>
        </w:tc>
        <w:tc>
          <w:tcPr>
            <w:tcW w:w="7564" w:type="dxa"/>
            <w:gridSpan w:val="4"/>
            <w:tcPrChange w:id="1409" w:author="bcsin@connect.hku.hk" w:date="2026-01-22T19:56:00Z">
              <w:tcPr>
                <w:tcW w:w="7564" w:type="dxa"/>
                <w:gridSpan w:val="4"/>
              </w:tcPr>
            </w:tcPrChange>
          </w:tcPr>
          <w:p w14:paraId="449D2EBB" w14:textId="226C5EF2" w:rsidR="00F4296F" w:rsidRPr="00697433" w:rsidRDefault="00F4296F" w:rsidP="00F4296F">
            <w:pPr>
              <w:jc w:val="both"/>
              <w:rPr>
                <w:rFonts w:ascii="Frutiger Light" w:hAnsi="Frutiger Light"/>
                <w:b/>
                <w:bCs/>
                <w:u w:val="single"/>
                <w:lang w:eastAsia="zh-HK"/>
              </w:rPr>
            </w:pPr>
            <w:r w:rsidRPr="00697433">
              <w:rPr>
                <w:rFonts w:ascii="Frutiger Light" w:hAnsi="Frutiger Light"/>
                <w:b/>
                <w:bCs/>
                <w:u w:val="single"/>
                <w:lang w:eastAsia="zh-HK"/>
              </w:rPr>
              <w:t>ITD Sub-division Updates</w:t>
            </w:r>
          </w:p>
        </w:tc>
        <w:tc>
          <w:tcPr>
            <w:tcW w:w="1213" w:type="dxa"/>
            <w:tcPrChange w:id="1410" w:author="bcsin@connect.hku.hk" w:date="2026-01-22T19:56:00Z">
              <w:tcPr>
                <w:tcW w:w="0" w:type="auto"/>
              </w:tcPr>
            </w:tcPrChange>
          </w:tcPr>
          <w:p w14:paraId="5D169E63" w14:textId="065F7A2E" w:rsidR="00F4296F" w:rsidRPr="00697433" w:rsidRDefault="00F4296F" w:rsidP="00F4296F">
            <w:pPr>
              <w:jc w:val="center"/>
              <w:rPr>
                <w:rFonts w:ascii="Frutiger Light" w:hAnsi="Frutiger Light"/>
              </w:rPr>
            </w:pPr>
          </w:p>
        </w:tc>
      </w:tr>
      <w:tr w:rsidR="00F4296F" w:rsidRPr="00697433" w14:paraId="112AE451" w14:textId="77777777" w:rsidTr="2C2174BB">
        <w:trPr>
          <w:trPrChange w:id="1411" w:author="bcsin@connect.hku.hk" w:date="2026-01-22T19:56:00Z">
            <w:trPr>
              <w:gridBefore w:val="9"/>
              <w:gridAfter w:val="0"/>
            </w:trPr>
          </w:trPrChange>
        </w:trPr>
        <w:tc>
          <w:tcPr>
            <w:tcW w:w="760" w:type="dxa"/>
            <w:tcPrChange w:id="1412" w:author="bcsin@connect.hku.hk" w:date="2026-01-22T19:56:00Z">
              <w:tcPr>
                <w:tcW w:w="0" w:type="auto"/>
              </w:tcPr>
            </w:tcPrChange>
          </w:tcPr>
          <w:p w14:paraId="3CB24B5F" w14:textId="34F077C7" w:rsidR="00F4296F" w:rsidRPr="00697433" w:rsidRDefault="00F4296F" w:rsidP="00F4296F">
            <w:pPr>
              <w:pStyle w:val="ListParagraph"/>
              <w:numPr>
                <w:ilvl w:val="1"/>
                <w:numId w:val="2"/>
              </w:numPr>
              <w:ind w:left="0" w:firstLine="0"/>
              <w:rPr>
                <w:b w:val="0"/>
              </w:rPr>
            </w:pPr>
          </w:p>
        </w:tc>
        <w:tc>
          <w:tcPr>
            <w:tcW w:w="7564" w:type="dxa"/>
            <w:gridSpan w:val="4"/>
            <w:tcPrChange w:id="1413" w:author="bcsin@connect.hku.hk" w:date="2026-01-22T19:56:00Z">
              <w:tcPr>
                <w:tcW w:w="7564" w:type="dxa"/>
                <w:gridSpan w:val="4"/>
              </w:tcPr>
            </w:tcPrChange>
          </w:tcPr>
          <w:p w14:paraId="7B17477F" w14:textId="13792DF6" w:rsidR="00F4296F" w:rsidRPr="00697433" w:rsidRDefault="00F4296F" w:rsidP="00F4296F">
            <w:pPr>
              <w:jc w:val="both"/>
              <w:rPr>
                <w:rFonts w:ascii="Frutiger Light" w:eastAsia="Frutiger Light" w:hAnsi="Frutiger Light" w:cs="Frutiger Light"/>
              </w:rPr>
            </w:pPr>
            <w:r w:rsidRPr="00697433">
              <w:rPr>
                <w:rFonts w:ascii="Frutiger Light" w:eastAsia="Frutiger Light" w:hAnsi="Frutiger Light" w:cs="Frutiger Light"/>
              </w:rPr>
              <w:t>SE/ITD briefed the current works and projects in ITD S/D, which include</w:t>
            </w:r>
            <w:r w:rsidRPr="00697433">
              <w:rPr>
                <w:rFonts w:ascii="Frutiger Light" w:hAnsi="Frutiger Light" w:cs="Frutiger Light"/>
              </w:rPr>
              <w:t>d</w:t>
            </w:r>
            <w:r w:rsidRPr="00697433">
              <w:rPr>
                <w:rFonts w:ascii="Frutiger Light" w:eastAsia="Frutiger Light" w:hAnsi="Frutiger Light" w:cs="Frutiger Light"/>
              </w:rPr>
              <w:t>:</w:t>
            </w:r>
          </w:p>
          <w:p w14:paraId="6FFDBF4D" w14:textId="2F18DEAA" w:rsidR="00F4296F" w:rsidRPr="00697433" w:rsidRDefault="00F4296F" w:rsidP="00F4296F">
            <w:pPr>
              <w:pStyle w:val="ListParagraph"/>
              <w:numPr>
                <w:ilvl w:val="0"/>
                <w:numId w:val="7"/>
              </w:numPr>
              <w:jc w:val="both"/>
              <w:rPr>
                <w:b w:val="0"/>
              </w:rPr>
            </w:pPr>
            <w:r w:rsidRPr="00697433">
              <w:rPr>
                <w:b w:val="0"/>
              </w:rPr>
              <w:lastRenderedPageBreak/>
              <w:t>Various RS IT system developments (collaborate with various RS divisions)</w:t>
            </w:r>
          </w:p>
          <w:p w14:paraId="63B177F3" w14:textId="5E1F6DC8" w:rsidR="00F4296F" w:rsidRPr="00697433" w:rsidRDefault="00F4296F" w:rsidP="00F4296F">
            <w:pPr>
              <w:pStyle w:val="ListParagraph"/>
              <w:numPr>
                <w:ilvl w:val="0"/>
                <w:numId w:val="7"/>
              </w:numPr>
              <w:jc w:val="both"/>
              <w:rPr>
                <w:b w:val="0"/>
              </w:rPr>
            </w:pPr>
            <w:del w:id="1414" w:author="Chun-kit" w:date="2026-02-06T09:31:00Z">
              <w:r w:rsidRPr="00697433" w:rsidDel="000711C9">
                <w:rPr>
                  <w:b w:val="0"/>
                </w:rPr>
                <w:delText>To provide the t</w:delText>
              </w:r>
            </w:del>
            <w:ins w:id="1415" w:author="Chun-kit" w:date="2026-02-06T09:31:00Z">
              <w:r w:rsidR="000711C9">
                <w:rPr>
                  <w:b w:val="0"/>
                </w:rPr>
                <w:t>T</w:t>
              </w:r>
            </w:ins>
            <w:r w:rsidRPr="00697433">
              <w:rPr>
                <w:b w:val="0"/>
              </w:rPr>
              <w:t>echnical support and cost estimation for various IT potential projects of RS Divisions with a view to facilitating their funding application. To date, the sum of potential projects for FY26/27 was around $63M. (collaborate with various RS divisions)</w:t>
            </w:r>
          </w:p>
          <w:p w14:paraId="2342DE9C" w14:textId="0A3D1259" w:rsidR="00F4296F" w:rsidRPr="00697433" w:rsidRDefault="00F4296F" w:rsidP="00F4296F">
            <w:pPr>
              <w:pStyle w:val="ListParagraph"/>
              <w:numPr>
                <w:ilvl w:val="0"/>
                <w:numId w:val="7"/>
              </w:numPr>
              <w:jc w:val="both"/>
              <w:rPr>
                <w:b w:val="0"/>
              </w:rPr>
            </w:pPr>
            <w:r w:rsidRPr="00697433">
              <w:rPr>
                <w:b w:val="0"/>
              </w:rPr>
              <w:t>Divisional financial coordination</w:t>
            </w:r>
          </w:p>
          <w:p w14:paraId="63F59D3F" w14:textId="77777777" w:rsidR="00F4296F" w:rsidRPr="00697433" w:rsidRDefault="00F4296F" w:rsidP="00F4296F">
            <w:pPr>
              <w:jc w:val="both"/>
              <w:rPr>
                <w:rFonts w:ascii="Frutiger Light" w:hAnsi="Frutiger Light"/>
                <w:bCs/>
              </w:rPr>
            </w:pPr>
          </w:p>
          <w:p w14:paraId="58313D58" w14:textId="5A4ACA85" w:rsidR="00F4296F" w:rsidRPr="00697433" w:rsidRDefault="00F4296F" w:rsidP="00F4296F">
            <w:pPr>
              <w:jc w:val="both"/>
              <w:rPr>
                <w:rFonts w:ascii="Frutiger Light" w:hAnsi="Frutiger Light"/>
                <w:lang w:eastAsia="zh-HK"/>
              </w:rPr>
            </w:pPr>
            <w:r w:rsidRPr="00697433">
              <w:rPr>
                <w:rFonts w:ascii="Frutiger Light" w:hAnsi="Frutiger Light"/>
                <w:lang w:eastAsia="zh-HK"/>
              </w:rPr>
              <w:t>The following works collaborated with other sub-divisions:</w:t>
            </w:r>
          </w:p>
          <w:p w14:paraId="397EB3FA" w14:textId="6AF0E9FD" w:rsidR="00F4296F" w:rsidRPr="00697433" w:rsidRDefault="00F4296F" w:rsidP="00F4296F">
            <w:pPr>
              <w:pStyle w:val="ListParagraph"/>
              <w:numPr>
                <w:ilvl w:val="0"/>
                <w:numId w:val="7"/>
              </w:numPr>
              <w:rPr>
                <w:b w:val="0"/>
              </w:rPr>
            </w:pPr>
            <w:r w:rsidRPr="00697433">
              <w:rPr>
                <w:b w:val="0"/>
              </w:rPr>
              <w:t>S/H 696 projects (collaborated with GT</w:t>
            </w:r>
            <w:ins w:id="1416" w:author="Chun-kit" w:date="2026-02-06T09:31:00Z">
              <w:r w:rsidR="000711C9">
                <w:rPr>
                  <w:b w:val="0"/>
                </w:rPr>
                <w:t xml:space="preserve"> S/</w:t>
              </w:r>
            </w:ins>
            <w:r w:rsidRPr="00697433">
              <w:rPr>
                <w:b w:val="0"/>
              </w:rPr>
              <w:t>D)</w:t>
            </w:r>
          </w:p>
          <w:p w14:paraId="49ADA19E" w14:textId="5DA84C43" w:rsidR="00F4296F" w:rsidRPr="00697433" w:rsidRDefault="00F4296F" w:rsidP="00F4296F">
            <w:pPr>
              <w:pStyle w:val="ListParagraph"/>
              <w:numPr>
                <w:ilvl w:val="0"/>
                <w:numId w:val="7"/>
              </w:numPr>
              <w:rPr>
                <w:b w:val="0"/>
              </w:rPr>
            </w:pPr>
            <w:r w:rsidRPr="00697433">
              <w:rPr>
                <w:b w:val="0"/>
              </w:rPr>
              <w:t>RS IT System development (collaborated with ITSS1 S/D)</w:t>
            </w:r>
          </w:p>
          <w:p w14:paraId="6840605C" w14:textId="5AECE635" w:rsidR="00F4296F" w:rsidRPr="00697433" w:rsidDel="009B4D44" w:rsidRDefault="00F4296F" w:rsidP="00F4296F">
            <w:pPr>
              <w:pStyle w:val="ListParagraph"/>
              <w:numPr>
                <w:ilvl w:val="0"/>
                <w:numId w:val="7"/>
              </w:numPr>
              <w:rPr>
                <w:del w:id="1417" w:author="Chun-kit" w:date="2026-02-06T09:29:00Z"/>
                <w:b w:val="0"/>
              </w:rPr>
            </w:pPr>
            <w:del w:id="1418" w:author="Chun-kit" w:date="2026-02-06T09:29:00Z">
              <w:r w:rsidRPr="00697433" w:rsidDel="009B4D44">
                <w:rPr>
                  <w:b w:val="0"/>
                </w:rPr>
                <w:delText>EMSD’s BIM Submission Hub (collaborated with BIM S/D)</w:delText>
              </w:r>
            </w:del>
          </w:p>
          <w:p w14:paraId="6C9A135C" w14:textId="77777777" w:rsidR="00F4296F" w:rsidRDefault="00F4296F" w:rsidP="00F4296F">
            <w:pPr>
              <w:pStyle w:val="ListParagraph"/>
              <w:numPr>
                <w:ilvl w:val="0"/>
                <w:numId w:val="7"/>
              </w:numPr>
              <w:rPr>
                <w:ins w:id="1419" w:author="Chun-kit" w:date="2026-02-06T09:30:00Z"/>
                <w:b w:val="0"/>
              </w:rPr>
            </w:pPr>
            <w:r w:rsidRPr="00697433">
              <w:rPr>
                <w:b w:val="0"/>
              </w:rPr>
              <w:t>EMSD Asset Management Portal (ex-Departmental RDCC (collaborated with DRA S/D)</w:t>
            </w:r>
          </w:p>
          <w:p w14:paraId="1F024BEA" w14:textId="7626D81C" w:rsidR="009B4D44" w:rsidRPr="00697433" w:rsidRDefault="009B4D44" w:rsidP="00F4296F">
            <w:pPr>
              <w:pStyle w:val="ListParagraph"/>
              <w:numPr>
                <w:ilvl w:val="0"/>
                <w:numId w:val="7"/>
              </w:numPr>
              <w:rPr>
                <w:b w:val="0"/>
              </w:rPr>
            </w:pPr>
            <w:ins w:id="1420" w:author="Chun-kit" w:date="2026-02-06T09:30:00Z">
              <w:r>
                <w:rPr>
                  <w:b w:val="0"/>
                </w:rPr>
                <w:t>Clients AI projects (</w:t>
              </w:r>
            </w:ins>
            <w:ins w:id="1421" w:author="Chun-kit" w:date="2026-02-06T09:31:00Z">
              <w:r w:rsidR="000711C9" w:rsidRPr="00697433">
                <w:rPr>
                  <w:b w:val="0"/>
                </w:rPr>
                <w:t xml:space="preserve">collaborated with </w:t>
              </w:r>
            </w:ins>
            <w:ins w:id="1422" w:author="Chun-kit" w:date="2026-02-06T09:30:00Z">
              <w:r>
                <w:rPr>
                  <w:b w:val="0"/>
                </w:rPr>
                <w:t>AI S/D)</w:t>
              </w:r>
            </w:ins>
          </w:p>
        </w:tc>
        <w:tc>
          <w:tcPr>
            <w:tcW w:w="1213" w:type="dxa"/>
            <w:tcPrChange w:id="1423" w:author="bcsin@connect.hku.hk" w:date="2026-01-22T19:56:00Z">
              <w:tcPr>
                <w:tcW w:w="0" w:type="auto"/>
              </w:tcPr>
            </w:tcPrChange>
          </w:tcPr>
          <w:p w14:paraId="3626FFAA" w14:textId="2E983CFB" w:rsidR="00F4296F" w:rsidRPr="00697433" w:rsidRDefault="00F4296F" w:rsidP="00F4296F">
            <w:pPr>
              <w:jc w:val="center"/>
              <w:rPr>
                <w:rFonts w:ascii="Frutiger Light" w:hAnsi="Frutiger Light"/>
              </w:rPr>
            </w:pPr>
            <w:r w:rsidRPr="00697433">
              <w:rPr>
                <w:rFonts w:ascii="Frutiger Light" w:eastAsia="Frutiger Light" w:hAnsi="Frutiger Light" w:cs="Frutiger Light"/>
              </w:rPr>
              <w:lastRenderedPageBreak/>
              <w:t>SE/ITD</w:t>
            </w:r>
          </w:p>
        </w:tc>
      </w:tr>
      <w:tr w:rsidR="00F4296F" w:rsidRPr="00697433" w14:paraId="7DC88C37" w14:textId="77777777" w:rsidTr="2C2174BB">
        <w:trPr>
          <w:trPrChange w:id="1424" w:author="bcsin@connect.hku.hk" w:date="2026-01-22T19:56:00Z">
            <w:trPr>
              <w:gridBefore w:val="9"/>
              <w:gridAfter w:val="0"/>
            </w:trPr>
          </w:trPrChange>
        </w:trPr>
        <w:tc>
          <w:tcPr>
            <w:tcW w:w="760" w:type="dxa"/>
            <w:tcPrChange w:id="1425" w:author="bcsin@connect.hku.hk" w:date="2026-01-22T19:56:00Z">
              <w:tcPr>
                <w:tcW w:w="0" w:type="auto"/>
              </w:tcPr>
            </w:tcPrChange>
          </w:tcPr>
          <w:p w14:paraId="6BA98A34" w14:textId="77777777" w:rsidR="00F4296F" w:rsidRPr="00697433" w:rsidRDefault="00F4296F" w:rsidP="00F4296F">
            <w:pPr>
              <w:pStyle w:val="ListParagraph"/>
              <w:rPr>
                <w:b w:val="0"/>
              </w:rPr>
            </w:pPr>
          </w:p>
        </w:tc>
        <w:tc>
          <w:tcPr>
            <w:tcW w:w="7564" w:type="dxa"/>
            <w:gridSpan w:val="4"/>
            <w:tcPrChange w:id="1426" w:author="bcsin@connect.hku.hk" w:date="2026-01-22T19:56:00Z">
              <w:tcPr>
                <w:tcW w:w="7564" w:type="dxa"/>
                <w:gridSpan w:val="4"/>
              </w:tcPr>
            </w:tcPrChange>
          </w:tcPr>
          <w:p w14:paraId="6227D364" w14:textId="77777777" w:rsidR="00F4296F" w:rsidRPr="00697433" w:rsidRDefault="00F4296F" w:rsidP="00F4296F">
            <w:pPr>
              <w:jc w:val="both"/>
              <w:rPr>
                <w:rFonts w:ascii="Frutiger Light" w:hAnsi="Frutiger Light"/>
                <w:u w:val="single"/>
                <w:lang w:eastAsia="zh-HK"/>
              </w:rPr>
            </w:pPr>
          </w:p>
        </w:tc>
        <w:tc>
          <w:tcPr>
            <w:tcW w:w="1213" w:type="dxa"/>
            <w:tcPrChange w:id="1427" w:author="bcsin@connect.hku.hk" w:date="2026-01-22T19:56:00Z">
              <w:tcPr>
                <w:tcW w:w="0" w:type="auto"/>
              </w:tcPr>
            </w:tcPrChange>
          </w:tcPr>
          <w:p w14:paraId="2CE58FC0" w14:textId="77777777" w:rsidR="00F4296F" w:rsidRPr="00697433" w:rsidRDefault="00F4296F" w:rsidP="00F4296F">
            <w:pPr>
              <w:jc w:val="center"/>
              <w:rPr>
                <w:rFonts w:ascii="Frutiger Light" w:hAnsi="Frutiger Light"/>
              </w:rPr>
            </w:pPr>
          </w:p>
        </w:tc>
      </w:tr>
      <w:tr w:rsidR="00F4296F" w:rsidRPr="00697433" w14:paraId="7C988238" w14:textId="77777777" w:rsidTr="2C2174BB">
        <w:trPr>
          <w:trPrChange w:id="1428" w:author="bcsin@connect.hku.hk" w:date="2026-01-22T19:56:00Z">
            <w:trPr>
              <w:gridBefore w:val="9"/>
              <w:gridAfter w:val="0"/>
            </w:trPr>
          </w:trPrChange>
        </w:trPr>
        <w:tc>
          <w:tcPr>
            <w:tcW w:w="760" w:type="dxa"/>
            <w:tcPrChange w:id="1429" w:author="bcsin@connect.hku.hk" w:date="2026-01-22T19:56:00Z">
              <w:tcPr>
                <w:tcW w:w="0" w:type="auto"/>
              </w:tcPr>
            </w:tcPrChange>
          </w:tcPr>
          <w:p w14:paraId="5D1BEBA6" w14:textId="77777777" w:rsidR="00F4296F" w:rsidRPr="00697433" w:rsidRDefault="00F4296F" w:rsidP="00F4296F">
            <w:pPr>
              <w:pStyle w:val="ListParagraph"/>
              <w:numPr>
                <w:ilvl w:val="1"/>
                <w:numId w:val="2"/>
              </w:numPr>
              <w:ind w:left="0" w:firstLine="0"/>
              <w:rPr>
                <w:b w:val="0"/>
              </w:rPr>
            </w:pPr>
          </w:p>
        </w:tc>
        <w:tc>
          <w:tcPr>
            <w:tcW w:w="7564" w:type="dxa"/>
            <w:gridSpan w:val="4"/>
            <w:tcPrChange w:id="1430" w:author="bcsin@connect.hku.hk" w:date="2026-01-22T19:56:00Z">
              <w:tcPr>
                <w:tcW w:w="7564" w:type="dxa"/>
                <w:gridSpan w:val="4"/>
              </w:tcPr>
            </w:tcPrChange>
          </w:tcPr>
          <w:p w14:paraId="23444E94" w14:textId="6822ECDB" w:rsidR="00F4296F" w:rsidRPr="00697433" w:rsidRDefault="00F4296F" w:rsidP="00F4296F">
            <w:pPr>
              <w:jc w:val="both"/>
              <w:rPr>
                <w:rFonts w:ascii="Frutiger Light" w:hAnsi="Frutiger Light"/>
                <w:u w:val="single"/>
                <w:lang w:eastAsia="zh-HK"/>
              </w:rPr>
            </w:pPr>
            <w:r w:rsidRPr="00697433">
              <w:rPr>
                <w:rFonts w:ascii="Frutiger Light" w:hAnsi="Frutiger Light"/>
                <w:u w:val="single"/>
                <w:lang w:eastAsia="zh-HK"/>
              </w:rPr>
              <w:t>Revamping AM System to AIM Platform</w:t>
            </w:r>
          </w:p>
          <w:p w14:paraId="5075919F" w14:textId="77777777" w:rsidR="000711C9" w:rsidRDefault="00F4296F" w:rsidP="00F4296F">
            <w:pPr>
              <w:jc w:val="both"/>
              <w:rPr>
                <w:ins w:id="1431" w:author="Chun-kit" w:date="2026-02-06T09:31:00Z"/>
                <w:rFonts w:ascii="Frutiger Light" w:hAnsi="Frutiger Light" w:cs="Frutiger Light"/>
                <w:color w:val="FF0000"/>
              </w:rPr>
            </w:pPr>
            <w:r w:rsidRPr="00697433">
              <w:rPr>
                <w:rFonts w:ascii="Frutiger Light" w:hAnsi="Frutiger Light"/>
                <w:lang w:eastAsia="zh-HK"/>
              </w:rPr>
              <w:t xml:space="preserve">Regarding the AMS revamp, ITD and PricewaterhouseCoopers Limited (PwC) held a meeting with BIM on 6 May to discuss the AIMP integration. Following multiple rounds of thorough discussions, the BIM team endorsed the System Analysis and Design (SA&amp;D) document on 24 July. PwC has commenced development activities. </w:t>
            </w:r>
            <w:ins w:id="1432" w:author="Kam Keung LI" w:date="2026-01-29T15:17:00Z">
              <w:r w:rsidR="00295A8A" w:rsidRPr="005A0F06">
                <w:rPr>
                  <w:rFonts w:ascii="Frutiger Light" w:hAnsi="Frutiger Light"/>
                  <w:color w:val="FF0000"/>
                  <w:lang w:eastAsia="zh-HK"/>
                  <w:rPrChange w:id="1433" w:author="Chun-kit" w:date="2026-02-06T09:28:00Z">
                    <w:rPr>
                      <w:rFonts w:ascii="Frutiger Light" w:hAnsi="Frutiger Light"/>
                      <w:lang w:eastAsia="zh-HK"/>
                    </w:rPr>
                  </w:rPrChange>
                </w:rPr>
                <w:t>The system was launched into production in December and has been in a nurturing phase since January 2026. All source code was successfully transferred to the BIM project team, with the project slated for completion by the end of February 2026.</w:t>
              </w:r>
            </w:ins>
            <w:ins w:id="1434" w:author="Chun-kit" w:date="2026-02-06T09:27:00Z">
              <w:r w:rsidR="005A0F06" w:rsidRPr="005A0F06">
                <w:rPr>
                  <w:rFonts w:ascii="Frutiger Light" w:hAnsi="Frutiger Light"/>
                  <w:color w:val="FF0000"/>
                  <w:lang w:eastAsia="zh-HK"/>
                  <w:rPrChange w:id="1435" w:author="Chun-kit" w:date="2026-02-06T09:28:00Z">
                    <w:rPr>
                      <w:rFonts w:ascii="Frutiger Light" w:hAnsi="Frutiger Light"/>
                      <w:color w:val="FF0000"/>
                      <w:lang w:eastAsia="zh-HK"/>
                    </w:rPr>
                  </w:rPrChange>
                </w:rPr>
                <w:t xml:space="preserve"> CE/DT requested to work out </w:t>
              </w:r>
              <w:proofErr w:type="spellStart"/>
              <w:r w:rsidR="005A0F06" w:rsidRPr="005A0F06">
                <w:rPr>
                  <w:rFonts w:ascii="Frutiger Light" w:hAnsi="Frutiger Light"/>
                  <w:color w:val="FF0000"/>
                  <w:lang w:eastAsia="zh-HK"/>
                  <w:rPrChange w:id="1436" w:author="Chun-kit" w:date="2026-02-06T09:28:00Z">
                    <w:rPr>
                      <w:rFonts w:ascii="Frutiger Light" w:hAnsi="Frutiger Light"/>
                      <w:color w:val="FF0000"/>
                      <w:lang w:eastAsia="zh-HK"/>
                    </w:rPr>
                  </w:rPrChange>
                </w:rPr>
                <w:t>a</w:t>
              </w:r>
              <w:proofErr w:type="spellEnd"/>
              <w:r w:rsidR="005A0F06" w:rsidRPr="005A0F06">
                <w:rPr>
                  <w:rFonts w:ascii="Frutiger Light" w:hAnsi="Frutiger Light"/>
                  <w:color w:val="FF0000"/>
                  <w:lang w:eastAsia="zh-HK"/>
                  <w:rPrChange w:id="1437" w:author="Chun-kit" w:date="2026-02-06T09:28:00Z">
                    <w:rPr>
                      <w:rFonts w:ascii="Frutiger Light" w:hAnsi="Frutiger Light"/>
                      <w:color w:val="FF0000"/>
                      <w:lang w:eastAsia="zh-HK"/>
                    </w:rPr>
                  </w:rPrChange>
                </w:rPr>
                <w:t xml:space="preserve"> aggressive migration plan </w:t>
              </w:r>
            </w:ins>
            <w:ins w:id="1438" w:author="Chun-kit" w:date="2026-02-06T09:28:00Z">
              <w:r w:rsidR="005A0F06" w:rsidRPr="005A0F06">
                <w:rPr>
                  <w:rFonts w:ascii="Frutiger Light" w:hAnsi="Frutiger Light"/>
                  <w:color w:val="FF0000"/>
                  <w:lang w:eastAsia="zh-HK"/>
                  <w:rPrChange w:id="1439" w:author="Chun-kit" w:date="2026-02-06T09:28:00Z">
                    <w:rPr>
                      <w:rFonts w:ascii="Frutiger Light" w:hAnsi="Frutiger Light"/>
                      <w:color w:val="FF0000"/>
                      <w:lang w:eastAsia="zh-HK"/>
                    </w:rPr>
                  </w:rPrChange>
                </w:rPr>
                <w:t xml:space="preserve">to complete transition </w:t>
              </w:r>
            </w:ins>
            <w:ins w:id="1440" w:author="Chun-kit" w:date="2026-02-06T09:27:00Z">
              <w:r w:rsidR="005A0F06" w:rsidRPr="005A0F06">
                <w:rPr>
                  <w:rFonts w:ascii="Frutiger Light" w:hAnsi="Frutiger Light"/>
                  <w:color w:val="FF0000"/>
                  <w:lang w:eastAsia="zh-HK"/>
                  <w:rPrChange w:id="1441" w:author="Chun-kit" w:date="2026-02-06T09:28:00Z">
                    <w:rPr>
                      <w:rFonts w:ascii="Frutiger Light" w:hAnsi="Frutiger Light"/>
                      <w:color w:val="FF0000"/>
                      <w:lang w:eastAsia="zh-HK"/>
                    </w:rPr>
                  </w:rPrChange>
                </w:rPr>
                <w:t>from AMS to AIMP</w:t>
              </w:r>
            </w:ins>
            <w:del w:id="1442" w:author="Kam Keung LI" w:date="2026-01-29T15:17:00Z">
              <w:r w:rsidRPr="005A0F06" w:rsidDel="00295A8A">
                <w:rPr>
                  <w:rFonts w:ascii="Frutiger Light" w:hAnsi="Frutiger Light" w:cs="Frutiger Light"/>
                  <w:color w:val="FF0000"/>
                  <w:rPrChange w:id="1443" w:author="Chun-kit" w:date="2026-02-06T09:28:00Z">
                    <w:rPr>
                      <w:rFonts w:ascii="Frutiger Light" w:hAnsi="Frutiger Light"/>
                      <w:lang w:eastAsia="zh-HK"/>
                    </w:rPr>
                  </w:rPrChange>
                </w:rPr>
                <w:delText>The system was scheduled for User Acceptance Testing (UAT) in October and November, with the production launch planned for December. Relevant system briefings and training sessions would be organised to ensure a smooth transition</w:delText>
              </w:r>
            </w:del>
            <w:ins w:id="1444" w:author="Chun-kit" w:date="2026-02-06T09:28:00Z">
              <w:r w:rsidR="005A0F06" w:rsidRPr="005A0F06">
                <w:rPr>
                  <w:rFonts w:ascii="Frutiger Light" w:hAnsi="Frutiger Light" w:cs="Frutiger Light"/>
                  <w:color w:val="FF0000"/>
                  <w:rPrChange w:id="1445" w:author="Chun-kit" w:date="2026-02-06T09:28:00Z">
                    <w:rPr>
                      <w:rFonts w:ascii="Frutiger Light" w:hAnsi="Frutiger Light" w:cs="Frutiger Light"/>
                    </w:rPr>
                  </w:rPrChange>
                </w:rPr>
                <w:t xml:space="preserve"> in 12 months.</w:t>
              </w:r>
              <w:r w:rsidR="009B4D44">
                <w:rPr>
                  <w:rFonts w:ascii="Frutiger Light" w:hAnsi="Frutiger Light" w:cs="Frutiger Light"/>
                  <w:color w:val="FF0000"/>
                </w:rPr>
                <w:t xml:space="preserve"> </w:t>
              </w:r>
            </w:ins>
          </w:p>
          <w:p w14:paraId="132C3877" w14:textId="7FC1FF8C" w:rsidR="00F4296F" w:rsidRPr="00697433" w:rsidRDefault="009B4D44" w:rsidP="00F4296F">
            <w:pPr>
              <w:jc w:val="both"/>
              <w:rPr>
                <w:rFonts w:ascii="Frutiger Light" w:hAnsi="Frutiger Light" w:cs="Frutiger Light"/>
              </w:rPr>
            </w:pPr>
            <w:ins w:id="1446" w:author="Chun-kit" w:date="2026-02-06T09:28:00Z">
              <w:r w:rsidRPr="000711C9">
                <w:rPr>
                  <w:rFonts w:ascii="Frutiger Light" w:hAnsi="Frutiger Light" w:cs="Frutiger Light"/>
                  <w:color w:val="FF0000"/>
                  <w:highlight w:val="yellow"/>
                  <w:rPrChange w:id="1447" w:author="Chun-kit" w:date="2026-02-06T09:32:00Z">
                    <w:rPr>
                      <w:rFonts w:ascii="Frutiger Light" w:hAnsi="Frutiger Light" w:cs="Frutiger Light"/>
                      <w:color w:val="FF0000"/>
                    </w:rPr>
                  </w:rPrChange>
                </w:rPr>
                <w:t>(Item to be deleted)</w:t>
              </w:r>
            </w:ins>
            <w:del w:id="1448" w:author="Kam Keung LI" w:date="2026-01-29T15:17:00Z">
              <w:r w:rsidR="00F4296F" w:rsidRPr="005A0F06" w:rsidDel="00295A8A">
                <w:rPr>
                  <w:rFonts w:ascii="Frutiger Light" w:hAnsi="Frutiger Light" w:cs="Frutiger Light"/>
                  <w:color w:val="FF0000"/>
                  <w:rPrChange w:id="1449" w:author="Chun-kit" w:date="2026-02-06T09:28:00Z">
                    <w:rPr>
                      <w:rFonts w:ascii="Frutiger Light" w:hAnsi="Frutiger Light"/>
                      <w:lang w:eastAsia="zh-HK"/>
                    </w:rPr>
                  </w:rPrChange>
                </w:rPr>
                <w:delText>.</w:delText>
              </w:r>
            </w:del>
          </w:p>
        </w:tc>
        <w:tc>
          <w:tcPr>
            <w:tcW w:w="1213" w:type="dxa"/>
            <w:tcPrChange w:id="1450" w:author="bcsin@connect.hku.hk" w:date="2026-01-22T19:56:00Z">
              <w:tcPr>
                <w:tcW w:w="0" w:type="auto"/>
              </w:tcPr>
            </w:tcPrChange>
          </w:tcPr>
          <w:p w14:paraId="227EFC0F" w14:textId="47023C48" w:rsidR="00F4296F" w:rsidRPr="00697433" w:rsidRDefault="00F4296F" w:rsidP="00F4296F">
            <w:pPr>
              <w:jc w:val="center"/>
              <w:rPr>
                <w:rFonts w:ascii="Frutiger Light" w:hAnsi="Frutiger Light"/>
              </w:rPr>
            </w:pPr>
            <w:r w:rsidRPr="00697433">
              <w:rPr>
                <w:rFonts w:ascii="Frutiger Light" w:eastAsia="Frutiger Light" w:hAnsi="Frutiger Light" w:cs="Frutiger Light"/>
              </w:rPr>
              <w:t>SE/ITD</w:t>
            </w:r>
          </w:p>
        </w:tc>
      </w:tr>
      <w:tr w:rsidR="00F4296F" w:rsidRPr="00697433" w14:paraId="6698710C" w14:textId="77777777" w:rsidTr="2C2174BB">
        <w:trPr>
          <w:trPrChange w:id="1451" w:author="bcsin@connect.hku.hk" w:date="2026-01-22T19:56:00Z">
            <w:trPr>
              <w:gridBefore w:val="9"/>
              <w:gridAfter w:val="0"/>
            </w:trPr>
          </w:trPrChange>
        </w:trPr>
        <w:tc>
          <w:tcPr>
            <w:tcW w:w="760" w:type="dxa"/>
            <w:tcPrChange w:id="1452" w:author="bcsin@connect.hku.hk" w:date="2026-01-22T19:56:00Z">
              <w:tcPr>
                <w:tcW w:w="0" w:type="auto"/>
              </w:tcPr>
            </w:tcPrChange>
          </w:tcPr>
          <w:p w14:paraId="6C7854C1" w14:textId="77777777" w:rsidR="00F4296F" w:rsidRPr="00697433" w:rsidRDefault="00F4296F" w:rsidP="00F4296F">
            <w:pPr>
              <w:pStyle w:val="ListParagraph"/>
              <w:rPr>
                <w:b w:val="0"/>
              </w:rPr>
            </w:pPr>
          </w:p>
        </w:tc>
        <w:tc>
          <w:tcPr>
            <w:tcW w:w="7564" w:type="dxa"/>
            <w:gridSpan w:val="4"/>
            <w:tcPrChange w:id="1453" w:author="bcsin@connect.hku.hk" w:date="2026-01-22T19:56:00Z">
              <w:tcPr>
                <w:tcW w:w="7564" w:type="dxa"/>
                <w:gridSpan w:val="4"/>
              </w:tcPr>
            </w:tcPrChange>
          </w:tcPr>
          <w:p w14:paraId="5F586C7E" w14:textId="77777777" w:rsidR="00F4296F" w:rsidRPr="00697433" w:rsidRDefault="00F4296F" w:rsidP="00F4296F">
            <w:pPr>
              <w:jc w:val="both"/>
              <w:rPr>
                <w:rFonts w:ascii="Frutiger Light" w:hAnsi="Frutiger Light"/>
                <w:u w:val="single"/>
                <w:lang w:eastAsia="zh-HK"/>
              </w:rPr>
            </w:pPr>
          </w:p>
        </w:tc>
        <w:tc>
          <w:tcPr>
            <w:tcW w:w="1213" w:type="dxa"/>
            <w:tcPrChange w:id="1454" w:author="bcsin@connect.hku.hk" w:date="2026-01-22T19:56:00Z">
              <w:tcPr>
                <w:tcW w:w="0" w:type="auto"/>
              </w:tcPr>
            </w:tcPrChange>
          </w:tcPr>
          <w:p w14:paraId="5E470BB1" w14:textId="77777777" w:rsidR="00F4296F" w:rsidRPr="00697433" w:rsidRDefault="00F4296F" w:rsidP="00F4296F">
            <w:pPr>
              <w:jc w:val="center"/>
              <w:rPr>
                <w:rFonts w:ascii="Frutiger Light" w:hAnsi="Frutiger Light"/>
              </w:rPr>
            </w:pPr>
          </w:p>
        </w:tc>
      </w:tr>
      <w:tr w:rsidR="00F4296F" w:rsidRPr="00697433" w14:paraId="3841FBFC" w14:textId="77777777" w:rsidTr="2C2174BB">
        <w:trPr>
          <w:trPrChange w:id="1455" w:author="bcsin@connect.hku.hk" w:date="2026-01-22T19:56:00Z">
            <w:trPr>
              <w:gridBefore w:val="9"/>
              <w:gridAfter w:val="0"/>
            </w:trPr>
          </w:trPrChange>
        </w:trPr>
        <w:tc>
          <w:tcPr>
            <w:tcW w:w="760" w:type="dxa"/>
            <w:tcPrChange w:id="1456" w:author="bcsin@connect.hku.hk" w:date="2026-01-22T19:56:00Z">
              <w:tcPr>
                <w:tcW w:w="0" w:type="auto"/>
              </w:tcPr>
            </w:tcPrChange>
          </w:tcPr>
          <w:p w14:paraId="5415837D" w14:textId="77777777" w:rsidR="00F4296F" w:rsidRPr="00697433" w:rsidRDefault="00F4296F" w:rsidP="00F4296F">
            <w:pPr>
              <w:pStyle w:val="ListParagraph"/>
              <w:numPr>
                <w:ilvl w:val="1"/>
                <w:numId w:val="2"/>
              </w:numPr>
              <w:ind w:left="0" w:firstLine="0"/>
              <w:rPr>
                <w:b w:val="0"/>
              </w:rPr>
            </w:pPr>
          </w:p>
        </w:tc>
        <w:tc>
          <w:tcPr>
            <w:tcW w:w="7564" w:type="dxa"/>
            <w:gridSpan w:val="4"/>
            <w:tcPrChange w:id="1457" w:author="bcsin@connect.hku.hk" w:date="2026-01-22T19:56:00Z">
              <w:tcPr>
                <w:tcW w:w="7564" w:type="dxa"/>
                <w:gridSpan w:val="4"/>
              </w:tcPr>
            </w:tcPrChange>
          </w:tcPr>
          <w:p w14:paraId="0863AE0E" w14:textId="25BDBF03" w:rsidR="00F4296F" w:rsidRPr="00697433" w:rsidRDefault="00F4296F" w:rsidP="00F4296F">
            <w:pPr>
              <w:jc w:val="both"/>
              <w:rPr>
                <w:rFonts w:ascii="Frutiger Light" w:hAnsi="Frutiger Light"/>
                <w:u w:val="single"/>
                <w:lang w:eastAsia="zh-HK"/>
              </w:rPr>
            </w:pPr>
            <w:r w:rsidRPr="00697433">
              <w:rPr>
                <w:rFonts w:ascii="Frutiger Light" w:hAnsi="Frutiger Light"/>
                <w:u w:val="single"/>
                <w:lang w:eastAsia="zh-HK"/>
              </w:rPr>
              <w:t xml:space="preserve">Notes and </w:t>
            </w:r>
            <w:proofErr w:type="spellStart"/>
            <w:r w:rsidRPr="00697433">
              <w:rPr>
                <w:rFonts w:ascii="Frutiger Light" w:hAnsi="Frutiger Light"/>
                <w:u w:val="single"/>
                <w:lang w:eastAsia="zh-HK"/>
              </w:rPr>
              <w:t>iNotes</w:t>
            </w:r>
            <w:proofErr w:type="spellEnd"/>
          </w:p>
          <w:p w14:paraId="2A2C089E" w14:textId="2557DB8A" w:rsidR="00F4296F" w:rsidRPr="00697433" w:rsidRDefault="00F4296F" w:rsidP="00F4296F">
            <w:pPr>
              <w:jc w:val="both"/>
              <w:rPr>
                <w:rFonts w:ascii="Frutiger Light" w:hAnsi="Frutiger Light"/>
                <w:lang w:eastAsia="zh-HK"/>
              </w:rPr>
            </w:pPr>
            <w:r w:rsidRPr="00697433">
              <w:rPr>
                <w:rFonts w:ascii="Frutiger Light" w:hAnsi="Frutiger Light"/>
                <w:lang w:eastAsia="zh-HK"/>
              </w:rPr>
              <w:t xml:space="preserve">The grammar-checking feature in Lotus Notes was released to all DTD members for testing in June. All directorate members had been invited to use in September. </w:t>
            </w:r>
            <w:ins w:id="1458" w:author="Kam Keung LI" w:date="2026-01-29T13:53:00Z">
              <w:r w:rsidR="00771093" w:rsidRPr="00771093">
                <w:rPr>
                  <w:rFonts w:ascii="Frutiger Light" w:hAnsi="Frutiger Light"/>
                  <w:lang w:eastAsia="zh-HK"/>
                </w:rPr>
                <w:t>This feature has been published to all Branch 3 LN users and will be rolled out to GESD and HSD in February. The LN team is currently testing the integration of this feature with Microsoft Outlook and Word.</w:t>
              </w:r>
            </w:ins>
            <w:del w:id="1459" w:author="Kam Keung LI" w:date="2026-01-29T13:53:00Z">
              <w:r w:rsidRPr="00697433" w:rsidDel="00771093">
                <w:rPr>
                  <w:rFonts w:ascii="Frutiger Light" w:hAnsi="Frutiger Light"/>
                  <w:lang w:eastAsia="zh-HK"/>
                </w:rPr>
                <w:delText>This would enable us to collect detailed feedback, which was essential for refining the feature and ensuring its readiness for a full rollout to all EMSD Lotus Notes users in the department.</w:delText>
              </w:r>
            </w:del>
          </w:p>
          <w:p w14:paraId="75A39996" w14:textId="77777777" w:rsidR="00F4296F" w:rsidRPr="00697433" w:rsidRDefault="00F4296F" w:rsidP="00F4296F">
            <w:pPr>
              <w:jc w:val="both"/>
              <w:rPr>
                <w:rFonts w:ascii="Frutiger Light" w:hAnsi="Frutiger Light"/>
                <w:lang w:eastAsia="zh-HK"/>
              </w:rPr>
            </w:pPr>
          </w:p>
          <w:p w14:paraId="0A0DE993" w14:textId="77777777" w:rsidR="00F4296F" w:rsidRDefault="00F4296F" w:rsidP="00F4296F">
            <w:pPr>
              <w:jc w:val="both"/>
              <w:rPr>
                <w:ins w:id="1460" w:author="Chun-kit" w:date="2026-02-05T10:42:00Z"/>
                <w:rFonts w:ascii="Frutiger Light" w:hAnsi="Frutiger Light"/>
                <w:color w:val="FF0000"/>
                <w:lang w:eastAsia="zh-HK"/>
              </w:rPr>
            </w:pPr>
            <w:r w:rsidRPr="00697433">
              <w:rPr>
                <w:rFonts w:ascii="Frutiger Light" w:hAnsi="Frutiger Light"/>
                <w:lang w:eastAsia="zh-HK"/>
              </w:rPr>
              <w:t xml:space="preserve">Due to the heavy Input/Output loads of Notes, both Notes VMs and the </w:t>
            </w:r>
            <w:r w:rsidRPr="00697433">
              <w:rPr>
                <w:rFonts w:ascii="Frutiger Light" w:hAnsi="Frutiger Light"/>
                <w:lang w:eastAsia="zh-HK"/>
              </w:rPr>
              <w:lastRenderedPageBreak/>
              <w:t>HCI virtual platform were being fine-tuned by ITD and ITSS1 to prevent loss of virtual disks in Notes VMs.</w:t>
            </w:r>
            <w:ins w:id="1461" w:author="Kam Keung LI" w:date="2026-01-29T14:09:00Z">
              <w:r w:rsidR="00FB277E">
                <w:rPr>
                  <w:rFonts w:ascii="Frutiger Light" w:hAnsi="Frutiger Light"/>
                  <w:lang w:eastAsia="zh-HK"/>
                </w:rPr>
                <w:t xml:space="preserve"> </w:t>
              </w:r>
            </w:ins>
            <w:ins w:id="1462" w:author="Kam Keung LI" w:date="2026-01-29T14:11:00Z">
              <w:r w:rsidR="00FB277E" w:rsidRPr="00350DCA">
                <w:rPr>
                  <w:rFonts w:ascii="Frutiger Light" w:hAnsi="Frutiger Light"/>
                  <w:color w:val="FF0000"/>
                  <w:lang w:eastAsia="zh-HK"/>
                  <w:rPrChange w:id="1463" w:author="Kam Keung LI" w:date="2026-01-29T14:43:00Z">
                    <w:rPr>
                      <w:rFonts w:ascii="Frutiger Light" w:hAnsi="Frutiger Light"/>
                      <w:lang w:eastAsia="zh-HK"/>
                    </w:rPr>
                  </w:rPrChange>
                </w:rPr>
                <w:t>The setting was applied to Notes VMs in November 2025, and as a result, the disk disappearance issue did not recur.</w:t>
              </w:r>
            </w:ins>
          </w:p>
          <w:p w14:paraId="20D19B78" w14:textId="77777777" w:rsidR="008944A8" w:rsidRDefault="008944A8" w:rsidP="00F4296F">
            <w:pPr>
              <w:jc w:val="both"/>
              <w:rPr>
                <w:ins w:id="1464" w:author="Chun-kit" w:date="2026-02-05T10:42:00Z"/>
                <w:rFonts w:ascii="Frutiger Light" w:hAnsi="Frutiger Light"/>
                <w:color w:val="FF0000"/>
                <w:lang w:eastAsia="zh-HK"/>
              </w:rPr>
            </w:pPr>
          </w:p>
          <w:p w14:paraId="58622FC5" w14:textId="14F516F6" w:rsidR="008944A8" w:rsidRPr="008944A8" w:rsidRDefault="008944A8" w:rsidP="00F4296F">
            <w:pPr>
              <w:jc w:val="both"/>
              <w:rPr>
                <w:rFonts w:ascii="Frutiger Light" w:hAnsi="Frutiger Light"/>
                <w:lang w:val="en-HK" w:eastAsia="zh-HK"/>
                <w:rPrChange w:id="1465" w:author="Chun-kit" w:date="2026-02-05T10:42:00Z">
                  <w:rPr>
                    <w:rFonts w:ascii="Frutiger Light" w:hAnsi="Frutiger Light"/>
                    <w:lang w:eastAsia="zh-HK"/>
                  </w:rPr>
                </w:rPrChange>
              </w:rPr>
            </w:pPr>
            <w:ins w:id="1466" w:author="Chun-kit" w:date="2026-02-05T10:42:00Z">
              <w:r w:rsidRPr="005A0F06">
                <w:rPr>
                  <w:rFonts w:ascii="Frutiger Light" w:hAnsi="Frutiger Light"/>
                  <w:color w:val="FF0000"/>
                  <w:lang w:eastAsia="zh-HK"/>
                  <w:rPrChange w:id="1467" w:author="Chun-kit" w:date="2026-02-06T09:26:00Z">
                    <w:rPr>
                      <w:rFonts w:ascii="Frutiger Light" w:hAnsi="Frutiger Light"/>
                      <w:color w:val="FF0000"/>
                      <w:lang w:eastAsia="zh-HK"/>
                    </w:rPr>
                  </w:rPrChange>
                </w:rPr>
                <w:t>The EMSD</w:t>
              </w:r>
              <w:r w:rsidRPr="005A0F06">
                <w:rPr>
                  <w:rFonts w:ascii="Frutiger Light" w:hAnsi="Frutiger Light"/>
                  <w:color w:val="FF0000"/>
                  <w:lang w:val="en-HK" w:eastAsia="zh-HK"/>
                  <w:rPrChange w:id="1468" w:author="Chun-kit" w:date="2026-02-06T09:26:00Z">
                    <w:rPr>
                      <w:rFonts w:ascii="Frutiger Light" w:hAnsi="Frutiger Light"/>
                      <w:color w:val="FF0000"/>
                      <w:lang w:val="en-HK" w:eastAsia="zh-HK"/>
                    </w:rPr>
                  </w:rPrChange>
                </w:rPr>
                <w:t xml:space="preserve"> Writing Assistant was ported as a </w:t>
              </w:r>
            </w:ins>
            <w:ins w:id="1469" w:author="Chun-kit" w:date="2026-02-05T10:43:00Z">
              <w:r w:rsidRPr="005A0F06">
                <w:rPr>
                  <w:rFonts w:ascii="Frutiger Light" w:hAnsi="Frutiger Light"/>
                  <w:color w:val="FF0000"/>
                  <w:lang w:val="en-HK" w:eastAsia="zh-HK"/>
                  <w:rPrChange w:id="1470" w:author="Chun-kit" w:date="2026-02-06T09:26:00Z">
                    <w:rPr>
                      <w:rFonts w:ascii="Frutiger Light" w:hAnsi="Frutiger Light"/>
                      <w:color w:val="FF0000"/>
                      <w:lang w:val="en-HK" w:eastAsia="zh-HK"/>
                    </w:rPr>
                  </w:rPrChange>
                </w:rPr>
                <w:t xml:space="preserve">MS </w:t>
              </w:r>
            </w:ins>
            <w:ins w:id="1471" w:author="Chun-kit" w:date="2026-02-05T10:42:00Z">
              <w:r w:rsidRPr="005A0F06">
                <w:rPr>
                  <w:rFonts w:ascii="Frutiger Light" w:hAnsi="Frutiger Light"/>
                  <w:color w:val="FF0000"/>
                  <w:lang w:val="en-HK" w:eastAsia="zh-HK"/>
                  <w:rPrChange w:id="1472" w:author="Chun-kit" w:date="2026-02-06T09:26:00Z">
                    <w:rPr>
                      <w:rFonts w:ascii="Frutiger Light" w:hAnsi="Frutiger Light"/>
                      <w:color w:val="FF0000"/>
                      <w:lang w:val="en-HK" w:eastAsia="zh-HK"/>
                    </w:rPr>
                  </w:rPrChange>
                </w:rPr>
                <w:t xml:space="preserve">Word add-in. It was proposed to rollout to DTD </w:t>
              </w:r>
            </w:ins>
            <w:ins w:id="1473" w:author="Chun-kit" w:date="2026-02-05T10:43:00Z">
              <w:r w:rsidRPr="005A0F06">
                <w:rPr>
                  <w:rFonts w:ascii="Frutiger Light" w:hAnsi="Frutiger Light"/>
                  <w:color w:val="FF0000"/>
                  <w:lang w:val="en-HK" w:eastAsia="zh-HK"/>
                  <w:rPrChange w:id="1474" w:author="Chun-kit" w:date="2026-02-06T09:26:00Z">
                    <w:rPr>
                      <w:rFonts w:ascii="Frutiger Light" w:hAnsi="Frutiger Light"/>
                      <w:color w:val="FF0000"/>
                      <w:lang w:val="en-HK" w:eastAsia="zh-HK"/>
                    </w:rPr>
                  </w:rPrChange>
                </w:rPr>
                <w:t>colleagues to try it out.</w:t>
              </w:r>
            </w:ins>
          </w:p>
        </w:tc>
        <w:tc>
          <w:tcPr>
            <w:tcW w:w="1213" w:type="dxa"/>
            <w:tcPrChange w:id="1475" w:author="bcsin@connect.hku.hk" w:date="2026-01-22T19:56:00Z">
              <w:tcPr>
                <w:tcW w:w="0" w:type="auto"/>
              </w:tcPr>
            </w:tcPrChange>
          </w:tcPr>
          <w:p w14:paraId="49CF7ED8" w14:textId="3BCF77F0" w:rsidR="00F4296F" w:rsidRPr="00697433" w:rsidRDefault="00F4296F" w:rsidP="00F4296F">
            <w:pPr>
              <w:jc w:val="center"/>
              <w:rPr>
                <w:rFonts w:ascii="Frutiger Light" w:hAnsi="Frutiger Light"/>
              </w:rPr>
            </w:pPr>
            <w:r w:rsidRPr="00697433">
              <w:rPr>
                <w:rFonts w:ascii="Frutiger Light" w:eastAsia="Frutiger Light" w:hAnsi="Frutiger Light" w:cs="Frutiger Light"/>
              </w:rPr>
              <w:lastRenderedPageBreak/>
              <w:t>SE/ITD</w:t>
            </w:r>
          </w:p>
        </w:tc>
      </w:tr>
      <w:tr w:rsidR="00F4296F" w:rsidRPr="00697433" w14:paraId="72A2C8B7" w14:textId="77777777" w:rsidTr="2C2174BB">
        <w:trPr>
          <w:trPrChange w:id="1476" w:author="bcsin@connect.hku.hk" w:date="2026-01-22T19:56:00Z">
            <w:trPr>
              <w:gridBefore w:val="9"/>
              <w:gridAfter w:val="0"/>
            </w:trPr>
          </w:trPrChange>
        </w:trPr>
        <w:tc>
          <w:tcPr>
            <w:tcW w:w="760" w:type="dxa"/>
            <w:tcPrChange w:id="1477" w:author="bcsin@connect.hku.hk" w:date="2026-01-22T19:56:00Z">
              <w:tcPr>
                <w:tcW w:w="0" w:type="auto"/>
              </w:tcPr>
            </w:tcPrChange>
          </w:tcPr>
          <w:p w14:paraId="505A6BEB" w14:textId="77777777" w:rsidR="00F4296F" w:rsidRPr="00697433" w:rsidRDefault="00F4296F" w:rsidP="00F4296F">
            <w:pPr>
              <w:pStyle w:val="ListParagraph"/>
              <w:rPr>
                <w:b w:val="0"/>
              </w:rPr>
            </w:pPr>
          </w:p>
        </w:tc>
        <w:tc>
          <w:tcPr>
            <w:tcW w:w="7564" w:type="dxa"/>
            <w:gridSpan w:val="4"/>
            <w:tcPrChange w:id="1478" w:author="bcsin@connect.hku.hk" w:date="2026-01-22T19:56:00Z">
              <w:tcPr>
                <w:tcW w:w="7564" w:type="dxa"/>
                <w:gridSpan w:val="4"/>
              </w:tcPr>
            </w:tcPrChange>
          </w:tcPr>
          <w:p w14:paraId="37EAFE4C" w14:textId="77777777" w:rsidR="00F4296F" w:rsidRPr="00697433" w:rsidRDefault="00F4296F" w:rsidP="00F4296F">
            <w:pPr>
              <w:jc w:val="both"/>
              <w:rPr>
                <w:rFonts w:ascii="Frutiger Light" w:hAnsi="Frutiger Light"/>
                <w:u w:val="single"/>
                <w:lang w:eastAsia="zh-HK"/>
              </w:rPr>
            </w:pPr>
          </w:p>
        </w:tc>
        <w:tc>
          <w:tcPr>
            <w:tcW w:w="1213" w:type="dxa"/>
            <w:tcPrChange w:id="1479" w:author="bcsin@connect.hku.hk" w:date="2026-01-22T19:56:00Z">
              <w:tcPr>
                <w:tcW w:w="0" w:type="auto"/>
              </w:tcPr>
            </w:tcPrChange>
          </w:tcPr>
          <w:p w14:paraId="4D2A80FA" w14:textId="77777777" w:rsidR="00F4296F" w:rsidRPr="00697433" w:rsidRDefault="00F4296F" w:rsidP="00F4296F">
            <w:pPr>
              <w:jc w:val="center"/>
              <w:rPr>
                <w:rFonts w:ascii="Frutiger Light" w:hAnsi="Frutiger Light"/>
              </w:rPr>
            </w:pPr>
          </w:p>
        </w:tc>
      </w:tr>
      <w:tr w:rsidR="00F4296F" w:rsidRPr="00697433" w14:paraId="1725149B" w14:textId="77777777" w:rsidTr="2C2174BB">
        <w:trPr>
          <w:trPrChange w:id="1480" w:author="bcsin@connect.hku.hk" w:date="2026-01-22T19:56:00Z">
            <w:trPr>
              <w:gridBefore w:val="9"/>
              <w:gridAfter w:val="0"/>
            </w:trPr>
          </w:trPrChange>
        </w:trPr>
        <w:tc>
          <w:tcPr>
            <w:tcW w:w="760" w:type="dxa"/>
            <w:tcPrChange w:id="1481" w:author="bcsin@connect.hku.hk" w:date="2026-01-22T19:56:00Z">
              <w:tcPr>
                <w:tcW w:w="0" w:type="auto"/>
              </w:tcPr>
            </w:tcPrChange>
          </w:tcPr>
          <w:p w14:paraId="039B500D" w14:textId="77777777" w:rsidR="00F4296F" w:rsidRPr="00697433" w:rsidRDefault="00F4296F" w:rsidP="00F4296F">
            <w:pPr>
              <w:pStyle w:val="ListParagraph"/>
              <w:numPr>
                <w:ilvl w:val="1"/>
                <w:numId w:val="2"/>
              </w:numPr>
              <w:ind w:left="0" w:firstLine="0"/>
              <w:rPr>
                <w:b w:val="0"/>
              </w:rPr>
            </w:pPr>
          </w:p>
        </w:tc>
        <w:tc>
          <w:tcPr>
            <w:tcW w:w="7564" w:type="dxa"/>
            <w:gridSpan w:val="4"/>
            <w:tcPrChange w:id="1482" w:author="bcsin@connect.hku.hk" w:date="2026-01-22T19:56:00Z">
              <w:tcPr>
                <w:tcW w:w="7564" w:type="dxa"/>
                <w:gridSpan w:val="4"/>
              </w:tcPr>
            </w:tcPrChange>
          </w:tcPr>
          <w:p w14:paraId="455211AA" w14:textId="29A4F33B" w:rsidR="00F4296F" w:rsidRPr="00697433" w:rsidRDefault="00F4296F" w:rsidP="00F4296F">
            <w:pPr>
              <w:jc w:val="both"/>
              <w:rPr>
                <w:rFonts w:ascii="Frutiger Light" w:hAnsi="Frutiger Light"/>
                <w:u w:val="single"/>
                <w:lang w:eastAsia="zh-HK"/>
              </w:rPr>
            </w:pPr>
            <w:r w:rsidRPr="00697433">
              <w:rPr>
                <w:rFonts w:ascii="Frutiger Light" w:hAnsi="Frutiger Light"/>
                <w:u w:val="single"/>
                <w:lang w:eastAsia="zh-HK"/>
              </w:rPr>
              <w:t>Implementation of Centrally Managed Messaging Platform (CMMP)</w:t>
            </w:r>
          </w:p>
          <w:p w14:paraId="6921C3EE" w14:textId="6440EFE2" w:rsidR="00E21CF2" w:rsidRPr="00697433" w:rsidRDefault="00F4296F" w:rsidP="00F4296F">
            <w:pPr>
              <w:jc w:val="both"/>
              <w:rPr>
                <w:rFonts w:ascii="Frutiger Light" w:hAnsi="Frutiger Light"/>
                <w:u w:val="single"/>
                <w:lang w:eastAsia="zh-HK"/>
              </w:rPr>
            </w:pPr>
            <w:r w:rsidRPr="00697433">
              <w:rPr>
                <w:rFonts w:ascii="Frutiger Light" w:hAnsi="Frutiger Light"/>
                <w:lang w:eastAsia="zh-HK"/>
              </w:rPr>
              <w:t>DPO approved $2.5M for RS to implement CMMP for about 500 accounts. Together $2.5M CAPEX project for TF for another 500 accounts. ITD awarded the CMMP contract in November. All GOA and Confidential Mail accounts would be migrated by December 2026. Since the recurrent cost of one CMMP account was about $3,000/year, it had been proposed to DITSC to stop providing CMMP account to seconded staff. It could save about 0.5M/year.</w:t>
            </w:r>
          </w:p>
          <w:p w14:paraId="2A1DE9FA" w14:textId="77777777" w:rsidR="00E21CF2" w:rsidRDefault="00E21CF2" w:rsidP="00F4296F">
            <w:pPr>
              <w:jc w:val="both"/>
              <w:rPr>
                <w:ins w:id="1483" w:author="Kam Keung LI" w:date="2026-01-29T14:12:00Z"/>
                <w:rFonts w:ascii="Frutiger Light" w:hAnsi="Frutiger Light"/>
                <w:u w:val="single"/>
                <w:lang w:eastAsia="zh-HK"/>
              </w:rPr>
            </w:pPr>
          </w:p>
          <w:p w14:paraId="6D5059CB" w14:textId="74B3014A" w:rsidR="008C1B17" w:rsidRPr="008C1B17" w:rsidRDefault="008C1B17" w:rsidP="00F4296F">
            <w:pPr>
              <w:jc w:val="both"/>
              <w:rPr>
                <w:ins w:id="1484" w:author="Kam Keung LI" w:date="2026-01-29T14:12:00Z"/>
                <w:rFonts w:ascii="Frutiger Light" w:hAnsi="Frutiger Light"/>
                <w:lang w:eastAsia="zh-HK"/>
                <w:rPrChange w:id="1485" w:author="Kam Keung LI" w:date="2026-01-29T14:19:00Z">
                  <w:rPr>
                    <w:ins w:id="1486" w:author="Kam Keung LI" w:date="2026-01-29T14:12:00Z"/>
                    <w:rFonts w:ascii="Frutiger Light" w:hAnsi="Frutiger Light"/>
                    <w:u w:val="single"/>
                    <w:lang w:eastAsia="zh-HK"/>
                  </w:rPr>
                </w:rPrChange>
              </w:rPr>
            </w:pPr>
            <w:ins w:id="1487" w:author="Kam Keung LI" w:date="2026-01-29T14:19:00Z">
              <w:r w:rsidRPr="00350DCA">
                <w:rPr>
                  <w:rFonts w:ascii="Frutiger Light" w:hAnsi="Frutiger Light"/>
                  <w:color w:val="FF0000"/>
                  <w:lang w:eastAsia="zh-HK"/>
                  <w:rPrChange w:id="1488" w:author="Kam Keung LI" w:date="2026-01-29T14:43:00Z">
                    <w:rPr>
                      <w:rFonts w:ascii="Frutiger Light" w:hAnsi="Frutiger Light"/>
                      <w:u w:val="single"/>
                      <w:lang w:eastAsia="zh-HK"/>
                    </w:rPr>
                  </w:rPrChange>
                </w:rPr>
                <w:t>A potential mail routing issue was identified</w:t>
              </w:r>
            </w:ins>
            <w:ins w:id="1489" w:author="Chun-kit" w:date="2026-01-29T16:23:00Z">
              <w:r w:rsidR="00707559">
                <w:rPr>
                  <w:rFonts w:ascii="Frutiger Light" w:hAnsi="Frutiger Light"/>
                  <w:color w:val="FF0000"/>
                  <w:lang w:eastAsia="zh-HK"/>
                </w:rPr>
                <w:t xml:space="preserve"> for CMMP </w:t>
              </w:r>
            </w:ins>
            <w:proofErr w:type="gramStart"/>
            <w:ins w:id="1490" w:author="Chun-kit" w:date="2026-01-29T16:24:00Z">
              <w:r w:rsidR="00707559">
                <w:rPr>
                  <w:rFonts w:ascii="Frutiger Light" w:hAnsi="Frutiger Light"/>
                  <w:color w:val="FF0000"/>
                  <w:lang w:eastAsia="zh-HK"/>
                </w:rPr>
                <w:t>users</w:t>
              </w:r>
            </w:ins>
            <w:proofErr w:type="gramEnd"/>
            <w:ins w:id="1491" w:author="Chun-kit" w:date="2026-01-29T16:36:00Z">
              <w:r w:rsidR="00964455">
                <w:rPr>
                  <w:rFonts w:ascii="Frutiger Light" w:hAnsi="Frutiger Light"/>
                  <w:color w:val="FF0000"/>
                  <w:lang w:eastAsia="zh-HK"/>
                </w:rPr>
                <w:t xml:space="preserve"> post-migration</w:t>
              </w:r>
            </w:ins>
            <w:ins w:id="1492" w:author="Kam Keung LI" w:date="2026-01-29T14:19:00Z">
              <w:r w:rsidRPr="00350DCA">
                <w:rPr>
                  <w:rFonts w:ascii="Frutiger Light" w:hAnsi="Frutiger Light"/>
                  <w:color w:val="FF0000"/>
                  <w:lang w:eastAsia="zh-HK"/>
                  <w:rPrChange w:id="1493" w:author="Kam Keung LI" w:date="2026-01-29T14:43:00Z">
                    <w:rPr>
                      <w:rFonts w:ascii="Frutiger Light" w:hAnsi="Frutiger Light"/>
                      <w:u w:val="single"/>
                      <w:lang w:eastAsia="zh-HK"/>
                    </w:rPr>
                  </w:rPrChange>
                </w:rPr>
                <w:t>, and ITD</w:t>
              </w:r>
            </w:ins>
            <w:ins w:id="1494" w:author="Chun-kit" w:date="2026-02-05T10:41:00Z">
              <w:r w:rsidR="008944A8">
                <w:rPr>
                  <w:rFonts w:ascii="Frutiger Light" w:hAnsi="Frutiger Light"/>
                  <w:color w:val="FF0000"/>
                  <w:lang w:eastAsia="zh-HK"/>
                </w:rPr>
                <w:t xml:space="preserve"> and ITMU</w:t>
              </w:r>
            </w:ins>
            <w:ins w:id="1495" w:author="Kam Keung LI" w:date="2026-01-29T14:19:00Z">
              <w:r w:rsidRPr="00350DCA">
                <w:rPr>
                  <w:rFonts w:ascii="Frutiger Light" w:hAnsi="Frutiger Light"/>
                  <w:color w:val="FF0000"/>
                  <w:lang w:eastAsia="zh-HK"/>
                  <w:rPrChange w:id="1496" w:author="Kam Keung LI" w:date="2026-01-29T14:43:00Z">
                    <w:rPr>
                      <w:rFonts w:ascii="Frutiger Light" w:hAnsi="Frutiger Light"/>
                      <w:u w:val="single"/>
                      <w:lang w:eastAsia="zh-HK"/>
                    </w:rPr>
                  </w:rPrChange>
                </w:rPr>
                <w:t xml:space="preserve"> </w:t>
              </w:r>
            </w:ins>
            <w:ins w:id="1497" w:author="Chun-kit" w:date="2026-02-05T10:41:00Z">
              <w:r w:rsidR="008944A8">
                <w:rPr>
                  <w:rFonts w:ascii="Frutiger Light" w:hAnsi="Frutiger Light"/>
                  <w:color w:val="FF0000"/>
                  <w:lang w:eastAsia="zh-HK"/>
                </w:rPr>
                <w:t>were</w:t>
              </w:r>
            </w:ins>
            <w:ins w:id="1498" w:author="Kam Keung LI" w:date="2026-01-29T14:19:00Z">
              <w:del w:id="1499" w:author="Chun-kit" w:date="2026-01-29T16:23:00Z">
                <w:r w:rsidRPr="00350DCA" w:rsidDel="00707559">
                  <w:rPr>
                    <w:rFonts w:ascii="Frutiger Light" w:hAnsi="Frutiger Light"/>
                    <w:color w:val="FF0000"/>
                    <w:lang w:eastAsia="zh-HK"/>
                    <w:rPrChange w:id="1500" w:author="Kam Keung LI" w:date="2026-01-29T14:43:00Z">
                      <w:rPr>
                        <w:rFonts w:ascii="Frutiger Light" w:hAnsi="Frutiger Light"/>
                        <w:u w:val="single"/>
                        <w:lang w:eastAsia="zh-HK"/>
                      </w:rPr>
                    </w:rPrChange>
                  </w:rPr>
                  <w:delText>is</w:delText>
                </w:r>
              </w:del>
              <w:r w:rsidRPr="00350DCA">
                <w:rPr>
                  <w:rFonts w:ascii="Frutiger Light" w:hAnsi="Frutiger Light"/>
                  <w:color w:val="FF0000"/>
                  <w:lang w:eastAsia="zh-HK"/>
                  <w:rPrChange w:id="1501" w:author="Kam Keung LI" w:date="2026-01-29T14:43:00Z">
                    <w:rPr>
                      <w:rFonts w:ascii="Frutiger Light" w:hAnsi="Frutiger Light"/>
                      <w:u w:val="single"/>
                      <w:lang w:eastAsia="zh-HK"/>
                    </w:rPr>
                  </w:rPrChange>
                </w:rPr>
                <w:t xml:space="preserve"> </w:t>
              </w:r>
            </w:ins>
            <w:ins w:id="1502" w:author="Chun-kit" w:date="2026-02-05T10:41:00Z">
              <w:r w:rsidR="008944A8">
                <w:rPr>
                  <w:rFonts w:ascii="Frutiger Light" w:hAnsi="Frutiger Light"/>
                  <w:color w:val="FF0000"/>
                  <w:lang w:eastAsia="zh-HK"/>
                </w:rPr>
                <w:t xml:space="preserve">negotiating </w:t>
              </w:r>
            </w:ins>
            <w:ins w:id="1503" w:author="Kam Keung LI" w:date="2026-01-29T14:19:00Z">
              <w:del w:id="1504" w:author="Chun-kit" w:date="2026-02-05T10:41:00Z">
                <w:r w:rsidRPr="00350DCA" w:rsidDel="008944A8">
                  <w:rPr>
                    <w:rFonts w:ascii="Frutiger Light" w:hAnsi="Frutiger Light"/>
                    <w:color w:val="FF0000"/>
                    <w:lang w:eastAsia="zh-HK"/>
                    <w:rPrChange w:id="1505" w:author="Kam Keung LI" w:date="2026-01-29T14:43:00Z">
                      <w:rPr>
                        <w:rFonts w:ascii="Frutiger Light" w:hAnsi="Frutiger Light"/>
                        <w:u w:val="single"/>
                        <w:lang w:eastAsia="zh-HK"/>
                      </w:rPr>
                    </w:rPrChange>
                  </w:rPr>
                  <w:delText xml:space="preserve">in discussions </w:delText>
                </w:r>
              </w:del>
              <w:r w:rsidRPr="00350DCA">
                <w:rPr>
                  <w:rFonts w:ascii="Frutiger Light" w:hAnsi="Frutiger Light"/>
                  <w:color w:val="FF0000"/>
                  <w:lang w:eastAsia="zh-HK"/>
                  <w:rPrChange w:id="1506" w:author="Kam Keung LI" w:date="2026-01-29T14:43:00Z">
                    <w:rPr>
                      <w:rFonts w:ascii="Frutiger Light" w:hAnsi="Frutiger Light"/>
                      <w:u w:val="single"/>
                      <w:lang w:eastAsia="zh-HK"/>
                    </w:rPr>
                  </w:rPrChange>
                </w:rPr>
                <w:t>with DPO</w:t>
              </w:r>
              <w:del w:id="1507" w:author="Chun-kit" w:date="2026-02-05T10:41:00Z">
                <w:r w:rsidRPr="00350DCA" w:rsidDel="008944A8">
                  <w:rPr>
                    <w:rFonts w:ascii="Frutiger Light" w:hAnsi="Frutiger Light"/>
                    <w:color w:val="FF0000"/>
                    <w:lang w:eastAsia="zh-HK"/>
                    <w:rPrChange w:id="1508" w:author="Kam Keung LI" w:date="2026-01-29T14:43:00Z">
                      <w:rPr>
                        <w:rFonts w:ascii="Frutiger Light" w:hAnsi="Frutiger Light"/>
                        <w:u w:val="single"/>
                        <w:lang w:eastAsia="zh-HK"/>
                      </w:rPr>
                    </w:rPrChange>
                  </w:rPr>
                  <w:delText>, awaiting their official response</w:delText>
                </w:r>
              </w:del>
              <w:r w:rsidRPr="00350DCA">
                <w:rPr>
                  <w:rFonts w:ascii="Frutiger Light" w:hAnsi="Frutiger Light"/>
                  <w:color w:val="FF0000"/>
                  <w:lang w:eastAsia="zh-HK"/>
                  <w:rPrChange w:id="1509" w:author="Kam Keung LI" w:date="2026-01-29T14:43:00Z">
                    <w:rPr>
                      <w:rFonts w:ascii="Frutiger Light" w:hAnsi="Frutiger Light"/>
                      <w:u w:val="single"/>
                      <w:lang w:eastAsia="zh-HK"/>
                    </w:rPr>
                  </w:rPrChange>
                </w:rPr>
                <w:t>. The project timeline may be impacted, and ITD will continue to monitor and provide updates on the progress.</w:t>
              </w:r>
            </w:ins>
          </w:p>
          <w:p w14:paraId="785AB885" w14:textId="58A5D7B0" w:rsidR="008C1B17" w:rsidRPr="00697433" w:rsidRDefault="008C1B17" w:rsidP="00F4296F">
            <w:pPr>
              <w:jc w:val="both"/>
              <w:rPr>
                <w:rFonts w:ascii="Frutiger Light" w:hAnsi="Frutiger Light"/>
                <w:u w:val="single"/>
                <w:lang w:eastAsia="zh-HK"/>
              </w:rPr>
            </w:pPr>
          </w:p>
        </w:tc>
        <w:tc>
          <w:tcPr>
            <w:tcW w:w="1213" w:type="dxa"/>
            <w:tcPrChange w:id="1510" w:author="bcsin@connect.hku.hk" w:date="2026-01-22T19:56:00Z">
              <w:tcPr>
                <w:tcW w:w="0" w:type="auto"/>
              </w:tcPr>
            </w:tcPrChange>
          </w:tcPr>
          <w:p w14:paraId="4B65B031" w14:textId="21390D9A" w:rsidR="00F4296F" w:rsidRPr="00697433" w:rsidRDefault="00F4296F" w:rsidP="00F4296F">
            <w:pPr>
              <w:jc w:val="center"/>
              <w:rPr>
                <w:rFonts w:ascii="Frutiger Light" w:hAnsi="Frutiger Light"/>
              </w:rPr>
            </w:pPr>
            <w:r w:rsidRPr="00697433">
              <w:rPr>
                <w:rFonts w:ascii="Frutiger Light" w:eastAsia="Frutiger Light" w:hAnsi="Frutiger Light" w:cs="Frutiger Light"/>
              </w:rPr>
              <w:t>SE/ITD</w:t>
            </w:r>
          </w:p>
        </w:tc>
      </w:tr>
      <w:tr w:rsidR="00F4296F" w:rsidRPr="00697433" w14:paraId="7F12802D" w14:textId="77777777" w:rsidTr="2C2174BB">
        <w:trPr>
          <w:trPrChange w:id="1511" w:author="bcsin@connect.hku.hk" w:date="2026-01-22T19:56:00Z">
            <w:trPr>
              <w:gridBefore w:val="9"/>
              <w:gridAfter w:val="0"/>
            </w:trPr>
          </w:trPrChange>
        </w:trPr>
        <w:tc>
          <w:tcPr>
            <w:tcW w:w="760" w:type="dxa"/>
            <w:tcPrChange w:id="1512" w:author="bcsin@connect.hku.hk" w:date="2026-01-22T19:56:00Z">
              <w:tcPr>
                <w:tcW w:w="0" w:type="auto"/>
              </w:tcPr>
            </w:tcPrChange>
          </w:tcPr>
          <w:p w14:paraId="16D5D130" w14:textId="566C2CEE" w:rsidR="00F4296F" w:rsidRPr="00697433" w:rsidRDefault="00F4296F" w:rsidP="00F4296F">
            <w:pPr>
              <w:pStyle w:val="ListParagraph"/>
              <w:numPr>
                <w:ilvl w:val="0"/>
                <w:numId w:val="2"/>
              </w:numPr>
              <w:ind w:left="0" w:firstLine="0"/>
              <w:rPr>
                <w:b w:val="0"/>
              </w:rPr>
            </w:pPr>
          </w:p>
        </w:tc>
        <w:tc>
          <w:tcPr>
            <w:tcW w:w="7564" w:type="dxa"/>
            <w:gridSpan w:val="4"/>
            <w:tcPrChange w:id="1513" w:author="bcsin@connect.hku.hk" w:date="2026-01-22T19:56:00Z">
              <w:tcPr>
                <w:tcW w:w="7564" w:type="dxa"/>
                <w:gridSpan w:val="4"/>
              </w:tcPr>
            </w:tcPrChange>
          </w:tcPr>
          <w:p w14:paraId="23C6D2E4" w14:textId="51C87024" w:rsidR="00F4296F" w:rsidRPr="00697433" w:rsidRDefault="00F4296F" w:rsidP="00F4296F">
            <w:pPr>
              <w:jc w:val="both"/>
              <w:rPr>
                <w:rFonts w:ascii="Frutiger Light" w:hAnsi="Frutiger Light"/>
                <w:b/>
                <w:bCs/>
                <w:u w:val="single"/>
                <w:lang w:eastAsia="zh-HK"/>
              </w:rPr>
            </w:pPr>
            <w:r w:rsidRPr="00697433">
              <w:rPr>
                <w:rFonts w:ascii="Frutiger Light" w:hAnsi="Frutiger Light"/>
                <w:b/>
                <w:bCs/>
                <w:u w:val="single"/>
                <w:lang w:eastAsia="zh-HK"/>
              </w:rPr>
              <w:t>ITSS1 Sub-division Updates</w:t>
            </w:r>
          </w:p>
        </w:tc>
        <w:tc>
          <w:tcPr>
            <w:tcW w:w="1213" w:type="dxa"/>
            <w:tcPrChange w:id="1514" w:author="bcsin@connect.hku.hk" w:date="2026-01-22T19:56:00Z">
              <w:tcPr>
                <w:tcW w:w="0" w:type="auto"/>
              </w:tcPr>
            </w:tcPrChange>
          </w:tcPr>
          <w:p w14:paraId="1D952E00" w14:textId="0F0BE566" w:rsidR="00F4296F" w:rsidRPr="00697433" w:rsidRDefault="00F4296F" w:rsidP="00F4296F">
            <w:pPr>
              <w:jc w:val="center"/>
              <w:rPr>
                <w:rFonts w:ascii="Frutiger Light" w:hAnsi="Frutiger Light"/>
              </w:rPr>
            </w:pPr>
          </w:p>
        </w:tc>
      </w:tr>
      <w:tr w:rsidR="00F4296F" w:rsidRPr="00697433" w14:paraId="67F85F54" w14:textId="77777777" w:rsidTr="2C2174BB">
        <w:trPr>
          <w:trPrChange w:id="1515" w:author="bcsin@connect.hku.hk" w:date="2026-01-22T19:56:00Z">
            <w:trPr>
              <w:gridBefore w:val="9"/>
              <w:gridAfter w:val="0"/>
            </w:trPr>
          </w:trPrChange>
        </w:trPr>
        <w:tc>
          <w:tcPr>
            <w:tcW w:w="760" w:type="dxa"/>
            <w:tcPrChange w:id="1516" w:author="bcsin@connect.hku.hk" w:date="2026-01-22T19:56:00Z">
              <w:tcPr>
                <w:tcW w:w="0" w:type="auto"/>
              </w:tcPr>
            </w:tcPrChange>
          </w:tcPr>
          <w:p w14:paraId="0231F704" w14:textId="246B40FB" w:rsidR="00F4296F" w:rsidRPr="00697433" w:rsidRDefault="00F4296F" w:rsidP="00F4296F">
            <w:pPr>
              <w:pStyle w:val="ListParagraph"/>
              <w:numPr>
                <w:ilvl w:val="1"/>
                <w:numId w:val="2"/>
              </w:numPr>
              <w:ind w:left="0" w:firstLine="0"/>
              <w:rPr>
                <w:b w:val="0"/>
              </w:rPr>
            </w:pPr>
          </w:p>
        </w:tc>
        <w:tc>
          <w:tcPr>
            <w:tcW w:w="7564" w:type="dxa"/>
            <w:gridSpan w:val="4"/>
            <w:tcPrChange w:id="1517" w:author="bcsin@connect.hku.hk" w:date="2026-01-22T19:56:00Z">
              <w:tcPr>
                <w:tcW w:w="7564" w:type="dxa"/>
                <w:gridSpan w:val="4"/>
              </w:tcPr>
            </w:tcPrChange>
          </w:tcPr>
          <w:p w14:paraId="17F45CDE" w14:textId="1CB3BE60" w:rsidR="00F4296F" w:rsidRPr="00697433" w:rsidRDefault="00F4296F">
            <w:pPr>
              <w:jc w:val="both"/>
              <w:rPr>
                <w:rFonts w:ascii="Frutiger Light" w:eastAsiaTheme="majorEastAsia" w:hAnsi="Frutiger Light" w:cstheme="majorBidi"/>
                <w:lang w:eastAsia="zh-HK"/>
                <w:rPrChange w:id="1518" w:author="Ms CHAN Man Ting Ida 陳敏婷女士" w:date="2026-01-15T10:26:00Z">
                  <w:rPr/>
                </w:rPrChange>
              </w:rPr>
            </w:pPr>
            <w:r w:rsidRPr="5FA771BC">
              <w:rPr>
                <w:rFonts w:ascii="Frutiger Light" w:eastAsiaTheme="majorEastAsia" w:hAnsi="Frutiger Light" w:cstheme="majorBidi"/>
                <w:lang w:eastAsia="zh-HK"/>
              </w:rPr>
              <w:t>SE/ITSS/1 briefed the current works and projects in ITSS S/D, which included:</w:t>
            </w:r>
          </w:p>
          <w:p w14:paraId="1B79A932" w14:textId="4072E425" w:rsidR="00F4296F" w:rsidRPr="00697433" w:rsidRDefault="00F4296F" w:rsidP="00F4296F">
            <w:pPr>
              <w:pStyle w:val="ListParagraph"/>
              <w:numPr>
                <w:ilvl w:val="0"/>
                <w:numId w:val="7"/>
              </w:numPr>
              <w:jc w:val="both"/>
              <w:rPr>
                <w:b w:val="0"/>
              </w:rPr>
            </w:pPr>
            <w:r w:rsidRPr="00697433">
              <w:rPr>
                <w:b w:val="0"/>
              </w:rPr>
              <w:t>EMSD internal IT support</w:t>
            </w:r>
          </w:p>
          <w:p w14:paraId="666C7FB4" w14:textId="3430921F" w:rsidR="00F4296F" w:rsidRPr="00697433" w:rsidRDefault="00F4296F" w:rsidP="00F4296F">
            <w:pPr>
              <w:pStyle w:val="ListParagraph"/>
              <w:numPr>
                <w:ilvl w:val="0"/>
                <w:numId w:val="7"/>
              </w:numPr>
              <w:jc w:val="both"/>
              <w:rPr>
                <w:b w:val="0"/>
              </w:rPr>
            </w:pPr>
            <w:r w:rsidRPr="00697433">
              <w:rPr>
                <w:b w:val="0"/>
              </w:rPr>
              <w:t>EMSD internal IT infrastructure development</w:t>
            </w:r>
          </w:p>
          <w:p w14:paraId="469243CB" w14:textId="6956C953" w:rsidR="00F4296F" w:rsidRPr="00697433" w:rsidRDefault="00F4296F" w:rsidP="00F4296F">
            <w:pPr>
              <w:pStyle w:val="ListParagraph"/>
              <w:numPr>
                <w:ilvl w:val="0"/>
                <w:numId w:val="7"/>
              </w:numPr>
              <w:jc w:val="both"/>
              <w:rPr>
                <w:b w:val="0"/>
              </w:rPr>
            </w:pPr>
            <w:r w:rsidRPr="00697433">
              <w:rPr>
                <w:b w:val="0"/>
              </w:rPr>
              <w:t>Departmental IT security matter</w:t>
            </w:r>
          </w:p>
          <w:p w14:paraId="547A0A79" w14:textId="5E179289" w:rsidR="00F4296F" w:rsidRPr="00697433" w:rsidRDefault="00F4296F" w:rsidP="00F4296F">
            <w:pPr>
              <w:pStyle w:val="ListParagraph"/>
              <w:numPr>
                <w:ilvl w:val="0"/>
                <w:numId w:val="7"/>
              </w:numPr>
              <w:jc w:val="both"/>
              <w:rPr>
                <w:b w:val="0"/>
              </w:rPr>
            </w:pPr>
            <w:r w:rsidRPr="00697433">
              <w:rPr>
                <w:rFonts w:eastAsia="DengXian"/>
                <w:b w:val="0"/>
                <w:lang w:eastAsia="zh-CN"/>
              </w:rPr>
              <w:t>Attendance Management System (</w:t>
            </w:r>
            <w:proofErr w:type="spellStart"/>
            <w:r w:rsidRPr="00697433">
              <w:rPr>
                <w:rFonts w:eastAsia="DengXian"/>
                <w:b w:val="0"/>
                <w:lang w:eastAsia="zh-CN"/>
              </w:rPr>
              <w:t>AttMS</w:t>
            </w:r>
            <w:proofErr w:type="spellEnd"/>
            <w:r w:rsidRPr="00697433">
              <w:rPr>
                <w:rFonts w:eastAsia="DengXian"/>
                <w:b w:val="0"/>
                <w:lang w:eastAsia="zh-CN"/>
              </w:rPr>
              <w:t>)</w:t>
            </w:r>
          </w:p>
          <w:p w14:paraId="1B1D1785" w14:textId="77777777" w:rsidR="00F4296F" w:rsidRPr="00697433" w:rsidRDefault="00F4296F" w:rsidP="00F4296F">
            <w:pPr>
              <w:jc w:val="both"/>
              <w:rPr>
                <w:rFonts w:ascii="Frutiger Light" w:hAnsi="Frutiger Light"/>
                <w:b/>
                <w:bCs/>
              </w:rPr>
            </w:pPr>
          </w:p>
          <w:p w14:paraId="71C52593" w14:textId="1A370C33" w:rsidR="00F4296F" w:rsidRPr="00697433" w:rsidRDefault="00F4296F">
            <w:pPr>
              <w:jc w:val="both"/>
              <w:rPr>
                <w:rFonts w:ascii="Frutiger Light" w:eastAsiaTheme="majorEastAsia" w:hAnsi="Frutiger Light" w:cstheme="majorBidi"/>
                <w:lang w:eastAsia="zh-HK"/>
                <w:rPrChange w:id="1519" w:author="Ms CHAN Man Ting Ida 陳敏婷女士" w:date="2026-01-15T10:26:00Z">
                  <w:rPr/>
                </w:rPrChange>
              </w:rPr>
            </w:pPr>
            <w:r w:rsidRPr="5FA771BC">
              <w:rPr>
                <w:rFonts w:ascii="Frutiger Light" w:eastAsiaTheme="majorEastAsia" w:hAnsi="Frutiger Light" w:cstheme="majorBidi"/>
                <w:lang w:eastAsia="zh-HK"/>
              </w:rPr>
              <w:t>The following works collaborated with other sub-divisions:</w:t>
            </w:r>
          </w:p>
          <w:p w14:paraId="217BF18B" w14:textId="21913FA7" w:rsidR="00F4296F" w:rsidRPr="00697433" w:rsidRDefault="00F4296F" w:rsidP="00F4296F">
            <w:pPr>
              <w:pStyle w:val="ListParagraph"/>
              <w:numPr>
                <w:ilvl w:val="0"/>
                <w:numId w:val="7"/>
              </w:numPr>
              <w:autoSpaceDE w:val="0"/>
              <w:autoSpaceDN w:val="0"/>
              <w:jc w:val="both"/>
              <w:rPr>
                <w:rFonts w:cs="Frutiger Light"/>
                <w:b w:val="0"/>
              </w:rPr>
            </w:pPr>
            <w:r w:rsidRPr="00697433">
              <w:rPr>
                <w:rFonts w:cs="Frutiger Light"/>
                <w:b w:val="0"/>
              </w:rPr>
              <w:t>Data Center Renewal (collaborated with GWIN S/D)</w:t>
            </w:r>
          </w:p>
          <w:p w14:paraId="2A1FC67B" w14:textId="3FE724CF" w:rsidR="00F4296F" w:rsidRPr="00697433" w:rsidRDefault="00F4296F" w:rsidP="00F4296F">
            <w:pPr>
              <w:pStyle w:val="ListParagraph"/>
              <w:numPr>
                <w:ilvl w:val="0"/>
                <w:numId w:val="7"/>
              </w:numPr>
              <w:jc w:val="both"/>
              <w:rPr>
                <w:b w:val="0"/>
              </w:rPr>
            </w:pPr>
            <w:r w:rsidRPr="00697433">
              <w:rPr>
                <w:b w:val="0"/>
              </w:rPr>
              <w:t>Enhance resource utilization of departmental IT infrastructure by GWIN (support GWIN S/D)</w:t>
            </w:r>
          </w:p>
          <w:p w14:paraId="3643D216" w14:textId="4FF525EB" w:rsidR="00F4296F" w:rsidRPr="00697433" w:rsidRDefault="00F4296F" w:rsidP="00F4296F">
            <w:pPr>
              <w:pStyle w:val="ListParagraph"/>
              <w:numPr>
                <w:ilvl w:val="0"/>
                <w:numId w:val="7"/>
              </w:numPr>
              <w:jc w:val="both"/>
              <w:rPr>
                <w:b w:val="0"/>
              </w:rPr>
            </w:pPr>
            <w:r w:rsidRPr="00697433">
              <w:rPr>
                <w:b w:val="0"/>
              </w:rPr>
              <w:t>S/H 696 projects (collaborated with GT and ITD S/D)</w:t>
            </w:r>
          </w:p>
          <w:p w14:paraId="51DE174A" w14:textId="2CD4D8BF" w:rsidR="00F4296F" w:rsidRPr="00697433" w:rsidRDefault="00F4296F" w:rsidP="00F4296F">
            <w:pPr>
              <w:pStyle w:val="ListParagraph"/>
              <w:numPr>
                <w:ilvl w:val="0"/>
                <w:numId w:val="7"/>
              </w:numPr>
              <w:jc w:val="both"/>
              <w:rPr>
                <w:b w:val="0"/>
              </w:rPr>
            </w:pPr>
            <w:r w:rsidRPr="00697433">
              <w:rPr>
                <w:b w:val="0"/>
              </w:rPr>
              <w:t>RS IT System development (support ITD S/D)</w:t>
            </w:r>
          </w:p>
        </w:tc>
        <w:tc>
          <w:tcPr>
            <w:tcW w:w="1213" w:type="dxa"/>
            <w:tcPrChange w:id="1520" w:author="bcsin@connect.hku.hk" w:date="2026-01-22T19:56:00Z">
              <w:tcPr>
                <w:tcW w:w="0" w:type="auto"/>
              </w:tcPr>
            </w:tcPrChange>
          </w:tcPr>
          <w:p w14:paraId="50304C9F" w14:textId="369B3AFF"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t>SE/ITSS/1</w:t>
            </w:r>
          </w:p>
        </w:tc>
      </w:tr>
      <w:tr w:rsidR="00F4296F" w:rsidRPr="00697433" w14:paraId="50897039" w14:textId="77777777" w:rsidTr="2C2174BB">
        <w:trPr>
          <w:trPrChange w:id="1521" w:author="bcsin@connect.hku.hk" w:date="2026-01-22T19:56:00Z">
            <w:trPr>
              <w:gridBefore w:val="9"/>
              <w:gridAfter w:val="0"/>
            </w:trPr>
          </w:trPrChange>
        </w:trPr>
        <w:tc>
          <w:tcPr>
            <w:tcW w:w="760" w:type="dxa"/>
            <w:tcPrChange w:id="1522" w:author="bcsin@connect.hku.hk" w:date="2026-01-22T19:56:00Z">
              <w:tcPr>
                <w:tcW w:w="0" w:type="auto"/>
              </w:tcPr>
            </w:tcPrChange>
          </w:tcPr>
          <w:p w14:paraId="1594A2F0" w14:textId="77777777" w:rsidR="00F4296F" w:rsidRPr="00697433" w:rsidRDefault="00F4296F" w:rsidP="00F4296F">
            <w:pPr>
              <w:pStyle w:val="ListParagraph"/>
              <w:rPr>
                <w:b w:val="0"/>
              </w:rPr>
            </w:pPr>
          </w:p>
        </w:tc>
        <w:tc>
          <w:tcPr>
            <w:tcW w:w="7564" w:type="dxa"/>
            <w:gridSpan w:val="4"/>
            <w:tcPrChange w:id="1523" w:author="bcsin@connect.hku.hk" w:date="2026-01-22T19:56:00Z">
              <w:tcPr>
                <w:tcW w:w="7564" w:type="dxa"/>
                <w:gridSpan w:val="4"/>
              </w:tcPr>
            </w:tcPrChange>
          </w:tcPr>
          <w:p w14:paraId="023B7F46" w14:textId="77777777" w:rsidR="00F4296F" w:rsidRPr="00697433" w:rsidRDefault="00F4296F" w:rsidP="00F4296F">
            <w:pPr>
              <w:jc w:val="both"/>
              <w:rPr>
                <w:rFonts w:ascii="Frutiger Light" w:hAnsi="Frutiger Light"/>
                <w:u w:val="single"/>
              </w:rPr>
            </w:pPr>
          </w:p>
        </w:tc>
        <w:tc>
          <w:tcPr>
            <w:tcW w:w="1213" w:type="dxa"/>
            <w:tcPrChange w:id="1524" w:author="bcsin@connect.hku.hk" w:date="2026-01-22T19:56:00Z">
              <w:tcPr>
                <w:tcW w:w="0" w:type="auto"/>
              </w:tcPr>
            </w:tcPrChange>
          </w:tcPr>
          <w:p w14:paraId="3F8E48BE" w14:textId="77777777" w:rsidR="00F4296F" w:rsidRPr="00697433" w:rsidRDefault="00F4296F" w:rsidP="00F4296F">
            <w:pPr>
              <w:jc w:val="center"/>
              <w:rPr>
                <w:rFonts w:ascii="Frutiger Light" w:hAnsi="Frutiger Light"/>
              </w:rPr>
            </w:pPr>
          </w:p>
        </w:tc>
      </w:tr>
      <w:tr w:rsidR="00F4296F" w:rsidRPr="00697433" w14:paraId="776BF45C" w14:textId="77777777" w:rsidTr="2C2174BB">
        <w:trPr>
          <w:trPrChange w:id="1525" w:author="bcsin@connect.hku.hk" w:date="2026-01-22T19:56:00Z">
            <w:trPr>
              <w:gridBefore w:val="9"/>
              <w:gridAfter w:val="0"/>
            </w:trPr>
          </w:trPrChange>
        </w:trPr>
        <w:tc>
          <w:tcPr>
            <w:tcW w:w="760" w:type="dxa"/>
            <w:tcPrChange w:id="1526" w:author="bcsin@connect.hku.hk" w:date="2026-01-22T19:56:00Z">
              <w:tcPr>
                <w:tcW w:w="0" w:type="auto"/>
              </w:tcPr>
            </w:tcPrChange>
          </w:tcPr>
          <w:p w14:paraId="15C70576" w14:textId="5E6018A3" w:rsidR="00F4296F" w:rsidRPr="00697433" w:rsidRDefault="00F4296F" w:rsidP="00F4296F">
            <w:pPr>
              <w:pStyle w:val="ListParagraph"/>
              <w:numPr>
                <w:ilvl w:val="1"/>
                <w:numId w:val="2"/>
              </w:numPr>
              <w:ind w:left="0" w:firstLine="0"/>
              <w:rPr>
                <w:b w:val="0"/>
              </w:rPr>
            </w:pPr>
          </w:p>
        </w:tc>
        <w:tc>
          <w:tcPr>
            <w:tcW w:w="7564" w:type="dxa"/>
            <w:gridSpan w:val="4"/>
            <w:tcPrChange w:id="1527" w:author="bcsin@connect.hku.hk" w:date="2026-01-22T19:56:00Z">
              <w:tcPr>
                <w:tcW w:w="7564" w:type="dxa"/>
                <w:gridSpan w:val="4"/>
              </w:tcPr>
            </w:tcPrChange>
          </w:tcPr>
          <w:p w14:paraId="5E38C816" w14:textId="654F9E49" w:rsidR="00F4296F" w:rsidRPr="00697433" w:rsidRDefault="00F4296F" w:rsidP="00F4296F">
            <w:pPr>
              <w:jc w:val="both"/>
              <w:rPr>
                <w:rFonts w:ascii="Frutiger Light" w:hAnsi="Frutiger Light"/>
                <w:u w:val="single"/>
              </w:rPr>
            </w:pPr>
            <w:r w:rsidRPr="00697433">
              <w:rPr>
                <w:rFonts w:ascii="Frutiger Light" w:hAnsi="Frutiger Light"/>
                <w:u w:val="single"/>
              </w:rPr>
              <w:t>Spray Cooling</w:t>
            </w:r>
          </w:p>
          <w:p w14:paraId="0F293A9D" w14:textId="70753C70" w:rsidR="00F4296F" w:rsidRPr="00697433" w:rsidRDefault="00F4296F" w:rsidP="00F4296F">
            <w:pPr>
              <w:jc w:val="both"/>
              <w:rPr>
                <w:rFonts w:ascii="Frutiger Light" w:hAnsi="Frutiger Light"/>
              </w:rPr>
            </w:pPr>
            <w:r w:rsidRPr="00697433">
              <w:rPr>
                <w:rFonts w:ascii="Frutiger Light" w:hAnsi="Frutiger Light"/>
              </w:rPr>
              <w:t xml:space="preserve">ITSS1 discussed the technical detail of new spray cooling solution with potential contractor (HKT) with site checks in 1/F showroom in late May </w:t>
            </w:r>
            <w:r w:rsidRPr="00697433">
              <w:rPr>
                <w:rFonts w:ascii="Frutiger Light" w:hAnsi="Frutiger Light"/>
              </w:rPr>
              <w:lastRenderedPageBreak/>
              <w:t>and late July. ITSS1 had requested a new CAPEX in FY2026-27, this project would proceed when funding was confirmed.</w:t>
            </w:r>
          </w:p>
        </w:tc>
        <w:tc>
          <w:tcPr>
            <w:tcW w:w="1213" w:type="dxa"/>
            <w:tcPrChange w:id="1528" w:author="bcsin@connect.hku.hk" w:date="2026-01-22T19:56:00Z">
              <w:tcPr>
                <w:tcW w:w="0" w:type="auto"/>
              </w:tcPr>
            </w:tcPrChange>
          </w:tcPr>
          <w:p w14:paraId="3BBA5C19" w14:textId="1F430F02"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lastRenderedPageBreak/>
              <w:t>SE/ITSS/1</w:t>
            </w:r>
          </w:p>
        </w:tc>
      </w:tr>
      <w:tr w:rsidR="00F4296F" w:rsidRPr="00697433" w14:paraId="3A5BF970" w14:textId="77777777" w:rsidTr="2C2174BB">
        <w:trPr>
          <w:trPrChange w:id="1529" w:author="bcsin@connect.hku.hk" w:date="2026-01-22T19:56:00Z">
            <w:trPr>
              <w:gridBefore w:val="9"/>
              <w:gridAfter w:val="0"/>
            </w:trPr>
          </w:trPrChange>
        </w:trPr>
        <w:tc>
          <w:tcPr>
            <w:tcW w:w="760" w:type="dxa"/>
            <w:tcPrChange w:id="1530" w:author="bcsin@connect.hku.hk" w:date="2026-01-22T19:56:00Z">
              <w:tcPr>
                <w:tcW w:w="0" w:type="auto"/>
              </w:tcPr>
            </w:tcPrChange>
          </w:tcPr>
          <w:p w14:paraId="03879109" w14:textId="77777777" w:rsidR="00F4296F" w:rsidRPr="00697433" w:rsidRDefault="00F4296F" w:rsidP="00F4296F">
            <w:pPr>
              <w:pStyle w:val="ListParagraph"/>
              <w:rPr>
                <w:b w:val="0"/>
              </w:rPr>
            </w:pPr>
          </w:p>
        </w:tc>
        <w:tc>
          <w:tcPr>
            <w:tcW w:w="7564" w:type="dxa"/>
            <w:gridSpan w:val="4"/>
            <w:tcPrChange w:id="1531" w:author="bcsin@connect.hku.hk" w:date="2026-01-22T19:56:00Z">
              <w:tcPr>
                <w:tcW w:w="7564" w:type="dxa"/>
                <w:gridSpan w:val="4"/>
              </w:tcPr>
            </w:tcPrChange>
          </w:tcPr>
          <w:p w14:paraId="02D3C031" w14:textId="77777777" w:rsidR="00F4296F" w:rsidRPr="00697433" w:rsidRDefault="00F4296F" w:rsidP="00F4296F">
            <w:pPr>
              <w:jc w:val="both"/>
              <w:rPr>
                <w:rFonts w:ascii="Frutiger Light" w:eastAsia="Frutiger Light" w:hAnsi="Frutiger Light" w:cs="Frutiger Light"/>
              </w:rPr>
            </w:pPr>
          </w:p>
        </w:tc>
        <w:tc>
          <w:tcPr>
            <w:tcW w:w="1213" w:type="dxa"/>
            <w:tcPrChange w:id="1532" w:author="bcsin@connect.hku.hk" w:date="2026-01-22T19:56:00Z">
              <w:tcPr>
                <w:tcW w:w="0" w:type="auto"/>
              </w:tcPr>
            </w:tcPrChange>
          </w:tcPr>
          <w:p w14:paraId="1080DAF1" w14:textId="77777777" w:rsidR="00F4296F" w:rsidRPr="00697433" w:rsidRDefault="00F4296F" w:rsidP="00F4296F">
            <w:pPr>
              <w:jc w:val="center"/>
              <w:rPr>
                <w:rFonts w:ascii="Frutiger Light" w:hAnsi="Frutiger Light"/>
              </w:rPr>
            </w:pPr>
          </w:p>
        </w:tc>
      </w:tr>
      <w:tr w:rsidR="00F4296F" w:rsidRPr="00697433" w14:paraId="63CD7D1B" w14:textId="77777777" w:rsidTr="2C2174BB">
        <w:trPr>
          <w:trPrChange w:id="1533" w:author="bcsin@connect.hku.hk" w:date="2026-01-22T19:56:00Z">
            <w:trPr>
              <w:gridBefore w:val="9"/>
              <w:gridAfter w:val="0"/>
            </w:trPr>
          </w:trPrChange>
        </w:trPr>
        <w:tc>
          <w:tcPr>
            <w:tcW w:w="760" w:type="dxa"/>
            <w:tcPrChange w:id="1534" w:author="bcsin@connect.hku.hk" w:date="2026-01-22T19:56:00Z">
              <w:tcPr>
                <w:tcW w:w="0" w:type="auto"/>
              </w:tcPr>
            </w:tcPrChange>
          </w:tcPr>
          <w:p w14:paraId="3B8995DD" w14:textId="7C23BAAD" w:rsidR="00F4296F" w:rsidRPr="00697433" w:rsidRDefault="00F4296F" w:rsidP="00F4296F">
            <w:pPr>
              <w:pStyle w:val="ListParagraph"/>
              <w:numPr>
                <w:ilvl w:val="1"/>
                <w:numId w:val="2"/>
              </w:numPr>
              <w:ind w:left="0" w:firstLine="0"/>
              <w:rPr>
                <w:b w:val="0"/>
              </w:rPr>
            </w:pPr>
          </w:p>
        </w:tc>
        <w:tc>
          <w:tcPr>
            <w:tcW w:w="7564" w:type="dxa"/>
            <w:gridSpan w:val="4"/>
            <w:tcPrChange w:id="1535" w:author="bcsin@connect.hku.hk" w:date="2026-01-22T19:56:00Z">
              <w:tcPr>
                <w:tcW w:w="7564" w:type="dxa"/>
                <w:gridSpan w:val="4"/>
              </w:tcPr>
            </w:tcPrChange>
          </w:tcPr>
          <w:p w14:paraId="2B77C773" w14:textId="3E85BE04" w:rsidR="000744BE" w:rsidRDefault="000744BE" w:rsidP="00F4296F">
            <w:pPr>
              <w:jc w:val="both"/>
              <w:rPr>
                <w:ins w:id="1536" w:author="bcsin@connect.hku.hk" w:date="2026-01-22T19:55:00Z"/>
                <w:rFonts w:ascii="Frutiger Light" w:hAnsi="Frutiger Light" w:cs="Frutiger Light"/>
              </w:rPr>
            </w:pPr>
            <w:ins w:id="1537" w:author="bcsin@connect.hku.hk" w:date="2026-01-22T19:49:00Z">
              <w:r>
                <w:rPr>
                  <w:rFonts w:ascii="Frutiger Light" w:hAnsi="Frutiger Light" w:cs="Frutiger Light"/>
                </w:rPr>
                <w:t xml:space="preserve">ITSS1 conducted the </w:t>
              </w:r>
              <w:r w:rsidRPr="00697433">
                <w:rPr>
                  <w:rFonts w:ascii="Frutiger Light" w:hAnsi="Frutiger Light" w:cs="Frutiger Light"/>
                </w:rPr>
                <w:t xml:space="preserve">internal </w:t>
              </w:r>
              <w:r w:rsidRPr="00697433">
                <w:rPr>
                  <w:rFonts w:ascii="Frutiger Light" w:eastAsia="Frutiger Light" w:hAnsi="Frutiger Light" w:cs="Frutiger Light"/>
                </w:rPr>
                <w:t xml:space="preserve">phishing drill campaign in </w:t>
              </w:r>
              <w:r w:rsidRPr="00697433">
                <w:rPr>
                  <w:rFonts w:ascii="Frutiger Light" w:hAnsi="Frutiger Light" w:cs="Frutiger Light"/>
                </w:rPr>
                <w:t>December</w:t>
              </w:r>
              <w:r w:rsidRPr="00697433">
                <w:rPr>
                  <w:rFonts w:ascii="Frutiger Light" w:eastAsia="Frutiger Light" w:hAnsi="Frutiger Light" w:cs="Frutiger Light"/>
                </w:rPr>
                <w:t>, covering 3 sets of phishing emails</w:t>
              </w:r>
              <w:r w:rsidRPr="00697433">
                <w:rPr>
                  <w:rFonts w:ascii="Frutiger Light" w:hAnsi="Frutiger Light" w:cs="Frutiger Light"/>
                </w:rPr>
                <w:t xml:space="preserve"> (Clear Accumulated Leave, Water Quality Survey and Verification of Documents for Tender Evaluation).</w:t>
              </w:r>
            </w:ins>
            <w:ins w:id="1538" w:author="bcsin@connect.hku.hk" w:date="2026-01-22T19:51:00Z">
              <w:r>
                <w:rPr>
                  <w:rFonts w:ascii="Frutiger Light" w:hAnsi="Frutiger Light" w:cs="Frutiger Light"/>
                </w:rPr>
                <w:t xml:space="preserve"> </w:t>
              </w:r>
            </w:ins>
            <w:ins w:id="1539" w:author="bcsin@connect.hku.hk" w:date="2026-01-22T19:55:00Z">
              <w:r w:rsidR="00303DAC">
                <w:rPr>
                  <w:rFonts w:ascii="Frutiger Light" w:hAnsi="Frutiger Light" w:cs="Frutiger Light"/>
                </w:rPr>
                <w:t>Detail breakdown is as follows:</w:t>
              </w:r>
            </w:ins>
          </w:p>
          <w:tbl>
            <w:tblPr>
              <w:tblStyle w:val="TableGrid"/>
              <w:tblW w:w="7371" w:type="dxa"/>
              <w:tblInd w:w="60" w:type="dxa"/>
              <w:tblLayout w:type="fixed"/>
              <w:tblLook w:val="04A0" w:firstRow="1" w:lastRow="0" w:firstColumn="1" w:lastColumn="0" w:noHBand="0" w:noVBand="1"/>
              <w:tblPrChange w:id="1540" w:author="bcsin@connect.hku.hk" w:date="2026-01-22T19:59:00Z">
                <w:tblPr>
                  <w:tblStyle w:val="TableGrid"/>
                  <w:tblW w:w="7477" w:type="dxa"/>
                  <w:tblLook w:val="04A0" w:firstRow="1" w:lastRow="0" w:firstColumn="1" w:lastColumn="0" w:noHBand="0" w:noVBand="1"/>
                </w:tblPr>
              </w:tblPrChange>
            </w:tblPr>
            <w:tblGrid>
              <w:gridCol w:w="2123"/>
              <w:gridCol w:w="1560"/>
              <w:gridCol w:w="41"/>
              <w:gridCol w:w="1518"/>
              <w:gridCol w:w="2129"/>
              <w:tblGridChange w:id="1541">
                <w:tblGrid>
                  <w:gridCol w:w="60"/>
                  <w:gridCol w:w="1802"/>
                  <w:gridCol w:w="38"/>
                  <w:gridCol w:w="1824"/>
                  <w:gridCol w:w="19"/>
                  <w:gridCol w:w="1559"/>
                  <w:gridCol w:w="2129"/>
                </w:tblGrid>
              </w:tblGridChange>
            </w:tblGrid>
            <w:tr w:rsidR="00303DAC" w:rsidDel="00303DAC" w14:paraId="49D2B167" w14:textId="596E4C03" w:rsidTr="00303DAC">
              <w:trPr>
                <w:gridAfter w:val="2"/>
                <w:wAfter w:w="3647" w:type="dxa"/>
                <w:ins w:id="1542" w:author="Alex Sin" w:date="2026-01-22T19:57:00Z"/>
                <w:del w:id="1543" w:author="bcsin@connect.hku.hk" w:date="2026-01-22T19:58:00Z"/>
                <w:trPrChange w:id="1544" w:author="bcsin@connect.hku.hk" w:date="2026-01-22T19:59:00Z">
                  <w:trPr>
                    <w:gridAfter w:val="2"/>
                  </w:trPr>
                </w:trPrChange>
              </w:trPr>
              <w:tc>
                <w:tcPr>
                  <w:tcW w:w="2123" w:type="dxa"/>
                  <w:tcPrChange w:id="1545" w:author="bcsin@connect.hku.hk" w:date="2026-01-22T19:59:00Z">
                    <w:tcPr>
                      <w:tcW w:w="1862" w:type="dxa"/>
                      <w:gridSpan w:val="2"/>
                    </w:tcPr>
                  </w:tcPrChange>
                </w:tcPr>
                <w:p w14:paraId="1F56E65D" w14:textId="4841D3BD" w:rsidR="00303DAC" w:rsidDel="00303DAC" w:rsidRDefault="00303DAC" w:rsidP="00303DAC">
                  <w:pPr>
                    <w:ind w:left="240" w:right="240"/>
                    <w:jc w:val="both"/>
                    <w:rPr>
                      <w:ins w:id="1546" w:author="Alex Sin" w:date="2026-01-22T19:57:00Z"/>
                      <w:del w:id="1547" w:author="bcsin@connect.hku.hk" w:date="2026-01-22T19:58:00Z"/>
                      <w:rFonts w:ascii="Frutiger Light" w:hAnsi="Frutiger Light" w:cs="Frutiger Light"/>
                    </w:rPr>
                  </w:pPr>
                </w:p>
              </w:tc>
              <w:tc>
                <w:tcPr>
                  <w:tcW w:w="1601" w:type="dxa"/>
                  <w:gridSpan w:val="2"/>
                  <w:tcPrChange w:id="1548" w:author="bcsin@connect.hku.hk" w:date="2026-01-22T19:59:00Z">
                    <w:tcPr>
                      <w:tcW w:w="1862" w:type="dxa"/>
                      <w:gridSpan w:val="2"/>
                    </w:tcPr>
                  </w:tcPrChange>
                </w:tcPr>
                <w:p w14:paraId="63D0517A" w14:textId="2064E33D" w:rsidR="00303DAC" w:rsidDel="00303DAC" w:rsidRDefault="00303DAC" w:rsidP="00303DAC">
                  <w:pPr>
                    <w:ind w:left="240" w:right="240"/>
                    <w:jc w:val="both"/>
                    <w:rPr>
                      <w:ins w:id="1549" w:author="Alex Sin" w:date="2026-01-22T19:57:00Z"/>
                      <w:del w:id="1550" w:author="bcsin@connect.hku.hk" w:date="2026-01-22T19:58:00Z"/>
                      <w:rFonts w:ascii="Frutiger Light" w:hAnsi="Frutiger Light" w:cs="Frutiger Light"/>
                    </w:rPr>
                  </w:pPr>
                </w:p>
              </w:tc>
            </w:tr>
            <w:tr w:rsidR="00303DAC" w14:paraId="6958AE86" w14:textId="77777777" w:rsidTr="05854993">
              <w:tblPrEx>
                <w:tblPrExChange w:id="1551" w:author="Mr CHAN Chun Ki, Anderson (ITM/ITD/2)" w:date="2026-01-29T11:10:00Z">
                  <w:tblPrEx>
                    <w:tblW w:w="7371" w:type="dxa"/>
                    <w:tblInd w:w="60" w:type="dxa"/>
                  </w:tblPrEx>
                </w:tblPrExChange>
              </w:tblPrEx>
              <w:trPr>
                <w:ins w:id="1552" w:author="bcsin@connect.hku.hk" w:date="2026-01-22T19:58:00Z"/>
                <w:trPrChange w:id="1553" w:author="Mr CHAN Chun Ki, Anderson (ITM/ITD/2)" w:date="2026-01-29T11:10:00Z">
                  <w:trPr>
                    <w:gridBefore w:val="1"/>
                  </w:trPr>
                </w:trPrChange>
              </w:trPr>
              <w:tc>
                <w:tcPr>
                  <w:tcW w:w="2123" w:type="dxa"/>
                  <w:vAlign w:val="center"/>
                  <w:tcPrChange w:id="1554" w:author="Mr CHAN Chun Ki, Anderson (ITM/ITD/2)" w:date="2026-01-29T11:10:00Z">
                    <w:tcPr>
                      <w:tcW w:w="1840" w:type="dxa"/>
                      <w:gridSpan w:val="2"/>
                      <w:vAlign w:val="center"/>
                    </w:tcPr>
                  </w:tcPrChange>
                </w:tcPr>
                <w:p w14:paraId="3E6A51E8" w14:textId="77777777" w:rsidR="00303DAC" w:rsidRDefault="00303DAC">
                  <w:pPr>
                    <w:rPr>
                      <w:rFonts w:ascii="Frutiger Light" w:hAnsi="Frutiger Light" w:cs="Frutiger Light"/>
                      <w:rPrChange w:id="1555" w:author="Mr CHAN Chun Ki, Anderson (ITM/ITD/2)" w:date="2026-01-29T11:10:00Z">
                        <w:rPr/>
                      </w:rPrChange>
                    </w:rPr>
                    <w:pPrChange w:id="1556" w:author="Mr CHAN Chun Ki, Anderson (ITM/ITD/2)" w:date="2026-01-29T11:10:00Z">
                      <w:pPr>
                        <w:jc w:val="both"/>
                      </w:pPr>
                    </w:pPrChange>
                  </w:pPr>
                  <w:ins w:id="1557" w:author="bcsin@connect.hku.hk" w:date="2026-01-22T19:58:00Z">
                    <w:r w:rsidRPr="00303DAC">
                      <w:rPr>
                        <w:rFonts w:ascii="Frutiger Light" w:eastAsia="Times New Roman" w:hAnsi="Frutiger Light" w:cs="Arial"/>
                        <w:b/>
                        <w:bCs/>
                        <w:color w:val="1F1F1F"/>
                        <w:kern w:val="0"/>
                        <w:sz w:val="20"/>
                        <w:szCs w:val="20"/>
                        <w:bdr w:val="none" w:sz="0" w:space="0" w:color="auto" w:frame="1"/>
                        <w:rPrChange w:id="1558" w:author="bcsin@connect.hku.hk" w:date="2026-01-22T19:55:00Z">
                          <w:rPr>
                            <w:rFonts w:ascii="Arial" w:eastAsia="Times New Roman" w:hAnsi="Arial" w:cs="Arial"/>
                            <w:b/>
                            <w:bCs/>
                            <w:color w:val="1F1F1F"/>
                            <w:kern w:val="0"/>
                            <w:szCs w:val="24"/>
                            <w:bdr w:val="none" w:sz="0" w:space="0" w:color="auto" w:frame="1"/>
                          </w:rPr>
                        </w:rPrChange>
                      </w:rPr>
                      <w:t>Template</w:t>
                    </w:r>
                  </w:ins>
                </w:p>
              </w:tc>
              <w:tc>
                <w:tcPr>
                  <w:tcW w:w="1560" w:type="dxa"/>
                  <w:vAlign w:val="center"/>
                  <w:tcPrChange w:id="1559" w:author="Mr CHAN Chun Ki, Anderson (ITM/ITD/2)" w:date="2026-01-29T11:10:00Z">
                    <w:tcPr>
                      <w:tcW w:w="1843" w:type="dxa"/>
                      <w:gridSpan w:val="2"/>
                      <w:vAlign w:val="center"/>
                    </w:tcPr>
                  </w:tcPrChange>
                </w:tcPr>
                <w:p w14:paraId="0FD50C53" w14:textId="77777777" w:rsidR="00303DAC" w:rsidRDefault="00303DAC">
                  <w:pPr>
                    <w:rPr>
                      <w:rFonts w:ascii="Frutiger Light" w:hAnsi="Frutiger Light" w:cs="Frutiger Light"/>
                      <w:rPrChange w:id="1560" w:author="Mr CHAN Chun Ki, Anderson (ITM/ITD/2)" w:date="2026-01-29T11:10:00Z">
                        <w:rPr/>
                      </w:rPrChange>
                    </w:rPr>
                    <w:pPrChange w:id="1561" w:author="Mr CHAN Chun Ki, Anderson (ITM/ITD/2)" w:date="2026-01-29T11:10:00Z">
                      <w:pPr>
                        <w:jc w:val="both"/>
                      </w:pPr>
                    </w:pPrChange>
                  </w:pPr>
                  <w:ins w:id="1562" w:author="bcsin@connect.hku.hk" w:date="2026-01-22T19:58:00Z">
                    <w:r w:rsidRPr="00303DAC">
                      <w:rPr>
                        <w:rFonts w:ascii="Frutiger Light" w:eastAsia="Times New Roman" w:hAnsi="Frutiger Light" w:cs="Arial"/>
                        <w:b/>
                        <w:bCs/>
                        <w:color w:val="1F1F1F"/>
                        <w:kern w:val="0"/>
                        <w:sz w:val="20"/>
                        <w:szCs w:val="20"/>
                        <w:bdr w:val="none" w:sz="0" w:space="0" w:color="auto" w:frame="1"/>
                        <w:rPrChange w:id="1563" w:author="bcsin@connect.hku.hk" w:date="2026-01-22T19:55:00Z">
                          <w:rPr>
                            <w:rFonts w:ascii="Arial" w:eastAsia="Times New Roman" w:hAnsi="Arial" w:cs="Arial"/>
                            <w:b/>
                            <w:bCs/>
                            <w:color w:val="1F1F1F"/>
                            <w:kern w:val="0"/>
                            <w:szCs w:val="24"/>
                            <w:bdr w:val="none" w:sz="0" w:space="0" w:color="auto" w:frame="1"/>
                          </w:rPr>
                        </w:rPrChange>
                      </w:rPr>
                      <w:t>Emails Opened (Number / %)</w:t>
                    </w:r>
                  </w:ins>
                </w:p>
              </w:tc>
              <w:tc>
                <w:tcPr>
                  <w:tcW w:w="1559" w:type="dxa"/>
                  <w:gridSpan w:val="2"/>
                  <w:vAlign w:val="center"/>
                  <w:tcPrChange w:id="1564" w:author="Mr CHAN Chun Ki, Anderson (ITM/ITD/2)" w:date="2026-01-29T11:10:00Z">
                    <w:tcPr>
                      <w:tcW w:w="1559" w:type="dxa"/>
                      <w:vAlign w:val="center"/>
                    </w:tcPr>
                  </w:tcPrChange>
                </w:tcPr>
                <w:p w14:paraId="7B4673DC" w14:textId="77777777" w:rsidR="00303DAC" w:rsidRDefault="00303DAC">
                  <w:pPr>
                    <w:rPr>
                      <w:rFonts w:ascii="Frutiger Light" w:hAnsi="Frutiger Light" w:cs="Frutiger Light"/>
                      <w:rPrChange w:id="1565" w:author="Mr CHAN Chun Ki, Anderson (ITM/ITD/2)" w:date="2026-01-29T11:10:00Z">
                        <w:rPr/>
                      </w:rPrChange>
                    </w:rPr>
                    <w:pPrChange w:id="1566" w:author="Mr CHAN Chun Ki, Anderson (ITM/ITD/2)" w:date="2026-01-29T11:10:00Z">
                      <w:pPr>
                        <w:jc w:val="both"/>
                      </w:pPr>
                    </w:pPrChange>
                  </w:pPr>
                  <w:ins w:id="1567" w:author="bcsin@connect.hku.hk" w:date="2026-01-22T19:58:00Z">
                    <w:r w:rsidRPr="00303DAC">
                      <w:rPr>
                        <w:rFonts w:ascii="Frutiger Light" w:eastAsia="Times New Roman" w:hAnsi="Frutiger Light" w:cs="Arial"/>
                        <w:b/>
                        <w:bCs/>
                        <w:color w:val="1F1F1F"/>
                        <w:kern w:val="0"/>
                        <w:sz w:val="20"/>
                        <w:szCs w:val="20"/>
                        <w:bdr w:val="none" w:sz="0" w:space="0" w:color="auto" w:frame="1"/>
                        <w:rPrChange w:id="1568" w:author="bcsin@connect.hku.hk" w:date="2026-01-22T19:55:00Z">
                          <w:rPr>
                            <w:rFonts w:ascii="Arial" w:eastAsia="Times New Roman" w:hAnsi="Arial" w:cs="Arial"/>
                            <w:b/>
                            <w:bCs/>
                            <w:color w:val="1F1F1F"/>
                            <w:kern w:val="0"/>
                            <w:szCs w:val="24"/>
                            <w:bdr w:val="none" w:sz="0" w:space="0" w:color="auto" w:frame="1"/>
                          </w:rPr>
                        </w:rPrChange>
                      </w:rPr>
                      <w:t>Links Clicked (Number / %)</w:t>
                    </w:r>
                  </w:ins>
                </w:p>
              </w:tc>
              <w:tc>
                <w:tcPr>
                  <w:tcW w:w="2129" w:type="dxa"/>
                  <w:vAlign w:val="center"/>
                  <w:tcPrChange w:id="1569" w:author="Mr CHAN Chun Ki, Anderson (ITM/ITD/2)" w:date="2026-01-29T11:10:00Z">
                    <w:tcPr>
                      <w:tcW w:w="2129" w:type="dxa"/>
                      <w:vAlign w:val="center"/>
                    </w:tcPr>
                  </w:tcPrChange>
                </w:tcPr>
                <w:p w14:paraId="58D7C977" w14:textId="77777777" w:rsidR="00303DAC" w:rsidRDefault="00303DAC">
                  <w:pPr>
                    <w:rPr>
                      <w:rFonts w:ascii="Frutiger Light" w:hAnsi="Frutiger Light" w:cs="Frutiger Light"/>
                      <w:rPrChange w:id="1570" w:author="Mr CHAN Chun Ki, Anderson (ITM/ITD/2)" w:date="2026-01-29T11:10:00Z">
                        <w:rPr/>
                      </w:rPrChange>
                    </w:rPr>
                    <w:pPrChange w:id="1571" w:author="Mr CHAN Chun Ki, Anderson (ITM/ITD/2)" w:date="2026-01-29T11:10:00Z">
                      <w:pPr>
                        <w:jc w:val="both"/>
                      </w:pPr>
                    </w:pPrChange>
                  </w:pPr>
                  <w:ins w:id="1572" w:author="bcsin@connect.hku.hk" w:date="2026-01-22T19:58:00Z">
                    <w:r w:rsidRPr="00303DAC">
                      <w:rPr>
                        <w:rFonts w:ascii="Frutiger Light" w:eastAsia="Times New Roman" w:hAnsi="Frutiger Light" w:cs="Arial"/>
                        <w:b/>
                        <w:bCs/>
                        <w:color w:val="1F1F1F"/>
                        <w:kern w:val="0"/>
                        <w:sz w:val="20"/>
                        <w:szCs w:val="20"/>
                        <w:bdr w:val="none" w:sz="0" w:space="0" w:color="auto" w:frame="1"/>
                        <w:rPrChange w:id="1573" w:author="bcsin@connect.hku.hk" w:date="2026-01-22T19:55:00Z">
                          <w:rPr>
                            <w:rFonts w:ascii="Arial" w:eastAsia="Times New Roman" w:hAnsi="Arial" w:cs="Arial"/>
                            <w:b/>
                            <w:bCs/>
                            <w:color w:val="1F1F1F"/>
                            <w:kern w:val="0"/>
                            <w:szCs w:val="24"/>
                            <w:bdr w:val="none" w:sz="0" w:space="0" w:color="auto" w:frame="1"/>
                          </w:rPr>
                        </w:rPrChange>
                      </w:rPr>
                      <w:t>Credentials Entered* (Number / %)</w:t>
                    </w:r>
                  </w:ins>
                </w:p>
              </w:tc>
            </w:tr>
            <w:tr w:rsidR="00303DAC" w14:paraId="11648A99" w14:textId="77777777" w:rsidTr="05854993">
              <w:tblPrEx>
                <w:tblPrExChange w:id="1574" w:author="Mr CHAN Chun Ki, Anderson (ITM/ITD/2)" w:date="2026-01-29T11:10:00Z">
                  <w:tblPrEx>
                    <w:tblW w:w="7371" w:type="dxa"/>
                    <w:tblInd w:w="60" w:type="dxa"/>
                  </w:tblPrEx>
                </w:tblPrExChange>
              </w:tblPrEx>
              <w:trPr>
                <w:trHeight w:val="249"/>
                <w:ins w:id="1575" w:author="bcsin@connect.hku.hk" w:date="2026-01-22T19:58:00Z"/>
                <w:trPrChange w:id="1576" w:author="Mr CHAN Chun Ki, Anderson (ITM/ITD/2)" w:date="2026-01-29T11:10:00Z">
                  <w:trPr>
                    <w:gridBefore w:val="1"/>
                  </w:trPr>
                </w:trPrChange>
              </w:trPr>
              <w:tc>
                <w:tcPr>
                  <w:tcW w:w="2123" w:type="dxa"/>
                  <w:vAlign w:val="center"/>
                  <w:tcPrChange w:id="1577" w:author="Mr CHAN Chun Ki, Anderson (ITM/ITD/2)" w:date="2026-01-29T11:10:00Z">
                    <w:tcPr>
                      <w:tcW w:w="1840" w:type="dxa"/>
                      <w:gridSpan w:val="2"/>
                      <w:vAlign w:val="center"/>
                    </w:tcPr>
                  </w:tcPrChange>
                </w:tcPr>
                <w:p w14:paraId="0A2C31C9" w14:textId="0E643F23" w:rsidR="00303DAC" w:rsidRDefault="00303DAC">
                  <w:pPr>
                    <w:rPr>
                      <w:rFonts w:ascii="Frutiger Light" w:hAnsi="Frutiger Light" w:cs="Frutiger Light"/>
                      <w:rPrChange w:id="1578" w:author="Mr CHAN Chun Ki, Anderson (ITM/ITD/2)" w:date="2026-01-29T11:10:00Z">
                        <w:rPr/>
                      </w:rPrChange>
                    </w:rPr>
                    <w:pPrChange w:id="1579" w:author="Mr CHAN Chun Ki, Anderson (ITM/ITD/2)" w:date="2026-01-29T11:10:00Z">
                      <w:pPr>
                        <w:jc w:val="both"/>
                      </w:pPr>
                    </w:pPrChange>
                  </w:pPr>
                  <w:ins w:id="1580" w:author="bcsin@connect.hku.hk" w:date="2026-01-22T19:58:00Z">
                    <w:r w:rsidRPr="00303DAC">
                      <w:rPr>
                        <w:rFonts w:ascii="Frutiger Light" w:eastAsia="Times New Roman" w:hAnsi="Frutiger Light" w:cs="Arial"/>
                        <w:b/>
                        <w:bCs/>
                        <w:color w:val="1F1F1F"/>
                        <w:kern w:val="0"/>
                        <w:sz w:val="20"/>
                        <w:szCs w:val="20"/>
                        <w:bdr w:val="none" w:sz="0" w:space="0" w:color="auto" w:frame="1"/>
                      </w:rPr>
                      <w:t>Clear Accumulated Leave</w:t>
                    </w:r>
                  </w:ins>
                </w:p>
              </w:tc>
              <w:tc>
                <w:tcPr>
                  <w:tcW w:w="1560" w:type="dxa"/>
                  <w:vAlign w:val="center"/>
                  <w:tcPrChange w:id="1581" w:author="Mr CHAN Chun Ki, Anderson (ITM/ITD/2)" w:date="2026-01-29T11:10:00Z">
                    <w:tcPr>
                      <w:tcW w:w="1843" w:type="dxa"/>
                      <w:gridSpan w:val="2"/>
                      <w:vAlign w:val="center"/>
                    </w:tcPr>
                  </w:tcPrChange>
                </w:tcPr>
                <w:p w14:paraId="5C7E9D19" w14:textId="77777777" w:rsidR="00303DAC" w:rsidRDefault="00303DAC">
                  <w:pPr>
                    <w:rPr>
                      <w:rFonts w:ascii="Frutiger Light" w:hAnsi="Frutiger Light" w:cs="Frutiger Light"/>
                      <w:rPrChange w:id="1582" w:author="Mr CHAN Chun Ki, Anderson (ITM/ITD/2)" w:date="2026-01-29T11:10:00Z">
                        <w:rPr/>
                      </w:rPrChange>
                    </w:rPr>
                    <w:pPrChange w:id="1583" w:author="Mr CHAN Chun Ki, Anderson (ITM/ITD/2)" w:date="2026-01-29T11:10:00Z">
                      <w:pPr>
                        <w:jc w:val="both"/>
                      </w:pPr>
                    </w:pPrChange>
                  </w:pPr>
                  <w:ins w:id="1584" w:author="bcsin@connect.hku.hk" w:date="2026-01-22T19:58:00Z">
                    <w:r w:rsidRPr="00303DAC">
                      <w:rPr>
                        <w:rFonts w:ascii="Frutiger Light" w:eastAsia="Times New Roman" w:hAnsi="Frutiger Light" w:cs="Arial"/>
                        <w:color w:val="1F1F1F"/>
                        <w:kern w:val="0"/>
                        <w:sz w:val="20"/>
                        <w:szCs w:val="20"/>
                        <w:bdr w:val="none" w:sz="0" w:space="0" w:color="auto" w:frame="1"/>
                        <w:rPrChange w:id="1585" w:author="bcsin@connect.hku.hk" w:date="2026-01-22T19:55:00Z">
                          <w:rPr>
                            <w:rFonts w:ascii="Arial" w:eastAsia="Times New Roman" w:hAnsi="Arial" w:cs="Arial"/>
                            <w:color w:val="1F1F1F"/>
                            <w:kern w:val="0"/>
                            <w:szCs w:val="24"/>
                            <w:bdr w:val="none" w:sz="0" w:space="0" w:color="auto" w:frame="1"/>
                          </w:rPr>
                        </w:rPrChange>
                      </w:rPr>
                      <w:t>1310 / 21.82%</w:t>
                    </w:r>
                  </w:ins>
                </w:p>
              </w:tc>
              <w:tc>
                <w:tcPr>
                  <w:tcW w:w="1559" w:type="dxa"/>
                  <w:gridSpan w:val="2"/>
                  <w:vAlign w:val="center"/>
                  <w:tcPrChange w:id="1586" w:author="Mr CHAN Chun Ki, Anderson (ITM/ITD/2)" w:date="2026-01-29T11:10:00Z">
                    <w:tcPr>
                      <w:tcW w:w="1559" w:type="dxa"/>
                      <w:vAlign w:val="center"/>
                    </w:tcPr>
                  </w:tcPrChange>
                </w:tcPr>
                <w:p w14:paraId="005DA0F4" w14:textId="77777777" w:rsidR="00303DAC" w:rsidRDefault="00303DAC">
                  <w:pPr>
                    <w:rPr>
                      <w:rFonts w:ascii="Frutiger Light" w:hAnsi="Frutiger Light" w:cs="Frutiger Light"/>
                      <w:rPrChange w:id="1587" w:author="Mr CHAN Chun Ki, Anderson (ITM/ITD/2)" w:date="2026-01-29T11:10:00Z">
                        <w:rPr/>
                      </w:rPrChange>
                    </w:rPr>
                    <w:pPrChange w:id="1588" w:author="Mr CHAN Chun Ki, Anderson (ITM/ITD/2)" w:date="2026-01-29T11:10:00Z">
                      <w:pPr>
                        <w:jc w:val="both"/>
                      </w:pPr>
                    </w:pPrChange>
                  </w:pPr>
                  <w:ins w:id="1589" w:author="bcsin@connect.hku.hk" w:date="2026-01-22T19:58:00Z">
                    <w:r w:rsidRPr="00303DAC">
                      <w:rPr>
                        <w:rFonts w:ascii="Frutiger Light" w:eastAsia="Times New Roman" w:hAnsi="Frutiger Light" w:cs="Arial"/>
                        <w:color w:val="1F1F1F"/>
                        <w:kern w:val="0"/>
                        <w:sz w:val="20"/>
                        <w:szCs w:val="20"/>
                        <w:bdr w:val="none" w:sz="0" w:space="0" w:color="auto" w:frame="1"/>
                        <w:rPrChange w:id="1590" w:author="bcsin@connect.hku.hk" w:date="2026-01-22T19:55:00Z">
                          <w:rPr>
                            <w:rFonts w:ascii="Arial" w:eastAsia="Times New Roman" w:hAnsi="Arial" w:cs="Arial"/>
                            <w:color w:val="1F1F1F"/>
                            <w:kern w:val="0"/>
                            <w:szCs w:val="24"/>
                            <w:bdr w:val="none" w:sz="0" w:space="0" w:color="auto" w:frame="1"/>
                          </w:rPr>
                        </w:rPrChange>
                      </w:rPr>
                      <w:t>1136 / 18.92%</w:t>
                    </w:r>
                  </w:ins>
                </w:p>
              </w:tc>
              <w:tc>
                <w:tcPr>
                  <w:tcW w:w="2129" w:type="dxa"/>
                  <w:vAlign w:val="center"/>
                  <w:tcPrChange w:id="1591" w:author="Mr CHAN Chun Ki, Anderson (ITM/ITD/2)" w:date="2026-01-29T11:10:00Z">
                    <w:tcPr>
                      <w:tcW w:w="2129" w:type="dxa"/>
                      <w:vAlign w:val="center"/>
                    </w:tcPr>
                  </w:tcPrChange>
                </w:tcPr>
                <w:p w14:paraId="22F44E17" w14:textId="77777777" w:rsidR="00303DAC" w:rsidRDefault="00303DAC">
                  <w:pPr>
                    <w:rPr>
                      <w:rFonts w:ascii="Frutiger Light" w:hAnsi="Frutiger Light" w:cs="Frutiger Light"/>
                      <w:rPrChange w:id="1592" w:author="Mr CHAN Chun Ki, Anderson (ITM/ITD/2)" w:date="2026-01-29T11:10:00Z">
                        <w:rPr/>
                      </w:rPrChange>
                    </w:rPr>
                    <w:pPrChange w:id="1593" w:author="Mr CHAN Chun Ki, Anderson (ITM/ITD/2)" w:date="2026-01-29T11:10:00Z">
                      <w:pPr>
                        <w:jc w:val="both"/>
                      </w:pPr>
                    </w:pPrChange>
                  </w:pPr>
                  <w:ins w:id="1594" w:author="bcsin@connect.hku.hk" w:date="2026-01-22T19:58:00Z">
                    <w:r w:rsidRPr="00303DAC">
                      <w:rPr>
                        <w:rFonts w:ascii="Frutiger Light" w:eastAsia="Times New Roman" w:hAnsi="Frutiger Light" w:cs="Arial"/>
                        <w:color w:val="1F1F1F"/>
                        <w:kern w:val="0"/>
                        <w:sz w:val="20"/>
                        <w:szCs w:val="20"/>
                        <w:bdr w:val="none" w:sz="0" w:space="0" w:color="auto" w:frame="1"/>
                        <w:rPrChange w:id="1595" w:author="bcsin@connect.hku.hk" w:date="2026-01-22T19:55:00Z">
                          <w:rPr>
                            <w:rFonts w:ascii="Arial" w:eastAsia="Times New Roman" w:hAnsi="Arial" w:cs="Arial"/>
                            <w:color w:val="1F1F1F"/>
                            <w:kern w:val="0"/>
                            <w:szCs w:val="24"/>
                            <w:bdr w:val="none" w:sz="0" w:space="0" w:color="auto" w:frame="1"/>
                          </w:rPr>
                        </w:rPrChange>
                      </w:rPr>
                      <w:t>417 / 6.95%</w:t>
                    </w:r>
                  </w:ins>
                </w:p>
              </w:tc>
            </w:tr>
            <w:tr w:rsidR="00303DAC" w14:paraId="316C089D" w14:textId="77777777" w:rsidTr="05854993">
              <w:tblPrEx>
                <w:tblPrExChange w:id="1596" w:author="Mr CHAN Chun Ki, Anderson (ITM/ITD/2)" w:date="2026-01-29T11:10:00Z">
                  <w:tblPrEx>
                    <w:tblW w:w="7371" w:type="dxa"/>
                    <w:tblInd w:w="60" w:type="dxa"/>
                  </w:tblPrEx>
                </w:tblPrExChange>
              </w:tblPrEx>
              <w:trPr>
                <w:ins w:id="1597" w:author="bcsin@connect.hku.hk" w:date="2026-01-22T19:58:00Z"/>
                <w:trPrChange w:id="1598" w:author="Mr CHAN Chun Ki, Anderson (ITM/ITD/2)" w:date="2026-01-29T11:10:00Z">
                  <w:trPr>
                    <w:gridBefore w:val="1"/>
                  </w:trPr>
                </w:trPrChange>
              </w:trPr>
              <w:tc>
                <w:tcPr>
                  <w:tcW w:w="2123" w:type="dxa"/>
                  <w:vAlign w:val="center"/>
                  <w:tcPrChange w:id="1599" w:author="Mr CHAN Chun Ki, Anderson (ITM/ITD/2)" w:date="2026-01-29T11:10:00Z">
                    <w:tcPr>
                      <w:tcW w:w="1840" w:type="dxa"/>
                      <w:gridSpan w:val="2"/>
                      <w:vAlign w:val="center"/>
                    </w:tcPr>
                  </w:tcPrChange>
                </w:tcPr>
                <w:p w14:paraId="5925C0F5" w14:textId="1F8109A2" w:rsidR="00303DAC" w:rsidRDefault="00303DAC">
                  <w:pPr>
                    <w:rPr>
                      <w:rFonts w:ascii="Frutiger Light" w:hAnsi="Frutiger Light" w:cs="Frutiger Light"/>
                      <w:rPrChange w:id="1600" w:author="Mr CHAN Chun Ki, Anderson (ITM/ITD/2)" w:date="2026-01-29T11:10:00Z">
                        <w:rPr/>
                      </w:rPrChange>
                    </w:rPr>
                    <w:pPrChange w:id="1601" w:author="Mr CHAN Chun Ki, Anderson (ITM/ITD/2)" w:date="2026-01-29T11:10:00Z">
                      <w:pPr>
                        <w:jc w:val="both"/>
                      </w:pPr>
                    </w:pPrChange>
                  </w:pPr>
                  <w:ins w:id="1602" w:author="bcsin@connect.hku.hk" w:date="2026-01-22T19:58:00Z">
                    <w:r w:rsidRPr="00303DAC">
                      <w:rPr>
                        <w:rFonts w:ascii="Frutiger Light" w:eastAsia="Times New Roman" w:hAnsi="Frutiger Light" w:cs="Arial"/>
                        <w:b/>
                        <w:bCs/>
                        <w:color w:val="1F1F1F"/>
                        <w:kern w:val="0"/>
                        <w:sz w:val="20"/>
                        <w:szCs w:val="20"/>
                        <w:bdr w:val="none" w:sz="0" w:space="0" w:color="auto" w:frame="1"/>
                      </w:rPr>
                      <w:t>Water Quality Survey</w:t>
                    </w:r>
                  </w:ins>
                </w:p>
              </w:tc>
              <w:tc>
                <w:tcPr>
                  <w:tcW w:w="1560" w:type="dxa"/>
                  <w:vAlign w:val="center"/>
                  <w:tcPrChange w:id="1603" w:author="Mr CHAN Chun Ki, Anderson (ITM/ITD/2)" w:date="2026-01-29T11:10:00Z">
                    <w:tcPr>
                      <w:tcW w:w="1843" w:type="dxa"/>
                      <w:gridSpan w:val="2"/>
                      <w:vAlign w:val="center"/>
                    </w:tcPr>
                  </w:tcPrChange>
                </w:tcPr>
                <w:p w14:paraId="18686BBF" w14:textId="77777777" w:rsidR="00303DAC" w:rsidRDefault="00303DAC">
                  <w:pPr>
                    <w:rPr>
                      <w:rFonts w:ascii="Frutiger Light" w:hAnsi="Frutiger Light" w:cs="Frutiger Light"/>
                      <w:rPrChange w:id="1604" w:author="Mr CHAN Chun Ki, Anderson (ITM/ITD/2)" w:date="2026-01-29T11:10:00Z">
                        <w:rPr/>
                      </w:rPrChange>
                    </w:rPr>
                    <w:pPrChange w:id="1605" w:author="Mr CHAN Chun Ki, Anderson (ITM/ITD/2)" w:date="2026-01-29T11:10:00Z">
                      <w:pPr>
                        <w:jc w:val="both"/>
                      </w:pPr>
                    </w:pPrChange>
                  </w:pPr>
                  <w:ins w:id="1606" w:author="bcsin@connect.hku.hk" w:date="2026-01-22T19:58:00Z">
                    <w:r w:rsidRPr="00303DAC">
                      <w:rPr>
                        <w:rFonts w:ascii="Frutiger Light" w:eastAsia="Times New Roman" w:hAnsi="Frutiger Light" w:cs="Arial"/>
                        <w:color w:val="1F1F1F"/>
                        <w:kern w:val="0"/>
                        <w:sz w:val="20"/>
                        <w:szCs w:val="20"/>
                        <w:bdr w:val="none" w:sz="0" w:space="0" w:color="auto" w:frame="1"/>
                        <w:rPrChange w:id="1607" w:author="bcsin@connect.hku.hk" w:date="2026-01-22T19:55:00Z">
                          <w:rPr>
                            <w:rFonts w:ascii="Arial" w:eastAsia="Times New Roman" w:hAnsi="Arial" w:cs="Arial"/>
                            <w:color w:val="1F1F1F"/>
                            <w:kern w:val="0"/>
                            <w:szCs w:val="24"/>
                            <w:bdr w:val="none" w:sz="0" w:space="0" w:color="auto" w:frame="1"/>
                          </w:rPr>
                        </w:rPrChange>
                      </w:rPr>
                      <w:t>576 / 9.60%</w:t>
                    </w:r>
                  </w:ins>
                </w:p>
              </w:tc>
              <w:tc>
                <w:tcPr>
                  <w:tcW w:w="1559" w:type="dxa"/>
                  <w:gridSpan w:val="2"/>
                  <w:vAlign w:val="center"/>
                  <w:tcPrChange w:id="1608" w:author="Mr CHAN Chun Ki, Anderson (ITM/ITD/2)" w:date="2026-01-29T11:10:00Z">
                    <w:tcPr>
                      <w:tcW w:w="1559" w:type="dxa"/>
                      <w:vAlign w:val="center"/>
                    </w:tcPr>
                  </w:tcPrChange>
                </w:tcPr>
                <w:p w14:paraId="78FA31B6" w14:textId="77777777" w:rsidR="00303DAC" w:rsidRDefault="00303DAC">
                  <w:pPr>
                    <w:rPr>
                      <w:rFonts w:ascii="Frutiger Light" w:hAnsi="Frutiger Light" w:cs="Frutiger Light"/>
                      <w:rPrChange w:id="1609" w:author="Mr CHAN Chun Ki, Anderson (ITM/ITD/2)" w:date="2026-01-29T11:10:00Z">
                        <w:rPr/>
                      </w:rPrChange>
                    </w:rPr>
                    <w:pPrChange w:id="1610" w:author="Mr CHAN Chun Ki, Anderson (ITM/ITD/2)" w:date="2026-01-29T11:10:00Z">
                      <w:pPr>
                        <w:jc w:val="both"/>
                      </w:pPr>
                    </w:pPrChange>
                  </w:pPr>
                  <w:ins w:id="1611" w:author="bcsin@connect.hku.hk" w:date="2026-01-22T19:58:00Z">
                    <w:r w:rsidRPr="00303DAC">
                      <w:rPr>
                        <w:rFonts w:ascii="Frutiger Light" w:eastAsia="Times New Roman" w:hAnsi="Frutiger Light" w:cs="Arial"/>
                        <w:color w:val="1F1F1F"/>
                        <w:kern w:val="0"/>
                        <w:sz w:val="20"/>
                        <w:szCs w:val="20"/>
                        <w:bdr w:val="none" w:sz="0" w:space="0" w:color="auto" w:frame="1"/>
                        <w:rPrChange w:id="1612" w:author="bcsin@connect.hku.hk" w:date="2026-01-22T19:55:00Z">
                          <w:rPr>
                            <w:rFonts w:ascii="Arial" w:eastAsia="Times New Roman" w:hAnsi="Arial" w:cs="Arial"/>
                            <w:color w:val="1F1F1F"/>
                            <w:kern w:val="0"/>
                            <w:szCs w:val="24"/>
                            <w:bdr w:val="none" w:sz="0" w:space="0" w:color="auto" w:frame="1"/>
                          </w:rPr>
                        </w:rPrChange>
                      </w:rPr>
                      <w:t>462 / 7.68%</w:t>
                    </w:r>
                  </w:ins>
                </w:p>
              </w:tc>
              <w:tc>
                <w:tcPr>
                  <w:tcW w:w="2129" w:type="dxa"/>
                  <w:vAlign w:val="center"/>
                  <w:tcPrChange w:id="1613" w:author="Mr CHAN Chun Ki, Anderson (ITM/ITD/2)" w:date="2026-01-29T11:10:00Z">
                    <w:tcPr>
                      <w:tcW w:w="2129" w:type="dxa"/>
                      <w:vAlign w:val="center"/>
                    </w:tcPr>
                  </w:tcPrChange>
                </w:tcPr>
                <w:p w14:paraId="3151FD38" w14:textId="77777777" w:rsidR="00303DAC" w:rsidRDefault="00303DAC">
                  <w:pPr>
                    <w:rPr>
                      <w:rFonts w:ascii="Frutiger Light" w:hAnsi="Frutiger Light" w:cs="Frutiger Light"/>
                      <w:rPrChange w:id="1614" w:author="Mr CHAN Chun Ki, Anderson (ITM/ITD/2)" w:date="2026-01-29T11:10:00Z">
                        <w:rPr/>
                      </w:rPrChange>
                    </w:rPr>
                    <w:pPrChange w:id="1615" w:author="Mr CHAN Chun Ki, Anderson (ITM/ITD/2)" w:date="2026-01-29T11:10:00Z">
                      <w:pPr>
                        <w:jc w:val="both"/>
                      </w:pPr>
                    </w:pPrChange>
                  </w:pPr>
                  <w:ins w:id="1616" w:author="bcsin@connect.hku.hk" w:date="2026-01-22T19:58:00Z">
                    <w:r w:rsidRPr="00303DAC">
                      <w:rPr>
                        <w:rFonts w:ascii="Frutiger Light" w:eastAsia="Times New Roman" w:hAnsi="Frutiger Light" w:cs="Arial"/>
                        <w:color w:val="1F1F1F"/>
                        <w:kern w:val="0"/>
                        <w:sz w:val="20"/>
                        <w:szCs w:val="20"/>
                        <w:bdr w:val="none" w:sz="0" w:space="0" w:color="auto" w:frame="1"/>
                        <w:rPrChange w:id="1617" w:author="bcsin@connect.hku.hk" w:date="2026-01-22T19:55:00Z">
                          <w:rPr>
                            <w:rFonts w:ascii="Arial" w:eastAsia="Times New Roman" w:hAnsi="Arial" w:cs="Arial"/>
                            <w:color w:val="1F1F1F"/>
                            <w:kern w:val="0"/>
                            <w:szCs w:val="24"/>
                            <w:bdr w:val="none" w:sz="0" w:space="0" w:color="auto" w:frame="1"/>
                          </w:rPr>
                        </w:rPrChange>
                      </w:rPr>
                      <w:t>140 / 2.33%</w:t>
                    </w:r>
                  </w:ins>
                </w:p>
              </w:tc>
            </w:tr>
            <w:tr w:rsidR="00303DAC" w:rsidRPr="00303DAC" w14:paraId="393A1DB0" w14:textId="77777777" w:rsidTr="05854993">
              <w:tblPrEx>
                <w:tblPrExChange w:id="1618" w:author="Mr CHAN Chun Ki, Anderson (ITM/ITD/2)" w:date="2026-01-29T11:10:00Z">
                  <w:tblPrEx>
                    <w:tblW w:w="7371" w:type="dxa"/>
                    <w:tblInd w:w="60" w:type="dxa"/>
                  </w:tblPrEx>
                </w:tblPrExChange>
              </w:tblPrEx>
              <w:trPr>
                <w:ins w:id="1619" w:author="bcsin@connect.hku.hk" w:date="2026-01-22T19:58:00Z"/>
                <w:trPrChange w:id="1620" w:author="Mr CHAN Chun Ki, Anderson (ITM/ITD/2)" w:date="2026-01-29T11:10:00Z">
                  <w:trPr>
                    <w:gridBefore w:val="1"/>
                  </w:trPr>
                </w:trPrChange>
              </w:trPr>
              <w:tc>
                <w:tcPr>
                  <w:tcW w:w="2123" w:type="dxa"/>
                  <w:vAlign w:val="center"/>
                  <w:tcPrChange w:id="1621" w:author="Mr CHAN Chun Ki, Anderson (ITM/ITD/2)" w:date="2026-01-29T11:10:00Z">
                    <w:tcPr>
                      <w:tcW w:w="1840" w:type="dxa"/>
                      <w:gridSpan w:val="2"/>
                      <w:vAlign w:val="center"/>
                    </w:tcPr>
                  </w:tcPrChange>
                </w:tcPr>
                <w:p w14:paraId="18933C84" w14:textId="71FBCC9E" w:rsidR="00303DAC" w:rsidRPr="00303DAC" w:rsidRDefault="00303DAC">
                  <w:pPr>
                    <w:rPr>
                      <w:rFonts w:ascii="Frutiger Light" w:eastAsia="Times New Roman" w:hAnsi="Frutiger Light" w:cs="Arial"/>
                      <w:b/>
                      <w:bCs/>
                      <w:color w:val="1F1F1F"/>
                      <w:sz w:val="20"/>
                      <w:szCs w:val="20"/>
                      <w:rPrChange w:id="1622" w:author="Mr CHAN Chun Ki, Anderson (ITM/ITD/2)" w:date="2026-01-29T11:10:00Z">
                        <w:rPr/>
                      </w:rPrChange>
                    </w:rPr>
                    <w:pPrChange w:id="1623" w:author="Mr CHAN Chun Ki, Anderson (ITM/ITD/2)" w:date="2026-01-29T11:10:00Z">
                      <w:pPr>
                        <w:jc w:val="both"/>
                      </w:pPr>
                    </w:pPrChange>
                  </w:pPr>
                  <w:ins w:id="1624" w:author="bcsin@connect.hku.hk" w:date="2026-01-22T19:59:00Z">
                    <w:r w:rsidRPr="00303DAC">
                      <w:rPr>
                        <w:rFonts w:ascii="Frutiger Light" w:eastAsia="Times New Roman" w:hAnsi="Frutiger Light" w:cs="Arial"/>
                        <w:b/>
                        <w:bCs/>
                        <w:color w:val="1F1F1F"/>
                        <w:kern w:val="0"/>
                        <w:sz w:val="20"/>
                        <w:szCs w:val="20"/>
                        <w:bdr w:val="none" w:sz="0" w:space="0" w:color="auto" w:frame="1"/>
                      </w:rPr>
                      <w:t>Verification of Documents</w:t>
                    </w:r>
                  </w:ins>
                </w:p>
              </w:tc>
              <w:tc>
                <w:tcPr>
                  <w:tcW w:w="1560" w:type="dxa"/>
                  <w:vAlign w:val="center"/>
                  <w:tcPrChange w:id="1625" w:author="Mr CHAN Chun Ki, Anderson (ITM/ITD/2)" w:date="2026-01-29T11:10:00Z">
                    <w:tcPr>
                      <w:tcW w:w="1843" w:type="dxa"/>
                      <w:gridSpan w:val="2"/>
                      <w:vAlign w:val="center"/>
                    </w:tcPr>
                  </w:tcPrChange>
                </w:tcPr>
                <w:p w14:paraId="63854062" w14:textId="77777777" w:rsidR="00303DAC" w:rsidRPr="00303DAC" w:rsidRDefault="00303DAC">
                  <w:pPr>
                    <w:rPr>
                      <w:rFonts w:ascii="Frutiger Light" w:eastAsia="Times New Roman" w:hAnsi="Frutiger Light" w:cs="Arial"/>
                      <w:color w:val="1F1F1F"/>
                      <w:sz w:val="20"/>
                      <w:szCs w:val="20"/>
                      <w:rPrChange w:id="1626" w:author="Mr CHAN Chun Ki, Anderson (ITM/ITD/2)" w:date="2026-01-29T11:10:00Z">
                        <w:rPr/>
                      </w:rPrChange>
                    </w:rPr>
                    <w:pPrChange w:id="1627" w:author="Mr CHAN Chun Ki, Anderson (ITM/ITD/2)" w:date="2026-01-29T11:10:00Z">
                      <w:pPr>
                        <w:jc w:val="both"/>
                      </w:pPr>
                    </w:pPrChange>
                  </w:pPr>
                  <w:ins w:id="1628" w:author="bcsin@connect.hku.hk" w:date="2026-01-22T19:58:00Z">
                    <w:r w:rsidRPr="00303DAC">
                      <w:rPr>
                        <w:rFonts w:ascii="Frutiger Light" w:eastAsia="Times New Roman" w:hAnsi="Frutiger Light" w:cs="Arial"/>
                        <w:color w:val="1F1F1F"/>
                        <w:kern w:val="0"/>
                        <w:sz w:val="20"/>
                        <w:szCs w:val="20"/>
                        <w:bdr w:val="none" w:sz="0" w:space="0" w:color="auto" w:frame="1"/>
                        <w:rPrChange w:id="1629" w:author="bcsin@connect.hku.hk" w:date="2026-01-22T19:55:00Z">
                          <w:rPr>
                            <w:rFonts w:ascii="Arial" w:eastAsia="Times New Roman" w:hAnsi="Arial" w:cs="Arial"/>
                            <w:color w:val="1F1F1F"/>
                            <w:kern w:val="0"/>
                            <w:szCs w:val="24"/>
                            <w:bdr w:val="none" w:sz="0" w:space="0" w:color="auto" w:frame="1"/>
                          </w:rPr>
                        </w:rPrChange>
                      </w:rPr>
                      <w:t>340 / 5.66%</w:t>
                    </w:r>
                  </w:ins>
                </w:p>
              </w:tc>
              <w:tc>
                <w:tcPr>
                  <w:tcW w:w="1559" w:type="dxa"/>
                  <w:gridSpan w:val="2"/>
                  <w:vAlign w:val="center"/>
                  <w:tcPrChange w:id="1630" w:author="Mr CHAN Chun Ki, Anderson (ITM/ITD/2)" w:date="2026-01-29T11:10:00Z">
                    <w:tcPr>
                      <w:tcW w:w="1559" w:type="dxa"/>
                      <w:vAlign w:val="center"/>
                    </w:tcPr>
                  </w:tcPrChange>
                </w:tcPr>
                <w:p w14:paraId="0A03E4CB" w14:textId="77777777" w:rsidR="00303DAC" w:rsidRPr="00303DAC" w:rsidRDefault="00303DAC">
                  <w:pPr>
                    <w:rPr>
                      <w:rFonts w:ascii="Frutiger Light" w:eastAsia="Times New Roman" w:hAnsi="Frutiger Light" w:cs="Arial"/>
                      <w:color w:val="1F1F1F"/>
                      <w:sz w:val="20"/>
                      <w:szCs w:val="20"/>
                      <w:rPrChange w:id="1631" w:author="Mr CHAN Chun Ki, Anderson (ITM/ITD/2)" w:date="2026-01-29T11:10:00Z">
                        <w:rPr/>
                      </w:rPrChange>
                    </w:rPr>
                    <w:pPrChange w:id="1632" w:author="Mr CHAN Chun Ki, Anderson (ITM/ITD/2)" w:date="2026-01-29T11:10:00Z">
                      <w:pPr>
                        <w:jc w:val="both"/>
                      </w:pPr>
                    </w:pPrChange>
                  </w:pPr>
                  <w:ins w:id="1633" w:author="bcsin@connect.hku.hk" w:date="2026-01-22T19:58:00Z">
                    <w:r w:rsidRPr="00303DAC">
                      <w:rPr>
                        <w:rFonts w:ascii="Frutiger Light" w:eastAsia="Times New Roman" w:hAnsi="Frutiger Light" w:cs="Arial"/>
                        <w:color w:val="1F1F1F"/>
                        <w:kern w:val="0"/>
                        <w:sz w:val="20"/>
                        <w:szCs w:val="20"/>
                        <w:bdr w:val="none" w:sz="0" w:space="0" w:color="auto" w:frame="1"/>
                        <w:rPrChange w:id="1634" w:author="bcsin@connect.hku.hk" w:date="2026-01-22T19:55:00Z">
                          <w:rPr>
                            <w:rFonts w:ascii="Arial" w:eastAsia="Times New Roman" w:hAnsi="Arial" w:cs="Arial"/>
                            <w:color w:val="1F1F1F"/>
                            <w:kern w:val="0"/>
                            <w:szCs w:val="24"/>
                            <w:bdr w:val="none" w:sz="0" w:space="0" w:color="auto" w:frame="1"/>
                          </w:rPr>
                        </w:rPrChange>
                      </w:rPr>
                      <w:t>199 / 3.32%</w:t>
                    </w:r>
                  </w:ins>
                </w:p>
              </w:tc>
              <w:tc>
                <w:tcPr>
                  <w:tcW w:w="2129" w:type="dxa"/>
                  <w:vAlign w:val="center"/>
                  <w:tcPrChange w:id="1635" w:author="Mr CHAN Chun Ki, Anderson (ITM/ITD/2)" w:date="2026-01-29T11:10:00Z">
                    <w:tcPr>
                      <w:tcW w:w="2129" w:type="dxa"/>
                      <w:vAlign w:val="center"/>
                    </w:tcPr>
                  </w:tcPrChange>
                </w:tcPr>
                <w:p w14:paraId="526CF685" w14:textId="77777777" w:rsidR="00303DAC" w:rsidRPr="00303DAC" w:rsidRDefault="00303DAC">
                  <w:pPr>
                    <w:rPr>
                      <w:rFonts w:ascii="Frutiger Light" w:eastAsia="Times New Roman" w:hAnsi="Frutiger Light" w:cs="Arial"/>
                      <w:color w:val="1F1F1F"/>
                      <w:sz w:val="20"/>
                      <w:szCs w:val="20"/>
                      <w:rPrChange w:id="1636" w:author="Mr CHAN Chun Ki, Anderson (ITM/ITD/2)" w:date="2026-01-29T11:10:00Z">
                        <w:rPr/>
                      </w:rPrChange>
                    </w:rPr>
                    <w:pPrChange w:id="1637" w:author="Mr CHAN Chun Ki, Anderson (ITM/ITD/2)" w:date="2026-01-29T11:10:00Z">
                      <w:pPr>
                        <w:jc w:val="both"/>
                      </w:pPr>
                    </w:pPrChange>
                  </w:pPr>
                  <w:ins w:id="1638" w:author="bcsin@connect.hku.hk" w:date="2026-01-22T19:58:00Z">
                    <w:r w:rsidRPr="00303DAC">
                      <w:rPr>
                        <w:rFonts w:ascii="Frutiger Light" w:eastAsia="Times New Roman" w:hAnsi="Frutiger Light" w:cs="Arial"/>
                        <w:color w:val="1F1F1F"/>
                        <w:kern w:val="0"/>
                        <w:sz w:val="20"/>
                        <w:szCs w:val="20"/>
                        <w:bdr w:val="none" w:sz="0" w:space="0" w:color="auto" w:frame="1"/>
                        <w:rPrChange w:id="1639" w:author="bcsin@connect.hku.hk" w:date="2026-01-22T19:55:00Z">
                          <w:rPr>
                            <w:rFonts w:ascii="Arial" w:eastAsia="Times New Roman" w:hAnsi="Arial" w:cs="Arial"/>
                            <w:color w:val="1F1F1F"/>
                            <w:kern w:val="0"/>
                            <w:szCs w:val="24"/>
                            <w:bdr w:val="none" w:sz="0" w:space="0" w:color="auto" w:frame="1"/>
                          </w:rPr>
                        </w:rPrChange>
                      </w:rPr>
                      <w:t>91 / 1.52%</w:t>
                    </w:r>
                  </w:ins>
                </w:p>
              </w:tc>
            </w:tr>
          </w:tbl>
          <w:p w14:paraId="1745154B" w14:textId="77777777" w:rsidR="00303DAC" w:rsidRPr="00303DAC" w:rsidRDefault="00303DAC" w:rsidP="00F4296F">
            <w:pPr>
              <w:jc w:val="both"/>
              <w:rPr>
                <w:ins w:id="1640" w:author="bcsin@connect.hku.hk" w:date="2026-01-22T19:53:00Z"/>
                <w:rFonts w:ascii="Frutiger Light" w:hAnsi="Frutiger Light" w:cs="Frutiger Light"/>
              </w:rPr>
            </w:pPr>
          </w:p>
          <w:p w14:paraId="5DB1F923" w14:textId="112A5FC1" w:rsidR="000744BE" w:rsidRDefault="000744BE" w:rsidP="00F4296F">
            <w:pPr>
              <w:jc w:val="both"/>
              <w:rPr>
                <w:ins w:id="1641" w:author="bcsin@connect.hku.hk" w:date="2026-01-22T19:49:00Z"/>
                <w:rFonts w:ascii="Frutiger Light" w:hAnsi="Frutiger Light" w:cs="Frutiger Light"/>
              </w:rPr>
            </w:pPr>
            <w:ins w:id="1642" w:author="bcsin@connect.hku.hk" w:date="2026-01-22T19:53:00Z">
              <w:r w:rsidRPr="00697433">
                <w:rPr>
                  <w:rFonts w:ascii="Frutiger Light" w:eastAsia="Frutiger Light" w:hAnsi="Frutiger Light" w:cs="Frutiger Light"/>
                </w:rPr>
                <w:t xml:space="preserve">To further upkeep staff awareness, ITSS1 </w:t>
              </w:r>
              <w:r>
                <w:rPr>
                  <w:rFonts w:ascii="Frutiger Light" w:hAnsi="Frutiger Light" w:cs="Frutiger Light"/>
                </w:rPr>
                <w:t>sent a gentle reminder email to all colleagues who have clicked on pseudo-phishing links or/and entered login information on 21 January 2026.</w:t>
              </w:r>
            </w:ins>
          </w:p>
          <w:p w14:paraId="33B5D092" w14:textId="77777777" w:rsidR="000744BE" w:rsidRDefault="000744BE" w:rsidP="00F4296F">
            <w:pPr>
              <w:jc w:val="both"/>
              <w:rPr>
                <w:ins w:id="1643" w:author="bcsin@connect.hku.hk" w:date="2026-01-22T19:49:00Z"/>
                <w:rFonts w:ascii="Frutiger Light" w:hAnsi="Frutiger Light" w:cs="Frutiger Light"/>
              </w:rPr>
            </w:pPr>
          </w:p>
          <w:p w14:paraId="7373E186" w14:textId="1A3ED47A" w:rsidR="00F4296F" w:rsidRPr="00697433" w:rsidDel="005E73D9" w:rsidRDefault="000744BE" w:rsidP="00F4296F">
            <w:pPr>
              <w:ind w:left="240" w:right="240"/>
              <w:jc w:val="both"/>
              <w:rPr>
                <w:del w:id="1644" w:author="bcsin@connect.hku.hk" w:date="2026-01-22T20:01:00Z"/>
                <w:rFonts w:ascii="Frutiger Light" w:hAnsi="Frutiger Light" w:cs="Frutiger Light"/>
              </w:rPr>
            </w:pPr>
            <w:ins w:id="1645" w:author="bcsin@connect.hku.hk" w:date="2026-01-22T19:50:00Z">
              <w:r>
                <w:rPr>
                  <w:rFonts w:ascii="Frutiger Light" w:hAnsi="Frutiger Light" w:cs="Frutiger Light"/>
                </w:rPr>
                <w:t xml:space="preserve">Moreover, </w:t>
              </w:r>
            </w:ins>
            <w:r w:rsidR="00F4296F" w:rsidRPr="00697433">
              <w:rPr>
                <w:rFonts w:ascii="Frutiger Light" w:eastAsia="Frutiger Light" w:hAnsi="Frutiger Light" w:cs="Frutiger Light"/>
              </w:rPr>
              <w:t xml:space="preserve">EMSD participated in the </w:t>
            </w:r>
            <w:ins w:id="1646" w:author="bcsin@connect.hku.hk" w:date="2026-01-22T19:50:00Z">
              <w:r w:rsidRPr="00697433">
                <w:rPr>
                  <w:rFonts w:ascii="Frutiger Light" w:hAnsi="Frutiger Light" w:cs="Frutiger Light"/>
                </w:rPr>
                <w:t>CSTCB’s Ethical Phishing Email Campaign 2025</w:t>
              </w:r>
            </w:ins>
            <w:del w:id="1647" w:author="bcsin@connect.hku.hk" w:date="2026-01-22T19:50:00Z">
              <w:r w:rsidR="00F4296F" w:rsidRPr="00697433" w:rsidDel="000744BE">
                <w:rPr>
                  <w:rFonts w:ascii="Frutiger Light" w:eastAsia="Frutiger Light" w:hAnsi="Frutiger Light" w:cs="Frutiger Light"/>
                </w:rPr>
                <w:delText>DPO’s “Government-wide Phishing Drill Campaign” in 2025</w:delText>
              </w:r>
            </w:del>
            <w:ins w:id="1648" w:author="bcsin@connect.hku.hk" w:date="2026-01-22T19:50:00Z">
              <w:r>
                <w:rPr>
                  <w:rFonts w:ascii="Frutiger Light" w:hAnsi="Frutiger Light" w:cs="Frutiger Light"/>
                </w:rPr>
                <w:t>, which was completed on</w:t>
              </w:r>
            </w:ins>
            <w:ins w:id="1649" w:author="bcsin@connect.hku.hk" w:date="2026-01-22T20:00:00Z">
              <w:r w:rsidR="00303DAC">
                <w:rPr>
                  <w:rFonts w:ascii="Frutiger Light" w:hAnsi="Frutiger Light" w:cs="Frutiger Light"/>
                </w:rPr>
                <w:t xml:space="preserve"> 24 January 2026</w:t>
              </w:r>
            </w:ins>
            <w:del w:id="1650" w:author="bcsin@connect.hku.hk" w:date="2026-01-22T20:00:00Z">
              <w:r w:rsidR="00F4296F" w:rsidRPr="00697433" w:rsidDel="00303DAC">
                <w:rPr>
                  <w:rFonts w:ascii="Frutiger Light" w:eastAsia="Frutiger Light" w:hAnsi="Frutiger Light" w:cs="Frutiger Light"/>
                </w:rPr>
                <w:delText>.</w:delText>
              </w:r>
            </w:del>
            <w:del w:id="1651" w:author="bcsin@connect.hku.hk" w:date="2026-01-22T19:51:00Z">
              <w:r w:rsidR="00F4296F" w:rsidRPr="00697433" w:rsidDel="000744BE">
                <w:rPr>
                  <w:rFonts w:ascii="Frutiger Light" w:eastAsia="Frutiger Light" w:hAnsi="Frutiger Light" w:cs="Frutiger Light"/>
                </w:rPr>
                <w:delText xml:space="preserve"> The second round of the drill </w:delText>
              </w:r>
              <w:r w:rsidR="00F4296F" w:rsidRPr="00697433" w:rsidDel="000744BE">
                <w:rPr>
                  <w:rFonts w:ascii="Frutiger Light" w:hAnsi="Frutiger Light" w:cs="Frutiger Light"/>
                </w:rPr>
                <w:delText xml:space="preserve">was finished </w:delText>
              </w:r>
              <w:r w:rsidR="00F4296F" w:rsidRPr="00697433" w:rsidDel="000744BE">
                <w:rPr>
                  <w:rFonts w:ascii="Frutiger Light" w:eastAsia="Frutiger Light" w:hAnsi="Frutiger Light" w:cs="Frutiger Light"/>
                </w:rPr>
                <w:delText>in September</w:delText>
              </w:r>
              <w:r w:rsidR="00F4296F" w:rsidRPr="00697433" w:rsidDel="000744BE">
                <w:rPr>
                  <w:rFonts w:ascii="Frutiger Light" w:hAnsi="Frutiger Light" w:cs="Frutiger Light"/>
                </w:rPr>
                <w:delText xml:space="preserve"> with a 0% click rate</w:delText>
              </w:r>
              <w:r w:rsidR="00F4296F" w:rsidRPr="00697433" w:rsidDel="000744BE">
                <w:rPr>
                  <w:rFonts w:ascii="Frutiger Light" w:eastAsia="Frutiger Light" w:hAnsi="Frutiger Light" w:cs="Frutiger Light"/>
                </w:rPr>
                <w:delText>.</w:delText>
              </w:r>
              <w:r w:rsidR="00F4296F" w:rsidRPr="00697433" w:rsidDel="000744BE">
                <w:rPr>
                  <w:rFonts w:ascii="Frutiger Light" w:hAnsi="Frutiger Light" w:cs="Frutiger Light"/>
                </w:rPr>
                <w:delText xml:space="preserve"> Only 5 email accounts with a total of 20 simulated phishing emails were received, and none of the EMSD's recipients clicked on the phishing link</w:delText>
              </w:r>
            </w:del>
            <w:r w:rsidR="00F4296F" w:rsidRPr="00697433">
              <w:rPr>
                <w:rFonts w:ascii="Frutiger Light" w:hAnsi="Frutiger Light" w:cs="Frutiger Light"/>
              </w:rPr>
              <w:t>.</w:t>
            </w:r>
            <w:ins w:id="1652" w:author="bcsin@connect.hku.hk" w:date="2026-01-22T20:00:00Z">
              <w:r w:rsidR="005E73D9">
                <w:rPr>
                  <w:rFonts w:ascii="Frutiger Light" w:hAnsi="Frutiger Light" w:cs="Frutiger Light"/>
                </w:rPr>
                <w:t xml:space="preserve"> </w:t>
              </w:r>
              <w:r w:rsidR="005E73D9" w:rsidRPr="005E73D9">
                <w:rPr>
                  <w:rFonts w:ascii="Frutiger Light" w:hAnsi="Frutiger Light" w:cs="Frutiger Light"/>
                </w:rPr>
                <w:t>Four</w:t>
              </w:r>
              <w:r w:rsidR="005E73D9">
                <w:rPr>
                  <w:rFonts w:ascii="Frutiger Light" w:hAnsi="Frutiger Light" w:cs="Frutiger Light"/>
                </w:rPr>
                <w:t xml:space="preserve"> pseudo-phishing</w:t>
              </w:r>
              <w:r w:rsidR="005E73D9" w:rsidRPr="005E73D9">
                <w:rPr>
                  <w:rFonts w:ascii="Frutiger Light" w:hAnsi="Frutiger Light" w:cs="Frutiger Light"/>
                </w:rPr>
                <w:t xml:space="preserve"> emails have already been sent to all </w:t>
              </w:r>
              <w:r w:rsidR="005E73D9">
                <w:rPr>
                  <w:rFonts w:ascii="Frutiger Light" w:hAnsi="Frutiger Light" w:cs="Frutiger Light"/>
                </w:rPr>
                <w:t>EMSD staff</w:t>
              </w:r>
            </w:ins>
            <w:ins w:id="1653" w:author="bcsin@connect.hku.hk" w:date="2026-01-22T20:01:00Z">
              <w:r w:rsidR="005E73D9">
                <w:rPr>
                  <w:rFonts w:ascii="Frutiger Light" w:hAnsi="Frutiger Light" w:cs="Frutiger Light"/>
                </w:rPr>
                <w:t xml:space="preserve"> between December 2025 and January 2026</w:t>
              </w:r>
            </w:ins>
            <w:ins w:id="1654" w:author="bcsin@connect.hku.hk" w:date="2026-01-22T20:00:00Z">
              <w:r w:rsidR="005E73D9" w:rsidRPr="005E73D9">
                <w:rPr>
                  <w:rFonts w:ascii="Frutiger Light" w:hAnsi="Frutiger Light" w:cs="Frutiger Light"/>
                </w:rPr>
                <w:t>.</w:t>
              </w:r>
            </w:ins>
            <w:r w:rsidR="00F4296F" w:rsidRPr="00697433">
              <w:rPr>
                <w:rFonts w:ascii="Frutiger Light" w:hAnsi="Frutiger Light" w:cs="Frutiger Light"/>
              </w:rPr>
              <w:t xml:space="preserve"> </w:t>
            </w:r>
          </w:p>
          <w:p w14:paraId="747322E1" w14:textId="4D706809" w:rsidR="00F4296F" w:rsidRPr="00697433" w:rsidDel="005E73D9" w:rsidRDefault="00F4296F" w:rsidP="00F4296F">
            <w:pPr>
              <w:ind w:left="240" w:right="240"/>
              <w:jc w:val="both"/>
              <w:rPr>
                <w:del w:id="1655" w:author="bcsin@connect.hku.hk" w:date="2026-01-22T20:01:00Z"/>
                <w:rFonts w:ascii="Frutiger Light" w:hAnsi="Frutiger Light" w:cs="Frutiger Light"/>
              </w:rPr>
            </w:pPr>
          </w:p>
          <w:p w14:paraId="36357DC5" w14:textId="7D8C140E" w:rsidR="00F4296F" w:rsidRPr="00697433" w:rsidDel="000744BE" w:rsidRDefault="00F4296F" w:rsidP="00F4296F">
            <w:pPr>
              <w:ind w:left="240" w:right="240"/>
              <w:jc w:val="both"/>
              <w:rPr>
                <w:del w:id="1656" w:author="bcsin@connect.hku.hk" w:date="2026-01-22T19:51:00Z"/>
                <w:rFonts w:ascii="Frutiger Light" w:hAnsi="Frutiger Light" w:cs="Frutiger Light"/>
              </w:rPr>
            </w:pPr>
            <w:del w:id="1657" w:author="bcsin@connect.hku.hk" w:date="2026-01-22T19:51:00Z">
              <w:r w:rsidRPr="00697433" w:rsidDel="000744BE">
                <w:rPr>
                  <w:rFonts w:ascii="Frutiger Light" w:hAnsi="Frutiger Light" w:cs="Frutiger Light"/>
                </w:rPr>
                <w:delText>Compared with the previous round, the number of emails received in this round was significantly less than the thousands of emails we received in the previous round. ITSS1 contacted DPO to inquire about the reason in October, but no further update was received.</w:delText>
              </w:r>
            </w:del>
          </w:p>
          <w:p w14:paraId="1388FEBA" w14:textId="5370E401" w:rsidR="00F4296F" w:rsidRPr="00697433" w:rsidDel="000744BE" w:rsidRDefault="00F4296F" w:rsidP="00F4296F">
            <w:pPr>
              <w:ind w:left="240" w:right="240"/>
              <w:jc w:val="both"/>
              <w:rPr>
                <w:del w:id="1658" w:author="bcsin@connect.hku.hk" w:date="2026-01-22T19:51:00Z"/>
                <w:rFonts w:ascii="Frutiger Light" w:hAnsi="Frutiger Light" w:cs="Frutiger Light"/>
              </w:rPr>
            </w:pPr>
          </w:p>
          <w:p w14:paraId="2847190D" w14:textId="14777E7D" w:rsidR="00F4296F" w:rsidRPr="00697433" w:rsidRDefault="00F4296F" w:rsidP="00F4296F">
            <w:pPr>
              <w:jc w:val="both"/>
              <w:rPr>
                <w:rFonts w:ascii="Frutiger Light" w:hAnsi="Frutiger Light" w:cs="Frutiger Light"/>
              </w:rPr>
            </w:pPr>
            <w:del w:id="1659" w:author="bcsin@connect.hku.hk" w:date="2026-01-22T19:53:00Z">
              <w:r w:rsidRPr="00697433" w:rsidDel="000744BE">
                <w:rPr>
                  <w:rFonts w:ascii="Frutiger Light" w:eastAsia="Frutiger Light" w:hAnsi="Frutiger Light" w:cs="Frutiger Light"/>
                </w:rPr>
                <w:delText xml:space="preserve">To further upkeep staff awareness, ITSS1 </w:delText>
              </w:r>
              <w:r w:rsidRPr="00697433" w:rsidDel="000744BE">
                <w:rPr>
                  <w:rFonts w:ascii="Frutiger Light" w:hAnsi="Frutiger Light" w:cs="Frutiger Light"/>
                </w:rPr>
                <w:delText xml:space="preserve">would conduct </w:delText>
              </w:r>
              <w:r w:rsidRPr="00697433" w:rsidDel="000744BE">
                <w:rPr>
                  <w:rFonts w:ascii="Frutiger Light" w:eastAsia="Frutiger Light" w:hAnsi="Frutiger Light" w:cs="Frutiger Light"/>
                </w:rPr>
                <w:delText xml:space="preserve">another round of </w:delText>
              </w:r>
              <w:r w:rsidRPr="00697433" w:rsidDel="000744BE">
                <w:rPr>
                  <w:rFonts w:ascii="Frutiger Light" w:hAnsi="Frutiger Light" w:cs="Frutiger Light"/>
                </w:rPr>
                <w:delText xml:space="preserve">internal </w:delText>
              </w:r>
              <w:r w:rsidRPr="00697433" w:rsidDel="000744BE">
                <w:rPr>
                  <w:rFonts w:ascii="Frutiger Light" w:eastAsia="Frutiger Light" w:hAnsi="Frutiger Light" w:cs="Frutiger Light"/>
                </w:rPr>
                <w:delText xml:space="preserve">phishing drill campaign in </w:delText>
              </w:r>
              <w:r w:rsidRPr="00697433" w:rsidDel="000744BE">
                <w:rPr>
                  <w:rFonts w:ascii="Frutiger Light" w:hAnsi="Frutiger Light" w:cs="Frutiger Light"/>
                </w:rPr>
                <w:delText>December</w:delText>
              </w:r>
              <w:r w:rsidRPr="00697433" w:rsidDel="000744BE">
                <w:rPr>
                  <w:rFonts w:ascii="Frutiger Light" w:eastAsia="Frutiger Light" w:hAnsi="Frutiger Light" w:cs="Frutiger Light"/>
                </w:rPr>
                <w:delText>, covering 3 sets of phishing emails</w:delText>
              </w:r>
              <w:r w:rsidRPr="00697433" w:rsidDel="000744BE">
                <w:rPr>
                  <w:rFonts w:ascii="Frutiger Light" w:hAnsi="Frutiger Light" w:cs="Frutiger Light"/>
                </w:rPr>
                <w:delText xml:space="preserve"> (Clear Accumulated Leave, Water Quality Survey and Verification of Documents for Tender Evaluation). Moreover, EMSD would also join CSTCB’s Ethical Phishing Email Campaign 2025, which would be conducted from mid-December 2025 to January 2026.</w:delText>
              </w:r>
            </w:del>
          </w:p>
        </w:tc>
        <w:tc>
          <w:tcPr>
            <w:tcW w:w="1213" w:type="dxa"/>
            <w:tcPrChange w:id="1660" w:author="bcsin@connect.hku.hk" w:date="2026-01-22T19:56:00Z">
              <w:tcPr>
                <w:tcW w:w="0" w:type="auto"/>
              </w:tcPr>
            </w:tcPrChange>
          </w:tcPr>
          <w:p w14:paraId="4A98D26D" w14:textId="3D762968"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t>SE/ITSS/1</w:t>
            </w:r>
          </w:p>
        </w:tc>
      </w:tr>
      <w:tr w:rsidR="00F4296F" w:rsidRPr="00697433" w14:paraId="582D9EDA" w14:textId="77777777" w:rsidTr="2C2174BB">
        <w:trPr>
          <w:trPrChange w:id="1661" w:author="bcsin@connect.hku.hk" w:date="2026-01-22T19:56:00Z">
            <w:trPr>
              <w:gridBefore w:val="9"/>
              <w:gridAfter w:val="0"/>
            </w:trPr>
          </w:trPrChange>
        </w:trPr>
        <w:tc>
          <w:tcPr>
            <w:tcW w:w="760" w:type="dxa"/>
            <w:tcPrChange w:id="1662" w:author="bcsin@connect.hku.hk" w:date="2026-01-22T19:56:00Z">
              <w:tcPr>
                <w:tcW w:w="0" w:type="auto"/>
              </w:tcPr>
            </w:tcPrChange>
          </w:tcPr>
          <w:p w14:paraId="509E45B4" w14:textId="77777777" w:rsidR="00F4296F" w:rsidRPr="00697433" w:rsidRDefault="00F4296F" w:rsidP="00F4296F">
            <w:pPr>
              <w:pStyle w:val="ListParagraph"/>
              <w:rPr>
                <w:b w:val="0"/>
              </w:rPr>
            </w:pPr>
          </w:p>
        </w:tc>
        <w:tc>
          <w:tcPr>
            <w:tcW w:w="7564" w:type="dxa"/>
            <w:gridSpan w:val="4"/>
            <w:tcPrChange w:id="1663" w:author="bcsin@connect.hku.hk" w:date="2026-01-22T19:56:00Z">
              <w:tcPr>
                <w:tcW w:w="7564" w:type="dxa"/>
                <w:gridSpan w:val="4"/>
              </w:tcPr>
            </w:tcPrChange>
          </w:tcPr>
          <w:p w14:paraId="62E4FCA8" w14:textId="77777777" w:rsidR="00F4296F" w:rsidRPr="00697433" w:rsidRDefault="00F4296F" w:rsidP="00F4296F">
            <w:pPr>
              <w:jc w:val="both"/>
              <w:rPr>
                <w:rFonts w:ascii="Frutiger Light" w:hAnsi="Frutiger Light"/>
              </w:rPr>
            </w:pPr>
          </w:p>
        </w:tc>
        <w:tc>
          <w:tcPr>
            <w:tcW w:w="1213" w:type="dxa"/>
            <w:tcPrChange w:id="1664" w:author="bcsin@connect.hku.hk" w:date="2026-01-22T19:56:00Z">
              <w:tcPr>
                <w:tcW w:w="0" w:type="auto"/>
              </w:tcPr>
            </w:tcPrChange>
          </w:tcPr>
          <w:p w14:paraId="05BDA9F4" w14:textId="77777777" w:rsidR="00F4296F" w:rsidRPr="00697433" w:rsidRDefault="00F4296F" w:rsidP="00F4296F">
            <w:pPr>
              <w:jc w:val="center"/>
              <w:rPr>
                <w:rFonts w:ascii="Frutiger Light" w:hAnsi="Frutiger Light"/>
              </w:rPr>
            </w:pPr>
          </w:p>
        </w:tc>
      </w:tr>
      <w:tr w:rsidR="00F4296F" w:rsidRPr="00697433" w14:paraId="1CAD004A" w14:textId="77777777" w:rsidTr="2C2174BB">
        <w:trPr>
          <w:trHeight w:val="74"/>
          <w:trPrChange w:id="1665" w:author="bcsin@connect.hku.hk" w:date="2026-01-22T20:25:00Z">
            <w:trPr>
              <w:gridBefore w:val="9"/>
              <w:gridAfter w:val="0"/>
            </w:trPr>
          </w:trPrChange>
        </w:trPr>
        <w:tc>
          <w:tcPr>
            <w:tcW w:w="760" w:type="dxa"/>
            <w:tcPrChange w:id="1666" w:author="bcsin@connect.hku.hk" w:date="2026-01-22T20:25:00Z">
              <w:tcPr>
                <w:tcW w:w="0" w:type="auto"/>
              </w:tcPr>
            </w:tcPrChange>
          </w:tcPr>
          <w:p w14:paraId="56794F16" w14:textId="21F7D56B" w:rsidR="00F4296F" w:rsidRPr="00697433" w:rsidRDefault="00F4296F" w:rsidP="00F4296F">
            <w:pPr>
              <w:pStyle w:val="ListParagraph"/>
              <w:numPr>
                <w:ilvl w:val="1"/>
                <w:numId w:val="2"/>
              </w:numPr>
              <w:ind w:left="0" w:firstLine="0"/>
              <w:rPr>
                <w:b w:val="0"/>
              </w:rPr>
            </w:pPr>
          </w:p>
        </w:tc>
        <w:tc>
          <w:tcPr>
            <w:tcW w:w="7564" w:type="dxa"/>
            <w:gridSpan w:val="4"/>
            <w:tcPrChange w:id="1667" w:author="bcsin@connect.hku.hk" w:date="2026-01-22T20:25:00Z">
              <w:tcPr>
                <w:tcW w:w="7564" w:type="dxa"/>
                <w:gridSpan w:val="4"/>
              </w:tcPr>
            </w:tcPrChange>
          </w:tcPr>
          <w:p w14:paraId="43140D68" w14:textId="735330A3" w:rsidR="00F4296F" w:rsidRPr="00697433" w:rsidRDefault="00F4296F" w:rsidP="00F4296F">
            <w:pPr>
              <w:jc w:val="both"/>
              <w:rPr>
                <w:rFonts w:ascii="Frutiger Light" w:hAnsi="Frutiger Light"/>
              </w:rPr>
            </w:pPr>
            <w:r w:rsidRPr="00697433">
              <w:rPr>
                <w:rFonts w:ascii="Frutiger Light" w:hAnsi="Frutiger Light"/>
              </w:rPr>
              <w:t>The on-going IT Security System Enhancement work included:-</w:t>
            </w:r>
          </w:p>
          <w:p w14:paraId="1C582C9C" w14:textId="2B970C8F" w:rsidR="00F4296F" w:rsidRPr="00697433" w:rsidRDefault="00F4296F" w:rsidP="000711C9">
            <w:pPr>
              <w:pStyle w:val="ListParagraph"/>
              <w:numPr>
                <w:ilvl w:val="0"/>
                <w:numId w:val="4"/>
              </w:numPr>
              <w:ind w:left="484" w:hanging="484"/>
              <w:jc w:val="both"/>
              <w:pPrChange w:id="1668" w:author="Chun-kit" w:date="2026-02-06T09:35:00Z">
                <w:pPr>
                  <w:pStyle w:val="ListParagraph"/>
                  <w:numPr>
                    <w:numId w:val="4"/>
                  </w:numPr>
                  <w:ind w:left="360" w:hanging="360"/>
                  <w:jc w:val="both"/>
                </w:pPr>
              </w:pPrChange>
            </w:pPr>
            <w:r w:rsidRPr="00697433">
              <w:rPr>
                <w:b w:val="0"/>
                <w:lang w:eastAsia="zh-TW"/>
              </w:rPr>
              <w:t xml:space="preserve">Network micro-segmentation using VMware NSX-T and addition of firewalls was monitoring and analyzing network traffic of CCeP application servers, where undefined network traffic would be dropped after network traffic analysis was completed. Corresponding network rule </w:t>
            </w:r>
            <w:del w:id="1669" w:author="Mr CHAN Wing Chung, Simon 陳永聰先生" w:date="2026-01-22T14:35:00Z">
              <w:r w:rsidRPr="00697433" w:rsidDel="009B608D">
                <w:rPr>
                  <w:b w:val="0"/>
                  <w:lang w:eastAsia="zh-TW"/>
                </w:rPr>
                <w:delText>was expected to be</w:delText>
              </w:r>
            </w:del>
            <w:ins w:id="1670" w:author="Mr CHAN Wing Chung, Simon 陳永聰先生" w:date="2026-01-22T14:35:00Z">
              <w:r w:rsidR="009B608D">
                <w:rPr>
                  <w:b w:val="0"/>
                  <w:lang w:eastAsia="zh-TW"/>
                </w:rPr>
                <w:t>has been</w:t>
              </w:r>
            </w:ins>
            <w:r w:rsidRPr="00697433">
              <w:rPr>
                <w:b w:val="0"/>
                <w:lang w:eastAsia="zh-TW"/>
              </w:rPr>
              <w:t xml:space="preserve"> in effect by end of 2025.</w:t>
            </w:r>
            <w:ins w:id="1671" w:author="Mr CHAN Wing Chung, Simon 陳永聰先生" w:date="2026-01-22T14:36:00Z">
              <w:r w:rsidR="009B608D">
                <w:rPr>
                  <w:b w:val="0"/>
                  <w:lang w:eastAsia="zh-TW"/>
                </w:rPr>
                <w:t xml:space="preserve"> </w:t>
              </w:r>
              <w:r w:rsidR="009B608D" w:rsidRPr="00697433">
                <w:rPr>
                  <w:rFonts w:eastAsia="DFKai-SB" w:cs="Times New Roman"/>
                </w:rPr>
                <w:t>(Item to be deleted.)</w:t>
              </w:r>
            </w:ins>
          </w:p>
          <w:p w14:paraId="1560A3F4" w14:textId="4907EE2A" w:rsidR="00F4296F" w:rsidRPr="00697433" w:rsidRDefault="00F4296F" w:rsidP="000711C9">
            <w:pPr>
              <w:pStyle w:val="ListParagraph"/>
              <w:numPr>
                <w:ilvl w:val="0"/>
                <w:numId w:val="4"/>
              </w:numPr>
              <w:ind w:left="484" w:hanging="484"/>
              <w:jc w:val="both"/>
              <w:rPr>
                <w:b w:val="0"/>
                <w:lang w:eastAsia="zh-TW"/>
              </w:rPr>
              <w:pPrChange w:id="1672" w:author="Chun-kit" w:date="2026-02-06T09:35:00Z">
                <w:pPr>
                  <w:pStyle w:val="ListParagraph"/>
                  <w:numPr>
                    <w:numId w:val="4"/>
                  </w:numPr>
                  <w:ind w:left="360" w:hanging="360"/>
                  <w:jc w:val="both"/>
                </w:pPr>
              </w:pPrChange>
            </w:pPr>
            <w:r w:rsidRPr="00697433">
              <w:rPr>
                <w:b w:val="0"/>
                <w:lang w:eastAsia="zh-TW"/>
              </w:rPr>
              <w:t>The deployment of Cortex XDR (Extended Endpoint Detection and Response) solution was fully completed in 2025.</w:t>
            </w:r>
            <w:ins w:id="1673" w:author="bcsin@connect.hku.hk" w:date="2026-01-22T20:03:00Z">
              <w:r w:rsidR="006D39B1" w:rsidRPr="05854993">
                <w:rPr>
                  <w:b w:val="0"/>
                  <w:lang w:eastAsia="zh-TW"/>
                </w:rPr>
                <w:t xml:space="preserve"> The previously used anti-virus software </w:t>
              </w:r>
              <w:r w:rsidR="006D39B1" w:rsidRPr="006D39B1">
                <w:rPr>
                  <w:b w:val="0"/>
                  <w:lang w:eastAsia="zh-TW"/>
                </w:rPr>
                <w:t>Symantec Endpoint Protection (SEP)</w:t>
              </w:r>
              <w:r w:rsidR="006D39B1" w:rsidRPr="05854993">
                <w:rPr>
                  <w:b w:val="0"/>
                  <w:lang w:eastAsia="zh-TW"/>
                </w:rPr>
                <w:t xml:space="preserve"> has been disabled on </w:t>
              </w:r>
            </w:ins>
            <w:ins w:id="1674" w:author="bcsin@connect.hku.hk" w:date="2026-01-22T20:04:00Z">
              <w:r w:rsidR="006D39B1" w:rsidRPr="05854993">
                <w:rPr>
                  <w:b w:val="0"/>
                  <w:lang w:eastAsia="zh-TW"/>
                </w:rPr>
                <w:t xml:space="preserve">7 January 2026. All EMSD workstations not installed with new </w:t>
              </w:r>
              <w:r w:rsidR="006D39B1" w:rsidRPr="00697433">
                <w:rPr>
                  <w:b w:val="0"/>
                  <w:lang w:eastAsia="zh-TW"/>
                </w:rPr>
                <w:t>Cortex XDR</w:t>
              </w:r>
              <w:r w:rsidR="006D39B1" w:rsidRPr="05854993">
                <w:rPr>
                  <w:b w:val="0"/>
                  <w:lang w:eastAsia="zh-TW"/>
                </w:rPr>
                <w:t xml:space="preserve"> cannot connect to EMSD network now.</w:t>
              </w:r>
            </w:ins>
            <w:del w:id="1675" w:author="bcsin@connect.hku.hk" w:date="2026-01-22T20:02:00Z">
              <w:r w:rsidRPr="00697433" w:rsidDel="006D39B1">
                <w:rPr>
                  <w:b w:val="0"/>
                  <w:lang w:eastAsia="zh-TW"/>
                </w:rPr>
                <w:delText xml:space="preserve"> In order to reduce the license cost, a new mechanism has been launched after license renewal. All EMSD endpoint XDR licenses would be released after 180-day network disconnection, and the licenses would be reactivated automatically when the endpoint goes online (either Internet or EMSD network). “Host Insight” module has been deployed in all servers to enhance the traceability of potential threats. Due to the increasing needs of deploying Kubernetes (K8S) / container-based solution in EMSD (e.g. AI solutions, AttMS), the internal testing of K8S-compatible XDR agent was completed with satisfactory result.</w:delText>
              </w:r>
            </w:del>
            <w:ins w:id="1676" w:author="bcsin@connect.hku.hk" w:date="2026-01-22T20:02:00Z">
              <w:r w:rsidR="005E73D9" w:rsidRPr="05854993">
                <w:rPr>
                  <w:b w:val="0"/>
                  <w:lang w:eastAsia="zh-TW"/>
                </w:rPr>
                <w:t xml:space="preserve"> </w:t>
              </w:r>
              <w:r w:rsidR="005E73D9" w:rsidRPr="00697433">
                <w:rPr>
                  <w:rFonts w:eastAsia="DFKai-SB" w:cs="Times New Roman"/>
                </w:rPr>
                <w:t>(Item to be deleted.)</w:t>
              </w:r>
            </w:ins>
          </w:p>
          <w:p w14:paraId="68E9166B" w14:textId="384CD1D2" w:rsidR="00F4296F" w:rsidRPr="00697433" w:rsidRDefault="00064F40" w:rsidP="000711C9">
            <w:pPr>
              <w:pStyle w:val="ListParagraph"/>
              <w:numPr>
                <w:ilvl w:val="0"/>
                <w:numId w:val="4"/>
              </w:numPr>
              <w:ind w:left="484" w:hanging="484"/>
              <w:jc w:val="both"/>
              <w:rPr>
                <w:b w:val="0"/>
                <w:lang w:eastAsia="zh-TW"/>
              </w:rPr>
              <w:pPrChange w:id="1677" w:author="Chun-kit" w:date="2026-02-06T09:35:00Z">
                <w:pPr>
                  <w:pStyle w:val="ListParagraph"/>
                  <w:numPr>
                    <w:numId w:val="4"/>
                  </w:numPr>
                  <w:ind w:left="360" w:hanging="360"/>
                  <w:jc w:val="both"/>
                </w:pPr>
              </w:pPrChange>
            </w:pPr>
            <w:ins w:id="1678" w:author="bcsin@connect.hku.hk" w:date="2026-01-22T20:10:00Z">
              <w:r w:rsidRPr="00064F40">
                <w:rPr>
                  <w:b w:val="0"/>
                  <w:lang w:eastAsia="zh-TW"/>
                </w:rPr>
                <w:t xml:space="preserve">In-house enhancement of Splunk SIEM (Security Information and Event Management) solution was in progress. To enhance the threat monitoring capabilities during the 2025 LegCo election, election-related keywords were monitored for potential phishing emails/webpages. No abnormalities have been detected during the election period. Moreover, an open-source security reasoning LLM model has been used for alert analysis &amp; recommendations, and performance </w:t>
              </w:r>
              <w:proofErr w:type="spellStart"/>
              <w:r w:rsidRPr="00064F40">
                <w:rPr>
                  <w:b w:val="0"/>
                  <w:lang w:eastAsia="zh-TW"/>
                </w:rPr>
                <w:t>optimisation</w:t>
              </w:r>
              <w:proofErr w:type="spellEnd"/>
              <w:r w:rsidRPr="00064F40">
                <w:rPr>
                  <w:b w:val="0"/>
                  <w:lang w:eastAsia="zh-TW"/>
                </w:rPr>
                <w:t xml:space="preserve"> is underway. </w:t>
              </w:r>
            </w:ins>
            <w:del w:id="1679" w:author="bcsin@connect.hku.hk" w:date="2026-01-22T20:10:00Z">
              <w:r w:rsidR="00F4296F" w:rsidRPr="00697433" w:rsidDel="00064F40">
                <w:rPr>
                  <w:b w:val="0"/>
                  <w:lang w:eastAsia="zh-TW"/>
                </w:rPr>
                <w:delText>In-house enhancement of Splunk SIEM (Security Information and Event Management) solution was in progress.</w:delText>
              </w:r>
              <w:r w:rsidR="00F4296F" w:rsidRPr="00697433" w:rsidDel="00064F40">
                <w:delText xml:space="preserve"> </w:delText>
              </w:r>
            </w:del>
            <w:del w:id="1680" w:author="bcsin@connect.hku.hk" w:date="2026-01-22T20:05:00Z">
              <w:r w:rsidR="00F4296F" w:rsidRPr="00697433" w:rsidDel="006D39B1">
                <w:rPr>
                  <w:b w:val="0"/>
                  <w:lang w:eastAsia="zh-TW"/>
                </w:rPr>
                <w:delText xml:space="preserve">In October, the newly deployed </w:delText>
              </w:r>
              <w:r w:rsidR="00F4296F" w:rsidRPr="00697433" w:rsidDel="006D39B1">
                <w:rPr>
                  <w:b w:val="0"/>
                </w:rPr>
                <w:delText xml:space="preserve">webmail detection </w:delText>
              </w:r>
              <w:r w:rsidR="00F4296F" w:rsidRPr="00697433" w:rsidDel="006D39B1">
                <w:rPr>
                  <w:b w:val="0"/>
                  <w:lang w:eastAsia="zh-TW"/>
                </w:rPr>
                <w:delText xml:space="preserve">enhancement has proactively identified and blocked 5 suspicious email senders before user reports to the IT Security Team. The checking covers </w:delText>
              </w:r>
              <w:r w:rsidR="00F4296F" w:rsidRPr="00697433" w:rsidDel="006D39B1">
                <w:rPr>
                  <w:b w:val="0"/>
                </w:rPr>
                <w:delText>(1) sender source verification, (2) email subject and suspicious identification, (3) email attachment association check</w:delText>
              </w:r>
              <w:r w:rsidR="00F4296F" w:rsidRPr="00697433" w:rsidDel="006D39B1">
                <w:rPr>
                  <w:b w:val="0"/>
                  <w:lang w:eastAsia="zh-TW"/>
                </w:rPr>
                <w:delText xml:space="preserve"> and (4) newly registered email domains</w:delText>
              </w:r>
            </w:del>
            <w:del w:id="1681" w:author="bcsin@connect.hku.hk" w:date="2026-01-22T20:10:00Z">
              <w:r w:rsidR="00F4296F" w:rsidRPr="00697433" w:rsidDel="00064F40">
                <w:rPr>
                  <w:b w:val="0"/>
                  <w:lang w:eastAsia="zh-TW"/>
                </w:rPr>
                <w:delText>.</w:delText>
              </w:r>
            </w:del>
            <w:ins w:id="1682" w:author="bcsin@connect.hku.hk" w:date="2026-01-22T20:08:00Z">
              <w:r>
                <w:rPr>
                  <w:rFonts w:hint="eastAsia"/>
                  <w:b w:val="0"/>
                  <w:lang w:eastAsia="zh-TW"/>
                </w:rPr>
                <w:t xml:space="preserve"> </w:t>
              </w:r>
            </w:ins>
          </w:p>
          <w:p w14:paraId="7734AB73" w14:textId="695F6E88" w:rsidR="00F4296F" w:rsidDel="00FF3490" w:rsidRDefault="00F4296F" w:rsidP="000711C9">
            <w:pPr>
              <w:pStyle w:val="ListParagraph"/>
              <w:numPr>
                <w:ilvl w:val="0"/>
                <w:numId w:val="4"/>
              </w:numPr>
              <w:ind w:left="484" w:right="240" w:hanging="484"/>
              <w:jc w:val="both"/>
              <w:rPr>
                <w:del w:id="1683" w:author="Mr YUNG Ka Kit 翁嘉傑先生" w:date="2026-01-20T09:41:00Z"/>
                <w:b w:val="0"/>
                <w:lang w:eastAsia="zh-TW"/>
              </w:rPr>
              <w:pPrChange w:id="1684" w:author="Chun-kit" w:date="2026-02-06T09:35:00Z">
                <w:pPr>
                  <w:pStyle w:val="ListParagraph"/>
                  <w:numPr>
                    <w:numId w:val="4"/>
                  </w:numPr>
                  <w:ind w:left="600" w:right="240" w:hanging="360"/>
                  <w:jc w:val="both"/>
                </w:pPr>
              </w:pPrChange>
            </w:pPr>
            <w:r w:rsidRPr="00697433">
              <w:rPr>
                <w:b w:val="0"/>
                <w:lang w:eastAsia="zh-TW"/>
              </w:rPr>
              <w:t xml:space="preserve">ITSS1 worked with </w:t>
            </w:r>
            <w:proofErr w:type="spellStart"/>
            <w:r w:rsidRPr="00697433">
              <w:rPr>
                <w:b w:val="0"/>
                <w:lang w:eastAsia="zh-TW"/>
              </w:rPr>
              <w:t>MunSD</w:t>
            </w:r>
            <w:proofErr w:type="spellEnd"/>
            <w:r w:rsidRPr="00697433">
              <w:rPr>
                <w:b w:val="0"/>
                <w:lang w:eastAsia="zh-TW"/>
              </w:rPr>
              <w:t xml:space="preserve"> to strengthen EMSD’s IT security posture during NG15 mega event. The team has </w:t>
            </w:r>
            <w:proofErr w:type="spellStart"/>
            <w:r w:rsidRPr="00697433">
              <w:rPr>
                <w:b w:val="0"/>
                <w:lang w:eastAsia="zh-TW"/>
              </w:rPr>
              <w:t>utilised</w:t>
            </w:r>
            <w:proofErr w:type="spellEnd"/>
            <w:r w:rsidRPr="00697433">
              <w:rPr>
                <w:b w:val="0"/>
                <w:lang w:eastAsia="zh-TW"/>
              </w:rPr>
              <w:t xml:space="preserve"> network security tools (</w:t>
            </w:r>
            <w:proofErr w:type="gramStart"/>
            <w:r w:rsidRPr="00697433">
              <w:rPr>
                <w:b w:val="0"/>
                <w:lang w:eastAsia="zh-TW"/>
              </w:rPr>
              <w:t>e.g.</w:t>
            </w:r>
            <w:proofErr w:type="gramEnd"/>
            <w:r w:rsidRPr="00697433">
              <w:rPr>
                <w:b w:val="0"/>
                <w:lang w:eastAsia="zh-TW"/>
              </w:rPr>
              <w:t xml:space="preserve"> Splunk, Cortex </w:t>
            </w:r>
            <w:proofErr w:type="spellStart"/>
            <w:r w:rsidRPr="00697433">
              <w:rPr>
                <w:b w:val="0"/>
                <w:lang w:eastAsia="zh-TW"/>
              </w:rPr>
              <w:t>XPanse</w:t>
            </w:r>
            <w:proofErr w:type="spellEnd"/>
            <w:r w:rsidRPr="00697433">
              <w:rPr>
                <w:b w:val="0"/>
                <w:lang w:eastAsia="zh-TW"/>
              </w:rPr>
              <w:t xml:space="preserve"> and Tencent Cloud WAF) </w:t>
            </w:r>
            <w:ins w:id="1685" w:author="bcsin@connect.hku.hk" w:date="2026-01-22T20:11:00Z">
              <w:r w:rsidR="00064F40" w:rsidRPr="715A0998">
                <w:rPr>
                  <w:rFonts w:hint="eastAsia"/>
                </w:rPr>
                <w:t xml:space="preserve">and engaged external IT security consultant </w:t>
              </w:r>
            </w:ins>
            <w:r w:rsidRPr="00697433">
              <w:rPr>
                <w:b w:val="0"/>
                <w:lang w:eastAsia="zh-TW"/>
              </w:rPr>
              <w:t xml:space="preserve">to monitor and protect </w:t>
            </w:r>
            <w:proofErr w:type="spellStart"/>
            <w:r w:rsidRPr="00697433">
              <w:rPr>
                <w:b w:val="0"/>
                <w:lang w:eastAsia="zh-TW"/>
              </w:rPr>
              <w:t>MunSD’s</w:t>
            </w:r>
            <w:proofErr w:type="spellEnd"/>
            <w:r w:rsidRPr="00697433">
              <w:rPr>
                <w:b w:val="0"/>
                <w:lang w:eastAsia="zh-TW"/>
              </w:rPr>
              <w:t xml:space="preserve"> NG15 dashboard website.</w:t>
            </w:r>
            <w:ins w:id="1686" w:author="bcsin@connect.hku.hk" w:date="2026-01-22T20:12:00Z">
              <w:r w:rsidR="00064F40" w:rsidRPr="715A0998">
                <w:rPr>
                  <w:rFonts w:hint="eastAsia"/>
                </w:rPr>
                <w:t xml:space="preserve"> Based on the clear record</w:t>
              </w:r>
            </w:ins>
            <w:ins w:id="1687" w:author="bcsin@connect.hku.hk" w:date="2026-01-22T20:13:00Z">
              <w:r w:rsidR="001606F5" w:rsidRPr="715A0998">
                <w:rPr>
                  <w:rFonts w:hint="eastAsia"/>
                </w:rPr>
                <w:t xml:space="preserve"> during NG15, </w:t>
              </w:r>
              <w:proofErr w:type="spellStart"/>
              <w:r w:rsidR="001606F5" w:rsidRPr="715A0998">
                <w:rPr>
                  <w:rFonts w:hint="eastAsia"/>
                </w:rPr>
                <w:t>MunSD</w:t>
              </w:r>
              <w:proofErr w:type="spellEnd"/>
              <w:r w:rsidR="001606F5" w:rsidRPr="715A0998">
                <w:rPr>
                  <w:rFonts w:hint="eastAsia"/>
                </w:rPr>
                <w:t xml:space="preserve"> requested ITSS1 to continue the tool-based protection </w:t>
              </w:r>
            </w:ins>
            <w:ins w:id="1688" w:author="bcsin@connect.hku.hk" w:date="2026-01-22T20:14:00Z">
              <w:r w:rsidR="001606F5" w:rsidRPr="715A0998">
                <w:rPr>
                  <w:rFonts w:hint="eastAsia"/>
                </w:rPr>
                <w:t xml:space="preserve">for </w:t>
              </w:r>
              <w:r w:rsidR="001606F5" w:rsidRPr="001606F5">
                <w:rPr>
                  <w:b w:val="0"/>
                  <w:lang w:eastAsia="zh-TW"/>
                </w:rPr>
                <w:t>Lunar New Year flower market</w:t>
              </w:r>
            </w:ins>
            <w:del w:id="1689" w:author="bcsin@connect.hku.hk" w:date="2026-01-22T20:11:00Z">
              <w:r w:rsidRPr="00697433" w:rsidDel="00064F40">
                <w:rPr>
                  <w:b w:val="0"/>
                  <w:lang w:eastAsia="zh-TW"/>
                </w:rPr>
                <w:delText xml:space="preserve"> Moreover, external IT Security consultants has been engaged to provide 2-months 24/7 website monitoring and brand protection services, covering NG15 and EMSD websites.</w:delText>
              </w:r>
            </w:del>
            <w:r w:rsidRPr="00697433">
              <w:rPr>
                <w:b w:val="0"/>
                <w:lang w:eastAsia="zh-TW"/>
              </w:rPr>
              <w:t xml:space="preserve"> </w:t>
            </w:r>
            <w:ins w:id="1690" w:author="bcsin@connect.hku.hk" w:date="2026-01-22T20:14:00Z">
              <w:r w:rsidR="001606F5" w:rsidRPr="715A0998">
                <w:rPr>
                  <w:rFonts w:hint="eastAsia"/>
                </w:rPr>
                <w:t>dashboard from 26 January</w:t>
              </w:r>
              <w:r w:rsidR="001606F5" w:rsidRPr="001606F5">
                <w:rPr>
                  <w:b w:val="0"/>
                  <w:lang w:eastAsia="zh-TW"/>
                </w:rPr>
                <w:t xml:space="preserve"> to </w:t>
              </w:r>
              <w:r w:rsidR="001606F5" w:rsidRPr="715A0998">
                <w:rPr>
                  <w:rFonts w:hint="eastAsia"/>
                </w:rPr>
                <w:t xml:space="preserve">25 February.  </w:t>
              </w:r>
            </w:ins>
          </w:p>
          <w:p w14:paraId="76150F98" w14:textId="77777777" w:rsidR="00FF3490" w:rsidRDefault="00FF3490" w:rsidP="000711C9">
            <w:pPr>
              <w:pStyle w:val="ListParagraph"/>
              <w:numPr>
                <w:ilvl w:val="0"/>
                <w:numId w:val="4"/>
              </w:numPr>
              <w:ind w:left="484" w:hanging="484"/>
              <w:jc w:val="both"/>
              <w:rPr>
                <w:ins w:id="1691" w:author="bcsin@connect.hku.hk" w:date="2026-01-22T20:15:00Z"/>
                <w:b w:val="0"/>
                <w:lang w:eastAsia="zh-TW"/>
              </w:rPr>
              <w:pPrChange w:id="1692" w:author="Chun-kit" w:date="2026-02-06T09:35:00Z">
                <w:pPr>
                  <w:pStyle w:val="ListParagraph"/>
                  <w:numPr>
                    <w:numId w:val="4"/>
                  </w:numPr>
                  <w:ind w:left="360" w:hanging="360"/>
                  <w:jc w:val="both"/>
                </w:pPr>
              </w:pPrChange>
            </w:pPr>
          </w:p>
          <w:p w14:paraId="445CE8DA" w14:textId="2E1C3929" w:rsidR="002A4973" w:rsidRPr="00697433" w:rsidRDefault="00FF3490" w:rsidP="000711C9">
            <w:pPr>
              <w:pStyle w:val="ListParagraph"/>
              <w:numPr>
                <w:ilvl w:val="0"/>
                <w:numId w:val="4"/>
              </w:numPr>
              <w:ind w:left="484" w:hanging="484"/>
              <w:jc w:val="both"/>
              <w:rPr>
                <w:ins w:id="1693" w:author="Mr YUNG Ka Kit 翁嘉傑先生" w:date="2026-01-20T09:41:00Z"/>
                <w:b w:val="0"/>
                <w:lang w:eastAsia="zh-TW"/>
              </w:rPr>
              <w:pPrChange w:id="1694" w:author="Chun-kit" w:date="2026-02-06T09:35:00Z">
                <w:pPr>
                  <w:pStyle w:val="ListParagraph"/>
                  <w:numPr>
                    <w:numId w:val="4"/>
                  </w:numPr>
                  <w:ind w:left="360" w:hanging="360"/>
                  <w:jc w:val="both"/>
                </w:pPr>
              </w:pPrChange>
            </w:pPr>
            <w:ins w:id="1695" w:author="bcsin@connect.hku.hk" w:date="2026-01-22T20:17:00Z">
              <w:r w:rsidRPr="05854993">
                <w:rPr>
                  <w:b w:val="0"/>
                  <w:lang w:eastAsia="zh-TW"/>
                </w:rPr>
                <w:t xml:space="preserve">Deployment of new automated </w:t>
              </w:r>
              <w:r w:rsidRPr="00FF3490">
                <w:rPr>
                  <w:b w:val="0"/>
                  <w:lang w:eastAsia="zh-TW"/>
                </w:rPr>
                <w:t>vulnerability management solution</w:t>
              </w:r>
              <w:r w:rsidRPr="05854993">
                <w:rPr>
                  <w:b w:val="0"/>
                  <w:lang w:eastAsia="zh-TW"/>
                </w:rPr>
                <w:t xml:space="preserve"> </w:t>
              </w:r>
            </w:ins>
            <w:ins w:id="1696" w:author="bcsin@connect.hku.hk" w:date="2026-01-22T20:18:00Z">
              <w:r w:rsidRPr="05854993">
                <w:rPr>
                  <w:b w:val="0"/>
                  <w:lang w:eastAsia="zh-TW"/>
                </w:rPr>
                <w:t xml:space="preserve">for corporate IT systems </w:t>
              </w:r>
            </w:ins>
            <w:ins w:id="1697" w:author="bcsin@connect.hku.hk" w:date="2026-01-22T20:17:00Z">
              <w:r w:rsidRPr="05854993">
                <w:rPr>
                  <w:b w:val="0"/>
                  <w:lang w:eastAsia="zh-TW"/>
                </w:rPr>
                <w:t>is in pr</w:t>
              </w:r>
            </w:ins>
            <w:ins w:id="1698" w:author="bcsin@connect.hku.hk" w:date="2026-01-22T20:18:00Z">
              <w:r w:rsidRPr="05854993">
                <w:rPr>
                  <w:b w:val="0"/>
                  <w:lang w:eastAsia="zh-TW"/>
                </w:rPr>
                <w:t xml:space="preserve">ogress. </w:t>
              </w:r>
            </w:ins>
            <w:ins w:id="1699" w:author="bcsin@connect.hku.hk" w:date="2026-01-22T20:20:00Z">
              <w:r w:rsidR="00BC1A81" w:rsidRPr="00BC1A81">
                <w:rPr>
                  <w:b w:val="0"/>
                  <w:lang w:eastAsia="zh-TW"/>
                </w:rPr>
                <w:t>After installing lightweight agents on servers, it eliminates the need for requesting administrative login credentials for every scan.</w:t>
              </w:r>
              <w:r w:rsidR="00BC1A81" w:rsidRPr="00BC1A81">
                <w:rPr>
                  <w:b w:val="0"/>
                  <w:lang w:eastAsia="zh-TW"/>
                  <w:rPrChange w:id="1700" w:author="bcsin@connect.hku.hk" w:date="2026-01-22T20:21:00Z">
                    <w:rPr>
                      <w:bCs/>
                      <w:lang w:eastAsia="zh-TW"/>
                    </w:rPr>
                  </w:rPrChange>
                </w:rPr>
                <w:t xml:space="preserve"> </w:t>
              </w:r>
            </w:ins>
            <w:ins w:id="1701" w:author="bcsin@connect.hku.hk" w:date="2026-01-22T20:21:00Z">
              <w:r w:rsidR="00BC1A81" w:rsidRPr="00BC1A81">
                <w:rPr>
                  <w:b w:val="0"/>
                  <w:lang w:eastAsia="zh-TW"/>
                  <w:rPrChange w:id="1702" w:author="bcsin@connect.hku.hk" w:date="2026-01-22T20:21:00Z">
                    <w:rPr>
                      <w:bCs/>
                      <w:lang w:eastAsia="zh-TW"/>
                    </w:rPr>
                  </w:rPrChange>
                </w:rPr>
                <w:t xml:space="preserve">Also, </w:t>
              </w:r>
              <w:r w:rsidR="00BC1A81" w:rsidRPr="05854993">
                <w:rPr>
                  <w:b w:val="0"/>
                  <w:lang w:eastAsia="zh-TW"/>
                </w:rPr>
                <w:t>t</w:t>
              </w:r>
              <w:r w:rsidR="00BC1A81" w:rsidRPr="00BC1A81">
                <w:rPr>
                  <w:b w:val="0"/>
                  <w:lang w:eastAsia="zh-TW"/>
                  <w:rPrChange w:id="1703" w:author="bcsin@connect.hku.hk" w:date="2026-01-22T20:21:00Z">
                    <w:rPr>
                      <w:bCs/>
                      <w:lang w:eastAsia="zh-TW"/>
                    </w:rPr>
                  </w:rPrChange>
                </w:rPr>
                <w:t xml:space="preserve">he new approach can improve the systems from </w:t>
              </w:r>
              <w:del w:id="1704" w:author="Mr CHAN Hei Yim, Leo 陳禧棪" w:date="2026-01-27T10:56:00Z">
                <w:r w:rsidR="00BC1A81" w:rsidRPr="00BC1A81">
                  <w:rPr>
                    <w:b w:val="0"/>
                    <w:lang w:eastAsia="zh-TW"/>
                    <w:rPrChange w:id="1705" w:author="bcsin@connect.hku.hk" w:date="2026-01-22T20:21:00Z">
                      <w:rPr>
                        <w:bCs/>
                        <w:lang w:eastAsia="zh-TW"/>
                      </w:rPr>
                    </w:rPrChange>
                  </w:rPr>
                  <w:delText xml:space="preserve">from </w:delText>
                </w:r>
              </w:del>
              <w:r w:rsidR="00BC1A81" w:rsidRPr="00BC1A81">
                <w:rPr>
                  <w:b w:val="0"/>
                  <w:lang w:eastAsia="zh-TW"/>
                  <w:rPrChange w:id="1706" w:author="bcsin@connect.hku.hk" w:date="2026-01-22T20:21:00Z">
                    <w:rPr>
                      <w:bCs/>
                      <w:lang w:eastAsia="zh-TW"/>
                    </w:rPr>
                  </w:rPrChange>
                </w:rPr>
                <w:t>ad-hoc yearly vulnerability s</w:t>
              </w:r>
              <w:r w:rsidR="00BC1A81" w:rsidRPr="05854993">
                <w:rPr>
                  <w:b w:val="0"/>
                  <w:lang w:eastAsia="zh-TW"/>
                  <w:rPrChange w:id="1707" w:author="Mr CHAN Chun Ki, Anderson (ITM/ITD/2)" w:date="2026-01-29T11:10:00Z">
                    <w:rPr>
                      <w:lang w:eastAsia="zh-TW"/>
                    </w:rPr>
                  </w:rPrChange>
                </w:rPr>
                <w:t>canning to continuous vulnerability management, allowing faster risk mitigation.</w:t>
              </w:r>
              <w:r w:rsidR="00BC1A81" w:rsidRPr="05854993">
                <w:rPr>
                  <w:lang w:eastAsia="zh-TW"/>
                </w:rPr>
                <w:t xml:space="preserve"> </w:t>
              </w:r>
            </w:ins>
            <w:ins w:id="1708" w:author="bcsin@connect.hku.hk" w:date="2026-01-22T20:18:00Z">
              <w:r w:rsidRPr="05854993">
                <w:rPr>
                  <w:b w:val="0"/>
                  <w:lang w:eastAsia="zh-TW"/>
                </w:rPr>
                <w:t xml:space="preserve">The team has </w:t>
              </w:r>
              <w:r>
                <w:rPr>
                  <w:b w:val="0"/>
                  <w:lang w:eastAsia="zh-TW"/>
                </w:rPr>
                <w:t>deployed</w:t>
              </w:r>
              <w:r w:rsidRPr="05854993">
                <w:rPr>
                  <w:b w:val="0"/>
                  <w:lang w:eastAsia="zh-TW"/>
                </w:rPr>
                <w:t xml:space="preserve"> the agents onto </w:t>
              </w:r>
              <w:r>
                <w:rPr>
                  <w:b w:val="0"/>
                  <w:lang w:eastAsia="zh-TW"/>
                </w:rPr>
                <w:t>multiple</w:t>
              </w:r>
              <w:r w:rsidRPr="05854993">
                <w:rPr>
                  <w:b w:val="0"/>
                  <w:lang w:eastAsia="zh-TW"/>
                </w:rPr>
                <w:t xml:space="preserve"> </w:t>
              </w:r>
              <w:r w:rsidRPr="00FF3490">
                <w:rPr>
                  <w:b w:val="0"/>
                  <w:lang w:eastAsia="zh-TW"/>
                </w:rPr>
                <w:t>UAT/testing servers and web application</w:t>
              </w:r>
              <w:r w:rsidRPr="05854993">
                <w:rPr>
                  <w:b w:val="0"/>
                  <w:lang w:eastAsia="zh-TW"/>
                </w:rPr>
                <w:t>s with s</w:t>
              </w:r>
            </w:ins>
            <w:ins w:id="1709" w:author="bcsin@connect.hku.hk" w:date="2026-01-22T20:19:00Z">
              <w:r w:rsidRPr="05854993">
                <w:rPr>
                  <w:b w:val="0"/>
                  <w:lang w:eastAsia="zh-TW"/>
                </w:rPr>
                <w:t xml:space="preserve">atisfactory </w:t>
              </w:r>
              <w:r>
                <w:rPr>
                  <w:b w:val="0"/>
                  <w:lang w:eastAsia="zh-TW"/>
                </w:rPr>
                <w:t>result</w:t>
              </w:r>
              <w:r w:rsidRPr="05854993">
                <w:rPr>
                  <w:b w:val="0"/>
                  <w:lang w:eastAsia="zh-TW"/>
                </w:rPr>
                <w:t>, and target to complete the agent installation on all corporate IT systems</w:t>
              </w:r>
              <w:r>
                <w:rPr>
                  <w:b w:val="0"/>
                  <w:lang w:eastAsia="zh-TW"/>
                </w:rPr>
                <w:t>’</w:t>
              </w:r>
              <w:r w:rsidRPr="05854993">
                <w:rPr>
                  <w:b w:val="0"/>
                  <w:lang w:eastAsia="zh-TW"/>
                </w:rPr>
                <w:t xml:space="preserve"> production servers by Q1 2026.</w:t>
              </w:r>
            </w:ins>
          </w:p>
          <w:p w14:paraId="5BABAD79" w14:textId="77777777" w:rsidR="00F4296F" w:rsidRPr="000711C9" w:rsidDel="002A4973" w:rsidRDefault="00F4296F" w:rsidP="000711C9">
            <w:pPr>
              <w:pStyle w:val="ListParagraph"/>
              <w:numPr>
                <w:ilvl w:val="0"/>
                <w:numId w:val="4"/>
              </w:numPr>
              <w:ind w:left="484" w:right="240" w:hanging="484"/>
              <w:rPr>
                <w:del w:id="1710" w:author="Mr YUNG Ka Kit 翁嘉傑先生" w:date="2026-01-20T09:41:00Z"/>
                <w:b w:val="0"/>
                <w:lang w:eastAsia="zh-TW"/>
                <w:rPrChange w:id="1711" w:author="Chun-kit" w:date="2026-02-06T09:34:00Z">
                  <w:rPr>
                    <w:del w:id="1712" w:author="Mr YUNG Ka Kit 翁嘉傑先生" w:date="2026-01-20T09:41:00Z"/>
                    <w:b w:val="0"/>
                    <w:bCs/>
                    <w:lang w:eastAsia="zh-TW"/>
                  </w:rPr>
                </w:rPrChange>
              </w:rPr>
              <w:pPrChange w:id="1713" w:author="Chun-kit" w:date="2026-02-06T09:35:00Z">
                <w:pPr>
                  <w:pStyle w:val="ListParagraph"/>
                </w:pPr>
              </w:pPrChange>
            </w:pPr>
          </w:p>
          <w:p w14:paraId="4C2F25C2" w14:textId="1F05AD7C" w:rsidR="00BA2B47" w:rsidRDefault="00F4296F" w:rsidP="000711C9">
            <w:pPr>
              <w:pStyle w:val="ListParagraph"/>
              <w:numPr>
                <w:ilvl w:val="0"/>
                <w:numId w:val="4"/>
              </w:numPr>
              <w:ind w:left="484" w:hanging="484"/>
              <w:jc w:val="both"/>
              <w:rPr>
                <w:ins w:id="1714" w:author="bcsin@connect.hku.hk" w:date="2026-01-22T20:21:00Z"/>
                <w:b w:val="0"/>
              </w:rPr>
              <w:pPrChange w:id="1715" w:author="Chun-kit" w:date="2026-02-06T09:35:00Z">
                <w:pPr>
                  <w:pStyle w:val="ListParagraph"/>
                  <w:numPr>
                    <w:numId w:val="4"/>
                  </w:numPr>
                  <w:ind w:left="360" w:hanging="360"/>
                  <w:jc w:val="both"/>
                </w:pPr>
              </w:pPrChange>
            </w:pPr>
            <w:r w:rsidRPr="000711C9">
              <w:rPr>
                <w:b w:val="0"/>
                <w:rPrChange w:id="1716" w:author="Chun-kit" w:date="2026-02-06T09:34:00Z">
                  <w:rPr>
                    <w:b w:val="0"/>
                  </w:rPr>
                </w:rPrChange>
              </w:rPr>
              <w:t>The</w:t>
            </w:r>
            <w:r w:rsidRPr="0004149A">
              <w:rPr>
                <w:b w:val="0"/>
              </w:rPr>
              <w:t xml:space="preserve"> network team </w:t>
            </w:r>
            <w:del w:id="1717" w:author="Mr YUNG Ka Kit 翁嘉傑先生" w:date="2026-01-20T09:41:00Z">
              <w:r w:rsidRPr="0004149A" w:rsidDel="002A4973">
                <w:rPr>
                  <w:b w:val="0"/>
                </w:rPr>
                <w:delText>was installing and</w:delText>
              </w:r>
            </w:del>
            <w:ins w:id="1718" w:author="Mr YUNG Ka Kit 翁嘉傑先生" w:date="2026-01-20T09:41:00Z">
              <w:r w:rsidR="002A4973">
                <w:rPr>
                  <w:b w:val="0"/>
                </w:rPr>
                <w:t>is</w:t>
              </w:r>
            </w:ins>
            <w:r w:rsidRPr="0004149A">
              <w:rPr>
                <w:b w:val="0"/>
              </w:rPr>
              <w:t xml:space="preserve"> testing a newly procured F5 load balancer that would be used in the Trust zone environment, which would further interface with the other corporate systems for secured traffic management and SSL offloading services. Addit</w:t>
            </w:r>
            <w:r w:rsidRPr="00956F63">
              <w:rPr>
                <w:b w:val="0"/>
              </w:rPr>
              <w:t xml:space="preserve">ionally, the network team acquired </w:t>
            </w:r>
            <w:ins w:id="1719" w:author="Mr YUNG Ka Kit 翁嘉傑先生" w:date="2026-01-20T09:42:00Z">
              <w:r w:rsidR="002A4973">
                <w:rPr>
                  <w:b w:val="0"/>
                </w:rPr>
                <w:t xml:space="preserve">a </w:t>
              </w:r>
            </w:ins>
            <w:del w:id="1720" w:author="Mr YUNG Ka Kit 翁嘉傑先生" w:date="2026-01-20T09:40:00Z">
              <w:r w:rsidRPr="00956F63" w:rsidDel="002A4973">
                <w:rPr>
                  <w:b w:val="0"/>
                </w:rPr>
                <w:delText xml:space="preserve">WAF </w:delText>
              </w:r>
            </w:del>
            <w:ins w:id="1721" w:author="Mr YUNG Ka Kit 翁嘉傑先生" w:date="2026-01-20T09:40:00Z">
              <w:r w:rsidR="002A4973">
                <w:rPr>
                  <w:b w:val="0"/>
                </w:rPr>
                <w:t xml:space="preserve">Web Application Firewall </w:t>
              </w:r>
            </w:ins>
            <w:r w:rsidRPr="00956F63">
              <w:rPr>
                <w:b w:val="0"/>
              </w:rPr>
              <w:t>policy tuning service</w:t>
            </w:r>
            <w:ins w:id="1722" w:author="Mr YUNG Ka Kit 翁嘉傑先生" w:date="2026-01-20T09:42:00Z">
              <w:r w:rsidR="002A4973">
                <w:rPr>
                  <w:b w:val="0"/>
                </w:rPr>
                <w:t xml:space="preserve"> for around 200 Internet-facing corporate domains</w:t>
              </w:r>
            </w:ins>
            <w:del w:id="1723" w:author="Mr YUNG Ka Kit 翁嘉傑先生" w:date="2026-01-20T09:42:00Z">
              <w:r w:rsidRPr="00956F63" w:rsidDel="002A4973">
                <w:rPr>
                  <w:b w:val="0"/>
                </w:rPr>
                <w:delText>s</w:delText>
              </w:r>
            </w:del>
            <w:r w:rsidRPr="00956F63">
              <w:rPr>
                <w:b w:val="0"/>
              </w:rPr>
              <w:t xml:space="preserve">, which would be implemented in Q1 2026. </w:t>
            </w:r>
            <w:ins w:id="1724" w:author="Mr YUNG Ka Kit 翁嘉傑先生" w:date="2026-01-20T09:43:00Z">
              <w:r w:rsidR="002A4973" w:rsidRPr="002A4973">
                <w:rPr>
                  <w:b w:val="0"/>
                </w:rPr>
                <w:t xml:space="preserve">The WAF policy tuning services will provide </w:t>
              </w:r>
              <w:proofErr w:type="spellStart"/>
              <w:r w:rsidR="002A4973" w:rsidRPr="002A4973">
                <w:rPr>
                  <w:b w:val="0"/>
                </w:rPr>
                <w:t>customised</w:t>
              </w:r>
              <w:proofErr w:type="spellEnd"/>
              <w:r w:rsidR="002A4973" w:rsidRPr="002A4973">
                <w:rPr>
                  <w:b w:val="0"/>
                </w:rPr>
                <w:t xml:space="preserve"> WAF protection, initially covering the UAT server and then production servers. </w:t>
              </w:r>
              <w:r w:rsidR="002A4973">
                <w:rPr>
                  <w:b w:val="0"/>
                </w:rPr>
                <w:t xml:space="preserve"> </w:t>
              </w:r>
            </w:ins>
          </w:p>
          <w:p w14:paraId="0AECD9D2" w14:textId="2139FCFE" w:rsidR="00BC1A81" w:rsidRPr="00F05228" w:rsidRDefault="005E47D9" w:rsidP="000711C9">
            <w:pPr>
              <w:pStyle w:val="ListParagraph"/>
              <w:numPr>
                <w:ilvl w:val="0"/>
                <w:numId w:val="4"/>
              </w:numPr>
              <w:ind w:left="484" w:hanging="484"/>
              <w:jc w:val="both"/>
              <w:rPr>
                <w:b w:val="0"/>
              </w:rPr>
              <w:pPrChange w:id="1725" w:author="Chun-kit" w:date="2026-02-06T09:35:00Z">
                <w:pPr>
                  <w:pStyle w:val="ListParagraph"/>
                  <w:jc w:val="both"/>
                </w:pPr>
              </w:pPrChange>
            </w:pPr>
            <w:ins w:id="1726" w:author="bcsin@connect.hku.hk" w:date="2026-01-22T20:23:00Z">
              <w:r w:rsidRPr="05854993">
                <w:rPr>
                  <w:b w:val="0"/>
                </w:rPr>
                <w:t>The</w:t>
              </w:r>
              <w:r w:rsidRPr="05854993">
                <w:rPr>
                  <w:b w:val="0"/>
                  <w:lang w:eastAsia="zh-TW"/>
                </w:rPr>
                <w:t xml:space="preserve"> list of </w:t>
              </w:r>
            </w:ins>
            <w:ins w:id="1727" w:author="bcsin@connect.hku.hk" w:date="2026-01-22T20:30:00Z">
              <w:r w:rsidR="00C25F35" w:rsidRPr="05854993">
                <w:rPr>
                  <w:b w:val="0"/>
                  <w:lang w:eastAsia="zh-TW"/>
                </w:rPr>
                <w:t xml:space="preserve">DTD </w:t>
              </w:r>
            </w:ins>
            <w:ins w:id="1728" w:author="bcsin@connect.hku.hk" w:date="2026-01-22T20:23:00Z">
              <w:r w:rsidRPr="05854993">
                <w:rPr>
                  <w:b w:val="0"/>
                  <w:lang w:eastAsia="zh-TW"/>
                </w:rPr>
                <w:t>internet-facing systems has been sent to all sub-division</w:t>
              </w:r>
            </w:ins>
            <w:ins w:id="1729" w:author="bcsin@connect.hku.hk" w:date="2026-01-22T20:30:00Z">
              <w:r w:rsidR="00C25F35" w:rsidRPr="05854993">
                <w:rPr>
                  <w:b w:val="0"/>
                  <w:lang w:eastAsia="zh-TW"/>
                </w:rPr>
                <w:t>s</w:t>
              </w:r>
            </w:ins>
            <w:ins w:id="1730" w:author="bcsin@connect.hku.hk" w:date="2026-01-22T20:23:00Z">
              <w:r w:rsidRPr="05854993">
                <w:rPr>
                  <w:b w:val="0"/>
                  <w:lang w:eastAsia="zh-TW"/>
                </w:rPr>
                <w:t xml:space="preserve"> for review</w:t>
              </w:r>
            </w:ins>
            <w:ins w:id="1731" w:author="bcsin@connect.hku.hk" w:date="2026-01-22T20:30:00Z">
              <w:r w:rsidR="00C25F35" w:rsidRPr="05854993">
                <w:rPr>
                  <w:b w:val="0"/>
                  <w:lang w:eastAsia="zh-TW"/>
                </w:rPr>
                <w:t xml:space="preserve">. </w:t>
              </w:r>
            </w:ins>
            <w:ins w:id="1732" w:author="bcsin@connect.hku.hk" w:date="2026-01-22T20:36:00Z">
              <w:r w:rsidR="00846862" w:rsidRPr="00846862">
                <w:rPr>
                  <w:b w:val="0"/>
                  <w:lang w:eastAsia="zh-TW"/>
                </w:rPr>
                <w:t xml:space="preserve">Out of the 173 identified systems, 119 were confirmed as essential to support critical external functions, including </w:t>
              </w:r>
              <w:r w:rsidR="00846862" w:rsidRPr="007D56A8">
                <w:rPr>
                  <w:b w:val="0"/>
                  <w:lang w:eastAsia="zh-TW"/>
                </w:rPr>
                <w:t>mobile workforce applications, public-facing services, and contractor collaboration platforms</w:t>
              </w:r>
              <w:r w:rsidR="00846862" w:rsidRPr="00846862">
                <w:rPr>
                  <w:b w:val="0"/>
                  <w:lang w:eastAsia="zh-TW"/>
                </w:rPr>
                <w:t xml:space="preserve"> (e.g., for BIM and asset submission).</w:t>
              </w:r>
              <w:r w:rsidR="00846862" w:rsidRPr="05854993">
                <w:rPr>
                  <w:b w:val="0"/>
                  <w:lang w:eastAsia="zh-TW"/>
                </w:rPr>
                <w:t xml:space="preserve"> </w:t>
              </w:r>
            </w:ins>
            <w:ins w:id="1733" w:author="bcsin@connect.hku.hk" w:date="2026-01-22T20:37:00Z">
              <w:r w:rsidR="00846862" w:rsidRPr="00846862">
                <w:rPr>
                  <w:b w:val="0"/>
                  <w:lang w:eastAsia="zh-TW"/>
                </w:rPr>
                <w:t>13 systems were identified for retirement or relocation to the internal network to reduce the external attack surface. The IT Security Team is currently consolidating the remaining returns to finalize the assessment</w:t>
              </w:r>
            </w:ins>
            <w:ins w:id="1734" w:author="bcsin@connect.hku.hk" w:date="2026-01-22T20:25:00Z">
              <w:r w:rsidRPr="05854993">
                <w:rPr>
                  <w:b w:val="0"/>
                  <w:lang w:eastAsia="zh-TW"/>
                </w:rPr>
                <w:t>.</w:t>
              </w:r>
            </w:ins>
          </w:p>
          <w:p w14:paraId="01336C59" w14:textId="77777777" w:rsidR="00BA2B47" w:rsidRPr="002A4973" w:rsidDel="008944A8" w:rsidRDefault="00BA2B47" w:rsidP="00BA2B47">
            <w:pPr>
              <w:pStyle w:val="ListParagraph"/>
              <w:ind w:left="360"/>
              <w:jc w:val="both"/>
              <w:rPr>
                <w:del w:id="1735" w:author="Chun-kit" w:date="2026-02-05T10:40:00Z"/>
                <w:b w:val="0"/>
                <w:bCs/>
                <w:color w:val="0000FF"/>
              </w:rPr>
            </w:pPr>
          </w:p>
          <w:p w14:paraId="4B7CB8A0" w14:textId="4BC48198" w:rsidR="00653882" w:rsidDel="008944A8" w:rsidRDefault="00BA2B47">
            <w:pPr>
              <w:pStyle w:val="ListParagraph"/>
              <w:jc w:val="both"/>
              <w:rPr>
                <w:del w:id="1736" w:author="Chun-kit" w:date="2026-02-05T10:40:00Z"/>
                <w:b w:val="0"/>
                <w:color w:val="0000FF"/>
              </w:rPr>
            </w:pPr>
            <w:del w:id="1737" w:author="Mr CHAN Hei Yim, Leo 陳禧棪先生" w:date="2026-01-24T00:10:00Z">
              <w:r w:rsidRPr="00697433">
                <w:rPr>
                  <w:b w:val="0"/>
                  <w:color w:val="0000FF"/>
                </w:rPr>
                <w:delText xml:space="preserve">The Chairman </w:delText>
              </w:r>
              <w:r w:rsidR="00D7142D" w:rsidRPr="00697433">
                <w:rPr>
                  <w:b w:val="0"/>
                  <w:color w:val="0000FF"/>
                </w:rPr>
                <w:delText xml:space="preserve">suggested to review </w:delText>
              </w:r>
              <w:r w:rsidRPr="00697433">
                <w:rPr>
                  <w:b w:val="0"/>
                  <w:color w:val="0000FF"/>
                </w:rPr>
                <w:delText>the necessity</w:delText>
              </w:r>
              <w:r w:rsidR="00D7142D" w:rsidRPr="00697433">
                <w:rPr>
                  <w:b w:val="0"/>
                  <w:color w:val="0000FF"/>
                </w:rPr>
                <w:delText xml:space="preserve"> </w:delText>
              </w:r>
              <w:r w:rsidRPr="00697433">
                <w:rPr>
                  <w:b w:val="0"/>
                  <w:color w:val="0000FF"/>
                </w:rPr>
                <w:delText xml:space="preserve">for </w:delText>
              </w:r>
              <w:r w:rsidR="00D76808" w:rsidRPr="00697433">
                <w:rPr>
                  <w:b w:val="0"/>
                  <w:color w:val="0000FF"/>
                </w:rPr>
                <w:delText>internet</w:delText>
              </w:r>
              <w:r w:rsidR="00D7142D" w:rsidRPr="00697433">
                <w:rPr>
                  <w:b w:val="0"/>
                  <w:color w:val="0000FF"/>
                </w:rPr>
                <w:delText xml:space="preserve"> facing </w:delText>
              </w:r>
              <w:r w:rsidR="00D7142D" w:rsidRPr="00697433">
                <w:rPr>
                  <w:b w:val="0"/>
                  <w:color w:val="0000FF"/>
                </w:rPr>
                <w:lastRenderedPageBreak/>
                <w:delText xml:space="preserve">systems. </w:delText>
              </w:r>
              <w:r w:rsidRPr="00697433">
                <w:rPr>
                  <w:b w:val="0"/>
                  <w:color w:val="0000FF"/>
                </w:rPr>
                <w:delText>SE/</w:delText>
              </w:r>
              <w:r w:rsidR="00D7142D" w:rsidRPr="00697433">
                <w:rPr>
                  <w:b w:val="0"/>
                  <w:color w:val="0000FF"/>
                </w:rPr>
                <w:delText xml:space="preserve">ITSS1 shall follow up to shocktake the list of </w:delText>
              </w:r>
              <w:r w:rsidR="00D76808" w:rsidRPr="00697433">
                <w:rPr>
                  <w:b w:val="0"/>
                  <w:color w:val="0000FF"/>
                </w:rPr>
                <w:delText>internet</w:delText>
              </w:r>
              <w:r w:rsidR="00D7142D" w:rsidRPr="00697433">
                <w:rPr>
                  <w:b w:val="0"/>
                  <w:color w:val="0000FF"/>
                </w:rPr>
                <w:delText xml:space="preserve"> facing systems</w:delText>
              </w:r>
            </w:del>
            <w:del w:id="1738" w:author="Chun-kit" w:date="2026-02-05T10:40:00Z">
              <w:r w:rsidR="00D7142D" w:rsidRPr="00697433" w:rsidDel="008944A8">
                <w:rPr>
                  <w:b w:val="0"/>
                  <w:color w:val="0000FF"/>
                </w:rPr>
                <w:delText>.</w:delText>
              </w:r>
            </w:del>
          </w:p>
          <w:p w14:paraId="06DBE041" w14:textId="3F195FCB" w:rsidR="00CB4875" w:rsidRPr="00697433" w:rsidRDefault="00CB4875">
            <w:pPr>
              <w:pStyle w:val="ListParagraph"/>
              <w:jc w:val="both"/>
              <w:rPr>
                <w:b w:val="0"/>
                <w:color w:val="0000FF"/>
              </w:rPr>
            </w:pPr>
          </w:p>
        </w:tc>
        <w:tc>
          <w:tcPr>
            <w:tcW w:w="1213" w:type="dxa"/>
            <w:tcPrChange w:id="1739" w:author="bcsin@connect.hku.hk" w:date="2026-01-22T20:25:00Z">
              <w:tcPr>
                <w:tcW w:w="0" w:type="auto"/>
              </w:tcPr>
            </w:tcPrChange>
          </w:tcPr>
          <w:p w14:paraId="3C36C83F" w14:textId="3826F583"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lastRenderedPageBreak/>
              <w:t>SE/ITSS/1</w:t>
            </w:r>
          </w:p>
        </w:tc>
      </w:tr>
      <w:tr w:rsidR="00F4296F" w:rsidRPr="00697433" w14:paraId="60D080A5" w14:textId="77777777" w:rsidTr="2C2174BB">
        <w:trPr>
          <w:trPrChange w:id="1740" w:author="bcsin@connect.hku.hk" w:date="2026-01-22T19:56:00Z">
            <w:trPr>
              <w:gridBefore w:val="9"/>
              <w:gridAfter w:val="0"/>
            </w:trPr>
          </w:trPrChange>
        </w:trPr>
        <w:tc>
          <w:tcPr>
            <w:tcW w:w="760" w:type="dxa"/>
            <w:tcPrChange w:id="1741" w:author="bcsin@connect.hku.hk" w:date="2026-01-22T19:56:00Z">
              <w:tcPr>
                <w:tcW w:w="0" w:type="auto"/>
              </w:tcPr>
            </w:tcPrChange>
          </w:tcPr>
          <w:p w14:paraId="3A18474A" w14:textId="77777777" w:rsidR="00F4296F" w:rsidRPr="00697433" w:rsidRDefault="00F4296F" w:rsidP="00F4296F">
            <w:pPr>
              <w:pStyle w:val="ListParagraph"/>
              <w:numPr>
                <w:ilvl w:val="1"/>
                <w:numId w:val="2"/>
              </w:numPr>
              <w:ind w:left="0" w:firstLine="0"/>
              <w:rPr>
                <w:rFonts w:cs="Frutiger Light"/>
              </w:rPr>
            </w:pPr>
          </w:p>
        </w:tc>
        <w:tc>
          <w:tcPr>
            <w:tcW w:w="7564" w:type="dxa"/>
            <w:gridSpan w:val="4"/>
            <w:tcPrChange w:id="1742" w:author="bcsin@connect.hku.hk" w:date="2026-01-22T19:56:00Z">
              <w:tcPr>
                <w:tcW w:w="7564" w:type="dxa"/>
                <w:gridSpan w:val="4"/>
              </w:tcPr>
            </w:tcPrChange>
          </w:tcPr>
          <w:p w14:paraId="3C881101" w14:textId="1FCD3302" w:rsidR="00F4296F" w:rsidRPr="00697433" w:rsidRDefault="00F4296F" w:rsidP="00F4296F">
            <w:pPr>
              <w:jc w:val="both"/>
              <w:rPr>
                <w:rFonts w:ascii="Frutiger Light" w:hAnsi="Frutiger Light"/>
                <w:u w:val="single"/>
              </w:rPr>
            </w:pPr>
            <w:r w:rsidRPr="00697433">
              <w:rPr>
                <w:rFonts w:ascii="Frutiger Light" w:hAnsi="Frutiger Light"/>
                <w:u w:val="single"/>
              </w:rPr>
              <w:t>Attendance Management System (</w:t>
            </w:r>
            <w:proofErr w:type="spellStart"/>
            <w:r w:rsidRPr="00697433">
              <w:rPr>
                <w:rFonts w:ascii="Frutiger Light" w:hAnsi="Frutiger Light"/>
                <w:u w:val="single"/>
              </w:rPr>
              <w:t>AttMS</w:t>
            </w:r>
            <w:proofErr w:type="spellEnd"/>
            <w:r w:rsidRPr="00697433">
              <w:rPr>
                <w:rFonts w:ascii="Frutiger Light" w:hAnsi="Frutiger Light"/>
                <w:u w:val="single"/>
              </w:rPr>
              <w:t>)</w:t>
            </w:r>
          </w:p>
          <w:p w14:paraId="39E6773F" w14:textId="01868217" w:rsidR="00F4296F" w:rsidRPr="00697433" w:rsidRDefault="00F4296F" w:rsidP="00F4296F">
            <w:pPr>
              <w:jc w:val="both"/>
              <w:rPr>
                <w:rFonts w:ascii="Frutiger Light" w:hAnsi="Frutiger Light"/>
              </w:rPr>
            </w:pPr>
            <w:r w:rsidRPr="00697433">
              <w:rPr>
                <w:rFonts w:ascii="Frutiger Light" w:hAnsi="Frutiger Light"/>
              </w:rPr>
              <w:t xml:space="preserve">Pilot </w:t>
            </w:r>
            <w:proofErr w:type="spellStart"/>
            <w:r w:rsidRPr="00697433">
              <w:rPr>
                <w:rFonts w:ascii="Frutiger Light" w:hAnsi="Frutiger Light"/>
              </w:rPr>
              <w:t>AttMS</w:t>
            </w:r>
            <w:proofErr w:type="spellEnd"/>
            <w:r w:rsidRPr="00697433">
              <w:rPr>
                <w:rFonts w:ascii="Frutiger Light" w:hAnsi="Frutiger Light"/>
              </w:rPr>
              <w:t>:</w:t>
            </w:r>
            <w:r w:rsidR="00F05228">
              <w:rPr>
                <w:rFonts w:ascii="Frutiger Light" w:hAnsi="Frutiger Light"/>
              </w:rPr>
              <w:t xml:space="preserve"> </w:t>
            </w:r>
          </w:p>
          <w:p w14:paraId="6F21C153" w14:textId="2AB65741" w:rsidR="00F4296F" w:rsidRPr="00697433" w:rsidRDefault="00F4296F" w:rsidP="00F4296F">
            <w:pPr>
              <w:pStyle w:val="ListParagraph"/>
              <w:numPr>
                <w:ilvl w:val="0"/>
                <w:numId w:val="8"/>
              </w:numPr>
              <w:jc w:val="both"/>
              <w:rPr>
                <w:b w:val="0"/>
              </w:rPr>
            </w:pPr>
            <w:r w:rsidRPr="00697433">
              <w:rPr>
                <w:b w:val="0"/>
              </w:rPr>
              <w:t xml:space="preserve">The renewal contract </w:t>
            </w:r>
            <w:r w:rsidRPr="00697433">
              <w:rPr>
                <w:rFonts w:eastAsia="DengXian"/>
                <w:b w:val="0"/>
                <w:lang w:eastAsia="zh-CN"/>
              </w:rPr>
              <w:t xml:space="preserve">for 18 pilot sites began </w:t>
            </w:r>
            <w:r w:rsidRPr="00697433">
              <w:rPr>
                <w:b w:val="0"/>
              </w:rPr>
              <w:t>on Jun 1</w:t>
            </w:r>
            <w:ins w:id="1743" w:author="Denise LAU" w:date="2026-01-26T14:37:00Z">
              <w:r w:rsidR="004A051E">
                <w:rPr>
                  <w:rFonts w:eastAsia="DengXian"/>
                  <w:b w:val="0"/>
                  <w:lang w:eastAsia="zh-CN"/>
                </w:rPr>
                <w:t xml:space="preserve">, </w:t>
              </w:r>
            </w:ins>
            <w:ins w:id="1744" w:author="Denise LAU" w:date="2026-01-26T13:31:00Z">
              <w:r w:rsidR="001D7A77">
                <w:rPr>
                  <w:rFonts w:eastAsia="DengXian"/>
                  <w:b w:val="0"/>
                  <w:lang w:eastAsia="zh-CN"/>
                </w:rPr>
                <w:t>2025</w:t>
              </w:r>
            </w:ins>
            <w:r w:rsidRPr="00697433">
              <w:rPr>
                <w:b w:val="0"/>
              </w:rPr>
              <w:t>. It had a half-year cost of $180k</w:t>
            </w:r>
            <w:ins w:id="1745" w:author="Denise LAU" w:date="2026-01-26T13:32:00Z">
              <w:r w:rsidR="001D7A77">
                <w:rPr>
                  <w:rFonts w:eastAsia="DengXian"/>
                  <w:b w:val="0"/>
                  <w:lang w:eastAsia="zh-CN"/>
                </w:rPr>
                <w:t>. The</w:t>
              </w:r>
            </w:ins>
            <w:del w:id="1746" w:author="Denise LAU" w:date="2026-01-26T13:32:00Z">
              <w:r w:rsidRPr="00697433">
                <w:rPr>
                  <w:b w:val="0"/>
                </w:rPr>
                <w:delText xml:space="preserve"> with an</w:delText>
              </w:r>
            </w:del>
            <w:r w:rsidRPr="00697433">
              <w:rPr>
                <w:b w:val="0"/>
              </w:rPr>
              <w:t xml:space="preserve"> option to extend for another half-year at $50k</w:t>
            </w:r>
            <w:ins w:id="1747" w:author="Denise LAU" w:date="2026-01-26T13:32:00Z">
              <w:r w:rsidR="001D7A77">
                <w:rPr>
                  <w:rFonts w:eastAsia="DengXian"/>
                  <w:b w:val="0"/>
                  <w:lang w:eastAsia="zh-CN"/>
                </w:rPr>
                <w:t xml:space="preserve"> will not be required</w:t>
              </w:r>
            </w:ins>
            <w:r w:rsidRPr="00697433">
              <w:rPr>
                <w:rFonts w:eastAsia="DengXian"/>
                <w:b w:val="0"/>
                <w:lang w:eastAsia="zh-CN"/>
              </w:rPr>
              <w:t xml:space="preserve">. </w:t>
            </w:r>
          </w:p>
          <w:p w14:paraId="1CF5BF36" w14:textId="772CB177" w:rsidR="00F4296F" w:rsidRPr="00697433" w:rsidRDefault="00E963BF" w:rsidP="00F4296F">
            <w:pPr>
              <w:pStyle w:val="ListParagraph"/>
              <w:numPr>
                <w:ilvl w:val="0"/>
                <w:numId w:val="8"/>
              </w:numPr>
              <w:jc w:val="both"/>
              <w:rPr>
                <w:b w:val="0"/>
              </w:rPr>
            </w:pPr>
            <w:ins w:id="1748" w:author="Denise LAU" w:date="2026-01-16T16:33:00Z">
              <w:r>
                <w:rPr>
                  <w:rFonts w:eastAsia="DengXian"/>
                  <w:b w:val="0"/>
                  <w:lang w:eastAsia="zh-CN"/>
                </w:rPr>
                <w:t>All</w:t>
              </w:r>
            </w:ins>
            <w:del w:id="1749" w:author="Denise LAU" w:date="2026-01-16T16:33:00Z">
              <w:r w:rsidR="00F4296F" w:rsidRPr="00697433" w:rsidDel="00E963BF">
                <w:rPr>
                  <w:rFonts w:eastAsia="DengXian"/>
                  <w:b w:val="0"/>
                  <w:lang w:eastAsia="zh-CN"/>
                </w:rPr>
                <w:delText>13</w:delText>
              </w:r>
            </w:del>
            <w:r w:rsidR="00F4296F" w:rsidRPr="00697433">
              <w:rPr>
                <w:rFonts w:eastAsia="DengXian"/>
                <w:b w:val="0"/>
                <w:lang w:eastAsia="zh-CN"/>
              </w:rPr>
              <w:t xml:space="preserve"> site inspections had been conducted</w:t>
            </w:r>
            <w:del w:id="1750" w:author="Denise LAU" w:date="2026-01-16T16:33:00Z">
              <w:r w:rsidR="00F4296F" w:rsidRPr="00697433" w:rsidDel="00E963BF">
                <w:rPr>
                  <w:rFonts w:eastAsia="DengXian"/>
                  <w:b w:val="0"/>
                  <w:lang w:eastAsia="zh-CN"/>
                </w:rPr>
                <w:delText>, with the rest schedul</w:delText>
              </w:r>
            </w:del>
            <w:del w:id="1751" w:author="Denise LAU" w:date="2026-01-16T16:34:00Z">
              <w:r w:rsidR="00F4296F" w:rsidRPr="00697433" w:rsidDel="00E963BF">
                <w:rPr>
                  <w:rFonts w:eastAsia="DengXian"/>
                  <w:b w:val="0"/>
                  <w:lang w:eastAsia="zh-CN"/>
                </w:rPr>
                <w:delText>ed for Dec</w:delText>
              </w:r>
              <w:r w:rsidR="00F4296F" w:rsidRPr="5FA771BC" w:rsidDel="00E963BF">
                <w:rPr>
                  <w:rFonts w:eastAsiaTheme="minorEastAsia"/>
                  <w:b w:val="0"/>
                  <w:lang w:eastAsia="zh-TW"/>
                </w:rPr>
                <w:delText>ember</w:delText>
              </w:r>
            </w:del>
            <w:r w:rsidR="00F4296F" w:rsidRPr="05854993">
              <w:rPr>
                <w:rFonts w:eastAsiaTheme="minorEastAsia"/>
                <w:b w:val="0"/>
                <w:lang w:eastAsia="zh-TW"/>
              </w:rPr>
              <w:t>.</w:t>
            </w:r>
            <w:ins w:id="1752" w:author="Denise LAU" w:date="2026-01-16T16:34:00Z">
              <w:r>
                <w:rPr>
                  <w:rFonts w:eastAsia="DengXian"/>
                  <w:b w:val="0"/>
                  <w:lang w:eastAsia="zh-CN"/>
                </w:rPr>
                <w:t xml:space="preserve"> </w:t>
              </w:r>
            </w:ins>
          </w:p>
          <w:p w14:paraId="3397AA51" w14:textId="48699B81" w:rsidR="00F4296F" w:rsidRPr="00697433" w:rsidRDefault="00F4296F" w:rsidP="00F4296F">
            <w:pPr>
              <w:pStyle w:val="ListParagraph"/>
              <w:numPr>
                <w:ilvl w:val="0"/>
                <w:numId w:val="8"/>
              </w:numPr>
              <w:jc w:val="both"/>
              <w:rPr>
                <w:b w:val="0"/>
              </w:rPr>
            </w:pPr>
            <w:del w:id="1753" w:author="Denise LAU" w:date="2026-01-26T14:37:00Z">
              <w:r w:rsidRPr="00697433">
                <w:rPr>
                  <w:rFonts w:eastAsia="DengXian"/>
                  <w:b w:val="0"/>
                  <w:lang w:eastAsia="zh-CN"/>
                </w:rPr>
                <w:delText xml:space="preserve">Only </w:delText>
              </w:r>
            </w:del>
            <w:ins w:id="1754" w:author="Denise LAU" w:date="2026-01-26T13:32:00Z">
              <w:r w:rsidR="001D7A77">
                <w:rPr>
                  <w:rFonts w:eastAsia="DengXian" w:hint="eastAsia"/>
                  <w:b w:val="0"/>
                  <w:lang w:eastAsia="zh-CN"/>
                </w:rPr>
                <w:t>2</w:t>
              </w:r>
            </w:ins>
            <w:del w:id="1755" w:author="Denise LAU" w:date="2026-01-26T13:32:00Z">
              <w:r w:rsidRPr="00697433">
                <w:rPr>
                  <w:rFonts w:eastAsia="DengXian"/>
                  <w:b w:val="0"/>
                  <w:lang w:eastAsia="zh-CN"/>
                </w:rPr>
                <w:delText>3</w:delText>
              </w:r>
            </w:del>
            <w:r w:rsidRPr="00697433">
              <w:rPr>
                <w:rFonts w:eastAsia="DengXian"/>
                <w:b w:val="0"/>
                <w:lang w:eastAsia="zh-CN"/>
              </w:rPr>
              <w:t xml:space="preserve"> remaining sites </w:t>
            </w:r>
            <w:del w:id="1756" w:author="Denise LAU" w:date="2026-01-26T13:33:00Z">
              <w:r w:rsidRPr="00697433">
                <w:rPr>
                  <w:rFonts w:eastAsia="DengXian"/>
                  <w:b w:val="0"/>
                  <w:lang w:eastAsia="zh-CN"/>
                </w:rPr>
                <w:delText xml:space="preserve">were still </w:delText>
              </w:r>
            </w:del>
            <w:r w:rsidRPr="00697433">
              <w:rPr>
                <w:rFonts w:eastAsia="DengXian"/>
                <w:b w:val="0"/>
                <w:lang w:eastAsia="zh-CN"/>
              </w:rPr>
              <w:t xml:space="preserve">using the Pilot </w:t>
            </w:r>
            <w:proofErr w:type="spellStart"/>
            <w:r w:rsidRPr="00697433">
              <w:rPr>
                <w:rFonts w:eastAsia="DengXian"/>
                <w:b w:val="0"/>
                <w:lang w:eastAsia="zh-CN"/>
              </w:rPr>
              <w:t>AttMS</w:t>
            </w:r>
            <w:proofErr w:type="spellEnd"/>
            <w:r w:rsidRPr="00697433">
              <w:rPr>
                <w:rFonts w:eastAsia="DengXian"/>
                <w:b w:val="0"/>
                <w:lang w:eastAsia="zh-CN"/>
              </w:rPr>
              <w:t xml:space="preserve"> </w:t>
            </w:r>
            <w:del w:id="1757" w:author="Denise LAU" w:date="2026-01-26T13:33:00Z">
              <w:r w:rsidRPr="00697433">
                <w:rPr>
                  <w:rFonts w:eastAsia="DengXian"/>
                  <w:b w:val="0"/>
                  <w:lang w:eastAsia="zh-CN"/>
                </w:rPr>
                <w:delText>actively</w:delText>
              </w:r>
            </w:del>
            <w:ins w:id="1758" w:author="Denise LAU" w:date="2026-01-26T13:33:00Z">
              <w:r w:rsidR="001D7A77">
                <w:rPr>
                  <w:rFonts w:eastAsia="DengXian" w:hint="eastAsia"/>
                  <w:b w:val="0"/>
                  <w:lang w:eastAsia="zh-CN"/>
                </w:rPr>
                <w:t>will switch to use</w:t>
              </w:r>
            </w:ins>
            <w:del w:id="1759" w:author="Denise LAU" w:date="2026-01-26T13:33:00Z">
              <w:r w:rsidRPr="00697433" w:rsidDel="001D7A77">
                <w:rPr>
                  <w:rFonts w:eastAsia="DengXian"/>
                  <w:b w:val="0"/>
                  <w:lang w:eastAsia="zh-CN"/>
                </w:rPr>
                <w:delText>.</w:delText>
              </w:r>
            </w:del>
            <w:r w:rsidRPr="00697433">
              <w:rPr>
                <w:rFonts w:eastAsia="DengXian"/>
                <w:b w:val="0"/>
                <w:lang w:eastAsia="zh-CN"/>
              </w:rPr>
              <w:t xml:space="preserve"> </w:t>
            </w:r>
            <w:ins w:id="1760" w:author="Denise LAU" w:date="2026-01-26T13:34:00Z">
              <w:r w:rsidR="001D7A77">
                <w:rPr>
                  <w:rFonts w:eastAsia="DengXian" w:hint="eastAsia"/>
                  <w:b w:val="0"/>
                  <w:lang w:eastAsia="zh-CN"/>
                </w:rPr>
                <w:t>t</w:t>
              </w:r>
            </w:ins>
            <w:del w:id="1761" w:author="Denise LAU" w:date="2026-01-26T13:33:00Z">
              <w:r w:rsidRPr="00697433">
                <w:rPr>
                  <w:rFonts w:eastAsia="DengXian"/>
                  <w:b w:val="0"/>
                  <w:lang w:eastAsia="zh-CN"/>
                </w:rPr>
                <w:delText>T</w:delText>
              </w:r>
            </w:del>
            <w:r w:rsidRPr="00697433">
              <w:rPr>
                <w:rFonts w:eastAsia="DengXian"/>
                <w:b w:val="0"/>
                <w:lang w:eastAsia="zh-CN"/>
              </w:rPr>
              <w:t xml:space="preserve">he new </w:t>
            </w:r>
            <w:proofErr w:type="spellStart"/>
            <w:r w:rsidRPr="00697433">
              <w:rPr>
                <w:rFonts w:eastAsia="DengXian"/>
                <w:b w:val="0"/>
                <w:lang w:eastAsia="zh-CN"/>
              </w:rPr>
              <w:t>AttMS</w:t>
            </w:r>
            <w:proofErr w:type="spellEnd"/>
            <w:ins w:id="1762" w:author="Denise LAU" w:date="2026-01-26T13:34:00Z">
              <w:r w:rsidRPr="00697433">
                <w:rPr>
                  <w:rFonts w:eastAsia="DengXian"/>
                  <w:b w:val="0"/>
                  <w:lang w:eastAsia="zh-CN"/>
                </w:rPr>
                <w:t xml:space="preserve"> </w:t>
              </w:r>
              <w:r w:rsidR="001D7A77">
                <w:rPr>
                  <w:rFonts w:eastAsia="DengXian" w:hint="eastAsia"/>
                  <w:b w:val="0"/>
                  <w:lang w:eastAsia="zh-CN"/>
                </w:rPr>
                <w:t>in Feb and Mar</w:t>
              </w:r>
            </w:ins>
            <w:del w:id="1763" w:author="Denise LAU" w:date="2026-01-26T13:34:00Z">
              <w:r w:rsidRPr="00697433" w:rsidDel="001D7A77">
                <w:rPr>
                  <w:rFonts w:eastAsia="DengXian"/>
                  <w:b w:val="0"/>
                  <w:lang w:eastAsia="zh-CN"/>
                </w:rPr>
                <w:delText xml:space="preserve"> </w:delText>
              </w:r>
              <w:r w:rsidRPr="00697433">
                <w:rPr>
                  <w:rFonts w:eastAsia="DengXian"/>
                  <w:b w:val="0"/>
                  <w:lang w:eastAsia="zh-CN"/>
                </w:rPr>
                <w:delText>was set to be launched for them in Q1 2026</w:delText>
              </w:r>
            </w:del>
            <w:r w:rsidRPr="00697433">
              <w:rPr>
                <w:rFonts w:eastAsia="DengXian"/>
                <w:b w:val="0"/>
                <w:lang w:eastAsia="zh-CN"/>
              </w:rPr>
              <w:t>.</w:t>
            </w:r>
          </w:p>
          <w:p w14:paraId="4C3F0987" w14:textId="44E36803" w:rsidR="00F4296F" w:rsidRPr="00697433" w:rsidRDefault="00F4296F" w:rsidP="00F4296F">
            <w:pPr>
              <w:pStyle w:val="ListParagraph"/>
              <w:numPr>
                <w:ilvl w:val="0"/>
                <w:numId w:val="8"/>
              </w:numPr>
              <w:jc w:val="both"/>
              <w:rPr>
                <w:b w:val="0"/>
              </w:rPr>
            </w:pPr>
            <w:r w:rsidRPr="00697433">
              <w:rPr>
                <w:rFonts w:eastAsia="DengXian"/>
                <w:b w:val="0"/>
                <w:lang w:eastAsia="zh-CN"/>
              </w:rPr>
              <w:t xml:space="preserve">After Q1, pilot </w:t>
            </w:r>
            <w:proofErr w:type="spellStart"/>
            <w:r w:rsidRPr="00697433">
              <w:rPr>
                <w:rFonts w:eastAsia="DengXian"/>
                <w:b w:val="0"/>
                <w:lang w:eastAsia="zh-CN"/>
              </w:rPr>
              <w:t>AttMS</w:t>
            </w:r>
            <w:proofErr w:type="spellEnd"/>
            <w:r w:rsidRPr="00697433">
              <w:rPr>
                <w:rFonts w:eastAsia="DengXian"/>
                <w:b w:val="0"/>
                <w:lang w:eastAsia="zh-CN"/>
              </w:rPr>
              <w:t xml:space="preserve"> could be retired</w:t>
            </w:r>
            <w:ins w:id="1764" w:author="Denise LAU" w:date="2026-01-26T13:35:00Z">
              <w:r w:rsidR="001D7A77">
                <w:rPr>
                  <w:rFonts w:eastAsia="DengXian" w:hint="eastAsia"/>
                  <w:b w:val="0"/>
                  <w:lang w:eastAsia="zh-CN"/>
                </w:rPr>
                <w:t xml:space="preserve"> while all the dat</w:t>
              </w:r>
            </w:ins>
            <w:ins w:id="1765" w:author="Denise LAU" w:date="2026-01-26T14:42:00Z">
              <w:r w:rsidR="00EF19AE">
                <w:rPr>
                  <w:rFonts w:eastAsia="DengXian" w:hint="eastAsia"/>
                  <w:b w:val="0"/>
                  <w:lang w:eastAsia="zh-CN"/>
                </w:rPr>
                <w:t>a</w:t>
              </w:r>
            </w:ins>
            <w:ins w:id="1766" w:author="Denise LAU" w:date="2026-01-26T13:35:00Z">
              <w:r w:rsidR="001D7A77">
                <w:rPr>
                  <w:rFonts w:eastAsia="DengXian" w:hint="eastAsia"/>
                  <w:b w:val="0"/>
                  <w:lang w:eastAsia="zh-CN"/>
                </w:rPr>
                <w:t xml:space="preserve"> </w:t>
              </w:r>
              <w:r w:rsidR="001D7A77">
                <w:rPr>
                  <w:rFonts w:eastAsia="DengXian"/>
                  <w:b w:val="0"/>
                  <w:lang w:eastAsia="zh-CN"/>
                </w:rPr>
                <w:t>will be</w:t>
              </w:r>
              <w:r w:rsidR="001D7A77">
                <w:rPr>
                  <w:rFonts w:eastAsia="DengXian" w:hint="eastAsia"/>
                  <w:b w:val="0"/>
                  <w:lang w:eastAsia="zh-CN"/>
                </w:rPr>
                <w:t xml:space="preserve"> kept for 7 years</w:t>
              </w:r>
            </w:ins>
            <w:r w:rsidRPr="00697433">
              <w:rPr>
                <w:rFonts w:eastAsia="DengXian"/>
                <w:b w:val="0"/>
                <w:lang w:eastAsia="zh-CN"/>
              </w:rPr>
              <w:t xml:space="preserve">. No extension costs </w:t>
            </w:r>
            <w:proofErr w:type="gramStart"/>
            <w:ins w:id="1767" w:author="Denise LAU" w:date="2026-01-26T13:34:00Z">
              <w:r w:rsidR="001D7A77">
                <w:rPr>
                  <w:rFonts w:eastAsia="DengXian" w:hint="eastAsia"/>
                  <w:b w:val="0"/>
                  <w:lang w:eastAsia="zh-CN"/>
                </w:rPr>
                <w:t>is</w:t>
              </w:r>
              <w:proofErr w:type="gramEnd"/>
              <w:r w:rsidR="001D7A77">
                <w:rPr>
                  <w:rFonts w:eastAsia="DengXian" w:hint="eastAsia"/>
                  <w:b w:val="0"/>
                  <w:lang w:eastAsia="zh-CN"/>
                </w:rPr>
                <w:t xml:space="preserve"> </w:t>
              </w:r>
            </w:ins>
            <w:r w:rsidRPr="00697433">
              <w:rPr>
                <w:rFonts w:eastAsia="DengXian"/>
                <w:b w:val="0"/>
                <w:lang w:eastAsia="zh-CN"/>
              </w:rPr>
              <w:t xml:space="preserve">required as </w:t>
            </w:r>
            <w:del w:id="1768" w:author="Denise LAU" w:date="2026-01-26T13:34:00Z">
              <w:r w:rsidRPr="00697433">
                <w:rPr>
                  <w:rFonts w:eastAsia="DengXian"/>
                  <w:b w:val="0"/>
                  <w:lang w:eastAsia="zh-CN"/>
                </w:rPr>
                <w:delText>ini</w:delText>
              </w:r>
            </w:del>
            <w:del w:id="1769" w:author="Denise LAU" w:date="2026-01-26T13:35:00Z">
              <w:r w:rsidRPr="00697433">
                <w:rPr>
                  <w:rFonts w:eastAsia="DengXian"/>
                  <w:b w:val="0"/>
                  <w:lang w:eastAsia="zh-CN"/>
                </w:rPr>
                <w:delText>tially verbal</w:delText>
              </w:r>
            </w:del>
            <w:r w:rsidRPr="00697433">
              <w:rPr>
                <w:rFonts w:eastAsia="DengXian"/>
                <w:b w:val="0"/>
                <w:lang w:eastAsia="zh-CN"/>
              </w:rPr>
              <w:t xml:space="preserve"> agreed with the vender. </w:t>
            </w:r>
          </w:p>
          <w:p w14:paraId="21832FB5" w14:textId="40C9FDD5" w:rsidR="00F4296F" w:rsidRPr="00697433" w:rsidRDefault="00F4296F" w:rsidP="00F4296F">
            <w:pPr>
              <w:pStyle w:val="ListParagraph"/>
              <w:ind w:left="480"/>
              <w:jc w:val="both"/>
              <w:rPr>
                <w:b w:val="0"/>
              </w:rPr>
            </w:pPr>
          </w:p>
          <w:p w14:paraId="74D49E93" w14:textId="4ADBFBAB" w:rsidR="00F4296F" w:rsidRPr="00697433" w:rsidRDefault="00F4296F" w:rsidP="00F4296F">
            <w:pPr>
              <w:jc w:val="both"/>
              <w:rPr>
                <w:rFonts w:ascii="Frutiger Light" w:hAnsi="Frutiger Light"/>
              </w:rPr>
            </w:pPr>
            <w:r w:rsidRPr="00697433">
              <w:rPr>
                <w:rFonts w:ascii="Frutiger Light" w:hAnsi="Frutiger Light"/>
              </w:rPr>
              <w:t xml:space="preserve">Full implementation of new </w:t>
            </w:r>
            <w:proofErr w:type="spellStart"/>
            <w:r w:rsidRPr="00697433">
              <w:rPr>
                <w:rFonts w:ascii="Frutiger Light" w:hAnsi="Frutiger Light"/>
              </w:rPr>
              <w:t>AttMS</w:t>
            </w:r>
            <w:proofErr w:type="spellEnd"/>
            <w:r w:rsidRPr="00697433">
              <w:rPr>
                <w:rFonts w:ascii="Frutiger Light" w:hAnsi="Frutiger Light"/>
              </w:rPr>
              <w:t>:</w:t>
            </w:r>
          </w:p>
          <w:p w14:paraId="357432FB" w14:textId="77C8070E" w:rsidR="00F4296F" w:rsidRPr="00697433" w:rsidRDefault="00F4296F" w:rsidP="00F4296F">
            <w:pPr>
              <w:pStyle w:val="ListParagraph"/>
              <w:numPr>
                <w:ilvl w:val="0"/>
                <w:numId w:val="9"/>
              </w:numPr>
              <w:jc w:val="both"/>
            </w:pPr>
            <w:r w:rsidRPr="00697433">
              <w:rPr>
                <w:rFonts w:eastAsia="DengXian"/>
                <w:b w:val="0"/>
                <w:lang w:eastAsia="zh-CN"/>
              </w:rPr>
              <w:t xml:space="preserve">As of </w:t>
            </w:r>
            <w:del w:id="1770" w:author="Denise LAU" w:date="2026-01-16T16:00:00Z">
              <w:r w:rsidRPr="00697433" w:rsidDel="00E07A34">
                <w:rPr>
                  <w:rFonts w:eastAsia="DengXian"/>
                  <w:b w:val="0"/>
                  <w:lang w:eastAsia="zh-CN"/>
                </w:rPr>
                <w:delText>2 Dec</w:delText>
              </w:r>
              <w:r w:rsidRPr="5FA771BC" w:rsidDel="00E07A34">
                <w:rPr>
                  <w:rFonts w:eastAsiaTheme="minorEastAsia"/>
                  <w:b w:val="0"/>
                  <w:lang w:eastAsia="zh-TW"/>
                </w:rPr>
                <w:delText>ember</w:delText>
              </w:r>
            </w:del>
            <w:ins w:id="1771" w:author="Denise LAU" w:date="2026-01-16T16:00:00Z">
              <w:r w:rsidR="00E07A34">
                <w:rPr>
                  <w:rFonts w:eastAsia="DengXian" w:hint="eastAsia"/>
                  <w:b w:val="0"/>
                  <w:lang w:eastAsia="zh-CN"/>
                </w:rPr>
                <w:t>16</w:t>
              </w:r>
            </w:ins>
            <w:ins w:id="1772" w:author="Denise LAU" w:date="2026-01-16T16:01:00Z">
              <w:r w:rsidR="00E07A34">
                <w:rPr>
                  <w:rFonts w:eastAsia="DengXian" w:hint="eastAsia"/>
                  <w:b w:val="0"/>
                  <w:lang w:eastAsia="zh-CN"/>
                </w:rPr>
                <w:t xml:space="preserve"> January</w:t>
              </w:r>
            </w:ins>
            <w:r w:rsidRPr="00697433">
              <w:rPr>
                <w:rFonts w:eastAsia="DengXian"/>
                <w:b w:val="0"/>
                <w:lang w:eastAsia="zh-CN"/>
              </w:rPr>
              <w:t xml:space="preserve">, </w:t>
            </w:r>
            <w:proofErr w:type="spellStart"/>
            <w:r w:rsidRPr="00697433">
              <w:rPr>
                <w:rFonts w:eastAsia="DengXian"/>
                <w:b w:val="0"/>
                <w:lang w:eastAsia="zh-CN"/>
              </w:rPr>
              <w:t>AttMS</w:t>
            </w:r>
            <w:proofErr w:type="spellEnd"/>
            <w:r w:rsidRPr="00697433">
              <w:rPr>
                <w:rFonts w:eastAsia="DengXian"/>
                <w:b w:val="0"/>
                <w:lang w:eastAsia="zh-CN"/>
              </w:rPr>
              <w:t xml:space="preserve"> had launched at </w:t>
            </w:r>
            <w:del w:id="1773" w:author="Denise LAU" w:date="2026-01-16T16:01:00Z">
              <w:r w:rsidRPr="00697433" w:rsidDel="00E07A34">
                <w:rPr>
                  <w:rFonts w:eastAsia="DengXian"/>
                  <w:b w:val="0"/>
                  <w:lang w:eastAsia="zh-CN"/>
                </w:rPr>
                <w:delText>63</w:delText>
              </w:r>
            </w:del>
            <w:ins w:id="1774" w:author="Denise LAU" w:date="2026-01-16T16:01:00Z">
              <w:r w:rsidR="00E07A34">
                <w:rPr>
                  <w:rFonts w:eastAsia="DengXian" w:hint="eastAsia"/>
                  <w:b w:val="0"/>
                  <w:lang w:eastAsia="zh-CN"/>
                </w:rPr>
                <w:t>8</w:t>
              </w:r>
            </w:ins>
            <w:ins w:id="1775" w:author="Denise LAU" w:date="2026-01-26T13:35:00Z">
              <w:r w:rsidR="001D7A77">
                <w:rPr>
                  <w:rFonts w:eastAsia="DengXian" w:hint="eastAsia"/>
                  <w:b w:val="0"/>
                  <w:lang w:eastAsia="zh-CN"/>
                </w:rPr>
                <w:t>0</w:t>
              </w:r>
            </w:ins>
            <w:r w:rsidRPr="00697433">
              <w:rPr>
                <w:rFonts w:eastAsia="DengXian"/>
                <w:b w:val="0"/>
                <w:lang w:eastAsia="zh-CN"/>
              </w:rPr>
              <w:t xml:space="preserve"> sites, covering </w:t>
            </w:r>
            <w:del w:id="1776" w:author="Denise LAU" w:date="2026-01-16T16:01:00Z">
              <w:r w:rsidRPr="00697433" w:rsidDel="00E07A34">
                <w:rPr>
                  <w:rFonts w:eastAsia="DengXian"/>
                  <w:b w:val="0"/>
                  <w:lang w:eastAsia="zh-CN"/>
                </w:rPr>
                <w:delText>approximately 880</w:delText>
              </w:r>
            </w:del>
            <w:ins w:id="1777" w:author="Denise LAU" w:date="2026-01-16T16:01:00Z">
              <w:r w:rsidR="00E07A34">
                <w:rPr>
                  <w:rFonts w:eastAsia="DengXian" w:hint="eastAsia"/>
                  <w:b w:val="0"/>
                  <w:lang w:eastAsia="zh-CN"/>
                </w:rPr>
                <w:t xml:space="preserve"> 1</w:t>
              </w:r>
            </w:ins>
            <w:ins w:id="1778" w:author="Denise LAU" w:date="2026-01-26T13:36:00Z">
              <w:r w:rsidR="001D7A77">
                <w:rPr>
                  <w:rFonts w:eastAsia="DengXian" w:hint="eastAsia"/>
                  <w:b w:val="0"/>
                  <w:lang w:eastAsia="zh-CN"/>
                </w:rPr>
                <w:t>2</w:t>
              </w:r>
            </w:ins>
            <w:ins w:id="1779" w:author="Denise LAU" w:date="2026-01-16T16:01:00Z">
              <w:r w:rsidR="00E07A34">
                <w:rPr>
                  <w:rFonts w:eastAsia="DengXian" w:hint="eastAsia"/>
                  <w:b w:val="0"/>
                  <w:lang w:eastAsia="zh-CN"/>
                </w:rPr>
                <w:t>00</w:t>
              </w:r>
            </w:ins>
            <w:r w:rsidRPr="00697433">
              <w:rPr>
                <w:rFonts w:eastAsia="DengXian"/>
                <w:b w:val="0"/>
                <w:lang w:eastAsia="zh-CN"/>
              </w:rPr>
              <w:t xml:space="preserve"> CS, NCSC, TT, PRSC and residential contract staff. </w:t>
            </w:r>
            <w:ins w:id="1780" w:author="Denise LAU" w:date="2026-01-16T16:01:00Z">
              <w:r w:rsidR="00E07A34">
                <w:rPr>
                  <w:rFonts w:eastAsia="DengXian" w:hint="eastAsia"/>
                  <w:b w:val="0"/>
                  <w:lang w:eastAsia="zh-CN"/>
                </w:rPr>
                <w:t>Increas</w:t>
              </w:r>
            </w:ins>
            <w:ins w:id="1781" w:author="Denise LAU" w:date="2026-01-16T16:02:00Z">
              <w:r w:rsidR="00E07A34">
                <w:rPr>
                  <w:rFonts w:eastAsia="DengXian" w:hint="eastAsia"/>
                  <w:b w:val="0"/>
                  <w:lang w:eastAsia="zh-CN"/>
                </w:rPr>
                <w:t xml:space="preserve">ed percentage </w:t>
              </w:r>
            </w:ins>
            <w:del w:id="1782" w:author="Denise LAU" w:date="2026-01-16T16:02:00Z">
              <w:r w:rsidRPr="00697433" w:rsidDel="00E07A34">
                <w:rPr>
                  <w:rFonts w:eastAsia="DengXian"/>
                  <w:b w:val="0"/>
                  <w:lang w:eastAsia="zh-CN"/>
                </w:rPr>
                <w:delText xml:space="preserve">About 70% </w:delText>
              </w:r>
            </w:del>
            <w:r w:rsidRPr="00697433">
              <w:rPr>
                <w:rFonts w:eastAsia="DengXian"/>
                <w:b w:val="0"/>
                <w:lang w:eastAsia="zh-CN"/>
              </w:rPr>
              <w:t>of users</w:t>
            </w:r>
            <w:ins w:id="1783" w:author="Denise LAU" w:date="2026-01-16T16:02:00Z">
              <w:r w:rsidR="00E07A34">
                <w:rPr>
                  <w:rFonts w:eastAsia="DengXian" w:hint="eastAsia"/>
                  <w:b w:val="0"/>
                  <w:lang w:eastAsia="zh-CN"/>
                </w:rPr>
                <w:t>, ~74%,</w:t>
              </w:r>
            </w:ins>
            <w:r w:rsidRPr="00697433">
              <w:rPr>
                <w:rFonts w:eastAsia="DengXian"/>
                <w:b w:val="0"/>
                <w:lang w:eastAsia="zh-CN"/>
              </w:rPr>
              <w:t xml:space="preserve"> were logging in with “</w:t>
            </w:r>
            <w:proofErr w:type="spellStart"/>
            <w:r w:rsidRPr="00697433">
              <w:rPr>
                <w:rFonts w:eastAsia="DengXian"/>
                <w:b w:val="0"/>
                <w:lang w:eastAsia="zh-CN"/>
              </w:rPr>
              <w:t>iAM</w:t>
            </w:r>
            <w:proofErr w:type="spellEnd"/>
            <w:r w:rsidRPr="00697433">
              <w:rPr>
                <w:rFonts w:eastAsia="DengXian"/>
                <w:b w:val="0"/>
                <w:lang w:eastAsia="zh-CN"/>
              </w:rPr>
              <w:t xml:space="preserve"> Smart” while 2</w:t>
            </w:r>
            <w:del w:id="1784" w:author="Denise LAU" w:date="2026-01-16T16:02:00Z">
              <w:r w:rsidRPr="00697433" w:rsidDel="00E07A34">
                <w:rPr>
                  <w:rFonts w:eastAsia="DengXian"/>
                  <w:b w:val="0"/>
                  <w:lang w:eastAsia="zh-CN"/>
                </w:rPr>
                <w:delText>8</w:delText>
              </w:r>
            </w:del>
            <w:ins w:id="1785" w:author="Denise LAU" w:date="2026-01-16T16:02:00Z">
              <w:r w:rsidR="00E07A34">
                <w:rPr>
                  <w:rFonts w:eastAsia="DengXian" w:hint="eastAsia"/>
                  <w:b w:val="0"/>
                  <w:lang w:eastAsia="zh-CN"/>
                </w:rPr>
                <w:t>4</w:t>
              </w:r>
            </w:ins>
            <w:r w:rsidRPr="00697433">
              <w:rPr>
                <w:rFonts w:eastAsia="DengXian"/>
                <w:b w:val="0"/>
                <w:lang w:eastAsia="zh-CN"/>
              </w:rPr>
              <w:t>% use their AD accounts and 2% use QR codes.</w:t>
            </w:r>
          </w:p>
          <w:p w14:paraId="0D3BCCE2" w14:textId="6575BD3B" w:rsidR="00F4296F" w:rsidRPr="00697433" w:rsidDel="00E07A34" w:rsidRDefault="00F4296F" w:rsidP="00F4296F">
            <w:pPr>
              <w:pStyle w:val="ListParagraph"/>
              <w:numPr>
                <w:ilvl w:val="0"/>
                <w:numId w:val="9"/>
              </w:numPr>
              <w:ind w:left="720" w:right="240"/>
              <w:jc w:val="both"/>
              <w:rPr>
                <w:del w:id="1786" w:author="Denise LAU" w:date="2026-01-16T16:04:00Z"/>
              </w:rPr>
            </w:pPr>
            <w:del w:id="1787" w:author="Denise LAU" w:date="2026-01-16T16:04:00Z">
              <w:r w:rsidRPr="00697433" w:rsidDel="00E07A34">
                <w:rPr>
                  <w:rFonts w:eastAsia="DengXian"/>
                  <w:b w:val="0"/>
                  <w:lang w:eastAsia="zh-CN"/>
                </w:rPr>
                <w:delText>AttMS firstly covering shift rosters was launched at 2 Pilot sites HSD1 (Queen Mary Hospital) and MunSD (Tsuen Wan Town Hall) on 1 December.</w:delText>
              </w:r>
            </w:del>
          </w:p>
          <w:p w14:paraId="7D392793" w14:textId="37809A62" w:rsidR="00F4296F" w:rsidRPr="00697433" w:rsidRDefault="00F4296F" w:rsidP="2C2174BB">
            <w:pPr>
              <w:pStyle w:val="ListParagraph"/>
              <w:numPr>
                <w:ilvl w:val="0"/>
                <w:numId w:val="9"/>
              </w:numPr>
              <w:jc w:val="both"/>
            </w:pPr>
            <w:r w:rsidRPr="00697433">
              <w:rPr>
                <w:rFonts w:eastAsia="DengXian"/>
                <w:b w:val="0"/>
                <w:lang w:eastAsia="zh-CN"/>
              </w:rPr>
              <w:t xml:space="preserve">The </w:t>
            </w:r>
            <w:del w:id="1788" w:author="Denise LAU" w:date="2026-01-16T16:04:00Z">
              <w:r w:rsidRPr="00697433" w:rsidDel="00E07A34">
                <w:rPr>
                  <w:rFonts w:eastAsia="DengXian"/>
                  <w:b w:val="0"/>
                  <w:lang w:eastAsia="zh-CN"/>
                </w:rPr>
                <w:delText xml:space="preserve">next </w:delText>
              </w:r>
            </w:del>
            <w:r w:rsidRPr="00697433">
              <w:rPr>
                <w:rFonts w:eastAsia="DengXian"/>
                <w:b w:val="0"/>
                <w:lang w:eastAsia="zh-CN"/>
              </w:rPr>
              <w:t>launch</w:t>
            </w:r>
            <w:ins w:id="1789" w:author="Denise LAU" w:date="2026-01-16T16:04:00Z">
              <w:r w:rsidR="00E07A34">
                <w:rPr>
                  <w:rFonts w:eastAsia="DengXian"/>
                  <w:b w:val="0"/>
                  <w:lang w:eastAsia="zh-CN"/>
                </w:rPr>
                <w:t>ing s</w:t>
              </w:r>
            </w:ins>
            <w:ins w:id="1790" w:author="Denise LAU" w:date="2026-01-16T16:05:00Z">
              <w:r w:rsidR="00E07A34">
                <w:rPr>
                  <w:rFonts w:eastAsia="DengXian"/>
                  <w:b w:val="0"/>
                  <w:lang w:eastAsia="zh-CN"/>
                </w:rPr>
                <w:t>chedule</w:t>
              </w:r>
            </w:ins>
            <w:r w:rsidRPr="00697433">
              <w:rPr>
                <w:rFonts w:eastAsia="DengXian"/>
                <w:b w:val="0"/>
                <w:lang w:eastAsia="zh-CN"/>
              </w:rPr>
              <w:t xml:space="preserve"> was </w:t>
            </w:r>
            <w:ins w:id="1791" w:author="Denise LAU" w:date="2026-01-16T16:05:00Z">
              <w:r w:rsidR="00E07A34">
                <w:rPr>
                  <w:rFonts w:eastAsia="DengXian"/>
                  <w:b w:val="0"/>
                  <w:lang w:eastAsia="zh-CN"/>
                </w:rPr>
                <w:t xml:space="preserve">on </w:t>
              </w:r>
            </w:ins>
            <w:r w:rsidRPr="00697433">
              <w:rPr>
                <w:rFonts w:eastAsia="DengXian"/>
                <w:b w:val="0"/>
                <w:lang w:eastAsia="zh-CN"/>
              </w:rPr>
              <w:t>schedule</w:t>
            </w:r>
            <w:del w:id="1792" w:author="Denise LAU" w:date="2026-01-16T16:05:00Z">
              <w:r w:rsidRPr="00697433" w:rsidDel="00E07A34">
                <w:rPr>
                  <w:rFonts w:eastAsia="DengXian"/>
                  <w:b w:val="0"/>
                  <w:lang w:eastAsia="zh-CN"/>
                </w:rPr>
                <w:delText>d</w:delText>
              </w:r>
            </w:del>
            <w:ins w:id="1793" w:author="Denise LAU" w:date="2026-01-16T16:05:00Z">
              <w:r w:rsidR="00E07A34">
                <w:rPr>
                  <w:rFonts w:eastAsia="DengXian"/>
                  <w:b w:val="0"/>
                  <w:lang w:eastAsia="zh-CN"/>
                </w:rPr>
                <w:t xml:space="preserve"> in good progress</w:t>
              </w:r>
            </w:ins>
            <w:r w:rsidRPr="00697433">
              <w:rPr>
                <w:rFonts w:eastAsia="DengXian"/>
                <w:b w:val="0"/>
                <w:lang w:eastAsia="zh-CN"/>
              </w:rPr>
              <w:t xml:space="preserve"> for the 1st of each month, with 88 additional sites planned for Q1 2026, including HQs, client sites and Pilot sites.</w:t>
            </w:r>
            <w:r w:rsidR="00F05228">
              <w:rPr>
                <w:rFonts w:eastAsia="DengXian"/>
                <w:b w:val="0"/>
                <w:lang w:eastAsia="zh-CN"/>
              </w:rPr>
              <w:t xml:space="preserve"> </w:t>
            </w:r>
            <w:r w:rsidRPr="00697433">
              <w:rPr>
                <w:rFonts w:eastAsia="DengXian"/>
                <w:b w:val="0"/>
                <w:lang w:eastAsia="zh-CN"/>
              </w:rPr>
              <w:t xml:space="preserve"> </w:t>
            </w:r>
          </w:p>
          <w:p w14:paraId="243B7A19" w14:textId="3E257845" w:rsidR="00F4296F" w:rsidRPr="00697433" w:rsidRDefault="00F4296F" w:rsidP="00F4296F">
            <w:pPr>
              <w:pStyle w:val="ListParagraph"/>
              <w:numPr>
                <w:ilvl w:val="0"/>
                <w:numId w:val="9"/>
              </w:numPr>
              <w:jc w:val="both"/>
              <w:rPr>
                <w:b w:val="0"/>
              </w:rPr>
            </w:pPr>
            <w:r w:rsidRPr="00697433">
              <w:rPr>
                <w:rFonts w:eastAsia="DengXian"/>
                <w:b w:val="0"/>
                <w:lang w:eastAsia="zh-CN"/>
              </w:rPr>
              <w:t xml:space="preserve">On-going system development and refinement </w:t>
            </w:r>
            <w:r w:rsidRPr="5FA771BC">
              <w:rPr>
                <w:rFonts w:eastAsiaTheme="minorEastAsia"/>
                <w:b w:val="0"/>
                <w:lang w:eastAsia="zh-TW"/>
              </w:rPr>
              <w:t>would</w:t>
            </w:r>
            <w:r w:rsidRPr="00697433">
              <w:rPr>
                <w:rFonts w:eastAsia="DengXian"/>
                <w:b w:val="0"/>
                <w:lang w:eastAsia="zh-CN"/>
              </w:rPr>
              <w:t xml:space="preserve"> be continued in parallel with full system deployment in batches at all sites of around 380 venues until Q4 2026.</w:t>
            </w:r>
          </w:p>
          <w:p w14:paraId="7A808D26" w14:textId="4E5A82B5" w:rsidR="00F4296F" w:rsidRPr="00697433" w:rsidRDefault="00F4296F">
            <w:pPr>
              <w:pStyle w:val="ListParagraph"/>
              <w:numPr>
                <w:ilvl w:val="0"/>
                <w:numId w:val="9"/>
              </w:numPr>
              <w:jc w:val="both"/>
              <w:rPr>
                <w:rFonts w:eastAsiaTheme="minorEastAsia"/>
                <w:b w:val="0"/>
                <w:lang w:eastAsia="zh-TW"/>
                <w:rPrChange w:id="1794" w:author="Ms CHAN Man Ting Ida 陳敏婷女士" w:date="2026-01-15T10:26:00Z">
                  <w:rPr/>
                </w:rPrChange>
              </w:rPr>
            </w:pPr>
            <w:del w:id="1795" w:author="Denise LAU" w:date="2026-01-16T16:06:00Z">
              <w:r w:rsidRPr="00697433" w:rsidDel="00E07A34">
                <w:rPr>
                  <w:rFonts w:eastAsia="DengXian"/>
                  <w:b w:val="0"/>
                  <w:lang w:eastAsia="zh-CN"/>
                </w:rPr>
                <w:delText>We were waiting for updates from GWIN team r</w:delText>
              </w:r>
            </w:del>
            <w:ins w:id="1796" w:author="Denise LAU" w:date="2026-01-16T16:06:00Z">
              <w:r w:rsidR="00E07A34">
                <w:rPr>
                  <w:rFonts w:eastAsia="DengXian" w:hint="eastAsia"/>
                  <w:b w:val="0"/>
                  <w:lang w:eastAsia="zh-CN"/>
                </w:rPr>
                <w:t>R</w:t>
              </w:r>
            </w:ins>
            <w:r w:rsidRPr="00697433">
              <w:rPr>
                <w:rFonts w:eastAsia="DengXian"/>
                <w:b w:val="0"/>
                <w:lang w:eastAsia="zh-CN"/>
              </w:rPr>
              <w:t xml:space="preserve">egarding the FEHD </w:t>
            </w:r>
            <w:del w:id="1797" w:author="Denise LAU" w:date="2026-01-16T16:13:00Z">
              <w:r w:rsidRPr="00697433" w:rsidDel="00D4269B">
                <w:rPr>
                  <w:rFonts w:eastAsia="DengXian"/>
                  <w:b w:val="0"/>
                  <w:lang w:eastAsia="zh-CN"/>
                </w:rPr>
                <w:delText>trial</w:delText>
              </w:r>
            </w:del>
            <w:ins w:id="1798" w:author="Denise LAU" w:date="2026-01-16T16:13:00Z">
              <w:r w:rsidR="00D4269B">
                <w:rPr>
                  <w:rFonts w:eastAsia="DengXian" w:hint="eastAsia"/>
                  <w:b w:val="0"/>
                  <w:lang w:eastAsia="zh-CN"/>
                </w:rPr>
                <w:t>interest</w:t>
              </w:r>
            </w:ins>
            <w:r w:rsidRPr="00697433">
              <w:rPr>
                <w:rFonts w:eastAsia="DengXian"/>
                <w:b w:val="0"/>
                <w:lang w:eastAsia="zh-CN"/>
              </w:rPr>
              <w:t xml:space="preserve"> to </w:t>
            </w:r>
            <w:proofErr w:type="spellStart"/>
            <w:r w:rsidRPr="00697433">
              <w:rPr>
                <w:rFonts w:eastAsia="DengXian"/>
                <w:b w:val="0"/>
                <w:lang w:eastAsia="zh-CN"/>
              </w:rPr>
              <w:t>AttMS</w:t>
            </w:r>
            <w:proofErr w:type="spellEnd"/>
            <w:ins w:id="1799" w:author="Denise LAU" w:date="2026-01-16T16:06:00Z">
              <w:r w:rsidR="00E07A34">
                <w:rPr>
                  <w:rFonts w:eastAsia="DengXian" w:hint="eastAsia"/>
                  <w:b w:val="0"/>
                  <w:lang w:eastAsia="zh-CN"/>
                </w:rPr>
                <w:t xml:space="preserve">, </w:t>
              </w:r>
            </w:ins>
            <w:ins w:id="1800" w:author="Denise LAU" w:date="2026-01-16T16:07:00Z">
              <w:r w:rsidR="00E07A34">
                <w:rPr>
                  <w:rFonts w:eastAsia="DengXian" w:hint="eastAsia"/>
                  <w:b w:val="0"/>
                  <w:lang w:eastAsia="zh-CN"/>
                </w:rPr>
                <w:t xml:space="preserve">we will </w:t>
              </w:r>
            </w:ins>
            <w:ins w:id="1801" w:author="Denise LAU" w:date="2026-01-16T16:10:00Z">
              <w:r w:rsidR="00D4269B">
                <w:rPr>
                  <w:rFonts w:eastAsia="DengXian" w:hint="eastAsia"/>
                  <w:b w:val="0"/>
                  <w:lang w:eastAsia="zh-CN"/>
                </w:rPr>
                <w:t>vi</w:t>
              </w:r>
            </w:ins>
            <w:ins w:id="1802" w:author="Denise LAU" w:date="2026-01-16T16:11:00Z">
              <w:r w:rsidR="00D4269B">
                <w:rPr>
                  <w:rFonts w:eastAsia="DengXian" w:hint="eastAsia"/>
                  <w:b w:val="0"/>
                  <w:lang w:eastAsia="zh-CN"/>
                </w:rPr>
                <w:t xml:space="preserve">sit one of their outstations </w:t>
              </w:r>
            </w:ins>
            <w:ins w:id="1803" w:author="Denise LAU" w:date="2026-01-16T16:12:00Z">
              <w:r w:rsidR="00D4269B">
                <w:rPr>
                  <w:rFonts w:eastAsia="DengXian" w:hint="eastAsia"/>
                  <w:b w:val="0"/>
                  <w:lang w:eastAsia="zh-CN"/>
                </w:rPr>
                <w:t xml:space="preserve">for </w:t>
              </w:r>
              <w:r w:rsidR="00D4269B">
                <w:rPr>
                  <w:rFonts w:eastAsia="DengXian"/>
                  <w:b w:val="0"/>
                  <w:lang w:eastAsia="zh-CN"/>
                </w:rPr>
                <w:t>installation a</w:t>
              </w:r>
              <w:r w:rsidR="00D4269B">
                <w:rPr>
                  <w:rFonts w:eastAsia="DengXian" w:hint="eastAsia"/>
                  <w:b w:val="0"/>
                  <w:lang w:eastAsia="zh-CN"/>
                </w:rPr>
                <w:t xml:space="preserve">nd </w:t>
              </w:r>
            </w:ins>
            <w:ins w:id="1804" w:author="Denise LAU" w:date="2026-01-16T16:11:00Z">
              <w:r w:rsidR="00D4269B">
                <w:rPr>
                  <w:rFonts w:eastAsia="DengXian" w:hint="eastAsia"/>
                  <w:b w:val="0"/>
                  <w:lang w:eastAsia="zh-CN"/>
                </w:rPr>
                <w:t xml:space="preserve">support </w:t>
              </w:r>
            </w:ins>
            <w:ins w:id="1805" w:author="Denise LAU" w:date="2026-01-16T16:12:00Z">
              <w:r w:rsidR="00D4269B">
                <w:rPr>
                  <w:rFonts w:eastAsia="DengXian" w:hint="eastAsia"/>
                  <w:b w:val="0"/>
                  <w:lang w:eastAsia="zh-CN"/>
                </w:rPr>
                <w:t xml:space="preserve">to </w:t>
              </w:r>
            </w:ins>
            <w:ins w:id="1806" w:author="Denise LAU" w:date="2026-01-16T16:11:00Z">
              <w:r w:rsidR="00D4269B">
                <w:rPr>
                  <w:rFonts w:eastAsia="DengXian" w:hint="eastAsia"/>
                  <w:b w:val="0"/>
                  <w:lang w:eastAsia="zh-CN"/>
                </w:rPr>
                <w:t>their</w:t>
              </w:r>
            </w:ins>
            <w:ins w:id="1807" w:author="Denise LAU" w:date="2026-01-16T16:08:00Z">
              <w:r w:rsidR="00E07A34">
                <w:rPr>
                  <w:rFonts w:eastAsia="DengXian" w:hint="eastAsia"/>
                  <w:b w:val="0"/>
                  <w:lang w:eastAsia="zh-CN"/>
                </w:rPr>
                <w:t xml:space="preserve"> front-line volunteer</w:t>
              </w:r>
            </w:ins>
            <w:ins w:id="1808" w:author="Denise LAU" w:date="2026-01-16T16:11:00Z">
              <w:r w:rsidR="00D4269B">
                <w:rPr>
                  <w:rFonts w:eastAsia="DengXian" w:hint="eastAsia"/>
                  <w:b w:val="0"/>
                  <w:lang w:eastAsia="zh-CN"/>
                </w:rPr>
                <w:t>s</w:t>
              </w:r>
            </w:ins>
            <w:ins w:id="1809" w:author="Denise LAU" w:date="2026-01-16T16:09:00Z">
              <w:r w:rsidR="00E07A34">
                <w:rPr>
                  <w:rFonts w:eastAsia="DengXian" w:hint="eastAsia"/>
                  <w:b w:val="0"/>
                  <w:lang w:eastAsia="zh-CN"/>
                </w:rPr>
                <w:t xml:space="preserve"> </w:t>
              </w:r>
            </w:ins>
            <w:ins w:id="1810" w:author="Denise LAU" w:date="2026-01-28T13:23:00Z">
              <w:r w:rsidR="007A519B">
                <w:rPr>
                  <w:rFonts w:eastAsia="DengXian" w:hint="eastAsia"/>
                  <w:b w:val="0"/>
                  <w:lang w:eastAsia="zh-CN"/>
                </w:rPr>
                <w:t xml:space="preserve">after meeting with </w:t>
              </w:r>
            </w:ins>
            <w:ins w:id="1811" w:author="Denise LAU" w:date="2026-01-28T13:24:00Z">
              <w:r w:rsidR="007A519B">
                <w:rPr>
                  <w:rFonts w:eastAsia="DengXian" w:hint="eastAsia"/>
                  <w:b w:val="0"/>
                  <w:lang w:eastAsia="zh-CN"/>
                </w:rPr>
                <w:t xml:space="preserve">the </w:t>
              </w:r>
            </w:ins>
            <w:ins w:id="1812" w:author="Denise LAU" w:date="2026-01-28T13:23:00Z">
              <w:r w:rsidR="007A519B">
                <w:rPr>
                  <w:rFonts w:eastAsia="DengXian" w:hint="eastAsia"/>
                  <w:b w:val="0"/>
                  <w:lang w:eastAsia="zh-CN"/>
                </w:rPr>
                <w:t xml:space="preserve">senior management of FEHD </w:t>
              </w:r>
            </w:ins>
            <w:ins w:id="1813" w:author="Denise LAU" w:date="2026-01-26T13:39:00Z">
              <w:r w:rsidR="001D7A77">
                <w:rPr>
                  <w:rFonts w:eastAsia="DengXian" w:hint="eastAsia"/>
                  <w:b w:val="0"/>
                  <w:lang w:eastAsia="zh-CN"/>
                </w:rPr>
                <w:t xml:space="preserve">on </w:t>
              </w:r>
            </w:ins>
            <w:ins w:id="1814" w:author="Denise LAU" w:date="2026-01-26T13:40:00Z">
              <w:r w:rsidR="001D7A77">
                <w:rPr>
                  <w:rFonts w:eastAsia="DengXian"/>
                  <w:b w:val="0"/>
                  <w:lang w:eastAsia="zh-CN"/>
                </w:rPr>
                <w:t xml:space="preserve">January </w:t>
              </w:r>
            </w:ins>
            <w:ins w:id="1815" w:author="Denise LAU" w:date="2026-01-28T13:23:00Z">
              <w:r w:rsidR="007A519B">
                <w:rPr>
                  <w:rFonts w:eastAsia="DengXian" w:hint="eastAsia"/>
                  <w:b w:val="0"/>
                  <w:lang w:eastAsia="zh-CN"/>
                </w:rPr>
                <w:t>30</w:t>
              </w:r>
            </w:ins>
            <w:r w:rsidRPr="5FA771BC">
              <w:rPr>
                <w:rFonts w:eastAsiaTheme="minorEastAsia"/>
                <w:b w:val="0"/>
                <w:lang w:eastAsia="zh-TW"/>
              </w:rPr>
              <w:t>.</w:t>
            </w:r>
          </w:p>
          <w:p w14:paraId="395B7D8E" w14:textId="52B31DDF" w:rsidR="00A7157D" w:rsidRPr="00697433" w:rsidRDefault="00F4296F" w:rsidP="001C2253">
            <w:pPr>
              <w:pStyle w:val="ListParagraph"/>
              <w:numPr>
                <w:ilvl w:val="0"/>
                <w:numId w:val="9"/>
              </w:numPr>
              <w:jc w:val="both"/>
              <w:rPr>
                <w:rFonts w:cs="Frutiger Light"/>
              </w:rPr>
            </w:pPr>
            <w:del w:id="1816" w:author="Denise LAU" w:date="2026-01-16T16:14:00Z">
              <w:r w:rsidRPr="00697433" w:rsidDel="00D4269B">
                <w:rPr>
                  <w:rFonts w:eastAsia="DengXian"/>
                  <w:b w:val="0"/>
                  <w:lang w:eastAsia="zh-CN"/>
                </w:rPr>
                <w:delText>Posting</w:delText>
              </w:r>
              <w:r w:rsidRPr="00697433" w:rsidDel="00D4269B">
                <w:rPr>
                  <w:b w:val="0"/>
                </w:rPr>
                <w:delText xml:space="preserve"> </w:delText>
              </w:r>
            </w:del>
            <w:proofErr w:type="spellStart"/>
            <w:r w:rsidRPr="00697433">
              <w:rPr>
                <w:b w:val="0"/>
              </w:rPr>
              <w:t>AttMS</w:t>
            </w:r>
            <w:proofErr w:type="spellEnd"/>
            <w:r w:rsidRPr="00697433">
              <w:rPr>
                <w:b w:val="0"/>
              </w:rPr>
              <w:t xml:space="preserve"> </w:t>
            </w:r>
            <w:r w:rsidRPr="00697433">
              <w:rPr>
                <w:rFonts w:eastAsia="DengXian"/>
                <w:b w:val="0"/>
                <w:lang w:eastAsia="zh-CN"/>
              </w:rPr>
              <w:t xml:space="preserve">info </w:t>
            </w:r>
            <w:ins w:id="1817" w:author="Denise LAU" w:date="2026-01-16T16:14:00Z">
              <w:r w:rsidR="00D4269B">
                <w:rPr>
                  <w:rFonts w:eastAsia="DengXian" w:hint="eastAsia"/>
                  <w:b w:val="0"/>
                  <w:lang w:eastAsia="zh-CN"/>
                </w:rPr>
                <w:t xml:space="preserve">has been posted </w:t>
              </w:r>
            </w:ins>
            <w:r w:rsidRPr="00697433">
              <w:rPr>
                <w:b w:val="0"/>
              </w:rPr>
              <w:t xml:space="preserve">to the </w:t>
            </w:r>
            <w:proofErr w:type="spellStart"/>
            <w:r w:rsidRPr="00697433">
              <w:rPr>
                <w:b w:val="0"/>
              </w:rPr>
              <w:t>Inno</w:t>
            </w:r>
            <w:proofErr w:type="spellEnd"/>
            <w:r w:rsidRPr="00697433">
              <w:rPr>
                <w:b w:val="0"/>
              </w:rPr>
              <w:t xml:space="preserve"> Catalogue</w:t>
            </w:r>
            <w:del w:id="1818" w:author="Denise LAU" w:date="2026-01-16T16:14:00Z">
              <w:r w:rsidRPr="00697433" w:rsidDel="00D4269B">
                <w:rPr>
                  <w:rFonts w:eastAsia="DengXian"/>
                  <w:b w:val="0"/>
                  <w:lang w:eastAsia="zh-CN"/>
                </w:rPr>
                <w:delText xml:space="preserve"> was currently</w:delText>
              </w:r>
              <w:r w:rsidRPr="00697433" w:rsidDel="00D4269B">
                <w:rPr>
                  <w:b w:val="0"/>
                </w:rPr>
                <w:delText xml:space="preserve"> in progress</w:delText>
              </w:r>
            </w:del>
            <w:r w:rsidRPr="00697433">
              <w:rPr>
                <w:b w:val="0"/>
              </w:rPr>
              <w:t>.</w:t>
            </w:r>
          </w:p>
          <w:p w14:paraId="5C03663D" w14:textId="77777777" w:rsidR="00BA2B47" w:rsidRPr="00697433" w:rsidRDefault="00BA2B47" w:rsidP="00BA2B47">
            <w:pPr>
              <w:pStyle w:val="ListParagraph"/>
              <w:ind w:left="480"/>
              <w:jc w:val="both"/>
              <w:rPr>
                <w:rFonts w:eastAsia="DengXian"/>
                <w:b w:val="0"/>
                <w:lang w:eastAsia="zh-CN"/>
              </w:rPr>
            </w:pPr>
          </w:p>
          <w:p w14:paraId="55C3379D" w14:textId="34B7BA2F" w:rsidR="00BA2B47" w:rsidRPr="00697433" w:rsidRDefault="00BA2B47" w:rsidP="002D7982">
            <w:pPr>
              <w:jc w:val="both"/>
              <w:rPr>
                <w:rFonts w:ascii="Frutiger Light" w:hAnsi="Frutiger Light" w:cs="Frutiger Light"/>
              </w:rPr>
            </w:pPr>
            <w:r w:rsidRPr="00697433">
              <w:rPr>
                <w:rFonts w:ascii="Frutiger Light" w:hAnsi="Frutiger Light" w:cs="Frutiger Light"/>
                <w:color w:val="0000FF"/>
              </w:rPr>
              <w:t xml:space="preserve">The Chairman </w:t>
            </w:r>
            <w:r w:rsidR="003D1A7C" w:rsidRPr="00697433">
              <w:rPr>
                <w:rFonts w:ascii="Frutiger Light" w:hAnsi="Frutiger Light" w:cs="Frutiger Light"/>
                <w:color w:val="0000FF"/>
              </w:rPr>
              <w:t xml:space="preserve">reminded S/Ds shall align the adoption of </w:t>
            </w:r>
            <w:proofErr w:type="spellStart"/>
            <w:r w:rsidR="003D1A7C" w:rsidRPr="00697433">
              <w:rPr>
                <w:rFonts w:ascii="Frutiger Light" w:hAnsi="Frutiger Light" w:cs="Frutiger Light"/>
                <w:color w:val="0000FF"/>
              </w:rPr>
              <w:t>AttMS</w:t>
            </w:r>
            <w:proofErr w:type="spellEnd"/>
            <w:r w:rsidR="003D1A7C" w:rsidRPr="00697433">
              <w:rPr>
                <w:rFonts w:ascii="Frutiger Light" w:hAnsi="Frutiger Light" w:cs="Frutiger Light"/>
                <w:color w:val="0000FF"/>
              </w:rPr>
              <w:t xml:space="preserve"> within </w:t>
            </w:r>
            <w:r w:rsidR="003D1A7C" w:rsidRPr="00697433">
              <w:rPr>
                <w:rFonts w:ascii="Frutiger Light" w:hAnsi="Frutiger Light" w:cs="Frutiger Light"/>
                <w:color w:val="0000FF"/>
              </w:rPr>
              <w:lastRenderedPageBreak/>
              <w:t xml:space="preserve">DTD, SE/ITSS1 shall send out the list of staff that were required to use </w:t>
            </w:r>
            <w:proofErr w:type="spellStart"/>
            <w:r w:rsidR="003D1A7C" w:rsidRPr="00697433">
              <w:rPr>
                <w:rFonts w:ascii="Frutiger Light" w:hAnsi="Frutiger Light" w:cs="Frutiger Light"/>
                <w:color w:val="0000FF"/>
              </w:rPr>
              <w:t>AttMS</w:t>
            </w:r>
            <w:proofErr w:type="spellEnd"/>
            <w:r w:rsidR="003D1A7C" w:rsidRPr="00697433">
              <w:rPr>
                <w:rFonts w:ascii="Frutiger Light" w:hAnsi="Frutiger Light" w:cs="Frutiger Light"/>
                <w:color w:val="0000FF"/>
              </w:rPr>
              <w:t>.</w:t>
            </w:r>
            <w:r w:rsidR="00DE3A48" w:rsidRPr="00697433">
              <w:rPr>
                <w:rFonts w:ascii="Frutiger Light" w:hAnsi="Frutiger Light" w:cs="Frutiger Light"/>
                <w:color w:val="0000FF"/>
              </w:rPr>
              <w:t xml:space="preserve"> Furthermor</w:t>
            </w:r>
            <w:ins w:id="1819" w:author="Mr CHAN Hei Yim, Leo 陳禧棪" w:date="2026-01-27T11:02:00Z">
              <w:r w:rsidR="007205D7">
                <w:rPr>
                  <w:rFonts w:ascii="Frutiger Light" w:hAnsi="Frutiger Light" w:cs="Frutiger Light"/>
                  <w:color w:val="0000FF"/>
                </w:rPr>
                <w:t>e</w:t>
              </w:r>
            </w:ins>
            <w:r w:rsidR="00DE3A48" w:rsidRPr="00697433">
              <w:rPr>
                <w:rFonts w:ascii="Frutiger Light" w:hAnsi="Frutiger Light" w:cs="Frutiger Light"/>
                <w:color w:val="0000FF"/>
              </w:rPr>
              <w:t xml:space="preserve">, although </w:t>
            </w:r>
            <w:proofErr w:type="spellStart"/>
            <w:r w:rsidR="00DE3A48" w:rsidRPr="00697433">
              <w:rPr>
                <w:rFonts w:ascii="Frutiger Light" w:hAnsi="Frutiger Light" w:cs="Frutiger Light"/>
                <w:color w:val="0000FF"/>
              </w:rPr>
              <w:t>AttMS</w:t>
            </w:r>
            <w:proofErr w:type="spellEnd"/>
            <w:r w:rsidR="00DE3A48" w:rsidRPr="00697433">
              <w:rPr>
                <w:rFonts w:ascii="Frutiger Light" w:hAnsi="Frutiger Light" w:cs="Frutiger Light"/>
                <w:color w:val="0000FF"/>
              </w:rPr>
              <w:t xml:space="preserve"> may not explicitly request that all T-Contract and contract staff to use the system, we should strive to adopt it as fully as possible and discontinue using physical copies.</w:t>
            </w:r>
          </w:p>
        </w:tc>
        <w:tc>
          <w:tcPr>
            <w:tcW w:w="1213" w:type="dxa"/>
            <w:tcPrChange w:id="1820" w:author="bcsin@connect.hku.hk" w:date="2026-01-22T19:56:00Z">
              <w:tcPr>
                <w:tcW w:w="0" w:type="auto"/>
              </w:tcPr>
            </w:tcPrChange>
          </w:tcPr>
          <w:p w14:paraId="48D0E618" w14:textId="2D54CD3C"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lastRenderedPageBreak/>
              <w:t>SE/ITSS/1</w:t>
            </w:r>
          </w:p>
        </w:tc>
      </w:tr>
      <w:tr w:rsidR="00F4296F" w:rsidRPr="00697433" w14:paraId="7C0B77EE" w14:textId="77777777" w:rsidTr="2C2174BB">
        <w:trPr>
          <w:trPrChange w:id="1821" w:author="bcsin@connect.hku.hk" w:date="2026-01-22T19:56:00Z">
            <w:trPr>
              <w:gridBefore w:val="9"/>
              <w:gridAfter w:val="0"/>
            </w:trPr>
          </w:trPrChange>
        </w:trPr>
        <w:tc>
          <w:tcPr>
            <w:tcW w:w="760" w:type="dxa"/>
            <w:tcPrChange w:id="1822" w:author="bcsin@connect.hku.hk" w:date="2026-01-22T19:56:00Z">
              <w:tcPr>
                <w:tcW w:w="0" w:type="auto"/>
              </w:tcPr>
            </w:tcPrChange>
          </w:tcPr>
          <w:p w14:paraId="2DFF0818" w14:textId="77777777" w:rsidR="00F4296F" w:rsidRPr="00697433" w:rsidRDefault="00F4296F" w:rsidP="00F4296F">
            <w:pPr>
              <w:pStyle w:val="ListParagraph"/>
              <w:rPr>
                <w:rFonts w:cs="Frutiger Light"/>
              </w:rPr>
            </w:pPr>
          </w:p>
        </w:tc>
        <w:tc>
          <w:tcPr>
            <w:tcW w:w="7564" w:type="dxa"/>
            <w:gridSpan w:val="4"/>
            <w:tcPrChange w:id="1823" w:author="bcsin@connect.hku.hk" w:date="2026-01-22T19:56:00Z">
              <w:tcPr>
                <w:tcW w:w="7564" w:type="dxa"/>
                <w:gridSpan w:val="4"/>
              </w:tcPr>
            </w:tcPrChange>
          </w:tcPr>
          <w:p w14:paraId="2BE639D1" w14:textId="77777777" w:rsidR="00F4296F" w:rsidRPr="00697433" w:rsidRDefault="00F4296F" w:rsidP="00F4296F">
            <w:pPr>
              <w:jc w:val="both"/>
              <w:rPr>
                <w:rFonts w:ascii="Frutiger Light" w:hAnsi="Frutiger Light"/>
              </w:rPr>
            </w:pPr>
          </w:p>
        </w:tc>
        <w:tc>
          <w:tcPr>
            <w:tcW w:w="1213" w:type="dxa"/>
            <w:tcPrChange w:id="1824" w:author="bcsin@connect.hku.hk" w:date="2026-01-22T19:56:00Z">
              <w:tcPr>
                <w:tcW w:w="0" w:type="auto"/>
              </w:tcPr>
            </w:tcPrChange>
          </w:tcPr>
          <w:p w14:paraId="3A44CA23" w14:textId="77777777" w:rsidR="00F4296F" w:rsidRPr="00697433" w:rsidRDefault="00F4296F" w:rsidP="00F4296F">
            <w:pPr>
              <w:jc w:val="center"/>
              <w:rPr>
                <w:rFonts w:ascii="Frutiger Light" w:hAnsi="Frutiger Light"/>
              </w:rPr>
            </w:pPr>
          </w:p>
        </w:tc>
      </w:tr>
      <w:tr w:rsidR="00F4296F" w:rsidRPr="00697433" w14:paraId="5B55A86B" w14:textId="77777777" w:rsidTr="2C2174BB">
        <w:trPr>
          <w:trPrChange w:id="1825" w:author="bcsin@connect.hku.hk" w:date="2026-01-22T19:56:00Z">
            <w:trPr>
              <w:gridBefore w:val="9"/>
              <w:gridAfter w:val="0"/>
            </w:trPr>
          </w:trPrChange>
        </w:trPr>
        <w:tc>
          <w:tcPr>
            <w:tcW w:w="760" w:type="dxa"/>
            <w:tcPrChange w:id="1826" w:author="bcsin@connect.hku.hk" w:date="2026-01-22T19:56:00Z">
              <w:tcPr>
                <w:tcW w:w="0" w:type="auto"/>
              </w:tcPr>
            </w:tcPrChange>
          </w:tcPr>
          <w:p w14:paraId="40AD0A43" w14:textId="77777777" w:rsidR="00F4296F" w:rsidRPr="00697433" w:rsidRDefault="00F4296F" w:rsidP="00F4296F">
            <w:pPr>
              <w:pStyle w:val="ListParagraph"/>
              <w:numPr>
                <w:ilvl w:val="1"/>
                <w:numId w:val="2"/>
              </w:numPr>
              <w:ind w:left="0" w:firstLine="0"/>
              <w:rPr>
                <w:rFonts w:cs="Frutiger Light"/>
              </w:rPr>
            </w:pPr>
          </w:p>
          <w:p w14:paraId="0202B577" w14:textId="77777777" w:rsidR="00F4296F" w:rsidRPr="00697433" w:rsidRDefault="00F4296F" w:rsidP="00F4296F">
            <w:pPr>
              <w:ind w:rightChars="132" w:right="317"/>
              <w:rPr>
                <w:rFonts w:ascii="Frutiger Light" w:hAnsi="Frutiger Light"/>
                <w:szCs w:val="24"/>
                <w:lang w:eastAsia="zh-HK"/>
              </w:rPr>
            </w:pPr>
          </w:p>
          <w:p w14:paraId="5CDB3D61" w14:textId="136ED650" w:rsidR="00F4296F" w:rsidRPr="00697433" w:rsidRDefault="00F4296F" w:rsidP="00F4296F">
            <w:pPr>
              <w:pStyle w:val="ListParagraph"/>
              <w:tabs>
                <w:tab w:val="left" w:pos="734"/>
              </w:tabs>
            </w:pPr>
          </w:p>
        </w:tc>
        <w:tc>
          <w:tcPr>
            <w:tcW w:w="7564" w:type="dxa"/>
            <w:gridSpan w:val="4"/>
            <w:tcPrChange w:id="1827" w:author="bcsin@connect.hku.hk" w:date="2026-01-22T19:56:00Z">
              <w:tcPr>
                <w:tcW w:w="7564" w:type="dxa"/>
                <w:gridSpan w:val="4"/>
              </w:tcPr>
            </w:tcPrChange>
          </w:tcPr>
          <w:p w14:paraId="517A5E0B" w14:textId="6D520913" w:rsidR="00F4296F" w:rsidRPr="00697433" w:rsidRDefault="00F4296F" w:rsidP="00F4296F">
            <w:pPr>
              <w:jc w:val="both"/>
              <w:rPr>
                <w:rFonts w:ascii="Frutiger Light" w:hAnsi="Frutiger Light"/>
                <w:u w:val="single"/>
              </w:rPr>
            </w:pPr>
            <w:r w:rsidRPr="00697433">
              <w:rPr>
                <w:rFonts w:ascii="Frutiger Light" w:hAnsi="Frutiger Light"/>
                <w:u w:val="single"/>
              </w:rPr>
              <w:t>Procurement Workflow System (PWS)</w:t>
            </w:r>
          </w:p>
          <w:p w14:paraId="6091A7AD" w14:textId="346739A0" w:rsidR="00F4296F" w:rsidRPr="00697433" w:rsidRDefault="00F4296F" w:rsidP="00F4296F">
            <w:pPr>
              <w:pStyle w:val="ListParagraph"/>
              <w:numPr>
                <w:ilvl w:val="0"/>
                <w:numId w:val="8"/>
              </w:numPr>
              <w:jc w:val="both"/>
              <w:rPr>
                <w:b w:val="0"/>
              </w:rPr>
            </w:pPr>
            <w:del w:id="1828" w:author="Denise LAU" w:date="2026-01-16T16:19:00Z">
              <w:r w:rsidRPr="00697433" w:rsidDel="00D4269B">
                <w:rPr>
                  <w:rFonts w:eastAsia="DengXian"/>
                  <w:b w:val="0"/>
                  <w:lang w:eastAsia="zh-CN"/>
                </w:rPr>
                <w:delText>The 1</w:delText>
              </w:r>
              <w:r w:rsidRPr="00697433" w:rsidDel="00D4269B">
                <w:rPr>
                  <w:rFonts w:eastAsia="DengXian"/>
                  <w:b w:val="0"/>
                  <w:vertAlign w:val="superscript"/>
                  <w:lang w:eastAsia="zh-CN"/>
                </w:rPr>
                <w:delText>st</w:delText>
              </w:r>
              <w:r w:rsidRPr="00697433" w:rsidDel="00D4269B">
                <w:rPr>
                  <w:rFonts w:eastAsia="DengXian"/>
                  <w:b w:val="0"/>
                  <w:lang w:eastAsia="zh-CN"/>
                </w:rPr>
                <w:delText xml:space="preserve"> phase of UAT for goods and services not exceeding $50k with CAU, SSD, CSD, DTD, HSD1, MUNSD and SVSD was conducted from 10 to 21 November. </w:delText>
              </w:r>
            </w:del>
            <w:r w:rsidRPr="00697433">
              <w:rPr>
                <w:rFonts w:eastAsia="DengXian"/>
                <w:b w:val="0"/>
                <w:lang w:eastAsia="zh-CN"/>
              </w:rPr>
              <w:t xml:space="preserve">A detailed system walkthrough with ICAC </w:t>
            </w:r>
            <w:del w:id="1829" w:author="Denise LAU" w:date="2026-01-16T16:19:00Z">
              <w:r w:rsidRPr="5FA771BC" w:rsidDel="00D4269B">
                <w:rPr>
                  <w:rFonts w:eastAsiaTheme="minorEastAsia"/>
                  <w:b w:val="0"/>
                  <w:lang w:eastAsia="zh-TW"/>
                </w:rPr>
                <w:delText>would</w:delText>
              </w:r>
            </w:del>
            <w:r w:rsidRPr="00697433">
              <w:rPr>
                <w:rFonts w:eastAsia="DengXian"/>
                <w:b w:val="0"/>
                <w:lang w:eastAsia="zh-CN"/>
              </w:rPr>
              <w:t xml:space="preserve"> t</w:t>
            </w:r>
            <w:ins w:id="1830" w:author="Denise LAU" w:date="2026-01-16T16:20:00Z">
              <w:r w:rsidR="00D4269B">
                <w:rPr>
                  <w:rFonts w:eastAsia="DengXian" w:hint="eastAsia"/>
                  <w:b w:val="0"/>
                  <w:lang w:eastAsia="zh-CN"/>
                </w:rPr>
                <w:t>oo</w:t>
              </w:r>
            </w:ins>
            <w:del w:id="1831" w:author="Denise LAU" w:date="2026-01-16T16:20:00Z">
              <w:r w:rsidRPr="00697433" w:rsidDel="00D4269B">
                <w:rPr>
                  <w:rFonts w:eastAsia="DengXian"/>
                  <w:b w:val="0"/>
                  <w:lang w:eastAsia="zh-CN"/>
                </w:rPr>
                <w:delText>a</w:delText>
              </w:r>
            </w:del>
            <w:r w:rsidRPr="00697433">
              <w:rPr>
                <w:rFonts w:eastAsia="DengXian"/>
                <w:b w:val="0"/>
                <w:lang w:eastAsia="zh-CN"/>
              </w:rPr>
              <w:t>k</w:t>
            </w:r>
            <w:del w:id="1832" w:author="Denise LAU" w:date="2026-01-16T16:20:00Z">
              <w:r w:rsidRPr="00697433" w:rsidDel="00D4269B">
                <w:rPr>
                  <w:rFonts w:eastAsia="DengXian"/>
                  <w:b w:val="0"/>
                  <w:lang w:eastAsia="zh-CN"/>
                </w:rPr>
                <w:delText>e</w:delText>
              </w:r>
            </w:del>
            <w:r w:rsidRPr="00697433">
              <w:rPr>
                <w:rFonts w:eastAsia="DengXian"/>
                <w:b w:val="0"/>
                <w:lang w:eastAsia="zh-CN"/>
              </w:rPr>
              <w:t xml:space="preserve"> place on 10 Dec</w:t>
            </w:r>
            <w:r w:rsidRPr="5FA771BC">
              <w:rPr>
                <w:rFonts w:eastAsiaTheme="minorEastAsia"/>
                <w:b w:val="0"/>
                <w:lang w:eastAsia="zh-TW"/>
              </w:rPr>
              <w:t>ember</w:t>
            </w:r>
            <w:r w:rsidRPr="00697433">
              <w:rPr>
                <w:rFonts w:eastAsia="DengXian"/>
                <w:b w:val="0"/>
                <w:lang w:eastAsia="zh-CN"/>
              </w:rPr>
              <w:t>.</w:t>
            </w:r>
            <w:ins w:id="1833" w:author="Denise LAU" w:date="2026-01-16T16:20:00Z">
              <w:r w:rsidR="00D4269B">
                <w:rPr>
                  <w:rFonts w:eastAsia="DengXian" w:hint="eastAsia"/>
                  <w:b w:val="0"/>
                  <w:lang w:eastAsia="zh-CN"/>
                </w:rPr>
                <w:t xml:space="preserve"> No adverse comments were received.</w:t>
              </w:r>
            </w:ins>
            <w:r w:rsidRPr="00697433">
              <w:rPr>
                <w:rFonts w:eastAsia="DengXian"/>
                <w:b w:val="0"/>
                <w:lang w:eastAsia="zh-CN"/>
              </w:rPr>
              <w:t xml:space="preserve"> </w:t>
            </w:r>
            <w:ins w:id="1834" w:author="Denise LAU" w:date="2026-01-16T16:25:00Z">
              <w:r w:rsidR="00A93ECB">
                <w:rPr>
                  <w:rFonts w:eastAsia="DengXian" w:hint="eastAsia"/>
                  <w:b w:val="0"/>
                  <w:lang w:eastAsia="zh-CN"/>
                </w:rPr>
                <w:t xml:space="preserve">CAU will provide </w:t>
              </w:r>
            </w:ins>
            <w:ins w:id="1835" w:author="Denise LAU" w:date="2026-01-16T16:26:00Z">
              <w:r w:rsidR="00A93ECB">
                <w:rPr>
                  <w:rFonts w:eastAsia="DengXian" w:hint="eastAsia"/>
                  <w:b w:val="0"/>
                  <w:lang w:eastAsia="zh-CN"/>
                </w:rPr>
                <w:t xml:space="preserve">PWS user manual and info to ICAC as </w:t>
              </w:r>
              <w:proofErr w:type="spellStart"/>
              <w:r w:rsidR="00A93ECB">
                <w:rPr>
                  <w:rFonts w:eastAsia="DengXian" w:hint="eastAsia"/>
                  <w:b w:val="0"/>
                  <w:lang w:eastAsia="zh-CN"/>
                </w:rPr>
                <w:t>followup</w:t>
              </w:r>
              <w:proofErr w:type="spellEnd"/>
              <w:r w:rsidR="00A93ECB">
                <w:rPr>
                  <w:rFonts w:eastAsia="DengXian" w:hint="eastAsia"/>
                  <w:b w:val="0"/>
                  <w:lang w:eastAsia="zh-CN"/>
                </w:rPr>
                <w:t>.</w:t>
              </w:r>
            </w:ins>
          </w:p>
          <w:p w14:paraId="2A9FF40E" w14:textId="1716EFAC" w:rsidR="00F4296F" w:rsidRPr="00697433" w:rsidRDefault="00F4296F" w:rsidP="00F4296F">
            <w:pPr>
              <w:pStyle w:val="ListParagraph"/>
              <w:numPr>
                <w:ilvl w:val="0"/>
                <w:numId w:val="8"/>
              </w:numPr>
              <w:jc w:val="both"/>
              <w:rPr>
                <w:b w:val="0"/>
              </w:rPr>
            </w:pPr>
            <w:del w:id="1836" w:author="Denise LAU" w:date="2026-01-16T16:21:00Z">
              <w:r w:rsidRPr="00697433" w:rsidDel="00D4269B">
                <w:rPr>
                  <w:rFonts w:eastAsia="DengXian"/>
                  <w:b w:val="0"/>
                  <w:lang w:eastAsia="zh-CN"/>
                </w:rPr>
                <w:delText xml:space="preserve">New PROD clusters was allocated and the corresponding SRAA </w:delText>
              </w:r>
              <w:r w:rsidRPr="5FA771BC" w:rsidDel="00D4269B">
                <w:rPr>
                  <w:rFonts w:eastAsiaTheme="minorEastAsia"/>
                  <w:b w:val="0"/>
                  <w:lang w:eastAsia="zh-TW"/>
                </w:rPr>
                <w:delText>was</w:delText>
              </w:r>
              <w:r w:rsidRPr="00697433" w:rsidDel="00D4269B">
                <w:rPr>
                  <w:rFonts w:eastAsia="DengXian"/>
                  <w:b w:val="0"/>
                  <w:lang w:eastAsia="zh-CN"/>
                </w:rPr>
                <w:delText xml:space="preserve"> scheduled for 16 Dec</w:delText>
              </w:r>
              <w:r w:rsidRPr="5FA771BC" w:rsidDel="00D4269B">
                <w:rPr>
                  <w:rFonts w:eastAsiaTheme="minorEastAsia"/>
                  <w:b w:val="0"/>
                  <w:lang w:eastAsia="zh-TW"/>
                </w:rPr>
                <w:delText>ember</w:delText>
              </w:r>
              <w:r w:rsidRPr="00697433" w:rsidDel="00D4269B">
                <w:rPr>
                  <w:rFonts w:eastAsia="DengXian"/>
                  <w:b w:val="0"/>
                  <w:lang w:eastAsia="zh-CN"/>
                </w:rPr>
                <w:delText xml:space="preserve">. </w:delText>
              </w:r>
            </w:del>
            <w:del w:id="1837" w:author="Denise LAU" w:date="2026-01-16T16:29:00Z">
              <w:r w:rsidRPr="00697433" w:rsidDel="00A93ECB">
                <w:rPr>
                  <w:rFonts w:eastAsia="DengXian"/>
                  <w:b w:val="0"/>
                  <w:lang w:eastAsia="zh-CN"/>
                </w:rPr>
                <w:delText xml:space="preserve">The official launch date </w:delText>
              </w:r>
            </w:del>
            <w:ins w:id="1838" w:author="Denise LAU" w:date="2026-01-16T16:29:00Z">
              <w:r w:rsidR="00A93ECB">
                <w:rPr>
                  <w:rFonts w:eastAsia="DengXian"/>
                  <w:b w:val="0"/>
                  <w:lang w:eastAsia="zh-CN"/>
                </w:rPr>
                <w:t>T</w:t>
              </w:r>
            </w:ins>
            <w:ins w:id="1839" w:author="Denise LAU" w:date="2026-01-16T16:21:00Z">
              <w:r w:rsidR="00D4269B">
                <w:rPr>
                  <w:rFonts w:eastAsia="DengXian"/>
                  <w:b w:val="0"/>
                  <w:lang w:eastAsia="zh-CN"/>
                </w:rPr>
                <w:t xml:space="preserve">he </w:t>
              </w:r>
            </w:ins>
            <w:ins w:id="1840" w:author="Denise LAU" w:date="2026-01-16T16:29:00Z">
              <w:r w:rsidR="00A93ECB">
                <w:rPr>
                  <w:rFonts w:eastAsia="DengXian"/>
                  <w:b w:val="0"/>
                  <w:lang w:eastAsia="zh-CN"/>
                </w:rPr>
                <w:t>launch of PWS for the 1</w:t>
              </w:r>
              <w:r w:rsidR="00A93ECB" w:rsidRPr="00A93ECB">
                <w:rPr>
                  <w:rFonts w:eastAsia="DengXian"/>
                  <w:b w:val="0"/>
                  <w:vertAlign w:val="superscript"/>
                  <w:lang w:eastAsia="zh-CN"/>
                  <w:rPrChange w:id="1841" w:author="Denise LAU" w:date="2026-01-16T16:29:00Z">
                    <w:rPr>
                      <w:rFonts w:eastAsia="DengXian"/>
                      <w:b w:val="0"/>
                      <w:lang w:eastAsia="zh-CN"/>
                    </w:rPr>
                  </w:rPrChange>
                </w:rPr>
                <w:t>st</w:t>
              </w:r>
              <w:r w:rsidR="00A93ECB">
                <w:rPr>
                  <w:rFonts w:eastAsia="DengXian"/>
                  <w:b w:val="0"/>
                  <w:lang w:eastAsia="zh-CN"/>
                </w:rPr>
                <w:t xml:space="preserve"> </w:t>
              </w:r>
            </w:ins>
            <w:ins w:id="1842" w:author="Denise LAU" w:date="2026-01-16T16:21:00Z">
              <w:r w:rsidR="00D4269B">
                <w:rPr>
                  <w:rFonts w:eastAsia="DengXian"/>
                  <w:b w:val="0"/>
                  <w:lang w:eastAsia="zh-CN"/>
                </w:rPr>
                <w:t>ph</w:t>
              </w:r>
            </w:ins>
            <w:ins w:id="1843" w:author="Denise LAU" w:date="2026-01-16T16:24:00Z">
              <w:r w:rsidR="00A93ECB">
                <w:rPr>
                  <w:rFonts w:eastAsia="DengXian"/>
                  <w:b w:val="0"/>
                  <w:lang w:eastAsia="zh-CN"/>
                </w:rPr>
                <w:t>a</w:t>
              </w:r>
            </w:ins>
            <w:ins w:id="1844" w:author="Denise LAU" w:date="2026-01-16T16:21:00Z">
              <w:r w:rsidR="00D4269B">
                <w:rPr>
                  <w:rFonts w:eastAsia="DengXian"/>
                  <w:b w:val="0"/>
                  <w:lang w:eastAsia="zh-CN"/>
                </w:rPr>
                <w:t xml:space="preserve">se users, </w:t>
              </w:r>
            </w:ins>
            <w:ins w:id="1845" w:author="Denise LAU" w:date="2026-01-16T16:29:00Z">
              <w:r w:rsidR="00A93ECB">
                <w:rPr>
                  <w:rFonts w:eastAsia="DengXian"/>
                  <w:b w:val="0"/>
                  <w:lang w:eastAsia="zh-CN"/>
                </w:rPr>
                <w:t xml:space="preserve">namely </w:t>
              </w:r>
            </w:ins>
            <w:ins w:id="1846" w:author="Denise LAU" w:date="2026-01-16T16:27:00Z">
              <w:r w:rsidR="00A93ECB">
                <w:rPr>
                  <w:rFonts w:eastAsia="DengXian"/>
                  <w:b w:val="0"/>
                  <w:lang w:eastAsia="zh-CN"/>
                </w:rPr>
                <w:t>QSSD (safety)</w:t>
              </w:r>
            </w:ins>
            <w:ins w:id="1847" w:author="Denise LAU" w:date="2026-01-16T16:28:00Z">
              <w:r w:rsidR="00A93ECB">
                <w:rPr>
                  <w:rFonts w:eastAsia="DengXian"/>
                  <w:b w:val="0"/>
                  <w:lang w:eastAsia="zh-CN"/>
                </w:rPr>
                <w:t xml:space="preserve">, DTD-DRA and SSII (B), </w:t>
              </w:r>
            </w:ins>
            <w:del w:id="1848" w:author="Denise LAU" w:date="2026-01-16T16:28:00Z">
              <w:r w:rsidRPr="5FA771BC" w:rsidDel="00A93ECB">
                <w:rPr>
                  <w:rFonts w:eastAsiaTheme="minorEastAsia"/>
                  <w:b w:val="0"/>
                  <w:lang w:eastAsia="zh-TW"/>
                </w:rPr>
                <w:delText>would</w:delText>
              </w:r>
              <w:r w:rsidRPr="00697433" w:rsidDel="00A93ECB">
                <w:rPr>
                  <w:rFonts w:eastAsia="DengXian"/>
                  <w:b w:val="0"/>
                  <w:lang w:eastAsia="zh-CN"/>
                </w:rPr>
                <w:delText xml:space="preserve"> depend on further UAT outcomes, comments from ICAC and any necessary adjustments, with target set to </w:delText>
              </w:r>
            </w:del>
            <w:ins w:id="1849" w:author="Denise LAU" w:date="2026-01-16T16:30:00Z">
              <w:r w:rsidR="00A93ECB">
                <w:rPr>
                  <w:rFonts w:eastAsia="DengXian"/>
                  <w:b w:val="0"/>
                  <w:lang w:eastAsia="zh-CN"/>
                </w:rPr>
                <w:t xml:space="preserve">was on </w:t>
              </w:r>
            </w:ins>
            <w:r w:rsidRPr="00697433">
              <w:rPr>
                <w:rFonts w:eastAsia="DengXian"/>
                <w:b w:val="0"/>
                <w:lang w:eastAsia="zh-CN"/>
              </w:rPr>
              <w:t>22 Dec</w:t>
            </w:r>
            <w:r w:rsidRPr="05854993">
              <w:rPr>
                <w:rFonts w:eastAsiaTheme="minorEastAsia"/>
                <w:b w:val="0"/>
                <w:lang w:eastAsia="zh-TW"/>
              </w:rPr>
              <w:t>ember</w:t>
            </w:r>
            <w:r w:rsidRPr="00697433">
              <w:rPr>
                <w:rFonts w:eastAsia="DengXian"/>
                <w:b w:val="0"/>
                <w:lang w:eastAsia="zh-CN"/>
              </w:rPr>
              <w:t>.</w:t>
            </w:r>
          </w:p>
          <w:p w14:paraId="7B9D433A" w14:textId="50BB5D28" w:rsidR="00A93ECB" w:rsidRPr="00A93ECB" w:rsidRDefault="00A93ECB" w:rsidP="00F4296F">
            <w:pPr>
              <w:pStyle w:val="ListParagraph"/>
              <w:numPr>
                <w:ilvl w:val="0"/>
                <w:numId w:val="8"/>
              </w:numPr>
              <w:jc w:val="both"/>
              <w:rPr>
                <w:ins w:id="1850" w:author="Denise LAU" w:date="2026-01-16T16:32:00Z"/>
                <w:b w:val="0"/>
                <w:rPrChange w:id="1851" w:author="Denise LAU" w:date="2026-01-16T16:32:00Z">
                  <w:rPr>
                    <w:ins w:id="1852" w:author="Denise LAU" w:date="2026-01-16T16:32:00Z"/>
                    <w:rFonts w:eastAsia="DengXian"/>
                    <w:b w:val="0"/>
                    <w:lang w:eastAsia="zh-CN"/>
                  </w:rPr>
                </w:rPrChange>
              </w:rPr>
            </w:pPr>
            <w:ins w:id="1853" w:author="Denise LAU" w:date="2026-01-16T16:31:00Z">
              <w:r>
                <w:rPr>
                  <w:rFonts w:eastAsia="DengXian" w:hint="eastAsia"/>
                  <w:b w:val="0"/>
                  <w:lang w:eastAsia="zh-CN"/>
                </w:rPr>
                <w:t>The launch for 2</w:t>
              </w:r>
              <w:r w:rsidRPr="00A93ECB">
                <w:rPr>
                  <w:rFonts w:eastAsia="DengXian"/>
                  <w:b w:val="0"/>
                  <w:vertAlign w:val="superscript"/>
                  <w:lang w:eastAsia="zh-CN"/>
                  <w:rPrChange w:id="1854" w:author="Denise LAU" w:date="2026-01-16T16:31:00Z">
                    <w:rPr>
                      <w:rFonts w:eastAsia="DengXian"/>
                      <w:b w:val="0"/>
                      <w:lang w:eastAsia="zh-CN"/>
                    </w:rPr>
                  </w:rPrChange>
                </w:rPr>
                <w:t>nd</w:t>
              </w:r>
              <w:r>
                <w:rPr>
                  <w:rFonts w:eastAsia="DengXian" w:hint="eastAsia"/>
                  <w:b w:val="0"/>
                  <w:lang w:eastAsia="zh-CN"/>
                </w:rPr>
                <w:t xml:space="preserve"> Phase users</w:t>
              </w:r>
            </w:ins>
            <w:ins w:id="1855" w:author="Denise LAU" w:date="2026-01-26T13:44:00Z">
              <w:r w:rsidR="00E6685B">
                <w:rPr>
                  <w:rFonts w:eastAsia="DengXian" w:hint="eastAsia"/>
                  <w:b w:val="0"/>
                  <w:lang w:eastAsia="zh-CN"/>
                </w:rPr>
                <w:t xml:space="preserve">, including HSD1(NTW), </w:t>
              </w:r>
              <w:proofErr w:type="spellStart"/>
              <w:r w:rsidR="00E6685B">
                <w:rPr>
                  <w:rFonts w:eastAsia="DengXian" w:hint="eastAsia"/>
                  <w:b w:val="0"/>
                  <w:lang w:eastAsia="zh-CN"/>
                </w:rPr>
                <w:t>MunSD</w:t>
              </w:r>
              <w:proofErr w:type="spellEnd"/>
              <w:r w:rsidR="00E6685B">
                <w:rPr>
                  <w:rFonts w:eastAsia="DengXian" w:hint="eastAsia"/>
                  <w:b w:val="0"/>
                  <w:lang w:eastAsia="zh-CN"/>
                </w:rPr>
                <w:t>(HK), SVSD(VESD)</w:t>
              </w:r>
            </w:ins>
            <w:ins w:id="1856" w:author="Denise LAU" w:date="2026-01-28T13:24:00Z">
              <w:r w:rsidR="007A519B">
                <w:rPr>
                  <w:rFonts w:eastAsia="DengXian" w:hint="eastAsia"/>
                  <w:b w:val="0"/>
                  <w:lang w:eastAsia="zh-CN"/>
                </w:rPr>
                <w:t xml:space="preserve"> and newly added DTD</w:t>
              </w:r>
            </w:ins>
            <w:ins w:id="1857" w:author="Denise LAU" w:date="2026-01-28T13:37:00Z">
              <w:r w:rsidR="00345962">
                <w:rPr>
                  <w:rFonts w:eastAsia="DengXian" w:hint="eastAsia"/>
                  <w:b w:val="0"/>
                  <w:lang w:eastAsia="zh-CN"/>
                </w:rPr>
                <w:t>-</w:t>
              </w:r>
            </w:ins>
            <w:ins w:id="1858" w:author="Denise LAU" w:date="2026-01-28T13:24:00Z">
              <w:r w:rsidR="007A519B">
                <w:rPr>
                  <w:rFonts w:eastAsia="DengXian" w:hint="eastAsia"/>
                  <w:b w:val="0"/>
                  <w:lang w:eastAsia="zh-CN"/>
                </w:rPr>
                <w:t>ITSS1</w:t>
              </w:r>
            </w:ins>
            <w:ins w:id="1859" w:author="Denise LAU" w:date="2026-01-26T13:44:00Z">
              <w:r w:rsidR="00E6685B">
                <w:rPr>
                  <w:rFonts w:eastAsia="DengXian" w:hint="eastAsia"/>
                  <w:b w:val="0"/>
                  <w:lang w:eastAsia="zh-CN"/>
                </w:rPr>
                <w:t>,</w:t>
              </w:r>
            </w:ins>
            <w:ins w:id="1860" w:author="Denise LAU" w:date="2026-01-16T16:31:00Z">
              <w:r>
                <w:rPr>
                  <w:rFonts w:eastAsia="DengXian" w:hint="eastAsia"/>
                  <w:b w:val="0"/>
                  <w:lang w:eastAsia="zh-CN"/>
                </w:rPr>
                <w:t xml:space="preserve"> is </w:t>
              </w:r>
            </w:ins>
            <w:ins w:id="1861" w:author="Denise LAU" w:date="2026-01-16T16:32:00Z">
              <w:r>
                <w:rPr>
                  <w:rFonts w:eastAsia="DengXian" w:hint="eastAsia"/>
                  <w:b w:val="0"/>
                  <w:lang w:eastAsia="zh-CN"/>
                </w:rPr>
                <w:t xml:space="preserve">target for </w:t>
              </w:r>
            </w:ins>
            <w:ins w:id="1862" w:author="Denise LAU" w:date="2026-01-26T13:44:00Z">
              <w:r w:rsidR="00E6685B">
                <w:rPr>
                  <w:rFonts w:eastAsia="DengXian" w:hint="eastAsia"/>
                  <w:b w:val="0"/>
                  <w:lang w:eastAsia="zh-CN"/>
                </w:rPr>
                <w:t>Mar</w:t>
              </w:r>
            </w:ins>
            <w:ins w:id="1863" w:author="Denise LAU" w:date="2026-01-16T16:32:00Z">
              <w:r>
                <w:rPr>
                  <w:rFonts w:eastAsia="DengXian" w:hint="eastAsia"/>
                  <w:b w:val="0"/>
                  <w:lang w:eastAsia="zh-CN"/>
                </w:rPr>
                <w:t>.</w:t>
              </w:r>
            </w:ins>
          </w:p>
          <w:p w14:paraId="3F41EB09" w14:textId="578E1EF7" w:rsidR="00E6685B" w:rsidRPr="009754CC" w:rsidRDefault="00E6685B" w:rsidP="009754CC">
            <w:pPr>
              <w:pStyle w:val="ListParagraph"/>
              <w:numPr>
                <w:ilvl w:val="0"/>
                <w:numId w:val="8"/>
              </w:numPr>
              <w:jc w:val="both"/>
              <w:rPr>
                <w:ins w:id="1864" w:author="Denise LAU" w:date="2026-01-26T13:54:00Z"/>
                <w:b w:val="0"/>
                <w:rPrChange w:id="1865" w:author="Denise LAU" w:date="2026-01-26T13:54:00Z">
                  <w:rPr>
                    <w:ins w:id="1866" w:author="Denise LAU" w:date="2026-01-26T13:54:00Z"/>
                    <w:rFonts w:eastAsia="DengXian"/>
                    <w:b w:val="0"/>
                    <w:lang w:eastAsia="zh-CN"/>
                  </w:rPr>
                </w:rPrChange>
              </w:rPr>
            </w:pPr>
            <w:ins w:id="1867" w:author="Denise LAU" w:date="2026-01-26T13:45:00Z">
              <w:r>
                <w:rPr>
                  <w:rFonts w:eastAsia="DengXian"/>
                  <w:b w:val="0"/>
                  <w:lang w:eastAsia="zh-CN"/>
                </w:rPr>
                <w:t xml:space="preserve">5 </w:t>
              </w:r>
            </w:ins>
            <w:ins w:id="1868" w:author="Denise LAU" w:date="2026-01-26T13:46:00Z">
              <w:r>
                <w:rPr>
                  <w:rFonts w:eastAsia="DengXian"/>
                  <w:b w:val="0"/>
                  <w:lang w:eastAsia="zh-CN"/>
                </w:rPr>
                <w:t xml:space="preserve">in-person </w:t>
              </w:r>
            </w:ins>
            <w:ins w:id="1869" w:author="Denise LAU" w:date="2026-01-26T13:45:00Z">
              <w:r>
                <w:rPr>
                  <w:rFonts w:eastAsia="DengXian"/>
                  <w:b w:val="0"/>
                  <w:lang w:eastAsia="zh-CN"/>
                </w:rPr>
                <w:t xml:space="preserve">briefing sessions have been </w:t>
              </w:r>
            </w:ins>
            <w:ins w:id="1870" w:author="Denise LAU" w:date="2026-01-26T13:46:00Z">
              <w:r>
                <w:rPr>
                  <w:rFonts w:eastAsia="DengXian"/>
                  <w:b w:val="0"/>
                  <w:lang w:eastAsia="zh-CN"/>
                </w:rPr>
                <w:t>conducted since Dec</w:t>
              </w:r>
            </w:ins>
            <w:ins w:id="1871" w:author="Denise LAU" w:date="2026-01-26T13:47:00Z">
              <w:r>
                <w:rPr>
                  <w:rFonts w:eastAsia="DengXian"/>
                  <w:b w:val="0"/>
                  <w:lang w:eastAsia="zh-CN"/>
                </w:rPr>
                <w:t>, about 500 colleagues ha</w:t>
              </w:r>
            </w:ins>
            <w:ins w:id="1872" w:author="Denise LAU" w:date="2026-01-26T13:48:00Z">
              <w:r>
                <w:rPr>
                  <w:rFonts w:eastAsia="DengXian"/>
                  <w:b w:val="0"/>
                  <w:lang w:eastAsia="zh-CN"/>
                </w:rPr>
                <w:t>ve</w:t>
              </w:r>
            </w:ins>
            <w:ins w:id="1873" w:author="Denise LAU" w:date="2026-01-26T13:47:00Z">
              <w:r>
                <w:rPr>
                  <w:rFonts w:eastAsia="DengXian"/>
                  <w:b w:val="0"/>
                  <w:lang w:eastAsia="zh-CN"/>
                </w:rPr>
                <w:t xml:space="preserve"> joi</w:t>
              </w:r>
            </w:ins>
            <w:ins w:id="1874" w:author="Denise LAU" w:date="2026-01-26T13:48:00Z">
              <w:r>
                <w:rPr>
                  <w:rFonts w:eastAsia="DengXian"/>
                  <w:b w:val="0"/>
                  <w:lang w:eastAsia="zh-CN"/>
                </w:rPr>
                <w:t>ned the training</w:t>
              </w:r>
            </w:ins>
            <w:ins w:id="1875" w:author="Denise LAU" w:date="2026-01-26T13:46:00Z">
              <w:r>
                <w:rPr>
                  <w:rFonts w:eastAsia="DengXian"/>
                  <w:b w:val="0"/>
                  <w:lang w:eastAsia="zh-CN"/>
                </w:rPr>
                <w:t xml:space="preserve">. </w:t>
              </w:r>
            </w:ins>
            <w:ins w:id="1876" w:author="Denise LAU" w:date="2026-01-26T13:51:00Z">
              <w:r w:rsidR="009754CC">
                <w:rPr>
                  <w:rFonts w:eastAsia="DengXian"/>
                  <w:b w:val="0"/>
                  <w:lang w:eastAsia="zh-CN"/>
                </w:rPr>
                <w:t xml:space="preserve">There will be </w:t>
              </w:r>
            </w:ins>
            <w:ins w:id="1877" w:author="Denise LAU" w:date="2026-01-26T14:03:00Z">
              <w:r w:rsidR="004F59CF">
                <w:rPr>
                  <w:rFonts w:eastAsia="DengXian"/>
                  <w:b w:val="0"/>
                  <w:lang w:eastAsia="zh-CN"/>
                </w:rPr>
                <w:t>m</w:t>
              </w:r>
            </w:ins>
            <w:ins w:id="1878" w:author="Denise LAU" w:date="2026-01-26T13:53:00Z">
              <w:r w:rsidR="009754CC">
                <w:rPr>
                  <w:rFonts w:eastAsia="DengXian"/>
                  <w:b w:val="0"/>
                  <w:lang w:eastAsia="zh-CN"/>
                </w:rPr>
                <w:t xml:space="preserve">onthly </w:t>
              </w:r>
            </w:ins>
            <w:ins w:id="1879" w:author="Denise LAU" w:date="2026-01-26T13:51:00Z">
              <w:r w:rsidR="009754CC">
                <w:rPr>
                  <w:rFonts w:eastAsia="DengXian"/>
                  <w:b w:val="0"/>
                  <w:lang w:eastAsia="zh-CN"/>
                </w:rPr>
                <w:t>briefing session</w:t>
              </w:r>
            </w:ins>
            <w:ins w:id="1880" w:author="Denise LAU" w:date="2026-01-26T14:04:00Z">
              <w:r w:rsidR="004F59CF">
                <w:rPr>
                  <w:rFonts w:eastAsia="DengXian"/>
                  <w:b w:val="0"/>
                  <w:lang w:eastAsia="zh-CN"/>
                </w:rPr>
                <w:t>s</w:t>
              </w:r>
            </w:ins>
            <w:ins w:id="1881" w:author="Denise LAU" w:date="2026-01-26T13:51:00Z">
              <w:r w:rsidR="009754CC">
                <w:rPr>
                  <w:rFonts w:eastAsia="DengXian"/>
                  <w:b w:val="0"/>
                  <w:lang w:eastAsia="zh-CN"/>
                </w:rPr>
                <w:t xml:space="preserve"> </w:t>
              </w:r>
            </w:ins>
            <w:ins w:id="1882" w:author="Denise LAU" w:date="2026-01-26T13:52:00Z">
              <w:r w:rsidR="009754CC">
                <w:rPr>
                  <w:rFonts w:eastAsia="DengXian"/>
                  <w:b w:val="0"/>
                  <w:lang w:eastAsia="zh-CN"/>
                </w:rPr>
                <w:t>with both i</w:t>
              </w:r>
            </w:ins>
            <w:ins w:id="1883" w:author="Denise LAU" w:date="2026-01-26T13:51:00Z">
              <w:r w:rsidR="009754CC">
                <w:rPr>
                  <w:rFonts w:eastAsia="DengXian"/>
                  <w:b w:val="0"/>
                  <w:lang w:eastAsia="zh-CN"/>
                </w:rPr>
                <w:t xml:space="preserve">n-person and </w:t>
              </w:r>
            </w:ins>
            <w:ins w:id="1884" w:author="Denise LAU" w:date="2026-01-26T13:52:00Z">
              <w:r w:rsidR="009754CC">
                <w:rPr>
                  <w:rFonts w:eastAsia="DengXian"/>
                  <w:b w:val="0"/>
                  <w:lang w:eastAsia="zh-CN"/>
                </w:rPr>
                <w:t xml:space="preserve">online participants </w:t>
              </w:r>
            </w:ins>
            <w:ins w:id="1885" w:author="Denise LAU" w:date="2026-01-26T13:53:00Z">
              <w:r w:rsidR="009754CC">
                <w:rPr>
                  <w:rFonts w:eastAsia="DengXian"/>
                  <w:b w:val="0"/>
                  <w:lang w:eastAsia="zh-CN"/>
                </w:rPr>
                <w:t>starting from Feb.</w:t>
              </w:r>
            </w:ins>
          </w:p>
          <w:p w14:paraId="5D7EC0C1" w14:textId="572AE7F9" w:rsidR="009754CC" w:rsidRPr="00697433" w:rsidRDefault="009754CC" w:rsidP="009754CC">
            <w:pPr>
              <w:pStyle w:val="ListParagraph"/>
              <w:numPr>
                <w:ilvl w:val="0"/>
                <w:numId w:val="8"/>
              </w:numPr>
              <w:jc w:val="both"/>
              <w:rPr>
                <w:ins w:id="1886" w:author="Denise LAU" w:date="2026-01-26T13:54:00Z"/>
                <w:b w:val="0"/>
              </w:rPr>
            </w:pPr>
            <w:ins w:id="1887" w:author="Denise LAU" w:date="2026-01-26T13:54:00Z">
              <w:r w:rsidRPr="00697433">
                <w:rPr>
                  <w:rFonts w:eastAsia="DengXian"/>
                  <w:b w:val="0"/>
                  <w:lang w:eastAsia="zh-CN"/>
                </w:rPr>
                <w:t xml:space="preserve">On-going system development and </w:t>
              </w:r>
            </w:ins>
            <w:ins w:id="1888" w:author="Denise LAU" w:date="2026-01-26T13:55:00Z">
              <w:r>
                <w:rPr>
                  <w:rFonts w:eastAsia="DengXian"/>
                  <w:b w:val="0"/>
                  <w:lang w:eastAsia="zh-CN"/>
                </w:rPr>
                <w:t>enhancement</w:t>
              </w:r>
            </w:ins>
            <w:ins w:id="1889" w:author="Denise LAU" w:date="2026-01-26T13:54:00Z">
              <w:r w:rsidRPr="00697433">
                <w:rPr>
                  <w:rFonts w:eastAsia="DengXian"/>
                  <w:b w:val="0"/>
                  <w:lang w:eastAsia="zh-CN"/>
                </w:rPr>
                <w:t xml:space="preserve"> </w:t>
              </w:r>
              <w:r w:rsidRPr="05854993">
                <w:rPr>
                  <w:rFonts w:eastAsiaTheme="minorEastAsia"/>
                  <w:b w:val="0"/>
                  <w:lang w:eastAsia="zh-TW"/>
                </w:rPr>
                <w:t>would</w:t>
              </w:r>
              <w:r w:rsidRPr="00697433">
                <w:rPr>
                  <w:rFonts w:eastAsia="DengXian"/>
                  <w:b w:val="0"/>
                  <w:lang w:eastAsia="zh-CN"/>
                </w:rPr>
                <w:t xml:space="preserve"> be continued in parallel with </w:t>
              </w:r>
            </w:ins>
            <w:ins w:id="1890" w:author="Denise LAU" w:date="2026-01-26T13:55:00Z">
              <w:r>
                <w:rPr>
                  <w:rFonts w:eastAsia="DengXian"/>
                  <w:b w:val="0"/>
                  <w:lang w:eastAsia="zh-CN"/>
                </w:rPr>
                <w:t>soft launch</w:t>
              </w:r>
            </w:ins>
            <w:ins w:id="1891" w:author="Denise LAU" w:date="2026-01-26T13:54:00Z">
              <w:r w:rsidRPr="00697433">
                <w:rPr>
                  <w:rFonts w:eastAsia="DengXian"/>
                  <w:b w:val="0"/>
                  <w:lang w:eastAsia="zh-CN"/>
                </w:rPr>
                <w:t xml:space="preserve"> in batches</w:t>
              </w:r>
            </w:ins>
            <w:ins w:id="1892" w:author="Denise LAU" w:date="2026-01-26T13:55:00Z">
              <w:r>
                <w:rPr>
                  <w:rFonts w:eastAsia="DengXian"/>
                  <w:b w:val="0"/>
                  <w:lang w:eastAsia="zh-CN"/>
                </w:rPr>
                <w:t xml:space="preserve"> of </w:t>
              </w:r>
            </w:ins>
            <w:ins w:id="1893" w:author="Denise LAU" w:date="2026-01-28T13:25:00Z">
              <w:r w:rsidR="007A519B">
                <w:rPr>
                  <w:rFonts w:eastAsia="DengXian"/>
                  <w:b w:val="0"/>
                  <w:lang w:eastAsia="zh-CN"/>
                </w:rPr>
                <w:t xml:space="preserve">total 644 </w:t>
              </w:r>
            </w:ins>
            <w:ins w:id="1894" w:author="Denise LAU" w:date="2026-01-26T13:55:00Z">
              <w:r>
                <w:rPr>
                  <w:rFonts w:eastAsia="DengXian"/>
                  <w:b w:val="0"/>
                  <w:lang w:eastAsia="zh-CN"/>
                </w:rPr>
                <w:t>Purchasing Groups</w:t>
              </w:r>
            </w:ins>
            <w:ins w:id="1895" w:author="Denise LAU" w:date="2026-01-26T13:54:00Z">
              <w:r w:rsidRPr="00697433">
                <w:rPr>
                  <w:rFonts w:eastAsia="DengXian"/>
                  <w:b w:val="0"/>
                  <w:lang w:eastAsia="zh-CN"/>
                </w:rPr>
                <w:t xml:space="preserve"> until Q</w:t>
              </w:r>
            </w:ins>
            <w:ins w:id="1896" w:author="Denise LAU" w:date="2026-01-26T14:35:00Z">
              <w:r w:rsidR="00D83D48">
                <w:rPr>
                  <w:rFonts w:eastAsia="DengXian"/>
                  <w:b w:val="0"/>
                  <w:lang w:eastAsia="zh-CN"/>
                </w:rPr>
                <w:t>4</w:t>
              </w:r>
            </w:ins>
            <w:ins w:id="1897" w:author="Denise LAU" w:date="2026-01-26T13:54:00Z">
              <w:r w:rsidRPr="00697433">
                <w:rPr>
                  <w:rFonts w:eastAsia="DengXian"/>
                  <w:b w:val="0"/>
                  <w:lang w:eastAsia="zh-CN"/>
                </w:rPr>
                <w:t xml:space="preserve"> 2026.</w:t>
              </w:r>
            </w:ins>
          </w:p>
          <w:p w14:paraId="53010C4C" w14:textId="263AF7D2" w:rsidR="00F4296F" w:rsidRPr="00697433" w:rsidRDefault="00F4296F" w:rsidP="00F4296F">
            <w:pPr>
              <w:pStyle w:val="ListParagraph"/>
              <w:numPr>
                <w:ilvl w:val="0"/>
                <w:numId w:val="8"/>
              </w:numPr>
              <w:jc w:val="both"/>
              <w:rPr>
                <w:b w:val="0"/>
              </w:rPr>
            </w:pPr>
            <w:r w:rsidRPr="00697433">
              <w:rPr>
                <w:rFonts w:eastAsia="DengXian"/>
                <w:b w:val="0"/>
                <w:lang w:eastAsia="zh-CN"/>
              </w:rPr>
              <w:t xml:space="preserve">The auto-fax-out function for quotation invitations was being implemented, with a target release for testing in Q1 2026. </w:t>
            </w:r>
          </w:p>
          <w:p w14:paraId="61CEA63A" w14:textId="5D1A2E87" w:rsidR="00F4296F" w:rsidRPr="00697433" w:rsidRDefault="00F4296F" w:rsidP="00F4296F">
            <w:pPr>
              <w:pStyle w:val="ListParagraph"/>
              <w:numPr>
                <w:ilvl w:val="0"/>
                <w:numId w:val="8"/>
              </w:numPr>
              <w:jc w:val="both"/>
              <w:rPr>
                <w:lang w:eastAsia="zh-TW"/>
              </w:rPr>
            </w:pPr>
            <w:r w:rsidRPr="00697433">
              <w:rPr>
                <w:rFonts w:eastAsia="DengXian"/>
                <w:b w:val="0"/>
                <w:lang w:eastAsia="zh-CN"/>
              </w:rPr>
              <w:t>The 2</w:t>
            </w:r>
            <w:r w:rsidRPr="00697433">
              <w:rPr>
                <w:rFonts w:eastAsia="DengXian"/>
                <w:b w:val="0"/>
                <w:vertAlign w:val="superscript"/>
                <w:lang w:eastAsia="zh-CN"/>
              </w:rPr>
              <w:t>nd</w:t>
            </w:r>
            <w:r w:rsidRPr="00697433">
              <w:rPr>
                <w:rFonts w:eastAsia="DengXian"/>
                <w:b w:val="0"/>
                <w:lang w:eastAsia="zh-CN"/>
              </w:rPr>
              <w:t xml:space="preserve"> phase of PWS for amounts over $50k </w:t>
            </w:r>
            <w:r w:rsidRPr="05854993">
              <w:rPr>
                <w:rFonts w:eastAsiaTheme="minorEastAsia"/>
                <w:b w:val="0"/>
                <w:lang w:eastAsia="zh-TW"/>
              </w:rPr>
              <w:t xml:space="preserve">was </w:t>
            </w:r>
            <w:del w:id="1898" w:author="Denise LAU" w:date="2026-01-16T16:30:00Z">
              <w:r w:rsidRPr="00697433" w:rsidDel="00A93ECB">
                <w:rPr>
                  <w:rFonts w:eastAsia="DengXian"/>
                  <w:b w:val="0"/>
                  <w:lang w:eastAsia="zh-CN"/>
                </w:rPr>
                <w:delText xml:space="preserve">initially </w:delText>
              </w:r>
            </w:del>
            <w:ins w:id="1899" w:author="Denise LAU" w:date="2026-01-16T16:30:00Z">
              <w:r w:rsidR="00A93ECB">
                <w:rPr>
                  <w:rFonts w:eastAsia="DengXian"/>
                  <w:b w:val="0"/>
                  <w:lang w:eastAsia="zh-CN"/>
                </w:rPr>
                <w:t>re-</w:t>
              </w:r>
            </w:ins>
            <w:r w:rsidRPr="00697433">
              <w:rPr>
                <w:rFonts w:eastAsia="DengXian"/>
                <w:b w:val="0"/>
                <w:lang w:eastAsia="zh-CN"/>
              </w:rPr>
              <w:t>scheduled for Q</w:t>
            </w:r>
            <w:del w:id="1900" w:author="Denise LAU" w:date="2026-01-16T16:30:00Z">
              <w:r w:rsidRPr="00697433" w:rsidDel="00A93ECB">
                <w:rPr>
                  <w:rFonts w:eastAsia="DengXian"/>
                  <w:b w:val="0"/>
                  <w:lang w:eastAsia="zh-CN"/>
                </w:rPr>
                <w:delText>3</w:delText>
              </w:r>
            </w:del>
            <w:ins w:id="1901" w:author="Denise LAU" w:date="2026-01-16T16:30:00Z">
              <w:r w:rsidR="00A93ECB">
                <w:rPr>
                  <w:rFonts w:eastAsia="DengXian"/>
                  <w:b w:val="0"/>
                  <w:lang w:eastAsia="zh-CN"/>
                </w:rPr>
                <w:t>4</w:t>
              </w:r>
            </w:ins>
            <w:r w:rsidRPr="00697433">
              <w:rPr>
                <w:rFonts w:eastAsia="DengXian"/>
                <w:b w:val="0"/>
                <w:lang w:eastAsia="zh-CN"/>
              </w:rPr>
              <w:t xml:space="preserve"> 2026 and requirements were not yet discussed. </w:t>
            </w:r>
          </w:p>
        </w:tc>
        <w:tc>
          <w:tcPr>
            <w:tcW w:w="1213" w:type="dxa"/>
            <w:tcPrChange w:id="1902" w:author="bcsin@connect.hku.hk" w:date="2026-01-22T19:56:00Z">
              <w:tcPr>
                <w:tcW w:w="0" w:type="auto"/>
              </w:tcPr>
            </w:tcPrChange>
          </w:tcPr>
          <w:p w14:paraId="4FCBDFCD" w14:textId="5AA9EA60"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t>SE/ITSS/1</w:t>
            </w:r>
          </w:p>
        </w:tc>
      </w:tr>
      <w:tr w:rsidR="00F4296F" w:rsidRPr="00697433" w14:paraId="70C8F24B" w14:textId="77777777" w:rsidTr="2C2174BB">
        <w:trPr>
          <w:trPrChange w:id="1903" w:author="bcsin@connect.hku.hk" w:date="2026-01-22T19:56:00Z">
            <w:trPr>
              <w:gridBefore w:val="9"/>
              <w:gridAfter w:val="0"/>
            </w:trPr>
          </w:trPrChange>
        </w:trPr>
        <w:tc>
          <w:tcPr>
            <w:tcW w:w="760" w:type="dxa"/>
            <w:tcPrChange w:id="1904" w:author="bcsin@connect.hku.hk" w:date="2026-01-22T19:56:00Z">
              <w:tcPr>
                <w:tcW w:w="0" w:type="auto"/>
              </w:tcPr>
            </w:tcPrChange>
          </w:tcPr>
          <w:p w14:paraId="33B66B12" w14:textId="77777777" w:rsidR="00F4296F" w:rsidRPr="00697433" w:rsidRDefault="00F4296F" w:rsidP="00F4296F">
            <w:pPr>
              <w:rPr>
                <w:rFonts w:ascii="Frutiger Light" w:hAnsi="Frutiger Light" w:cs="Frutiger Light"/>
                <w:szCs w:val="24"/>
              </w:rPr>
            </w:pPr>
          </w:p>
        </w:tc>
        <w:tc>
          <w:tcPr>
            <w:tcW w:w="7564" w:type="dxa"/>
            <w:gridSpan w:val="4"/>
            <w:tcPrChange w:id="1905" w:author="bcsin@connect.hku.hk" w:date="2026-01-22T19:56:00Z">
              <w:tcPr>
                <w:tcW w:w="7564" w:type="dxa"/>
                <w:gridSpan w:val="4"/>
              </w:tcPr>
            </w:tcPrChange>
          </w:tcPr>
          <w:p w14:paraId="78364F34" w14:textId="77777777" w:rsidR="00F4296F" w:rsidRPr="00697433" w:rsidRDefault="00F4296F" w:rsidP="00F4296F">
            <w:pPr>
              <w:jc w:val="both"/>
              <w:rPr>
                <w:rFonts w:ascii="Frutiger Light" w:eastAsiaTheme="majorEastAsia" w:hAnsi="Frutiger Light" w:cstheme="majorBidi"/>
                <w:lang w:eastAsia="zh-HK"/>
              </w:rPr>
            </w:pPr>
          </w:p>
        </w:tc>
        <w:tc>
          <w:tcPr>
            <w:tcW w:w="1213" w:type="dxa"/>
            <w:tcPrChange w:id="1906" w:author="bcsin@connect.hku.hk" w:date="2026-01-22T19:56:00Z">
              <w:tcPr>
                <w:tcW w:w="0" w:type="auto"/>
              </w:tcPr>
            </w:tcPrChange>
          </w:tcPr>
          <w:p w14:paraId="56896A89" w14:textId="77777777" w:rsidR="00F4296F" w:rsidRPr="00697433" w:rsidRDefault="00F4296F" w:rsidP="00F4296F">
            <w:pPr>
              <w:jc w:val="center"/>
              <w:rPr>
                <w:rFonts w:ascii="Frutiger Light" w:hAnsi="Frutiger Light"/>
              </w:rPr>
            </w:pPr>
          </w:p>
        </w:tc>
      </w:tr>
      <w:tr w:rsidR="00F4296F" w:rsidRPr="00697433" w14:paraId="508DBD0D" w14:textId="77777777" w:rsidTr="2C2174BB">
        <w:trPr>
          <w:trPrChange w:id="1907" w:author="bcsin@connect.hku.hk" w:date="2026-01-22T19:56:00Z">
            <w:trPr>
              <w:gridBefore w:val="9"/>
              <w:gridAfter w:val="0"/>
            </w:trPr>
          </w:trPrChange>
        </w:trPr>
        <w:tc>
          <w:tcPr>
            <w:tcW w:w="760" w:type="dxa"/>
            <w:tcPrChange w:id="1908" w:author="bcsin@connect.hku.hk" w:date="2026-01-22T19:56:00Z">
              <w:tcPr>
                <w:tcW w:w="0" w:type="auto"/>
              </w:tcPr>
            </w:tcPrChange>
          </w:tcPr>
          <w:p w14:paraId="1965E21C" w14:textId="77777777" w:rsidR="00F4296F" w:rsidRPr="00697433" w:rsidRDefault="00F4296F" w:rsidP="00F4296F">
            <w:pPr>
              <w:pStyle w:val="ListParagraph"/>
              <w:numPr>
                <w:ilvl w:val="1"/>
                <w:numId w:val="2"/>
              </w:numPr>
              <w:ind w:left="0" w:firstLine="0"/>
              <w:rPr>
                <w:rFonts w:cs="Frutiger Light"/>
              </w:rPr>
            </w:pPr>
          </w:p>
        </w:tc>
        <w:tc>
          <w:tcPr>
            <w:tcW w:w="7564" w:type="dxa"/>
            <w:gridSpan w:val="4"/>
            <w:tcPrChange w:id="1909" w:author="bcsin@connect.hku.hk" w:date="2026-01-22T19:56:00Z">
              <w:tcPr>
                <w:tcW w:w="7564" w:type="dxa"/>
                <w:gridSpan w:val="4"/>
              </w:tcPr>
            </w:tcPrChange>
          </w:tcPr>
          <w:p w14:paraId="74A00A22" w14:textId="41F35F2E" w:rsidR="00F4296F" w:rsidRPr="00697433" w:rsidRDefault="00F4296F" w:rsidP="00F4296F">
            <w:pPr>
              <w:jc w:val="both"/>
              <w:rPr>
                <w:rFonts w:ascii="Frutiger Light" w:eastAsia="DengXian" w:hAnsi="Frutiger Light"/>
                <w:lang w:eastAsia="zh-CN"/>
              </w:rPr>
            </w:pPr>
            <w:r w:rsidRPr="5FA771BC">
              <w:rPr>
                <w:rFonts w:ascii="Frutiger Light" w:eastAsiaTheme="majorEastAsia" w:hAnsi="Frutiger Light" w:cstheme="majorBidi"/>
                <w:lang w:eastAsia="zh-HK"/>
              </w:rPr>
              <w:t xml:space="preserve">SE/ITSS1 briefed on the issues related to the End-Of-Support (EOS) by Microsoft for several key Microsoft products, including Microsoft Office 2016/2019 and Windows 10 LTSC, with EOS dates of 14 October 2025 and 13 October 2026, respectively. A webpage under </w:t>
            </w:r>
            <w:proofErr w:type="spellStart"/>
            <w:r w:rsidRPr="5FA771BC">
              <w:rPr>
                <w:rFonts w:ascii="Frutiger Light" w:eastAsiaTheme="majorEastAsia" w:hAnsi="Frutiger Light" w:cstheme="majorBidi"/>
                <w:lang w:eastAsia="zh-HK"/>
              </w:rPr>
              <w:t>EMSDHome</w:t>
            </w:r>
            <w:proofErr w:type="spellEnd"/>
            <w:r w:rsidRPr="5FA771BC">
              <w:rPr>
                <w:rFonts w:ascii="Frutiger Light" w:eastAsiaTheme="majorEastAsia" w:hAnsi="Frutiger Light" w:cstheme="majorBidi"/>
                <w:lang w:eastAsia="zh-HK"/>
              </w:rPr>
              <w:t xml:space="preserve"> was created by ITSS1 outlining proposed actions for planning the replacement of these products.</w:t>
            </w:r>
            <w:r w:rsidR="00F05228" w:rsidRPr="5FA771BC">
              <w:rPr>
                <w:rFonts w:ascii="Frutiger Light" w:eastAsiaTheme="majorEastAsia" w:hAnsi="Frutiger Light" w:cstheme="majorBidi"/>
                <w:lang w:eastAsia="zh-HK"/>
              </w:rPr>
              <w:t xml:space="preserve"> </w:t>
            </w:r>
            <w:r w:rsidRPr="5FA771BC">
              <w:rPr>
                <w:rFonts w:ascii="Frutiger Light" w:eastAsiaTheme="majorEastAsia" w:hAnsi="Frutiger Light" w:cstheme="majorBidi"/>
                <w:lang w:eastAsia="zh-HK"/>
              </w:rPr>
              <w:t xml:space="preserve">ITSS1 arranged the bulk procurement of MS Office 2024 LTSC Professional Plus licenses for DTD, and the installation of MS Office 2024 was completed. Meanwhile, according to our records, within the department there were over 2,000 desktops/notebooks installed with </w:t>
            </w:r>
            <w:r w:rsidRPr="5FA771BC">
              <w:rPr>
                <w:rFonts w:ascii="Frutiger Light" w:eastAsiaTheme="majorEastAsia" w:hAnsi="Frutiger Light" w:cstheme="majorBidi"/>
                <w:lang w:eastAsia="zh-HK"/>
              </w:rPr>
              <w:lastRenderedPageBreak/>
              <w:t>Windows 10 (versions 1607 and 21H2) which were reaching EOS by October 2026 and January 2027 respectively. Under DTD, approximately 290 desktops/notebooks would require replacement with new hardware or Windows upgrade.</w:t>
            </w:r>
            <w:r w:rsidR="00F05228" w:rsidRPr="5FA771BC">
              <w:rPr>
                <w:rFonts w:ascii="Frutiger Light" w:eastAsiaTheme="majorEastAsia" w:hAnsi="Frutiger Light" w:cstheme="majorBidi"/>
                <w:lang w:eastAsia="zh-HK"/>
              </w:rPr>
              <w:t xml:space="preserve"> </w:t>
            </w:r>
            <w:r w:rsidRPr="5FA771BC">
              <w:rPr>
                <w:rFonts w:ascii="Frutiger Light" w:eastAsiaTheme="majorEastAsia" w:hAnsi="Frutiger Light" w:cstheme="majorBidi"/>
                <w:lang w:eastAsia="zh-HK"/>
              </w:rPr>
              <w:t>Helpdesk team would plan and arrange bulk procurement of desktops/notebooks or Windows upgrade according to the actual situation to resolve the issues related to EOS.</w:t>
            </w:r>
          </w:p>
        </w:tc>
        <w:tc>
          <w:tcPr>
            <w:tcW w:w="1213" w:type="dxa"/>
            <w:tcPrChange w:id="1910" w:author="bcsin@connect.hku.hk" w:date="2026-01-22T19:56:00Z">
              <w:tcPr>
                <w:tcW w:w="0" w:type="auto"/>
              </w:tcPr>
            </w:tcPrChange>
          </w:tcPr>
          <w:p w14:paraId="3AB1C2DF" w14:textId="0DB4C5A2" w:rsidR="00F4296F" w:rsidRPr="00697433" w:rsidRDefault="00F4296F" w:rsidP="00F4296F">
            <w:pPr>
              <w:jc w:val="center"/>
              <w:rPr>
                <w:rFonts w:ascii="Frutiger Light" w:hAnsi="Frutiger Light"/>
              </w:rPr>
            </w:pPr>
            <w:r w:rsidRPr="5FA771BC">
              <w:rPr>
                <w:rFonts w:ascii="Frutiger Light" w:eastAsiaTheme="majorEastAsia" w:hAnsi="Frutiger Light" w:cstheme="majorBidi"/>
                <w:lang w:eastAsia="zh-HK"/>
              </w:rPr>
              <w:lastRenderedPageBreak/>
              <w:t>SE/ITSS/1</w:t>
            </w:r>
          </w:p>
        </w:tc>
      </w:tr>
      <w:tr w:rsidR="00F4296F" w:rsidRPr="00697433" w14:paraId="2FAB6329" w14:textId="77777777" w:rsidTr="2C2174BB">
        <w:trPr>
          <w:trPrChange w:id="1911" w:author="bcsin@connect.hku.hk" w:date="2026-01-22T19:56:00Z">
            <w:trPr>
              <w:gridBefore w:val="9"/>
              <w:gridAfter w:val="0"/>
            </w:trPr>
          </w:trPrChange>
        </w:trPr>
        <w:tc>
          <w:tcPr>
            <w:tcW w:w="760" w:type="dxa"/>
            <w:tcPrChange w:id="1912" w:author="bcsin@connect.hku.hk" w:date="2026-01-22T19:56:00Z">
              <w:tcPr>
                <w:tcW w:w="0" w:type="auto"/>
              </w:tcPr>
            </w:tcPrChange>
          </w:tcPr>
          <w:p w14:paraId="5C3DF9F4" w14:textId="77777777" w:rsidR="00F4296F" w:rsidRPr="00697433" w:rsidRDefault="00F4296F" w:rsidP="00F4296F">
            <w:pPr>
              <w:pStyle w:val="ListParagraph"/>
              <w:rPr>
                <w:b w:val="0"/>
                <w:lang w:eastAsia="zh-TW"/>
              </w:rPr>
            </w:pPr>
          </w:p>
        </w:tc>
        <w:tc>
          <w:tcPr>
            <w:tcW w:w="7564" w:type="dxa"/>
            <w:gridSpan w:val="4"/>
            <w:tcPrChange w:id="1913" w:author="bcsin@connect.hku.hk" w:date="2026-01-22T19:56:00Z">
              <w:tcPr>
                <w:tcW w:w="7564" w:type="dxa"/>
                <w:gridSpan w:val="4"/>
              </w:tcPr>
            </w:tcPrChange>
          </w:tcPr>
          <w:p w14:paraId="50AADD15" w14:textId="77777777" w:rsidR="00F4296F" w:rsidRPr="00697433" w:rsidRDefault="00F4296F" w:rsidP="00F4296F">
            <w:pPr>
              <w:ind w:leftChars="150" w:left="360"/>
              <w:jc w:val="both"/>
              <w:rPr>
                <w:rFonts w:ascii="Frutiger Light" w:hAnsi="Frutiger Light"/>
                <w:b/>
                <w:bCs/>
                <w:highlight w:val="yellow"/>
                <w:u w:val="single"/>
                <w:lang w:eastAsia="zh-HK"/>
              </w:rPr>
            </w:pPr>
          </w:p>
        </w:tc>
        <w:tc>
          <w:tcPr>
            <w:tcW w:w="1213" w:type="dxa"/>
            <w:tcPrChange w:id="1914" w:author="bcsin@connect.hku.hk" w:date="2026-01-22T19:56:00Z">
              <w:tcPr>
                <w:tcW w:w="0" w:type="auto"/>
              </w:tcPr>
            </w:tcPrChange>
          </w:tcPr>
          <w:p w14:paraId="45F052F5" w14:textId="77777777" w:rsidR="00F4296F" w:rsidRPr="00697433" w:rsidRDefault="00F4296F" w:rsidP="00F4296F">
            <w:pPr>
              <w:ind w:leftChars="150" w:left="360"/>
              <w:jc w:val="center"/>
              <w:rPr>
                <w:rFonts w:ascii="Frutiger Light" w:hAnsi="Frutiger Light"/>
              </w:rPr>
            </w:pPr>
          </w:p>
        </w:tc>
      </w:tr>
      <w:tr w:rsidR="008D3C0A" w:rsidRPr="00697433" w14:paraId="0F8F61E7" w14:textId="77777777" w:rsidTr="2C2174BB">
        <w:trPr>
          <w:trPrChange w:id="1915" w:author="bcsin@connect.hku.hk" w:date="2026-01-22T19:56:00Z">
            <w:trPr>
              <w:gridBefore w:val="9"/>
              <w:gridAfter w:val="0"/>
            </w:trPr>
          </w:trPrChange>
        </w:trPr>
        <w:tc>
          <w:tcPr>
            <w:tcW w:w="760" w:type="dxa"/>
            <w:tcPrChange w:id="1916" w:author="bcsin@connect.hku.hk" w:date="2026-01-22T19:56:00Z">
              <w:tcPr>
                <w:tcW w:w="0" w:type="auto"/>
              </w:tcPr>
            </w:tcPrChange>
          </w:tcPr>
          <w:p w14:paraId="47DB1920" w14:textId="1576D0CF" w:rsidR="008D3C0A" w:rsidRPr="00697433" w:rsidRDefault="008D3C0A" w:rsidP="008D3C0A">
            <w:pPr>
              <w:pStyle w:val="ListParagraph"/>
              <w:numPr>
                <w:ilvl w:val="1"/>
                <w:numId w:val="2"/>
              </w:numPr>
              <w:ind w:left="0" w:firstLine="0"/>
              <w:rPr>
                <w:b w:val="0"/>
                <w:lang w:eastAsia="zh-TW"/>
              </w:rPr>
            </w:pPr>
          </w:p>
          <w:p w14:paraId="111977B4" w14:textId="65A13EFF" w:rsidR="008D3C0A" w:rsidRPr="00697433" w:rsidRDefault="008D3C0A" w:rsidP="008D3C0A">
            <w:pPr>
              <w:pStyle w:val="ListParagraph"/>
              <w:rPr>
                <w:b w:val="0"/>
                <w:lang w:eastAsia="zh-TW"/>
              </w:rPr>
            </w:pPr>
          </w:p>
        </w:tc>
        <w:tc>
          <w:tcPr>
            <w:tcW w:w="7564" w:type="dxa"/>
            <w:gridSpan w:val="4"/>
            <w:tcPrChange w:id="1917" w:author="bcsin@connect.hku.hk" w:date="2026-01-22T19:56:00Z">
              <w:tcPr>
                <w:tcW w:w="7564" w:type="dxa"/>
                <w:gridSpan w:val="4"/>
              </w:tcPr>
            </w:tcPrChange>
          </w:tcPr>
          <w:p w14:paraId="649A3002" w14:textId="77777777" w:rsidR="008D3C0A" w:rsidRPr="00697433" w:rsidRDefault="008D3C0A" w:rsidP="008D3C0A">
            <w:pPr>
              <w:jc w:val="both"/>
              <w:rPr>
                <w:ins w:id="1918" w:author="Mr LEUNG Yan Sing 梁恩星" w:date="2026-01-15T15:07:00Z"/>
                <w:rFonts w:ascii="Frutiger Light" w:hAnsi="Frutiger Light"/>
                <w:u w:val="single"/>
              </w:rPr>
            </w:pPr>
            <w:ins w:id="1919" w:author="Mr LEUNG Yan Sing 梁恩星" w:date="2026-01-15T15:07:00Z">
              <w:r w:rsidRPr="00697433">
                <w:rPr>
                  <w:rFonts w:ascii="Frutiger Light" w:hAnsi="Frutiger Light"/>
                  <w:u w:val="single"/>
                </w:rPr>
                <w:t>Payment Authorizing Officer (PAO) Signature Hub</w:t>
              </w:r>
            </w:ins>
          </w:p>
          <w:p w14:paraId="0A309778" w14:textId="77777777" w:rsidR="008D3C0A" w:rsidRPr="00697433" w:rsidRDefault="008D3C0A" w:rsidP="008D3C0A">
            <w:pPr>
              <w:pStyle w:val="ListParagraph"/>
              <w:numPr>
                <w:ilvl w:val="0"/>
                <w:numId w:val="13"/>
              </w:numPr>
              <w:jc w:val="both"/>
              <w:rPr>
                <w:ins w:id="1920" w:author="Mr LEUNG Yan Sing 梁恩星" w:date="2026-01-15T15:07:00Z"/>
                <w:b w:val="0"/>
              </w:rPr>
            </w:pPr>
            <w:ins w:id="1921" w:author="Mr LEUNG Yan Sing 梁恩星" w:date="2026-01-15T15:07:00Z">
              <w:r w:rsidRPr="00697433">
                <w:rPr>
                  <w:b w:val="0"/>
                </w:rPr>
                <w:t xml:space="preserve">ITSS1 </w:t>
              </w:r>
              <w:r w:rsidRPr="00697433">
                <w:rPr>
                  <w:b w:val="0"/>
                  <w:lang w:eastAsia="zh-TW"/>
                </w:rPr>
                <w:t>was</w:t>
              </w:r>
              <w:r w:rsidRPr="00697433">
                <w:rPr>
                  <w:b w:val="0"/>
                </w:rPr>
                <w:t xml:space="preserve"> collaborating with the Finance Division (FD) to develop Payment Authorizing Officer (PAO) Signature Hub</w:t>
              </w:r>
              <w:r w:rsidRPr="00697433">
                <w:rPr>
                  <w:b w:val="0"/>
                  <w:lang w:eastAsia="zh-TW"/>
                </w:rPr>
                <w:t xml:space="preserve"> system</w:t>
              </w:r>
              <w:r w:rsidRPr="00697433">
                <w:rPr>
                  <w:b w:val="0"/>
                </w:rPr>
                <w:t xml:space="preserve">, a new system to </w:t>
              </w:r>
              <w:proofErr w:type="spellStart"/>
              <w:r w:rsidRPr="00697433">
                <w:rPr>
                  <w:b w:val="0"/>
                </w:rPr>
                <w:t>digitise</w:t>
              </w:r>
              <w:proofErr w:type="spellEnd"/>
              <w:r w:rsidRPr="00697433">
                <w:rPr>
                  <w:b w:val="0"/>
                </w:rPr>
                <w:t xml:space="preserve"> the traditional PAO signature paper form into an efficient electronic workflow. </w:t>
              </w:r>
            </w:ins>
          </w:p>
          <w:p w14:paraId="052F88CD" w14:textId="77777777" w:rsidR="008D3C0A" w:rsidRPr="00697433" w:rsidRDefault="008D3C0A" w:rsidP="008D3C0A">
            <w:pPr>
              <w:pStyle w:val="ListParagraph"/>
              <w:numPr>
                <w:ilvl w:val="0"/>
                <w:numId w:val="13"/>
              </w:numPr>
              <w:jc w:val="both"/>
              <w:rPr>
                <w:ins w:id="1922" w:author="Mr LEUNG Yan Sing 梁恩星" w:date="2026-01-15T15:07:00Z"/>
                <w:b w:val="0"/>
              </w:rPr>
            </w:pPr>
            <w:ins w:id="1923" w:author="Mr LEUNG Yan Sing 梁恩星" w:date="2026-01-15T15:07:00Z">
              <w:r w:rsidRPr="00697433">
                <w:rPr>
                  <w:b w:val="0"/>
                </w:rPr>
                <w:t xml:space="preserve">Throughout August and September, ITSS1 hosted </w:t>
              </w:r>
              <w:proofErr w:type="spellStart"/>
              <w:r w:rsidRPr="00697433">
                <w:rPr>
                  <w:b w:val="0"/>
                  <w:lang w:eastAsia="zh-TW"/>
                </w:rPr>
                <w:t>serveral</w:t>
              </w:r>
              <w:proofErr w:type="spellEnd"/>
              <w:r w:rsidRPr="00697433">
                <w:rPr>
                  <w:b w:val="0"/>
                </w:rPr>
                <w:t xml:space="preserve"> meetings with FD to discuss and </w:t>
              </w:r>
              <w:proofErr w:type="spellStart"/>
              <w:r w:rsidRPr="00697433">
                <w:rPr>
                  <w:b w:val="0"/>
                </w:rPr>
                <w:t>finalise</w:t>
              </w:r>
              <w:proofErr w:type="spellEnd"/>
              <w:r w:rsidRPr="00697433">
                <w:rPr>
                  <w:b w:val="0"/>
                </w:rPr>
                <w:t xml:space="preserve"> the system's details. </w:t>
              </w:r>
            </w:ins>
          </w:p>
          <w:p w14:paraId="0B9FC86A" w14:textId="77777777" w:rsidR="008D3C0A" w:rsidRPr="00697433" w:rsidRDefault="008D3C0A" w:rsidP="008D3C0A">
            <w:pPr>
              <w:pStyle w:val="ListParagraph"/>
              <w:numPr>
                <w:ilvl w:val="0"/>
                <w:numId w:val="13"/>
              </w:numPr>
              <w:jc w:val="both"/>
              <w:rPr>
                <w:ins w:id="1924" w:author="Mr LEUNG Yan Sing 梁恩星" w:date="2026-01-15T15:07:00Z"/>
                <w:b w:val="0"/>
              </w:rPr>
            </w:pPr>
            <w:ins w:id="1925" w:author="Mr LEUNG Yan Sing 梁恩星" w:date="2026-01-15T15:07:00Z">
              <w:r w:rsidRPr="00697433">
                <w:rPr>
                  <w:b w:val="0"/>
                </w:rPr>
                <w:t xml:space="preserve">The system name, design, and new workflow have been discussed and confirmed with FD. </w:t>
              </w:r>
            </w:ins>
          </w:p>
          <w:p w14:paraId="0BD836DE" w14:textId="77777777" w:rsidR="008D3C0A" w:rsidRPr="00697433" w:rsidRDefault="008D3C0A" w:rsidP="008D3C0A">
            <w:pPr>
              <w:pStyle w:val="ListParagraph"/>
              <w:numPr>
                <w:ilvl w:val="0"/>
                <w:numId w:val="13"/>
              </w:numPr>
              <w:jc w:val="both"/>
              <w:rPr>
                <w:ins w:id="1926" w:author="Mr LEUNG Yan Sing 梁恩星" w:date="2026-01-15T15:07:00Z"/>
                <w:b w:val="0"/>
              </w:rPr>
            </w:pPr>
            <w:ins w:id="1927" w:author="Mr LEUNG Yan Sing 梁恩星" w:date="2026-01-15T15:07:00Z">
              <w:r w:rsidRPr="00697433">
                <w:rPr>
                  <w:b w:val="0"/>
                </w:rPr>
                <w:t xml:space="preserve">Development </w:t>
              </w:r>
              <w:r w:rsidRPr="00697433">
                <w:rPr>
                  <w:b w:val="0"/>
                  <w:lang w:eastAsia="zh-TW"/>
                </w:rPr>
                <w:t>would</w:t>
              </w:r>
              <w:r w:rsidRPr="00697433">
                <w:rPr>
                  <w:b w:val="0"/>
                </w:rPr>
                <w:t xml:space="preserve"> be handled by ITSS1's in-house team, utilizing existing resources, with work commencing in October. </w:t>
              </w:r>
            </w:ins>
          </w:p>
          <w:p w14:paraId="00BDAA82" w14:textId="3CE81E4E" w:rsidR="008D3C0A" w:rsidRDefault="008D3C0A" w:rsidP="008D3C0A">
            <w:pPr>
              <w:pStyle w:val="ListParagraph"/>
              <w:numPr>
                <w:ilvl w:val="0"/>
                <w:numId w:val="13"/>
              </w:numPr>
              <w:jc w:val="both"/>
              <w:rPr>
                <w:ins w:id="1928" w:author="EMSD Alan Chan" w:date="2026-01-16T10:52:00Z"/>
                <w:b w:val="0"/>
              </w:rPr>
            </w:pPr>
            <w:ins w:id="1929" w:author="Mr LEUNG Yan Sing 梁恩星" w:date="2026-01-15T15:07:00Z">
              <w:r w:rsidRPr="00697433">
                <w:rPr>
                  <w:b w:val="0"/>
                </w:rPr>
                <w:t xml:space="preserve">Phase 1 of the project </w:t>
              </w:r>
              <w:r w:rsidRPr="00697433">
                <w:rPr>
                  <w:b w:val="0"/>
                  <w:lang w:eastAsia="zh-TW"/>
                </w:rPr>
                <w:t>was</w:t>
              </w:r>
              <w:r w:rsidRPr="00697433">
                <w:rPr>
                  <w:b w:val="0"/>
                </w:rPr>
                <w:t xml:space="preserve"> </w:t>
              </w:r>
              <w:del w:id="1930" w:author="EMSD Alan Chan" w:date="2026-01-16T10:52:00Z">
                <w:r w:rsidRPr="00697433" w:rsidDel="00873DFA">
                  <w:rPr>
                    <w:b w:val="0"/>
                  </w:rPr>
                  <w:delText>targeted for completion</w:delText>
                </w:r>
              </w:del>
            </w:ins>
            <w:ins w:id="1931" w:author="EMSD Alan Chan" w:date="2026-01-16T10:52:00Z">
              <w:r w:rsidR="00873DFA">
                <w:rPr>
                  <w:b w:val="0"/>
                </w:rPr>
                <w:t>completed</w:t>
              </w:r>
            </w:ins>
            <w:ins w:id="1932" w:author="Mr LEUNG Yan Sing 梁恩星" w:date="2026-01-15T15:07:00Z">
              <w:r w:rsidRPr="00697433">
                <w:rPr>
                  <w:b w:val="0"/>
                </w:rPr>
                <w:t xml:space="preserve"> </w:t>
              </w:r>
              <w:del w:id="1933" w:author="EMSD Alan Chan" w:date="2026-01-16T10:52:00Z">
                <w:r w:rsidRPr="00697433" w:rsidDel="00873DFA">
                  <w:rPr>
                    <w:b w:val="0"/>
                  </w:rPr>
                  <w:delText>by</w:delText>
                </w:r>
              </w:del>
            </w:ins>
            <w:ins w:id="1934" w:author="EMSD Alan Chan" w:date="2026-01-16T10:52:00Z">
              <w:r w:rsidR="00873DFA">
                <w:rPr>
                  <w:b w:val="0"/>
                </w:rPr>
                <w:t>in</w:t>
              </w:r>
            </w:ins>
            <w:ins w:id="1935" w:author="Mr LEUNG Yan Sing 梁恩星" w:date="2026-01-15T15:07:00Z">
              <w:r w:rsidRPr="00697433">
                <w:rPr>
                  <w:b w:val="0"/>
                </w:rPr>
                <w:t xml:space="preserve"> December</w:t>
              </w:r>
            </w:ins>
            <w:ins w:id="1936" w:author="EMSD Alan Chan" w:date="2026-01-16T10:52:00Z">
              <w:r w:rsidR="00873DFA">
                <w:rPr>
                  <w:b w:val="0"/>
                </w:rPr>
                <w:t xml:space="preserve"> 2025</w:t>
              </w:r>
            </w:ins>
            <w:ins w:id="1937" w:author="Mr LEUNG Yan Sing 梁恩星" w:date="2026-01-15T15:07:00Z">
              <w:r w:rsidRPr="00697433">
                <w:rPr>
                  <w:b w:val="0"/>
                </w:rPr>
                <w:t>.</w:t>
              </w:r>
            </w:ins>
          </w:p>
          <w:p w14:paraId="189A363C" w14:textId="671252D1" w:rsidR="00873DFA" w:rsidRPr="00697433" w:rsidRDefault="00873DFA" w:rsidP="008D3C0A">
            <w:pPr>
              <w:pStyle w:val="ListParagraph"/>
              <w:numPr>
                <w:ilvl w:val="0"/>
                <w:numId w:val="13"/>
              </w:numPr>
              <w:jc w:val="both"/>
              <w:rPr>
                <w:ins w:id="1938" w:author="Mr LEUNG Yan Sing 梁恩星" w:date="2026-01-15T15:07:00Z"/>
                <w:b w:val="0"/>
              </w:rPr>
            </w:pPr>
            <w:ins w:id="1939" w:author="EMSD Alan Chan" w:date="2026-01-16T11:01:00Z">
              <w:r w:rsidRPr="00873DFA">
                <w:rPr>
                  <w:b w:val="0"/>
                </w:rPr>
                <w:t>UAT sessions with FD have been ongoing from Dec 2025 to Jan 2026.</w:t>
              </w:r>
            </w:ins>
          </w:p>
          <w:p w14:paraId="43DD7D35" w14:textId="6E170516" w:rsidR="008D3C0A" w:rsidDel="008D3C0A" w:rsidRDefault="00873DFA" w:rsidP="008D3C0A">
            <w:pPr>
              <w:ind w:left="240" w:right="240"/>
              <w:jc w:val="both"/>
              <w:rPr>
                <w:del w:id="1940" w:author="Mr LEUNG Yan Sing 梁恩星" w:date="2026-01-15T15:07:00Z"/>
              </w:rPr>
            </w:pPr>
            <w:ins w:id="1941" w:author="EMSD Alan Chan" w:date="2026-01-16T11:00:00Z">
              <w:r>
                <w:t xml:space="preserve">As advised by FD, </w:t>
              </w:r>
            </w:ins>
            <w:ins w:id="1942" w:author="Mr LEUNG Yan Sing 梁恩星" w:date="2026-01-15T15:07:00Z">
              <w:del w:id="1943" w:author="EMSD Alan Chan" w:date="2026-01-16T11:00:00Z">
                <w:r w:rsidR="008D3C0A" w:rsidRPr="00697433" w:rsidDel="00873DFA">
                  <w:delText>T</w:delText>
                </w:r>
              </w:del>
            </w:ins>
            <w:ins w:id="1944" w:author="EMSD Alan Chan" w:date="2026-01-16T11:00:00Z">
              <w:r>
                <w:t>t</w:t>
              </w:r>
            </w:ins>
            <w:ins w:id="1945" w:author="Mr LEUNG Yan Sing 梁恩星" w:date="2026-01-15T15:07:00Z">
              <w:r w:rsidR="008D3C0A" w:rsidRPr="00697433">
                <w:t>he official launch with selected SBUs would commence in Q</w:t>
              </w:r>
              <w:del w:id="1946" w:author="EMSD Alan Chan" w:date="2026-01-16T11:00:00Z">
                <w:r w:rsidR="008D3C0A" w:rsidRPr="00697433" w:rsidDel="00873DFA">
                  <w:delText>1</w:delText>
                </w:r>
              </w:del>
            </w:ins>
            <w:ins w:id="1947" w:author="EMSD Alan Chan" w:date="2026-01-16T11:00:00Z">
              <w:r>
                <w:t>2</w:t>
              </w:r>
            </w:ins>
            <w:ins w:id="1948" w:author="Mr LEUNG Yan Sing 梁恩星" w:date="2026-01-15T15:07:00Z">
              <w:r w:rsidR="008D3C0A" w:rsidRPr="00697433">
                <w:t xml:space="preserve"> 2026.</w:t>
              </w:r>
            </w:ins>
            <w:del w:id="1949" w:author="Mr LEUNG Yan Sing 梁恩星" w:date="2026-01-15T15:07:00Z">
              <w:r w:rsidR="008D3C0A" w:rsidRPr="00697433" w:rsidDel="0070654D">
                <w:rPr>
                  <w:rFonts w:ascii="Frutiger Light" w:hAnsi="Frutiger Light"/>
                  <w:u w:val="single"/>
                </w:rPr>
                <w:delText>Payment Authorizing Officer (PAO) Signature Hub</w:delText>
              </w:r>
            </w:del>
          </w:p>
          <w:p w14:paraId="64111DF3" w14:textId="77777777" w:rsidR="008D3C0A" w:rsidRPr="00697433" w:rsidRDefault="008D3C0A" w:rsidP="008D3C0A">
            <w:pPr>
              <w:jc w:val="both"/>
              <w:rPr>
                <w:ins w:id="1950" w:author="Mr LEUNG Yan Sing 梁恩星" w:date="2026-01-15T15:07:00Z"/>
                <w:rFonts w:ascii="Frutiger Light" w:hAnsi="Frutiger Light"/>
                <w:u w:val="single"/>
              </w:rPr>
            </w:pPr>
          </w:p>
          <w:p w14:paraId="5DF2BBD6" w14:textId="15537B9D" w:rsidR="008D3C0A" w:rsidRPr="00697433" w:rsidDel="0070654D" w:rsidRDefault="008D3C0A" w:rsidP="008D3C0A">
            <w:pPr>
              <w:pStyle w:val="ListParagraph"/>
              <w:numPr>
                <w:ilvl w:val="0"/>
                <w:numId w:val="13"/>
              </w:numPr>
              <w:ind w:left="720" w:right="240"/>
              <w:jc w:val="both"/>
              <w:rPr>
                <w:del w:id="1951" w:author="Mr LEUNG Yan Sing 梁恩星" w:date="2026-01-15T15:07:00Z"/>
                <w:b w:val="0"/>
              </w:rPr>
            </w:pPr>
            <w:del w:id="1952" w:author="Mr LEUNG Yan Sing 梁恩星" w:date="2026-01-15T15:07:00Z">
              <w:r w:rsidRPr="00697433" w:rsidDel="0070654D">
                <w:rPr>
                  <w:b w:val="0"/>
                </w:rPr>
                <w:delText xml:space="preserve">ITSS1 </w:delText>
              </w:r>
              <w:r w:rsidRPr="00697433" w:rsidDel="0070654D">
                <w:rPr>
                  <w:b w:val="0"/>
                  <w:lang w:eastAsia="zh-TW"/>
                </w:rPr>
                <w:delText>was</w:delText>
              </w:r>
              <w:r w:rsidRPr="00697433" w:rsidDel="0070654D">
                <w:rPr>
                  <w:b w:val="0"/>
                </w:rPr>
                <w:delText xml:space="preserve"> collaborating with the Finance Division (FD) to develop Payment Authorizing Officer (PAO) Signature Hub</w:delText>
              </w:r>
              <w:r w:rsidRPr="00697433" w:rsidDel="0070654D">
                <w:rPr>
                  <w:b w:val="0"/>
                  <w:lang w:eastAsia="zh-TW"/>
                </w:rPr>
                <w:delText xml:space="preserve"> system</w:delText>
              </w:r>
              <w:r w:rsidRPr="00697433" w:rsidDel="0070654D">
                <w:rPr>
                  <w:b w:val="0"/>
                </w:rPr>
                <w:delText xml:space="preserve">, a new system to digitise the traditional PAO signature paper form into an efficient electronic workflow. </w:delText>
              </w:r>
            </w:del>
          </w:p>
          <w:p w14:paraId="441CEF30" w14:textId="2E4D7EC1" w:rsidR="008D3C0A" w:rsidRPr="00697433" w:rsidDel="0070654D" w:rsidRDefault="008D3C0A" w:rsidP="008D3C0A">
            <w:pPr>
              <w:pStyle w:val="ListParagraph"/>
              <w:numPr>
                <w:ilvl w:val="0"/>
                <w:numId w:val="13"/>
              </w:numPr>
              <w:ind w:left="720" w:right="240"/>
              <w:jc w:val="both"/>
              <w:rPr>
                <w:del w:id="1953" w:author="Mr LEUNG Yan Sing 梁恩星" w:date="2026-01-15T15:07:00Z"/>
                <w:b w:val="0"/>
              </w:rPr>
            </w:pPr>
            <w:del w:id="1954" w:author="Mr LEUNG Yan Sing 梁恩星" w:date="2026-01-15T15:07:00Z">
              <w:r w:rsidRPr="00697433" w:rsidDel="0070654D">
                <w:rPr>
                  <w:b w:val="0"/>
                </w:rPr>
                <w:delText xml:space="preserve">Throughout August and September, ITSS1 hosted </w:delText>
              </w:r>
              <w:r w:rsidRPr="00697433" w:rsidDel="0070654D">
                <w:rPr>
                  <w:b w:val="0"/>
                  <w:lang w:eastAsia="zh-TW"/>
                </w:rPr>
                <w:delText>serveral</w:delText>
              </w:r>
              <w:r w:rsidRPr="00697433" w:rsidDel="0070654D">
                <w:rPr>
                  <w:b w:val="0"/>
                </w:rPr>
                <w:delText xml:space="preserve"> meetings with FD to discuss and finalise the system's details. </w:delText>
              </w:r>
            </w:del>
          </w:p>
          <w:p w14:paraId="2510D43D" w14:textId="3EE1882B" w:rsidR="008D3C0A" w:rsidRPr="00697433" w:rsidDel="0070654D" w:rsidRDefault="008D3C0A" w:rsidP="008D3C0A">
            <w:pPr>
              <w:pStyle w:val="ListParagraph"/>
              <w:numPr>
                <w:ilvl w:val="0"/>
                <w:numId w:val="13"/>
              </w:numPr>
              <w:ind w:left="720" w:right="240"/>
              <w:jc w:val="both"/>
              <w:rPr>
                <w:del w:id="1955" w:author="Mr LEUNG Yan Sing 梁恩星" w:date="2026-01-15T15:07:00Z"/>
                <w:b w:val="0"/>
              </w:rPr>
            </w:pPr>
            <w:del w:id="1956" w:author="Mr LEUNG Yan Sing 梁恩星" w:date="2026-01-15T15:07:00Z">
              <w:r w:rsidRPr="00697433" w:rsidDel="0070654D">
                <w:rPr>
                  <w:b w:val="0"/>
                </w:rPr>
                <w:delText xml:space="preserve">The system name, design, and new workflow have been discussed and confirmed with FD. </w:delText>
              </w:r>
            </w:del>
          </w:p>
          <w:p w14:paraId="11AAECCC" w14:textId="28512C0F" w:rsidR="008D3C0A" w:rsidRPr="00697433" w:rsidDel="0070654D" w:rsidRDefault="008D3C0A" w:rsidP="008D3C0A">
            <w:pPr>
              <w:pStyle w:val="ListParagraph"/>
              <w:numPr>
                <w:ilvl w:val="0"/>
                <w:numId w:val="13"/>
              </w:numPr>
              <w:ind w:left="720" w:right="240"/>
              <w:jc w:val="both"/>
              <w:rPr>
                <w:del w:id="1957" w:author="Mr LEUNG Yan Sing 梁恩星" w:date="2026-01-15T15:07:00Z"/>
                <w:b w:val="0"/>
              </w:rPr>
            </w:pPr>
            <w:del w:id="1958" w:author="Mr LEUNG Yan Sing 梁恩星" w:date="2026-01-15T15:07:00Z">
              <w:r w:rsidRPr="00697433" w:rsidDel="0070654D">
                <w:rPr>
                  <w:b w:val="0"/>
                </w:rPr>
                <w:delText xml:space="preserve">Development </w:delText>
              </w:r>
              <w:r w:rsidRPr="00697433" w:rsidDel="0070654D">
                <w:rPr>
                  <w:b w:val="0"/>
                  <w:lang w:eastAsia="zh-TW"/>
                </w:rPr>
                <w:delText>would</w:delText>
              </w:r>
              <w:r w:rsidRPr="00697433" w:rsidDel="0070654D">
                <w:rPr>
                  <w:b w:val="0"/>
                </w:rPr>
                <w:delText xml:space="preserve"> be handled by ITSS1's in-house team, utilizing existing resources, with work commencing in October. </w:delText>
              </w:r>
            </w:del>
          </w:p>
          <w:p w14:paraId="476AA597" w14:textId="4679E28B" w:rsidR="008D3C0A" w:rsidRPr="00697433" w:rsidDel="0070654D" w:rsidRDefault="008D3C0A" w:rsidP="008D3C0A">
            <w:pPr>
              <w:pStyle w:val="ListParagraph"/>
              <w:numPr>
                <w:ilvl w:val="0"/>
                <w:numId w:val="13"/>
              </w:numPr>
              <w:ind w:left="720" w:right="240"/>
              <w:jc w:val="both"/>
              <w:rPr>
                <w:del w:id="1959" w:author="Mr LEUNG Yan Sing 梁恩星" w:date="2026-01-15T15:07:00Z"/>
                <w:b w:val="0"/>
              </w:rPr>
            </w:pPr>
            <w:del w:id="1960" w:author="Mr LEUNG Yan Sing 梁恩星" w:date="2026-01-15T15:07:00Z">
              <w:r w:rsidRPr="00697433" w:rsidDel="0070654D">
                <w:rPr>
                  <w:b w:val="0"/>
                </w:rPr>
                <w:delText xml:space="preserve">Phase 1 of the project </w:delText>
              </w:r>
              <w:r w:rsidRPr="00697433" w:rsidDel="0070654D">
                <w:rPr>
                  <w:b w:val="0"/>
                  <w:lang w:eastAsia="zh-TW"/>
                </w:rPr>
                <w:delText>was</w:delText>
              </w:r>
              <w:r w:rsidRPr="00697433" w:rsidDel="0070654D">
                <w:rPr>
                  <w:b w:val="0"/>
                </w:rPr>
                <w:delText xml:space="preserve"> targeted for completion by December.</w:delText>
              </w:r>
            </w:del>
          </w:p>
          <w:p w14:paraId="1911EEEA" w14:textId="6CF0953D" w:rsidR="008D3C0A" w:rsidRPr="00697433" w:rsidRDefault="008D3C0A">
            <w:pPr>
              <w:jc w:val="both"/>
              <w:pPrChange w:id="1961" w:author="Mr LEUNG Yan Sing 梁恩星" w:date="2026-01-15T15:07:00Z">
                <w:pPr>
                  <w:pStyle w:val="ListParagraph"/>
                  <w:numPr>
                    <w:numId w:val="13"/>
                  </w:numPr>
                  <w:ind w:left="480" w:hanging="480"/>
                  <w:jc w:val="both"/>
                </w:pPr>
              </w:pPrChange>
            </w:pPr>
            <w:del w:id="1962" w:author="Mr LEUNG Yan Sing 梁恩星" w:date="2026-01-15T15:07:00Z">
              <w:r w:rsidRPr="00697433" w:rsidDel="0070654D">
                <w:delText>The official launch with selected SBUs would commence in Q1 2026.</w:delText>
              </w:r>
            </w:del>
          </w:p>
        </w:tc>
        <w:tc>
          <w:tcPr>
            <w:tcW w:w="1213" w:type="dxa"/>
            <w:tcPrChange w:id="1963" w:author="bcsin@connect.hku.hk" w:date="2026-01-22T19:56:00Z">
              <w:tcPr>
                <w:tcW w:w="0" w:type="auto"/>
              </w:tcPr>
            </w:tcPrChange>
          </w:tcPr>
          <w:p w14:paraId="60073529" w14:textId="6320CF56" w:rsidR="008D3C0A" w:rsidRPr="00697433" w:rsidRDefault="008D3C0A" w:rsidP="008D3C0A">
            <w:pPr>
              <w:ind w:leftChars="17" w:left="41"/>
              <w:jc w:val="center"/>
              <w:rPr>
                <w:rFonts w:ascii="Frutiger Light" w:hAnsi="Frutiger Light"/>
              </w:rPr>
            </w:pPr>
            <w:ins w:id="1964" w:author="Mr LEUNG Yan Sing 梁恩星" w:date="2026-01-15T15:07:00Z">
              <w:r w:rsidRPr="05854993">
                <w:rPr>
                  <w:rFonts w:ascii="Frutiger Light" w:eastAsiaTheme="majorEastAsia" w:hAnsi="Frutiger Light" w:cstheme="majorBidi"/>
                  <w:lang w:eastAsia="zh-HK"/>
                </w:rPr>
                <w:t>SE/ITSS/1</w:t>
              </w:r>
            </w:ins>
            <w:del w:id="1965" w:author="Mr LEUNG Yan Sing 梁恩星" w:date="2026-01-15T15:07:00Z">
              <w:r w:rsidRPr="5FA771BC" w:rsidDel="0070654D">
                <w:rPr>
                  <w:rFonts w:ascii="Frutiger Light" w:eastAsiaTheme="majorEastAsia" w:hAnsi="Frutiger Light" w:cstheme="majorBidi"/>
                  <w:lang w:eastAsia="zh-HK"/>
                </w:rPr>
                <w:delText>SE/ITSS/1</w:delText>
              </w:r>
            </w:del>
          </w:p>
        </w:tc>
      </w:tr>
      <w:tr w:rsidR="00E24507" w:rsidRPr="00697433" w14:paraId="659FAE6D" w14:textId="77777777" w:rsidTr="2C2174BB">
        <w:trPr>
          <w:ins w:id="1966" w:author="EMSD Alan Chan" w:date="2026-01-16T11:09:00Z"/>
          <w:trPrChange w:id="1967" w:author="bcsin@connect.hku.hk" w:date="2026-01-22T19:56:00Z">
            <w:trPr>
              <w:gridBefore w:val="2"/>
            </w:trPr>
          </w:trPrChange>
        </w:trPr>
        <w:tc>
          <w:tcPr>
            <w:tcW w:w="760" w:type="dxa"/>
            <w:tcPrChange w:id="1968" w:author="bcsin@connect.hku.hk" w:date="2026-01-22T19:56:00Z">
              <w:tcPr>
                <w:tcW w:w="760" w:type="dxa"/>
              </w:tcPr>
            </w:tcPrChange>
          </w:tcPr>
          <w:p w14:paraId="07691C35" w14:textId="77777777" w:rsidR="00E24507" w:rsidRPr="00697433" w:rsidRDefault="00E24507" w:rsidP="008D3C0A">
            <w:pPr>
              <w:pStyle w:val="ListParagraph"/>
              <w:numPr>
                <w:ilvl w:val="1"/>
                <w:numId w:val="2"/>
              </w:numPr>
              <w:ind w:left="0" w:firstLine="0"/>
              <w:rPr>
                <w:ins w:id="1969" w:author="EMSD Alan Chan" w:date="2026-01-16T11:09:00Z"/>
                <w:b w:val="0"/>
                <w:lang w:eastAsia="zh-TW"/>
              </w:rPr>
            </w:pPr>
          </w:p>
        </w:tc>
        <w:tc>
          <w:tcPr>
            <w:tcW w:w="7564" w:type="dxa"/>
            <w:gridSpan w:val="4"/>
            <w:tcPrChange w:id="1970" w:author="bcsin@connect.hku.hk" w:date="2026-01-22T19:56:00Z">
              <w:tcPr>
                <w:tcW w:w="7564" w:type="dxa"/>
                <w:gridSpan w:val="10"/>
              </w:tcPr>
            </w:tcPrChange>
          </w:tcPr>
          <w:p w14:paraId="3C39FB6D" w14:textId="77777777" w:rsidR="00E648CF" w:rsidRDefault="00E648CF" w:rsidP="00E648CF">
            <w:pPr>
              <w:jc w:val="both"/>
              <w:rPr>
                <w:ins w:id="1971" w:author="EMSD Alan Chan" w:date="2026-01-16T13:49:00Z"/>
                <w:rFonts w:ascii="Frutiger Light" w:hAnsi="Frutiger Light"/>
                <w:u w:val="single"/>
              </w:rPr>
            </w:pPr>
            <w:ins w:id="1972" w:author="EMSD Alan Chan" w:date="2026-01-16T13:49:00Z">
              <w:r>
                <w:rPr>
                  <w:rFonts w:ascii="Frutiger Light" w:hAnsi="Frutiger Light"/>
                  <w:u w:val="single"/>
                </w:rPr>
                <w:t>Upgrade of Active Directory (AD) Server</w:t>
              </w:r>
            </w:ins>
          </w:p>
          <w:p w14:paraId="4F878340" w14:textId="77777777" w:rsidR="00BB04EB" w:rsidRDefault="00E648CF" w:rsidP="006C532A">
            <w:pPr>
              <w:jc w:val="both"/>
              <w:rPr>
                <w:ins w:id="1973" w:author="EMSD Alan Chan" w:date="2026-01-16T13:50:00Z"/>
                <w:rFonts w:ascii="Frutiger Light" w:hAnsi="Frutiger Light"/>
              </w:rPr>
            </w:pPr>
            <w:ins w:id="1974" w:author="EMSD Alan Chan" w:date="2026-01-16T13:49:00Z">
              <w:r w:rsidRPr="00BC0952">
                <w:rPr>
                  <w:rFonts w:ascii="Frutiger Light" w:hAnsi="Frutiger Light"/>
                </w:rPr>
                <w:t>The A</w:t>
              </w:r>
              <w:r>
                <w:rPr>
                  <w:rFonts w:ascii="Frutiger Light" w:hAnsi="Frutiger Light"/>
                </w:rPr>
                <w:t xml:space="preserve">ctive Directory (AD) Server would reach the End-of-Support (EOS) by </w:t>
              </w:r>
              <w:r>
                <w:rPr>
                  <w:rFonts w:ascii="Frutiger Light" w:hAnsi="Frutiger Light"/>
                </w:rPr>
                <w:lastRenderedPageBreak/>
                <w:t xml:space="preserve">January 2027 and upgrade of the existing AD Server had been initiated.  As of Jan 2026, the service contract for AD servicer upgrade had been awarded.  A testing environment would be set up to facilitate testing and validation by major IT system owners the Department, ensuring compatibility and integration </w:t>
              </w:r>
              <w:proofErr w:type="spellStart"/>
              <w:r>
                <w:rPr>
                  <w:rFonts w:ascii="Frutiger Light" w:hAnsi="Frutiger Light"/>
                </w:rPr>
                <w:t>readliness</w:t>
              </w:r>
              <w:proofErr w:type="spellEnd"/>
              <w:r>
                <w:rPr>
                  <w:rFonts w:ascii="Frutiger Light" w:hAnsi="Frutiger Light"/>
                </w:rPr>
                <w:t xml:space="preserve">.  </w:t>
              </w:r>
              <w:r w:rsidRPr="00BC5E1C">
                <w:rPr>
                  <w:rFonts w:ascii="Frutiger Light" w:hAnsi="Frutiger Light"/>
                </w:rPr>
                <w:t>A coordination meeting w</w:t>
              </w:r>
              <w:r>
                <w:rPr>
                  <w:rFonts w:ascii="Frutiger Light" w:hAnsi="Frutiger Light"/>
                </w:rPr>
                <w:t>ould</w:t>
              </w:r>
              <w:r w:rsidRPr="00BC5E1C">
                <w:rPr>
                  <w:rFonts w:ascii="Frutiger Light" w:hAnsi="Frutiger Light"/>
                </w:rPr>
                <w:t xml:space="preserve"> be convened to review the </w:t>
              </w:r>
              <w:r>
                <w:rPr>
                  <w:rFonts w:ascii="Frutiger Light" w:hAnsi="Frutiger Light"/>
                </w:rPr>
                <w:t xml:space="preserve">testing </w:t>
              </w:r>
              <w:r w:rsidRPr="00BC5E1C">
                <w:rPr>
                  <w:rFonts w:ascii="Frutiger Light" w:hAnsi="Frutiger Light"/>
                </w:rPr>
                <w:t>setup, confirm key project milestones, and finalize the implementation schedule. The Active Directory domain functional level upgrade</w:t>
              </w:r>
              <w:r>
                <w:rPr>
                  <w:rFonts w:ascii="Frutiger Light" w:hAnsi="Frutiger Light"/>
                </w:rPr>
                <w:t>, which was required by CMMP by DPO, had been</w:t>
              </w:r>
              <w:r w:rsidRPr="00BC5E1C">
                <w:rPr>
                  <w:rFonts w:ascii="Frutiger Light" w:hAnsi="Frutiger Light"/>
                </w:rPr>
                <w:t xml:space="preserve"> targeted for completion by Q1 2026, with the overall project completion scheduled for Q3 2026</w:t>
              </w:r>
              <w:r>
                <w:rPr>
                  <w:rFonts w:ascii="Frutiger Light" w:hAnsi="Frutiger Light"/>
                </w:rPr>
                <w:t xml:space="preserve"> to address the issues of EOS</w:t>
              </w:r>
              <w:r w:rsidRPr="00BC5E1C">
                <w:rPr>
                  <w:rFonts w:ascii="Frutiger Light" w:hAnsi="Frutiger Light"/>
                </w:rPr>
                <w:t>.</w:t>
              </w:r>
              <w:r>
                <w:rPr>
                  <w:rFonts w:ascii="Frutiger Light" w:hAnsi="Frutiger Light"/>
                </w:rPr>
                <w:t xml:space="preserve">  </w:t>
              </w:r>
            </w:ins>
          </w:p>
          <w:p w14:paraId="666BCA0F" w14:textId="5B59FF9F" w:rsidR="009B5F4A" w:rsidRPr="006C532A" w:rsidRDefault="009B5F4A" w:rsidP="006C532A">
            <w:pPr>
              <w:jc w:val="both"/>
              <w:rPr>
                <w:ins w:id="1975" w:author="EMSD Alan Chan" w:date="2026-01-16T11:09:00Z"/>
                <w:rFonts w:ascii="Frutiger Light" w:hAnsi="Frutiger Light"/>
                <w:rPrChange w:id="1976" w:author="EMSD Alan Chan" w:date="2026-01-16T13:50:00Z">
                  <w:rPr>
                    <w:ins w:id="1977" w:author="EMSD Alan Chan" w:date="2026-01-16T11:09:00Z"/>
                  </w:rPr>
                </w:rPrChange>
              </w:rPr>
            </w:pPr>
          </w:p>
        </w:tc>
        <w:tc>
          <w:tcPr>
            <w:tcW w:w="1213" w:type="dxa"/>
            <w:tcPrChange w:id="1978" w:author="bcsin@connect.hku.hk" w:date="2026-01-22T19:56:00Z">
              <w:tcPr>
                <w:tcW w:w="1213" w:type="dxa"/>
                <w:gridSpan w:val="3"/>
              </w:tcPr>
            </w:tcPrChange>
          </w:tcPr>
          <w:p w14:paraId="5033931D" w14:textId="3B6DBDC2" w:rsidR="00E24507" w:rsidRPr="5FA771BC" w:rsidRDefault="00E24507">
            <w:pPr>
              <w:rPr>
                <w:rFonts w:ascii="Frutiger Light" w:eastAsiaTheme="majorEastAsia" w:hAnsi="Frutiger Light" w:cstheme="majorBidi"/>
                <w:lang w:eastAsia="zh-HK"/>
                <w:rPrChange w:id="1979" w:author="Mr CHAN Chun Ki, Anderson (ITM/ITD/2)" w:date="2026-01-29T11:10:00Z">
                  <w:rPr/>
                </w:rPrChange>
              </w:rPr>
              <w:pPrChange w:id="1980" w:author="Mr CHAN Chun Ki, Anderson (ITM/ITD/2)" w:date="2026-01-29T11:10:00Z">
                <w:pPr>
                  <w:ind w:leftChars="17" w:left="41"/>
                  <w:jc w:val="center"/>
                </w:pPr>
              </w:pPrChange>
            </w:pPr>
            <w:ins w:id="1981" w:author="EMSD Alan Chan" w:date="2026-01-16T11:10:00Z">
              <w:r w:rsidRPr="05854993">
                <w:rPr>
                  <w:rFonts w:ascii="Frutiger Light" w:eastAsiaTheme="majorEastAsia" w:hAnsi="Frutiger Light" w:cstheme="majorBidi"/>
                  <w:lang w:eastAsia="zh-HK"/>
                </w:rPr>
                <w:lastRenderedPageBreak/>
                <w:t>SE/ITSS/1</w:t>
              </w:r>
            </w:ins>
          </w:p>
        </w:tc>
      </w:tr>
      <w:tr w:rsidR="008D3C0A" w:rsidRPr="00697433" w14:paraId="487356CF" w14:textId="77777777" w:rsidTr="2C2174BB">
        <w:trPr>
          <w:trPrChange w:id="1982" w:author="bcsin@connect.hku.hk" w:date="2026-01-22T19:56:00Z">
            <w:trPr>
              <w:gridBefore w:val="9"/>
              <w:gridAfter w:val="0"/>
            </w:trPr>
          </w:trPrChange>
        </w:trPr>
        <w:tc>
          <w:tcPr>
            <w:tcW w:w="760" w:type="dxa"/>
            <w:tcPrChange w:id="1983" w:author="bcsin@connect.hku.hk" w:date="2026-01-22T19:56:00Z">
              <w:tcPr>
                <w:tcW w:w="0" w:type="auto"/>
              </w:tcPr>
            </w:tcPrChange>
          </w:tcPr>
          <w:p w14:paraId="2EE7B5D3" w14:textId="77777777" w:rsidR="008D3C0A" w:rsidRPr="00697433" w:rsidDel="004E35B5" w:rsidRDefault="008D3C0A" w:rsidP="008D3C0A">
            <w:pPr>
              <w:pStyle w:val="ListParagraph"/>
              <w:numPr>
                <w:ilvl w:val="1"/>
                <w:numId w:val="2"/>
              </w:numPr>
              <w:ind w:left="240" w:right="240" w:firstLine="0"/>
              <w:rPr>
                <w:ins w:id="1984" w:author="Mr LEUNG Yan Sing 梁恩星" w:date="2026-01-15T15:08:00Z"/>
                <w:del w:id="1985" w:author="EMSD Alan Chan" w:date="2026-01-16T13:51:00Z"/>
                <w:b w:val="0"/>
                <w:lang w:eastAsia="zh-TW"/>
              </w:rPr>
            </w:pPr>
          </w:p>
          <w:p w14:paraId="1CFD5F08" w14:textId="5830A04C" w:rsidR="008D3C0A" w:rsidRPr="004E35B5" w:rsidRDefault="008D3C0A">
            <w:pPr>
              <w:pStyle w:val="ListParagraph"/>
              <w:numPr>
                <w:ilvl w:val="1"/>
                <w:numId w:val="2"/>
              </w:numPr>
              <w:ind w:left="0" w:firstLine="0"/>
              <w:rPr>
                <w:b w:val="0"/>
                <w:lang w:eastAsia="zh-TW"/>
              </w:rPr>
              <w:pPrChange w:id="1986" w:author="EMSD Alan Chan" w:date="2026-01-16T13:51:00Z">
                <w:pPr>
                  <w:pStyle w:val="ListParagraph"/>
                </w:pPr>
              </w:pPrChange>
            </w:pPr>
          </w:p>
        </w:tc>
        <w:tc>
          <w:tcPr>
            <w:tcW w:w="7564" w:type="dxa"/>
            <w:gridSpan w:val="4"/>
            <w:tcPrChange w:id="1987" w:author="bcsin@connect.hku.hk" w:date="2026-01-22T19:56:00Z">
              <w:tcPr>
                <w:tcW w:w="7564" w:type="dxa"/>
                <w:gridSpan w:val="4"/>
              </w:tcPr>
            </w:tcPrChange>
          </w:tcPr>
          <w:p w14:paraId="085C9127" w14:textId="4348D811" w:rsidR="008D3C0A" w:rsidDel="00E648CF" w:rsidRDefault="008D3C0A" w:rsidP="008D3C0A">
            <w:pPr>
              <w:ind w:left="240" w:right="240"/>
              <w:jc w:val="both"/>
              <w:rPr>
                <w:ins w:id="1988" w:author="Mr LEUNG Yan Sing 梁恩星" w:date="2026-01-15T15:09:00Z"/>
                <w:del w:id="1989" w:author="EMSD Alan Chan" w:date="2026-01-16T13:49:00Z"/>
                <w:rFonts w:ascii="Frutiger Light" w:hAnsi="Frutiger Light"/>
                <w:u w:val="single"/>
              </w:rPr>
            </w:pPr>
            <w:ins w:id="1990" w:author="Mr LEUNG Yan Sing 梁恩星" w:date="2026-01-15T15:08:00Z">
              <w:del w:id="1991" w:author="EMSD Alan Chan" w:date="2026-01-16T13:49:00Z">
                <w:r w:rsidDel="00E648CF">
                  <w:rPr>
                    <w:rFonts w:ascii="Frutiger Light" w:hAnsi="Frutiger Light"/>
                    <w:u w:val="single"/>
                  </w:rPr>
                  <w:delText>Upgrade o</w:delText>
                </w:r>
              </w:del>
            </w:ins>
            <w:ins w:id="1992" w:author="Mr LEUNG Yan Sing 梁恩星" w:date="2026-01-15T15:09:00Z">
              <w:del w:id="1993" w:author="EMSD Alan Chan" w:date="2026-01-16T13:49:00Z">
                <w:r w:rsidDel="00E648CF">
                  <w:rPr>
                    <w:rFonts w:ascii="Frutiger Light" w:hAnsi="Frutiger Light"/>
                    <w:u w:val="single"/>
                  </w:rPr>
                  <w:delText>f Active Directory (AD) Server</w:delText>
                </w:r>
              </w:del>
            </w:ins>
          </w:p>
          <w:p w14:paraId="4C89FDFF" w14:textId="16C5AA2F" w:rsidR="00E648CF" w:rsidRPr="00E648CF" w:rsidRDefault="008D3C0A" w:rsidP="00E648CF">
            <w:pPr>
              <w:jc w:val="both"/>
              <w:rPr>
                <w:ins w:id="1994" w:author="EMSD Alan Chan" w:date="2026-01-16T13:49:00Z"/>
                <w:rFonts w:ascii="Frutiger Light" w:hAnsi="Frutiger Light"/>
                <w:rPrChange w:id="1995" w:author="EMSD Alan Chan" w:date="2026-01-16T13:49:00Z">
                  <w:rPr>
                    <w:ins w:id="1996" w:author="EMSD Alan Chan" w:date="2026-01-16T13:49:00Z"/>
                    <w:rFonts w:ascii="Frutiger Light" w:hAnsi="Frutiger Light"/>
                    <w:u w:val="single"/>
                  </w:rPr>
                </w:rPrChange>
              </w:rPr>
            </w:pPr>
            <w:ins w:id="1997" w:author="Mr LEUNG Yan Sing 梁恩星" w:date="2026-01-15T15:09:00Z">
              <w:del w:id="1998" w:author="EMSD Alan Chan" w:date="2026-01-16T13:49:00Z">
                <w:r w:rsidRPr="008D3C0A" w:rsidDel="00E648CF">
                  <w:rPr>
                    <w:rFonts w:ascii="Frutiger Light" w:hAnsi="Frutiger Light"/>
                    <w:rPrChange w:id="1999" w:author="Mr LEUNG Yan Sing 梁恩星" w:date="2026-01-15T15:09:00Z">
                      <w:rPr>
                        <w:rFonts w:ascii="Frutiger Light" w:hAnsi="Frutiger Light"/>
                        <w:u w:val="single"/>
                      </w:rPr>
                    </w:rPrChange>
                  </w:rPr>
                  <w:delText>The A</w:delText>
                </w:r>
                <w:r w:rsidDel="00E648CF">
                  <w:rPr>
                    <w:rFonts w:ascii="Frutiger Light" w:hAnsi="Frutiger Light"/>
                  </w:rPr>
                  <w:delText>ctive Directory (AD) Serv</w:delText>
                </w:r>
              </w:del>
            </w:ins>
            <w:ins w:id="2000" w:author="Mr LEUNG Yan Sing 梁恩星" w:date="2026-01-15T15:10:00Z">
              <w:del w:id="2001" w:author="EMSD Alan Chan" w:date="2026-01-16T13:49:00Z">
                <w:r w:rsidDel="00E648CF">
                  <w:rPr>
                    <w:rFonts w:ascii="Frutiger Light" w:hAnsi="Frutiger Light"/>
                  </w:rPr>
                  <w:delText xml:space="preserve">er </w:delText>
                </w:r>
              </w:del>
            </w:ins>
            <w:ins w:id="2002" w:author="Mr LEUNG Yan Sing 梁恩星" w:date="2026-01-15T15:20:00Z">
              <w:del w:id="2003" w:author="EMSD Alan Chan" w:date="2026-01-16T13:49:00Z">
                <w:r w:rsidR="003A09D3" w:rsidDel="00E648CF">
                  <w:rPr>
                    <w:rFonts w:ascii="Frutiger Light" w:hAnsi="Frutiger Light"/>
                  </w:rPr>
                  <w:delText xml:space="preserve">would </w:delText>
                </w:r>
              </w:del>
            </w:ins>
            <w:ins w:id="2004" w:author="Mr LEUNG Yan Sing 梁恩星" w:date="2026-01-15T15:10:00Z">
              <w:del w:id="2005" w:author="EMSD Alan Chan" w:date="2026-01-16T13:49:00Z">
                <w:r w:rsidDel="00E648CF">
                  <w:rPr>
                    <w:rFonts w:ascii="Frutiger Light" w:hAnsi="Frutiger Light"/>
                  </w:rPr>
                  <w:delText xml:space="preserve">reach the End-of-Support </w:delText>
                </w:r>
              </w:del>
            </w:ins>
            <w:ins w:id="2006" w:author="Mr LEUNG Yan Sing 梁恩星" w:date="2026-01-15T15:19:00Z">
              <w:del w:id="2007" w:author="EMSD Alan Chan" w:date="2026-01-16T13:49:00Z">
                <w:r w:rsidR="003A09D3" w:rsidDel="00E648CF">
                  <w:rPr>
                    <w:rFonts w:ascii="Frutiger Light" w:hAnsi="Frutiger Light"/>
                  </w:rPr>
                  <w:delText>(EOS)</w:delText>
                </w:r>
              </w:del>
            </w:ins>
            <w:ins w:id="2008" w:author="Mr LEUNG Yan Sing 梁恩星" w:date="2026-01-15T15:20:00Z">
              <w:del w:id="2009" w:author="EMSD Alan Chan" w:date="2026-01-16T13:49:00Z">
                <w:r w:rsidR="003A09D3" w:rsidDel="00E648CF">
                  <w:rPr>
                    <w:rFonts w:ascii="Frutiger Light" w:hAnsi="Frutiger Light"/>
                  </w:rPr>
                  <w:delText xml:space="preserve"> by January 2027 </w:delText>
                </w:r>
              </w:del>
            </w:ins>
            <w:ins w:id="2010" w:author="Mr LEUNG Yan Sing 梁恩星" w:date="2026-01-15T15:10:00Z">
              <w:del w:id="2011" w:author="EMSD Alan Chan" w:date="2026-01-16T13:49:00Z">
                <w:r w:rsidDel="00E648CF">
                  <w:rPr>
                    <w:rFonts w:ascii="Frutiger Light" w:hAnsi="Frutiger Light"/>
                  </w:rPr>
                  <w:delText>and upgrade of the existing AD Server had been initiated.</w:delText>
                </w:r>
              </w:del>
            </w:ins>
            <w:ins w:id="2012" w:author="Mr LEUNG Yan Sing 梁恩星" w:date="2026-01-15T15:11:00Z">
              <w:del w:id="2013" w:author="EMSD Alan Chan" w:date="2026-01-16T13:49:00Z">
                <w:r w:rsidDel="00E648CF">
                  <w:rPr>
                    <w:rFonts w:ascii="Frutiger Light" w:hAnsi="Frutiger Light"/>
                  </w:rPr>
                  <w:delText xml:space="preserve">  As of Jan 2026, the </w:delText>
                </w:r>
              </w:del>
            </w:ins>
            <w:ins w:id="2014" w:author="Mr LEUNG Yan Sing 梁恩星" w:date="2026-01-15T15:15:00Z">
              <w:del w:id="2015" w:author="EMSD Alan Chan" w:date="2026-01-16T13:49:00Z">
                <w:r w:rsidR="00BC5E1C" w:rsidDel="00E648CF">
                  <w:rPr>
                    <w:rFonts w:ascii="Frutiger Light" w:hAnsi="Frutiger Light"/>
                  </w:rPr>
                  <w:delText>service contract</w:delText>
                </w:r>
              </w:del>
            </w:ins>
            <w:ins w:id="2016" w:author="Mr LEUNG Yan Sing 梁恩星" w:date="2026-01-15T15:16:00Z">
              <w:del w:id="2017" w:author="EMSD Alan Chan" w:date="2026-01-16T13:49:00Z">
                <w:r w:rsidR="00BC5E1C" w:rsidDel="00E648CF">
                  <w:rPr>
                    <w:rFonts w:ascii="Frutiger Light" w:hAnsi="Frutiger Light"/>
                  </w:rPr>
                  <w:delText xml:space="preserve"> for AD servicer upgrade had been awarded.  A </w:delText>
                </w:r>
              </w:del>
            </w:ins>
            <w:ins w:id="2018" w:author="Mr LEUNG Yan Sing 梁恩星" w:date="2026-01-15T15:21:00Z">
              <w:del w:id="2019" w:author="EMSD Alan Chan" w:date="2026-01-16T13:49:00Z">
                <w:r w:rsidR="003A09D3" w:rsidDel="00E648CF">
                  <w:rPr>
                    <w:rFonts w:ascii="Frutiger Light" w:hAnsi="Frutiger Light"/>
                  </w:rPr>
                  <w:delText>testing</w:delText>
                </w:r>
              </w:del>
            </w:ins>
            <w:ins w:id="2020" w:author="Mr LEUNG Yan Sing 梁恩星" w:date="2026-01-15T15:16:00Z">
              <w:del w:id="2021" w:author="EMSD Alan Chan" w:date="2026-01-16T13:49:00Z">
                <w:r w:rsidR="00BC5E1C" w:rsidDel="00E648CF">
                  <w:rPr>
                    <w:rFonts w:ascii="Frutiger Light" w:hAnsi="Frutiger Light"/>
                  </w:rPr>
                  <w:delText xml:space="preserve"> environment would be </w:delText>
                </w:r>
              </w:del>
            </w:ins>
            <w:ins w:id="2022" w:author="Mr LEUNG Yan Sing 梁恩星" w:date="2026-01-15T15:21:00Z">
              <w:del w:id="2023" w:author="EMSD Alan Chan" w:date="2026-01-16T13:49:00Z">
                <w:r w:rsidR="003A09D3" w:rsidDel="00E648CF">
                  <w:rPr>
                    <w:rFonts w:ascii="Frutiger Light" w:hAnsi="Frutiger Light"/>
                  </w:rPr>
                  <w:delText>set up</w:delText>
                </w:r>
              </w:del>
            </w:ins>
            <w:ins w:id="2024" w:author="Mr LEUNG Yan Sing 梁恩星" w:date="2026-01-15T15:17:00Z">
              <w:del w:id="2025" w:author="EMSD Alan Chan" w:date="2026-01-16T13:49:00Z">
                <w:r w:rsidR="00BC5E1C" w:rsidDel="00E648CF">
                  <w:rPr>
                    <w:rFonts w:ascii="Frutiger Light" w:hAnsi="Frutiger Light"/>
                  </w:rPr>
                  <w:delText xml:space="preserve"> to facilitate testing and validation by major IT system owners </w:delText>
                </w:r>
              </w:del>
            </w:ins>
            <w:ins w:id="2026" w:author="Mr LEUNG Yan Sing 梁恩星" w:date="2026-01-15T15:22:00Z">
              <w:del w:id="2027" w:author="EMSD Alan Chan" w:date="2026-01-16T13:49:00Z">
                <w:r w:rsidR="003A09D3" w:rsidDel="00E648CF">
                  <w:rPr>
                    <w:rFonts w:ascii="Frutiger Light" w:hAnsi="Frutiger Light"/>
                  </w:rPr>
                  <w:delText>the Department</w:delText>
                </w:r>
              </w:del>
            </w:ins>
            <w:ins w:id="2028" w:author="Mr LEUNG Yan Sing 梁恩星" w:date="2026-01-15T15:17:00Z">
              <w:del w:id="2029" w:author="EMSD Alan Chan" w:date="2026-01-16T13:49:00Z">
                <w:r w:rsidR="00BC5E1C" w:rsidDel="00E648CF">
                  <w:rPr>
                    <w:rFonts w:ascii="Frutiger Light" w:hAnsi="Frutiger Light"/>
                  </w:rPr>
                  <w:delText xml:space="preserve">, ensuring compatibility and integration readliness.  </w:delText>
                </w:r>
                <w:r w:rsidR="00BC5E1C" w:rsidRPr="00BC5E1C" w:rsidDel="00E648CF">
                  <w:rPr>
                    <w:rFonts w:ascii="Frutiger Light" w:hAnsi="Frutiger Light"/>
                  </w:rPr>
                  <w:delText>A coordination meeting w</w:delText>
                </w:r>
                <w:r w:rsidR="00BC5E1C" w:rsidDel="00E648CF">
                  <w:rPr>
                    <w:rFonts w:ascii="Frutiger Light" w:hAnsi="Frutiger Light"/>
                  </w:rPr>
                  <w:delText>o</w:delText>
                </w:r>
              </w:del>
            </w:ins>
            <w:ins w:id="2030" w:author="Mr LEUNG Yan Sing 梁恩星" w:date="2026-01-15T15:18:00Z">
              <w:del w:id="2031" w:author="EMSD Alan Chan" w:date="2026-01-16T13:49:00Z">
                <w:r w:rsidR="00BC5E1C" w:rsidDel="00E648CF">
                  <w:rPr>
                    <w:rFonts w:ascii="Frutiger Light" w:hAnsi="Frutiger Light"/>
                  </w:rPr>
                  <w:delText>uld</w:delText>
                </w:r>
              </w:del>
            </w:ins>
            <w:ins w:id="2032" w:author="Mr LEUNG Yan Sing 梁恩星" w:date="2026-01-15T15:17:00Z">
              <w:del w:id="2033" w:author="EMSD Alan Chan" w:date="2026-01-16T13:49:00Z">
                <w:r w:rsidR="00BC5E1C" w:rsidRPr="00BC5E1C" w:rsidDel="00E648CF">
                  <w:rPr>
                    <w:rFonts w:ascii="Frutiger Light" w:hAnsi="Frutiger Light"/>
                  </w:rPr>
                  <w:delText xml:space="preserve"> be convened to review the </w:delText>
                </w:r>
              </w:del>
            </w:ins>
            <w:ins w:id="2034" w:author="Mr LEUNG Yan Sing 梁恩星" w:date="2026-01-15T15:22:00Z">
              <w:del w:id="2035" w:author="EMSD Alan Chan" w:date="2026-01-16T13:49:00Z">
                <w:r w:rsidR="003A09D3" w:rsidDel="00E648CF">
                  <w:rPr>
                    <w:rFonts w:ascii="Frutiger Light" w:hAnsi="Frutiger Light"/>
                  </w:rPr>
                  <w:delText xml:space="preserve">testing </w:delText>
                </w:r>
              </w:del>
            </w:ins>
            <w:ins w:id="2036" w:author="Mr LEUNG Yan Sing 梁恩星" w:date="2026-01-15T15:17:00Z">
              <w:del w:id="2037" w:author="EMSD Alan Chan" w:date="2026-01-16T13:49:00Z">
                <w:r w:rsidR="00BC5E1C" w:rsidRPr="00BC5E1C" w:rsidDel="00E648CF">
                  <w:rPr>
                    <w:rFonts w:ascii="Frutiger Light" w:hAnsi="Frutiger Light"/>
                  </w:rPr>
                  <w:delText>setup, confirm key project milestones, and finalize the implementation schedule. The Active Directory domain functional level upgrade</w:delText>
                </w:r>
              </w:del>
            </w:ins>
            <w:ins w:id="2038" w:author="Mr LEUNG Yan Sing 梁恩星" w:date="2026-01-15T15:22:00Z">
              <w:del w:id="2039" w:author="EMSD Alan Chan" w:date="2026-01-16T13:49:00Z">
                <w:r w:rsidR="003A09D3" w:rsidDel="00E648CF">
                  <w:rPr>
                    <w:rFonts w:ascii="Frutiger Light" w:hAnsi="Frutiger Light"/>
                  </w:rPr>
                  <w:delText>,</w:delText>
                </w:r>
              </w:del>
            </w:ins>
            <w:ins w:id="2040" w:author="Mr LEUNG Yan Sing 梁恩星" w:date="2026-01-15T15:23:00Z">
              <w:del w:id="2041" w:author="EMSD Alan Chan" w:date="2026-01-16T13:49:00Z">
                <w:r w:rsidR="003A09D3" w:rsidDel="00E648CF">
                  <w:rPr>
                    <w:rFonts w:ascii="Frutiger Light" w:hAnsi="Frutiger Light"/>
                  </w:rPr>
                  <w:delText xml:space="preserve"> which was required by CMMP by DPO, </w:delText>
                </w:r>
              </w:del>
            </w:ins>
            <w:ins w:id="2042" w:author="Mr LEUNG Yan Sing 梁恩星" w:date="2026-01-15T15:18:00Z">
              <w:del w:id="2043" w:author="EMSD Alan Chan" w:date="2026-01-16T13:49:00Z">
                <w:r w:rsidR="00BC5E1C" w:rsidDel="00E648CF">
                  <w:rPr>
                    <w:rFonts w:ascii="Frutiger Light" w:hAnsi="Frutiger Light"/>
                  </w:rPr>
                  <w:delText>had been</w:delText>
                </w:r>
              </w:del>
            </w:ins>
            <w:ins w:id="2044" w:author="Mr LEUNG Yan Sing 梁恩星" w:date="2026-01-15T15:17:00Z">
              <w:del w:id="2045" w:author="EMSD Alan Chan" w:date="2026-01-16T13:49:00Z">
                <w:r w:rsidR="00BC5E1C" w:rsidRPr="00BC5E1C" w:rsidDel="00E648CF">
                  <w:rPr>
                    <w:rFonts w:ascii="Frutiger Light" w:hAnsi="Frutiger Light"/>
                  </w:rPr>
                  <w:delText xml:space="preserve"> targeted for completion by Q1 2026, with the overall project completion scheduled for Q3 2026</w:delText>
                </w:r>
              </w:del>
            </w:ins>
            <w:ins w:id="2046" w:author="Mr LEUNG Yan Sing 梁恩星" w:date="2026-01-15T15:23:00Z">
              <w:del w:id="2047" w:author="EMSD Alan Chan" w:date="2026-01-16T13:49:00Z">
                <w:r w:rsidR="003A09D3" w:rsidDel="00E648CF">
                  <w:rPr>
                    <w:rFonts w:ascii="Frutiger Light" w:hAnsi="Frutiger Light"/>
                  </w:rPr>
                  <w:delText xml:space="preserve"> to </w:delText>
                </w:r>
              </w:del>
            </w:ins>
            <w:ins w:id="2048" w:author="Mr LEUNG Yan Sing 梁恩星" w:date="2026-01-15T15:24:00Z">
              <w:del w:id="2049" w:author="EMSD Alan Chan" w:date="2026-01-16T13:49:00Z">
                <w:r w:rsidR="003A09D3" w:rsidDel="00E648CF">
                  <w:rPr>
                    <w:rFonts w:ascii="Frutiger Light" w:hAnsi="Frutiger Light"/>
                  </w:rPr>
                  <w:delText>address the issues of EOS</w:delText>
                </w:r>
              </w:del>
            </w:ins>
            <w:ins w:id="2050" w:author="Mr LEUNG Yan Sing 梁恩星" w:date="2026-01-15T15:17:00Z">
              <w:del w:id="2051" w:author="EMSD Alan Chan" w:date="2026-01-16T13:49:00Z">
                <w:r w:rsidR="00BC5E1C" w:rsidRPr="00BC5E1C" w:rsidDel="00E648CF">
                  <w:rPr>
                    <w:rFonts w:ascii="Frutiger Light" w:hAnsi="Frutiger Light"/>
                  </w:rPr>
                  <w:delText>.</w:delText>
                </w:r>
              </w:del>
            </w:ins>
            <w:ins w:id="2052" w:author="Mr LEUNG Yan Sing 梁恩星" w:date="2026-01-15T15:16:00Z">
              <w:del w:id="2053" w:author="EMSD Alan Chan" w:date="2026-01-16T13:49:00Z">
                <w:r w:rsidR="00BC5E1C" w:rsidDel="00E648CF">
                  <w:rPr>
                    <w:rFonts w:ascii="Frutiger Light" w:hAnsi="Frutiger Light"/>
                  </w:rPr>
                  <w:delText xml:space="preserve"> </w:delText>
                </w:r>
              </w:del>
            </w:ins>
            <w:ins w:id="2054" w:author="Mr LEUNG Yan Sing 梁恩星" w:date="2026-01-15T15:15:00Z">
              <w:del w:id="2055" w:author="EMSD Alan Chan" w:date="2026-01-16T13:49:00Z">
                <w:r w:rsidR="00BC5E1C" w:rsidDel="00E648CF">
                  <w:rPr>
                    <w:rFonts w:ascii="Frutiger Light" w:hAnsi="Frutiger Light"/>
                  </w:rPr>
                  <w:delText xml:space="preserve"> </w:delText>
                </w:r>
              </w:del>
            </w:ins>
            <w:proofErr w:type="spellStart"/>
            <w:ins w:id="2056" w:author="EMSD Alan Chan" w:date="2026-01-16T13:49:00Z">
              <w:r w:rsidR="00E648CF" w:rsidRPr="00E24507">
                <w:rPr>
                  <w:rFonts w:ascii="Frutiger Light" w:hAnsi="Frutiger Light"/>
                  <w:u w:val="single"/>
                </w:rPr>
                <w:t>TenderGO</w:t>
              </w:r>
              <w:proofErr w:type="spellEnd"/>
              <w:r w:rsidR="00E648CF">
                <w:rPr>
                  <w:rFonts w:ascii="Frutiger Light" w:hAnsi="Frutiger Light"/>
                  <w:u w:val="single"/>
                </w:rPr>
                <w:t xml:space="preserve"> Development</w:t>
              </w:r>
            </w:ins>
          </w:p>
          <w:p w14:paraId="64E20144" w14:textId="0756C74C" w:rsidR="00E648CF" w:rsidRDefault="00D27A29" w:rsidP="00E648CF">
            <w:pPr>
              <w:pStyle w:val="ListParagraph"/>
              <w:numPr>
                <w:ilvl w:val="0"/>
                <w:numId w:val="13"/>
              </w:numPr>
              <w:jc w:val="both"/>
              <w:rPr>
                <w:ins w:id="2057" w:author="EMSD Alan Chan" w:date="2026-01-16T13:52:00Z"/>
                <w:b w:val="0"/>
              </w:rPr>
            </w:pPr>
            <w:ins w:id="2058" w:author="EMSD Alan Chan" w:date="2026-01-16T14:01:00Z">
              <w:r>
                <w:rPr>
                  <w:b w:val="0"/>
                </w:rPr>
                <w:t xml:space="preserve">As </w:t>
              </w:r>
              <w:r w:rsidR="00FF03A2" w:rsidRPr="00FF03A2">
                <w:rPr>
                  <w:b w:val="0"/>
                </w:rPr>
                <w:t>part</w:t>
              </w:r>
              <w:r w:rsidR="00FF03A2">
                <w:rPr>
                  <w:b w:val="0"/>
                </w:rPr>
                <w:t xml:space="preserve"> </w:t>
              </w:r>
              <w:r>
                <w:rPr>
                  <w:b w:val="0"/>
                </w:rPr>
                <w:t xml:space="preserve">of the </w:t>
              </w:r>
              <w:r w:rsidRPr="00D27A29">
                <w:rPr>
                  <w:b w:val="0"/>
                </w:rPr>
                <w:t>3rd 5-Year Strategic Plan</w:t>
              </w:r>
              <w:r>
                <w:rPr>
                  <w:b w:val="0"/>
                </w:rPr>
                <w:t xml:space="preserve">, </w:t>
              </w:r>
            </w:ins>
            <w:ins w:id="2059" w:author="EMSD Alan Chan" w:date="2026-01-16T13:49:00Z">
              <w:r w:rsidR="00E648CF" w:rsidRPr="00BB04EB">
                <w:rPr>
                  <w:b w:val="0"/>
                </w:rPr>
                <w:t xml:space="preserve">ITSS1 is collaborating with the CAU to develop the </w:t>
              </w:r>
              <w:proofErr w:type="spellStart"/>
              <w:r w:rsidR="00E648CF" w:rsidRPr="00BB04EB">
                <w:rPr>
                  <w:b w:val="0"/>
                </w:rPr>
                <w:t>TenderGO</w:t>
              </w:r>
              <w:proofErr w:type="spellEnd"/>
              <w:r w:rsidR="00E648CF" w:rsidRPr="00BB04EB">
                <w:rPr>
                  <w:b w:val="0"/>
                </w:rPr>
                <w:t xml:space="preserve"> system, a new system for the generation of sets of standard contract documents for NEC contracts</w:t>
              </w:r>
              <w:r w:rsidR="00E648CF">
                <w:rPr>
                  <w:rFonts w:hint="eastAsia"/>
                  <w:b w:val="0"/>
                  <w:lang w:eastAsia="zh-TW"/>
                </w:rPr>
                <w:t>, including NEC ECC, NEC TSC HK</w:t>
              </w:r>
              <w:r w:rsidR="00E648CF" w:rsidRPr="00697433">
                <w:rPr>
                  <w:b w:val="0"/>
                </w:rPr>
                <w:t xml:space="preserve">. </w:t>
              </w:r>
            </w:ins>
          </w:p>
          <w:p w14:paraId="500E68A2" w14:textId="22D91BAD" w:rsidR="003B0014" w:rsidRPr="00697433" w:rsidRDefault="003B0014" w:rsidP="00E648CF">
            <w:pPr>
              <w:pStyle w:val="ListParagraph"/>
              <w:numPr>
                <w:ilvl w:val="0"/>
                <w:numId w:val="13"/>
              </w:numPr>
              <w:jc w:val="both"/>
              <w:rPr>
                <w:ins w:id="2060" w:author="EMSD Alan Chan" w:date="2026-01-16T13:49:00Z"/>
                <w:b w:val="0"/>
              </w:rPr>
            </w:pPr>
            <w:proofErr w:type="spellStart"/>
            <w:ins w:id="2061" w:author="EMSD Alan Chan" w:date="2026-01-16T13:56:00Z">
              <w:r w:rsidRPr="003B0014">
                <w:rPr>
                  <w:b w:val="0"/>
                </w:rPr>
                <w:t>TenderGO</w:t>
              </w:r>
              <w:proofErr w:type="spellEnd"/>
              <w:r w:rsidRPr="003B0014">
                <w:rPr>
                  <w:b w:val="0"/>
                </w:rPr>
                <w:t xml:space="preserve"> includes Automated Document Creation and Compliance Assurance functionalities, achieving an average 38% reduction in tender preparation time</w:t>
              </w:r>
            </w:ins>
          </w:p>
          <w:p w14:paraId="4D57818B" w14:textId="77777777" w:rsidR="00E648CF" w:rsidRPr="00697433" w:rsidRDefault="00E648CF" w:rsidP="00E648CF">
            <w:pPr>
              <w:pStyle w:val="ListParagraph"/>
              <w:numPr>
                <w:ilvl w:val="0"/>
                <w:numId w:val="13"/>
              </w:numPr>
              <w:jc w:val="both"/>
              <w:rPr>
                <w:ins w:id="2062" w:author="EMSD Alan Chan" w:date="2026-01-16T13:49:00Z"/>
                <w:b w:val="0"/>
              </w:rPr>
            </w:pPr>
            <w:ins w:id="2063" w:author="EMSD Alan Chan" w:date="2026-01-16T13:49:00Z">
              <w:r w:rsidRPr="00BB04EB">
                <w:rPr>
                  <w:b w:val="0"/>
                </w:rPr>
                <w:t xml:space="preserve">Throughout December 2025 to January 2026, ITSS1 held several meetings with the CAU to discuss and </w:t>
              </w:r>
              <w:proofErr w:type="spellStart"/>
              <w:r w:rsidRPr="00BB04EB">
                <w:rPr>
                  <w:b w:val="0"/>
                </w:rPr>
                <w:t>finalise</w:t>
              </w:r>
              <w:proofErr w:type="spellEnd"/>
              <w:r w:rsidRPr="00BB04EB">
                <w:rPr>
                  <w:b w:val="0"/>
                </w:rPr>
                <w:t xml:space="preserve"> the system's details</w:t>
              </w:r>
              <w:r w:rsidRPr="00697433">
                <w:rPr>
                  <w:b w:val="0"/>
                </w:rPr>
                <w:t xml:space="preserve">. </w:t>
              </w:r>
            </w:ins>
          </w:p>
          <w:p w14:paraId="48B1D285" w14:textId="18F10FB5" w:rsidR="004E35B5" w:rsidRDefault="00E648CF" w:rsidP="008D3C0A">
            <w:pPr>
              <w:pStyle w:val="ListParagraph"/>
              <w:numPr>
                <w:ilvl w:val="0"/>
                <w:numId w:val="13"/>
              </w:numPr>
              <w:jc w:val="both"/>
              <w:rPr>
                <w:ins w:id="2064" w:author="EMSD Alan Chan" w:date="2026-01-16T13:51:00Z"/>
                <w:b w:val="0"/>
              </w:rPr>
            </w:pPr>
            <w:ins w:id="2065" w:author="EMSD Alan Chan" w:date="2026-01-16T13:49:00Z">
              <w:r w:rsidRPr="007210BD">
                <w:rPr>
                  <w:b w:val="0"/>
                  <w:lang w:eastAsia="zh-TW"/>
                </w:rPr>
                <w:t xml:space="preserve">System design commenced in </w:t>
              </w:r>
            </w:ins>
            <w:ins w:id="2066" w:author="EMSD Alan Chan" w:date="2026-01-16T14:02:00Z">
              <w:r w:rsidR="00B00540">
                <w:rPr>
                  <w:b w:val="0"/>
                  <w:lang w:eastAsia="zh-TW"/>
                </w:rPr>
                <w:t>Q1</w:t>
              </w:r>
            </w:ins>
            <w:ins w:id="2067" w:author="EMSD Alan Chan" w:date="2026-01-16T13:49:00Z">
              <w:r w:rsidRPr="007210BD">
                <w:rPr>
                  <w:b w:val="0"/>
                  <w:lang w:eastAsia="zh-TW"/>
                </w:rPr>
                <w:t xml:space="preserve"> 2026</w:t>
              </w:r>
              <w:r>
                <w:rPr>
                  <w:b w:val="0"/>
                  <w:lang w:eastAsia="zh-TW"/>
                </w:rPr>
                <w:t>.</w:t>
              </w:r>
            </w:ins>
          </w:p>
          <w:p w14:paraId="392CF3DD" w14:textId="14958F94" w:rsidR="00E24507" w:rsidRPr="004E35B5" w:rsidRDefault="00E648CF">
            <w:pPr>
              <w:pStyle w:val="ListParagraph"/>
              <w:numPr>
                <w:ilvl w:val="0"/>
                <w:numId w:val="13"/>
              </w:numPr>
              <w:jc w:val="both"/>
              <w:outlineLvl w:val="9"/>
              <w:rPr>
                <w:ins w:id="2068" w:author="Mr LEUNG Yan Sing 梁恩星" w:date="2026-01-15T15:09:00Z"/>
                <w:rPrChange w:id="2069" w:author="EMSD Alan Chan" w:date="2026-01-16T13:51:00Z">
                  <w:rPr>
                    <w:ins w:id="2070" w:author="Mr LEUNG Yan Sing 梁恩星" w:date="2026-01-15T15:09:00Z"/>
                    <w:rFonts w:ascii="Frutiger Light" w:hAnsi="Frutiger Light"/>
                    <w:u w:val="single"/>
                  </w:rPr>
                </w:rPrChange>
              </w:rPr>
              <w:pPrChange w:id="2071" w:author="Mr CHAN Chun Ki, Anderson (ITM/ITD/2)" w:date="2026-01-29T11:10:00Z">
                <w:pPr>
                  <w:jc w:val="both"/>
                </w:pPr>
              </w:pPrChange>
            </w:pPr>
            <w:ins w:id="2072" w:author="EMSD Alan Chan" w:date="2026-01-16T13:49:00Z">
              <w:r w:rsidRPr="05854993">
                <w:rPr>
                  <w:b w:val="0"/>
                  <w:rPrChange w:id="2073" w:author="Mr CHAN Chun Ki, Anderson (ITM/ITD/2)" w:date="2026-01-29T11:10:00Z">
                    <w:rPr>
                      <w:b/>
                    </w:rPr>
                  </w:rPrChange>
                </w:rPr>
                <w:t>The target for Phase 1 is to complete development by Q4 2026.</w:t>
              </w:r>
            </w:ins>
          </w:p>
          <w:p w14:paraId="3F337718" w14:textId="0F68B14F" w:rsidR="008D3C0A" w:rsidRPr="008D3C0A" w:rsidRDefault="008D3C0A" w:rsidP="008D3C0A">
            <w:pPr>
              <w:jc w:val="both"/>
              <w:rPr>
                <w:rFonts w:ascii="Frutiger Light" w:hAnsi="Frutiger Light"/>
              </w:rPr>
            </w:pPr>
          </w:p>
        </w:tc>
        <w:tc>
          <w:tcPr>
            <w:tcW w:w="1213" w:type="dxa"/>
            <w:tcPrChange w:id="2074" w:author="bcsin@connect.hku.hk" w:date="2026-01-22T19:56:00Z">
              <w:tcPr>
                <w:tcW w:w="0" w:type="auto"/>
              </w:tcPr>
            </w:tcPrChange>
          </w:tcPr>
          <w:p w14:paraId="346CAE9C" w14:textId="3E8D97CA" w:rsidR="008D3C0A" w:rsidRPr="00697433" w:rsidRDefault="008D3C0A">
            <w:pPr>
              <w:rPr>
                <w:rFonts w:ascii="Frutiger Light" w:hAnsi="Frutiger Light"/>
                <w:rPrChange w:id="2075" w:author="Mr CHAN Chun Ki, Anderson (ITM/ITD/2)" w:date="2026-01-29T11:10:00Z">
                  <w:rPr/>
                </w:rPrChange>
              </w:rPr>
              <w:pPrChange w:id="2076" w:author="Mr CHAN Chun Ki, Anderson (ITM/ITD/2)" w:date="2026-01-29T11:10:00Z">
                <w:pPr>
                  <w:ind w:leftChars="150" w:left="360"/>
                  <w:jc w:val="center"/>
                </w:pPr>
              </w:pPrChange>
            </w:pPr>
            <w:ins w:id="2077" w:author="Mr LEUNG Yan Sing 梁恩星" w:date="2026-01-15T15:07:00Z">
              <w:r w:rsidRPr="05854993">
                <w:rPr>
                  <w:rFonts w:ascii="Frutiger Light" w:eastAsiaTheme="majorEastAsia" w:hAnsi="Frutiger Light" w:cstheme="majorBidi"/>
                  <w:lang w:eastAsia="zh-HK"/>
                </w:rPr>
                <w:t>SE/ITSS/1</w:t>
              </w:r>
            </w:ins>
          </w:p>
        </w:tc>
      </w:tr>
      <w:tr w:rsidR="008D3C0A" w:rsidRPr="00697433" w14:paraId="429FA7DA" w14:textId="77777777" w:rsidTr="2C2174BB">
        <w:trPr>
          <w:trPrChange w:id="2078" w:author="bcsin@connect.hku.hk" w:date="2026-01-22T19:56:00Z">
            <w:trPr>
              <w:gridBefore w:val="9"/>
              <w:gridAfter w:val="0"/>
            </w:trPr>
          </w:trPrChange>
        </w:trPr>
        <w:tc>
          <w:tcPr>
            <w:tcW w:w="760" w:type="dxa"/>
            <w:tcPrChange w:id="2079" w:author="bcsin@connect.hku.hk" w:date="2026-01-22T19:56:00Z">
              <w:tcPr>
                <w:tcW w:w="0" w:type="auto"/>
              </w:tcPr>
            </w:tcPrChange>
          </w:tcPr>
          <w:p w14:paraId="652A0E1C" w14:textId="77777777" w:rsidR="008D3C0A" w:rsidRPr="00697433" w:rsidRDefault="008D3C0A" w:rsidP="008D3C0A">
            <w:pPr>
              <w:pStyle w:val="ListParagraph"/>
              <w:numPr>
                <w:ilvl w:val="0"/>
                <w:numId w:val="2"/>
              </w:numPr>
              <w:ind w:left="0" w:firstLine="0"/>
              <w:rPr>
                <w:b w:val="0"/>
                <w:lang w:eastAsia="zh-TW"/>
              </w:rPr>
            </w:pPr>
          </w:p>
        </w:tc>
        <w:tc>
          <w:tcPr>
            <w:tcW w:w="7564" w:type="dxa"/>
            <w:gridSpan w:val="4"/>
            <w:tcPrChange w:id="2080" w:author="bcsin@connect.hku.hk" w:date="2026-01-22T19:56:00Z">
              <w:tcPr>
                <w:tcW w:w="7564" w:type="dxa"/>
                <w:gridSpan w:val="4"/>
              </w:tcPr>
            </w:tcPrChange>
          </w:tcPr>
          <w:p w14:paraId="196C3C50" w14:textId="650E509C" w:rsidR="008D3C0A" w:rsidRPr="00697433" w:rsidRDefault="008D3C0A" w:rsidP="008D3C0A">
            <w:pPr>
              <w:jc w:val="both"/>
              <w:rPr>
                <w:rFonts w:ascii="Frutiger Light" w:hAnsi="Frutiger Light"/>
              </w:rPr>
            </w:pPr>
            <w:r w:rsidRPr="00697433">
              <w:rPr>
                <w:rFonts w:ascii="Frutiger Light" w:hAnsi="Frutiger Light"/>
                <w:b/>
                <w:bCs/>
                <w:u w:val="single"/>
                <w:lang w:eastAsia="zh-HK"/>
              </w:rPr>
              <w:t>ITSS2 Sub-division Updates</w:t>
            </w:r>
          </w:p>
        </w:tc>
        <w:tc>
          <w:tcPr>
            <w:tcW w:w="1213" w:type="dxa"/>
            <w:tcPrChange w:id="2081" w:author="bcsin@connect.hku.hk" w:date="2026-01-22T19:56:00Z">
              <w:tcPr>
                <w:tcW w:w="0" w:type="auto"/>
              </w:tcPr>
            </w:tcPrChange>
          </w:tcPr>
          <w:p w14:paraId="6852915E" w14:textId="77777777" w:rsidR="008D3C0A" w:rsidRPr="00697433" w:rsidRDefault="008D3C0A" w:rsidP="008D3C0A">
            <w:pPr>
              <w:ind w:leftChars="150" w:left="360"/>
              <w:jc w:val="center"/>
              <w:rPr>
                <w:rFonts w:ascii="Frutiger Light" w:hAnsi="Frutiger Light"/>
              </w:rPr>
            </w:pPr>
          </w:p>
        </w:tc>
      </w:tr>
      <w:tr w:rsidR="008D3C0A" w:rsidRPr="00697433" w14:paraId="298E3B00" w14:textId="77777777" w:rsidTr="2C2174BB">
        <w:trPr>
          <w:trPrChange w:id="2082" w:author="bcsin@connect.hku.hk" w:date="2026-01-22T19:56:00Z">
            <w:trPr>
              <w:gridBefore w:val="9"/>
              <w:gridAfter w:val="0"/>
            </w:trPr>
          </w:trPrChange>
        </w:trPr>
        <w:tc>
          <w:tcPr>
            <w:tcW w:w="760" w:type="dxa"/>
            <w:tcPrChange w:id="2083" w:author="bcsin@connect.hku.hk" w:date="2026-01-22T19:56:00Z">
              <w:tcPr>
                <w:tcW w:w="0" w:type="auto"/>
              </w:tcPr>
            </w:tcPrChange>
          </w:tcPr>
          <w:p w14:paraId="4A96C5F0"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084" w:author="bcsin@connect.hku.hk" w:date="2026-01-22T19:56:00Z">
              <w:tcPr>
                <w:tcW w:w="7564" w:type="dxa"/>
                <w:gridSpan w:val="4"/>
              </w:tcPr>
            </w:tcPrChange>
          </w:tcPr>
          <w:p w14:paraId="337C4DDE" w14:textId="5C246D6A" w:rsidR="008D3C0A" w:rsidRPr="00697433" w:rsidRDefault="008D3C0A" w:rsidP="008D3C0A">
            <w:pPr>
              <w:jc w:val="both"/>
              <w:rPr>
                <w:rFonts w:ascii="Frutiger Light" w:eastAsiaTheme="majorEastAsia" w:hAnsi="Frutiger Light" w:cstheme="majorBidi"/>
                <w:lang w:eastAsia="zh-HK"/>
                <w:rPrChange w:id="2085" w:author="Ms CHAN Man Ting Ida 陳敏婷女士" w:date="2026-01-15T10:26:00Z">
                  <w:rPr/>
                </w:rPrChange>
              </w:rPr>
            </w:pPr>
            <w:r w:rsidRPr="5FA771BC">
              <w:rPr>
                <w:rFonts w:ascii="Frutiger Light" w:eastAsiaTheme="majorEastAsia" w:hAnsi="Frutiger Light" w:cstheme="majorBidi"/>
                <w:lang w:eastAsia="zh-HK"/>
              </w:rPr>
              <w:t>SE/ITSS/2 briefed the current works and projects in ITSS2 S/D, which included:-</w:t>
            </w:r>
          </w:p>
          <w:p w14:paraId="42C40BF3" w14:textId="45742D8D" w:rsidR="008D3C0A" w:rsidRPr="00697433" w:rsidRDefault="008D3C0A" w:rsidP="008D3C0A">
            <w:pPr>
              <w:pStyle w:val="ListParagraph"/>
              <w:numPr>
                <w:ilvl w:val="0"/>
                <w:numId w:val="7"/>
              </w:numPr>
              <w:jc w:val="both"/>
              <w:rPr>
                <w:b w:val="0"/>
              </w:rPr>
            </w:pPr>
            <w:r w:rsidRPr="00697433">
              <w:rPr>
                <w:b w:val="0"/>
              </w:rPr>
              <w:t>EMSD Internet Website Revamp Project</w:t>
            </w:r>
          </w:p>
          <w:p w14:paraId="760B3BFF" w14:textId="309183ED" w:rsidR="008D3C0A" w:rsidRPr="00697433" w:rsidRDefault="008D3C0A" w:rsidP="008D3C0A">
            <w:pPr>
              <w:pStyle w:val="ListParagraph"/>
              <w:numPr>
                <w:ilvl w:val="0"/>
                <w:numId w:val="7"/>
              </w:numPr>
              <w:jc w:val="both"/>
              <w:rPr>
                <w:b w:val="0"/>
              </w:rPr>
            </w:pPr>
            <w:r w:rsidRPr="00697433">
              <w:rPr>
                <w:b w:val="0"/>
              </w:rPr>
              <w:lastRenderedPageBreak/>
              <w:t>E&amp;M Connect App</w:t>
            </w:r>
          </w:p>
          <w:p w14:paraId="10B133C9" w14:textId="77777777" w:rsidR="008D3C0A" w:rsidRPr="00697433" w:rsidRDefault="008D3C0A" w:rsidP="008D3C0A">
            <w:pPr>
              <w:pStyle w:val="ListParagraph"/>
              <w:numPr>
                <w:ilvl w:val="0"/>
                <w:numId w:val="7"/>
              </w:numPr>
              <w:jc w:val="both"/>
              <w:rPr>
                <w:b w:val="0"/>
              </w:rPr>
            </w:pPr>
            <w:r w:rsidRPr="00697433">
              <w:rPr>
                <w:b w:val="0"/>
              </w:rPr>
              <w:t>Corporate Computer System (CCS)</w:t>
            </w:r>
          </w:p>
          <w:p w14:paraId="184F60A7" w14:textId="001411E6" w:rsidR="008D3C0A" w:rsidRPr="00697433" w:rsidRDefault="008D3C0A" w:rsidP="008D3C0A">
            <w:pPr>
              <w:pStyle w:val="ListParagraph"/>
              <w:numPr>
                <w:ilvl w:val="0"/>
                <w:numId w:val="7"/>
              </w:numPr>
              <w:jc w:val="both"/>
              <w:rPr>
                <w:u w:val="single"/>
              </w:rPr>
            </w:pPr>
            <w:r w:rsidRPr="00697433">
              <w:rPr>
                <w:rFonts w:eastAsia="DengXian"/>
                <w:b w:val="0"/>
                <w:lang w:eastAsia="zh-CN"/>
              </w:rPr>
              <w:t>CCS Revamp Project</w:t>
            </w:r>
          </w:p>
          <w:p w14:paraId="1CFF66B8" w14:textId="1444A90E" w:rsidR="008D3C0A" w:rsidRPr="00697433" w:rsidRDefault="008D3C0A" w:rsidP="008D3C0A">
            <w:pPr>
              <w:pStyle w:val="ListParagraph"/>
              <w:numPr>
                <w:ilvl w:val="0"/>
                <w:numId w:val="7"/>
              </w:numPr>
              <w:jc w:val="both"/>
              <w:rPr>
                <w:rFonts w:eastAsia="DengXian"/>
                <w:b w:val="0"/>
                <w:lang w:eastAsia="zh-CN"/>
              </w:rPr>
            </w:pPr>
            <w:r w:rsidRPr="00697433">
              <w:rPr>
                <w:rFonts w:eastAsia="DengXian"/>
                <w:b w:val="0"/>
                <w:lang w:eastAsia="zh-CN"/>
              </w:rPr>
              <w:t>Departmental Operating Supporting System (DOSS)</w:t>
            </w:r>
          </w:p>
          <w:p w14:paraId="2916292C" w14:textId="7ED25E35" w:rsidR="008D3C0A" w:rsidRPr="00697433" w:rsidRDefault="008D3C0A" w:rsidP="008D3C0A">
            <w:pPr>
              <w:pStyle w:val="ListParagraph"/>
              <w:numPr>
                <w:ilvl w:val="0"/>
                <w:numId w:val="7"/>
              </w:numPr>
              <w:jc w:val="both"/>
              <w:rPr>
                <w:rFonts w:eastAsia="DengXian"/>
                <w:b w:val="0"/>
                <w:lang w:eastAsia="zh-CN"/>
              </w:rPr>
            </w:pPr>
            <w:r w:rsidRPr="00697433">
              <w:rPr>
                <w:rFonts w:eastAsia="DengXian"/>
                <w:b w:val="0"/>
                <w:lang w:eastAsia="zh-CN"/>
              </w:rPr>
              <w:t>Customer Centric e-Platform (CCeP)</w:t>
            </w:r>
          </w:p>
          <w:p w14:paraId="67752521" w14:textId="3C35373E" w:rsidR="008D3C0A" w:rsidRPr="00697433" w:rsidRDefault="008D3C0A" w:rsidP="008D3C0A">
            <w:pPr>
              <w:pStyle w:val="ListParagraph"/>
              <w:numPr>
                <w:ilvl w:val="0"/>
                <w:numId w:val="7"/>
              </w:numPr>
              <w:jc w:val="both"/>
              <w:rPr>
                <w:rFonts w:eastAsia="DengXian"/>
                <w:b w:val="0"/>
                <w:lang w:eastAsia="zh-CN"/>
              </w:rPr>
            </w:pPr>
            <w:r w:rsidRPr="00697433">
              <w:rPr>
                <w:rFonts w:eastAsia="DengXian"/>
                <w:b w:val="0"/>
                <w:lang w:eastAsia="zh-CN"/>
              </w:rPr>
              <w:t>Extreme Weather Fault Ticket System</w:t>
            </w:r>
          </w:p>
          <w:p w14:paraId="15346507" w14:textId="49E15D03" w:rsidR="008D3C0A" w:rsidRPr="00697433" w:rsidRDefault="008D3C0A" w:rsidP="008D3C0A">
            <w:pPr>
              <w:jc w:val="both"/>
              <w:rPr>
                <w:rFonts w:ascii="Frutiger Light" w:hAnsi="Frutiger Light"/>
                <w:bCs/>
                <w:u w:val="single"/>
              </w:rPr>
            </w:pPr>
          </w:p>
        </w:tc>
        <w:tc>
          <w:tcPr>
            <w:tcW w:w="1213" w:type="dxa"/>
            <w:tcPrChange w:id="2086" w:author="bcsin@connect.hku.hk" w:date="2026-01-22T19:56:00Z">
              <w:tcPr>
                <w:tcW w:w="0" w:type="auto"/>
              </w:tcPr>
            </w:tcPrChange>
          </w:tcPr>
          <w:p w14:paraId="1614730B" w14:textId="26E64440" w:rsidR="008D3C0A" w:rsidRPr="00697433" w:rsidRDefault="008D3C0A" w:rsidP="008D3C0A">
            <w:pPr>
              <w:ind w:left="360" w:hangingChars="150" w:hanging="360"/>
              <w:jc w:val="center"/>
              <w:rPr>
                <w:rFonts w:ascii="Frutiger Light" w:hAnsi="Frutiger Light"/>
              </w:rPr>
            </w:pPr>
            <w:r w:rsidRPr="00697433">
              <w:rPr>
                <w:rFonts w:ascii="Frutiger Light" w:hAnsi="Frutiger Light"/>
              </w:rPr>
              <w:lastRenderedPageBreak/>
              <w:t>All to note</w:t>
            </w:r>
          </w:p>
        </w:tc>
      </w:tr>
      <w:tr w:rsidR="008D3C0A" w:rsidRPr="00697433" w14:paraId="7B51ED8A" w14:textId="77777777" w:rsidTr="2C2174BB">
        <w:trPr>
          <w:trPrChange w:id="2087" w:author="bcsin@connect.hku.hk" w:date="2026-01-22T19:56:00Z">
            <w:trPr>
              <w:gridBefore w:val="9"/>
              <w:gridAfter w:val="0"/>
            </w:trPr>
          </w:trPrChange>
        </w:trPr>
        <w:tc>
          <w:tcPr>
            <w:tcW w:w="760" w:type="dxa"/>
            <w:tcPrChange w:id="2088" w:author="bcsin@connect.hku.hk" w:date="2026-01-22T19:56:00Z">
              <w:tcPr>
                <w:tcW w:w="0" w:type="auto"/>
              </w:tcPr>
            </w:tcPrChange>
          </w:tcPr>
          <w:p w14:paraId="6FD6E99D"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089" w:author="bcsin@connect.hku.hk" w:date="2026-01-22T19:56:00Z">
              <w:tcPr>
                <w:tcW w:w="7564" w:type="dxa"/>
                <w:gridSpan w:val="4"/>
              </w:tcPr>
            </w:tcPrChange>
          </w:tcPr>
          <w:p w14:paraId="2F41732E" w14:textId="77777777" w:rsidR="008D3C0A" w:rsidRPr="00697433" w:rsidRDefault="008D3C0A" w:rsidP="008D3C0A">
            <w:pPr>
              <w:jc w:val="both"/>
              <w:rPr>
                <w:rFonts w:ascii="Frutiger Light" w:hAnsi="Frutiger Light"/>
                <w:u w:val="single"/>
              </w:rPr>
            </w:pPr>
            <w:r w:rsidRPr="00697433">
              <w:rPr>
                <w:rFonts w:ascii="Frutiger Light" w:hAnsi="Frutiger Light"/>
                <w:u w:val="single"/>
              </w:rPr>
              <w:t>EMSD Internet Website Revamp Project</w:t>
            </w:r>
          </w:p>
          <w:p w14:paraId="22CD0CB2" w14:textId="65EF84EE" w:rsidR="008D3C0A" w:rsidRPr="00697433" w:rsidRDefault="008D3C0A" w:rsidP="008D3C0A">
            <w:pPr>
              <w:jc w:val="both"/>
              <w:rPr>
                <w:rFonts w:ascii="Frutiger Light" w:hAnsi="Frutiger Light"/>
                <w:b/>
                <w:bCs/>
                <w:u w:val="single"/>
                <w:lang w:eastAsia="zh-HK"/>
              </w:rPr>
            </w:pPr>
            <w:bookmarkStart w:id="2090" w:name="_Hlk211328586"/>
            <w:bookmarkStart w:id="2091" w:name="_Hlk211328670"/>
            <w:r w:rsidRPr="00697433">
              <w:rPr>
                <w:rFonts w:ascii="Frutiger Light" w:hAnsi="Frutiger Light"/>
              </w:rPr>
              <w:t xml:space="preserve">A </w:t>
            </w:r>
            <w:ins w:id="2092" w:author="Mr TANG Chi Wang Andy 鄧志弘先生" w:date="2026-01-23T17:44:00Z">
              <w:r w:rsidR="00130150" w:rsidRPr="00130150">
                <w:rPr>
                  <w:rFonts w:ascii="Frutiger Light" w:hAnsi="Frutiger Light"/>
                  <w:color w:val="FF0000"/>
                  <w:rPrChange w:id="2093" w:author="Mr TANG Chi Wang Andy 鄧志弘先生" w:date="2026-01-23T17:44:00Z">
                    <w:rPr>
                      <w:rFonts w:ascii="Frutiger Light" w:hAnsi="Frutiger Light"/>
                    </w:rPr>
                  </w:rPrChange>
                </w:rPr>
                <w:t xml:space="preserve">mockup website with the latest </w:t>
              </w:r>
            </w:ins>
            <w:del w:id="2094" w:author="Mr TANG Chi Wang Andy 鄧志弘先生" w:date="2026-01-23T17:44:00Z">
              <w:r w:rsidRPr="00697433" w:rsidDel="00130150">
                <w:rPr>
                  <w:rFonts w:ascii="Frutiger Light" w:hAnsi="Frutiger Light"/>
                </w:rPr>
                <w:delText xml:space="preserve">preview of the new </w:delText>
              </w:r>
            </w:del>
            <w:r w:rsidRPr="00697433">
              <w:rPr>
                <w:rFonts w:ascii="Frutiger Light" w:hAnsi="Frutiger Light"/>
              </w:rPr>
              <w:t xml:space="preserve">website design, including latest revisions in layout, themes, site structure and menu items with proposed CE for each topic / menu item, </w:t>
            </w:r>
            <w:r w:rsidRPr="004071A5">
              <w:rPr>
                <w:rFonts w:ascii="Frutiger Light" w:hAnsi="Frutiger Light"/>
                <w:color w:val="FF0000"/>
                <w:rPrChange w:id="2095" w:author="Wave Tseung" w:date="2026-01-26T17:51:00Z">
                  <w:rPr>
                    <w:rFonts w:ascii="Frutiger Light" w:hAnsi="Frutiger Light"/>
                  </w:rPr>
                </w:rPrChange>
              </w:rPr>
              <w:t xml:space="preserve">was </w:t>
            </w:r>
            <w:ins w:id="2096" w:author="Mr TANG Chi Wang Andy 鄧志弘先生" w:date="2026-01-23T17:44:00Z">
              <w:r w:rsidR="00130150" w:rsidRPr="00130150">
                <w:rPr>
                  <w:rFonts w:ascii="Frutiger Light" w:hAnsi="Frutiger Light"/>
                  <w:color w:val="FF0000"/>
                  <w:rPrChange w:id="2097" w:author="Mr TANG Chi Wang Andy 鄧志弘先生" w:date="2026-01-23T17:44:00Z">
                    <w:rPr>
                      <w:rFonts w:ascii="Frutiger Light" w:hAnsi="Frutiger Light"/>
                    </w:rPr>
                  </w:rPrChange>
                </w:rPr>
                <w:t>presented</w:t>
              </w:r>
            </w:ins>
            <w:del w:id="2098" w:author="Mr TANG Chi Wang Andy 鄧志弘先生" w:date="2026-01-23T17:44:00Z">
              <w:r w:rsidRPr="004071A5" w:rsidDel="00130150">
                <w:rPr>
                  <w:rFonts w:ascii="Frutiger Light" w:hAnsi="Frutiger Light"/>
                  <w:color w:val="FF0000"/>
                  <w:rPrChange w:id="2099" w:author="Wave Tseung" w:date="2026-01-26T17:51:00Z">
                    <w:rPr>
                      <w:rFonts w:ascii="Frutiger Light" w:hAnsi="Frutiger Light"/>
                    </w:rPr>
                  </w:rPrChange>
                </w:rPr>
                <w:delText>demonstrated</w:delText>
              </w:r>
            </w:del>
            <w:r w:rsidRPr="004071A5">
              <w:rPr>
                <w:rFonts w:ascii="Frutiger Light" w:hAnsi="Frutiger Light"/>
                <w:color w:val="FF0000"/>
                <w:rPrChange w:id="2100" w:author="Wave Tseung" w:date="2026-01-26T17:51:00Z">
                  <w:rPr>
                    <w:rFonts w:ascii="Frutiger Light" w:hAnsi="Frutiger Light"/>
                  </w:rPr>
                </w:rPrChange>
              </w:rPr>
              <w:t xml:space="preserve"> </w:t>
            </w:r>
            <w:del w:id="2101" w:author="Mr TANG Chi Wang Andy 鄧志弘先生" w:date="2026-01-23T17:45:00Z">
              <w:r w:rsidRPr="004071A5" w:rsidDel="00130150">
                <w:rPr>
                  <w:rFonts w:ascii="Frutiger Light" w:hAnsi="Frutiger Light"/>
                  <w:color w:val="FF0000"/>
                  <w:rPrChange w:id="2102" w:author="Wave Tseung" w:date="2026-01-26T17:51:00Z">
                    <w:rPr>
                      <w:rFonts w:ascii="Frutiger Light" w:hAnsi="Frutiger Light"/>
                    </w:rPr>
                  </w:rPrChange>
                </w:rPr>
                <w:delText xml:space="preserve">to DD/TS on 21 October. After that, his comments were further incorporated and the enhanced design with a simple mockup website would be presented </w:delText>
              </w:r>
            </w:del>
            <w:r w:rsidRPr="004071A5">
              <w:rPr>
                <w:rFonts w:ascii="Frutiger Light" w:hAnsi="Frutiger Light"/>
                <w:color w:val="FF0000"/>
                <w:rPrChange w:id="2103" w:author="Wave Tseung" w:date="2026-01-26T17:51:00Z">
                  <w:rPr>
                    <w:rFonts w:ascii="Frutiger Light" w:hAnsi="Frutiger Light"/>
                  </w:rPr>
                </w:rPrChange>
              </w:rPr>
              <w:t xml:space="preserve">to DEMS </w:t>
            </w:r>
            <w:ins w:id="2104" w:author="Mr TANG Chi Wang Andy 鄧志弘先生" w:date="2026-01-23T17:45:00Z">
              <w:r w:rsidR="00130150" w:rsidRPr="00130150">
                <w:rPr>
                  <w:rFonts w:ascii="Frutiger Light" w:hAnsi="Frutiger Light"/>
                  <w:color w:val="FF0000"/>
                  <w:rPrChange w:id="2105" w:author="Mr TANG Chi Wang Andy 鄧志弘先生" w:date="2026-01-23T17:45:00Z">
                    <w:rPr>
                      <w:rFonts w:ascii="Frutiger Light" w:hAnsi="Frutiger Light"/>
                    </w:rPr>
                  </w:rPrChange>
                </w:rPr>
                <w:t xml:space="preserve">and </w:t>
              </w:r>
            </w:ins>
            <w:ins w:id="2106" w:author="Mr POON Pok Man, Michael 潘博文先生" w:date="2026-01-30T16:11:00Z">
              <w:r w:rsidR="00A7178C">
                <w:rPr>
                  <w:rFonts w:ascii="Frutiger Light" w:hAnsi="Frutiger Light"/>
                  <w:color w:val="FF0000"/>
                </w:rPr>
                <w:t xml:space="preserve">two </w:t>
              </w:r>
            </w:ins>
            <w:ins w:id="2107" w:author="Mr TANG Chi Wang Andy 鄧志弘先生" w:date="2026-01-23T17:45:00Z">
              <w:r w:rsidR="00130150" w:rsidRPr="00130150">
                <w:rPr>
                  <w:rFonts w:ascii="Frutiger Light" w:hAnsi="Frutiger Light"/>
                  <w:color w:val="FF0000"/>
                  <w:rPrChange w:id="2108" w:author="Mr TANG Chi Wang Andy 鄧志弘先生" w:date="2026-01-23T17:45:00Z">
                    <w:rPr>
                      <w:rFonts w:ascii="Frutiger Light" w:hAnsi="Frutiger Light"/>
                    </w:rPr>
                  </w:rPrChange>
                </w:rPr>
                <w:t xml:space="preserve">DDs </w:t>
              </w:r>
            </w:ins>
            <w:r w:rsidRPr="004071A5">
              <w:rPr>
                <w:rFonts w:ascii="Frutiger Light" w:hAnsi="Frutiger Light"/>
                <w:color w:val="FF0000"/>
                <w:rPrChange w:id="2109" w:author="Wave Tseung" w:date="2026-01-26T17:51:00Z">
                  <w:rPr>
                    <w:rFonts w:ascii="Frutiger Light" w:hAnsi="Frutiger Light"/>
                  </w:rPr>
                </w:rPrChange>
              </w:rPr>
              <w:t>on 22 January 2026.</w:t>
            </w:r>
            <w:bookmarkEnd w:id="2090"/>
            <w:bookmarkEnd w:id="2091"/>
            <w:ins w:id="2110" w:author="Mr TANG Chi Wang Andy 鄧志弘先生" w:date="2026-01-23T17:45:00Z">
              <w:r w:rsidR="00130150">
                <w:rPr>
                  <w:rFonts w:ascii="Frutiger Light" w:hAnsi="Frutiger Light"/>
                </w:rPr>
                <w:t xml:space="preserve"> </w:t>
              </w:r>
              <w:r w:rsidR="00130150" w:rsidRPr="00130150">
                <w:rPr>
                  <w:rFonts w:ascii="Frutiger Light" w:hAnsi="Frutiger Light"/>
                  <w:color w:val="FF0000"/>
                  <w:rPrChange w:id="2111" w:author="Mr TANG Chi Wang Andy 鄧志弘先生" w:date="2026-01-23T17:45:00Z">
                    <w:rPr>
                      <w:rFonts w:ascii="Frutiger Light" w:hAnsi="Frutiger Light"/>
                    </w:rPr>
                  </w:rPrChange>
                </w:rPr>
                <w:t xml:space="preserve">The website </w:t>
              </w:r>
            </w:ins>
            <w:ins w:id="2112" w:author="Mr POON Pok Man, Michael 潘博文先生" w:date="2026-01-30T16:10:00Z">
              <w:r w:rsidR="00A7178C">
                <w:rPr>
                  <w:rFonts w:ascii="Frutiger Light" w:hAnsi="Frutiger Light"/>
                  <w:color w:val="FF0000"/>
                </w:rPr>
                <w:t xml:space="preserve">layout </w:t>
              </w:r>
            </w:ins>
            <w:ins w:id="2113" w:author="Mr POON Pok Man, Michael 潘博文先生" w:date="2026-01-30T16:11:00Z">
              <w:r w:rsidR="00130150">
                <w:rPr>
                  <w:rFonts w:ascii="Frutiger Light" w:hAnsi="Frutiger Light"/>
                  <w:color w:val="FF0000"/>
                </w:rPr>
                <w:t xml:space="preserve">design </w:t>
              </w:r>
            </w:ins>
            <w:ins w:id="2114" w:author="Mr POON Pok Man, Michael 潘博文先生" w:date="2026-01-30T16:10:00Z">
              <w:r w:rsidR="00A7178C">
                <w:rPr>
                  <w:rFonts w:ascii="Frutiger Light" w:hAnsi="Frutiger Light"/>
                  <w:color w:val="FF0000"/>
                </w:rPr>
                <w:t>and content structure</w:t>
              </w:r>
            </w:ins>
            <w:ins w:id="2115" w:author="Mr POON Pok Man, Michael 潘博文先生" w:date="2026-01-30T16:11:00Z">
              <w:r w:rsidR="00A7178C">
                <w:rPr>
                  <w:rFonts w:ascii="Frutiger Light" w:hAnsi="Frutiger Light"/>
                  <w:color w:val="FF0000"/>
                </w:rPr>
                <w:t>/</w:t>
              </w:r>
              <w:proofErr w:type="spellStart"/>
              <w:r w:rsidR="00A7178C">
                <w:rPr>
                  <w:rFonts w:ascii="Frutiger Light" w:hAnsi="Frutiger Light"/>
                  <w:color w:val="FF0000"/>
                </w:rPr>
                <w:t>organisation</w:t>
              </w:r>
            </w:ins>
            <w:proofErr w:type="spellEnd"/>
            <w:ins w:id="2116" w:author="Mr POON Pok Man, Michael 潘博文先生" w:date="2026-01-30T16:10:00Z">
              <w:r w:rsidR="00A7178C">
                <w:rPr>
                  <w:rFonts w:ascii="Frutiger Light" w:hAnsi="Frutiger Light"/>
                  <w:color w:val="FF0000"/>
                </w:rPr>
                <w:t xml:space="preserve"> </w:t>
              </w:r>
            </w:ins>
            <w:ins w:id="2117" w:author="Mr TANG Chi Wang Andy 鄧志弘先生" w:date="2026-01-23T17:45:00Z">
              <w:del w:id="2118" w:author="Mr POON Pok Man, Michael 潘博文先生" w:date="2026-01-30T16:10:00Z">
                <w:r w:rsidR="00A7178C" w:rsidRPr="00130150" w:rsidDel="00802091">
                  <w:rPr>
                    <w:rFonts w:ascii="Frutiger Light" w:hAnsi="Frutiger Light"/>
                    <w:color w:val="FF0000"/>
                    <w:rPrChange w:id="2119" w:author="Mr TANG Chi Wang Andy 鄧志弘先生" w:date="2026-01-23T17:45:00Z">
                      <w:rPr>
                        <w:rFonts w:ascii="Frutiger Light" w:hAnsi="Frutiger Light"/>
                      </w:rPr>
                    </w:rPrChange>
                  </w:rPr>
                  <w:delText xml:space="preserve">design </w:delText>
                </w:r>
              </w:del>
              <w:r w:rsidR="00A7178C" w:rsidRPr="00130150">
                <w:rPr>
                  <w:rFonts w:ascii="Frutiger Light" w:hAnsi="Frutiger Light"/>
                  <w:color w:val="FF0000"/>
                  <w:rPrChange w:id="2120" w:author="Mr TANG Chi Wang Andy 鄧志弘先生" w:date="2026-01-23T17:45:00Z">
                    <w:rPr>
                      <w:rFonts w:ascii="Frutiger Light" w:hAnsi="Frutiger Light"/>
                    </w:rPr>
                  </w:rPrChange>
                </w:rPr>
                <w:t>w</w:t>
              </w:r>
              <w:del w:id="2121" w:author="Mr POON Pok Man, Michael 潘博文先生" w:date="2026-01-30T16:11:00Z">
                <w:r w:rsidR="00A7178C" w:rsidRPr="00130150" w:rsidDel="00802091">
                  <w:rPr>
                    <w:rFonts w:ascii="Frutiger Light" w:hAnsi="Frutiger Light"/>
                    <w:color w:val="FF0000"/>
                    <w:rPrChange w:id="2122" w:author="Mr TANG Chi Wang Andy 鄧志弘先生" w:date="2026-01-23T17:45:00Z">
                      <w:rPr>
                        <w:rFonts w:ascii="Frutiger Light" w:hAnsi="Frutiger Light"/>
                      </w:rPr>
                    </w:rPrChange>
                  </w:rPr>
                  <w:delText>as</w:delText>
                </w:r>
              </w:del>
            </w:ins>
            <w:ins w:id="2123" w:author="Mr POON Pok Man, Michael 潘博文先生" w:date="2026-01-30T16:11:00Z">
              <w:r w:rsidR="00A7178C">
                <w:rPr>
                  <w:rFonts w:ascii="Frutiger Light" w:hAnsi="Frutiger Light"/>
                  <w:color w:val="FF0000"/>
                </w:rPr>
                <w:t>ere</w:t>
              </w:r>
            </w:ins>
            <w:ins w:id="2124" w:author="Mr TANG Chi Wang Andy 鄧志弘先生" w:date="2026-01-23T17:45:00Z">
              <w:r w:rsidR="00130150" w:rsidRPr="00130150">
                <w:rPr>
                  <w:rFonts w:ascii="Frutiger Light" w:hAnsi="Frutiger Light"/>
                  <w:color w:val="FF0000"/>
                  <w:rPrChange w:id="2125" w:author="Mr TANG Chi Wang Andy 鄧志弘先生" w:date="2026-01-23T17:45:00Z">
                    <w:rPr>
                      <w:rFonts w:ascii="Frutiger Light" w:hAnsi="Frutiger Light"/>
                    </w:rPr>
                  </w:rPrChange>
                </w:rPr>
                <w:t xml:space="preserve"> </w:t>
              </w:r>
              <w:del w:id="2126" w:author="Mr POON Pok Man, Michael 潘博文先生" w:date="2026-01-30T16:11:00Z">
                <w:r w:rsidR="00130150" w:rsidRPr="00130150">
                  <w:rPr>
                    <w:rFonts w:ascii="Frutiger Light" w:hAnsi="Frutiger Light"/>
                    <w:color w:val="FF0000"/>
                    <w:rPrChange w:id="2127" w:author="Mr TANG Chi Wang Andy 鄧志弘先生" w:date="2026-01-23T17:45:00Z">
                      <w:rPr>
                        <w:rFonts w:ascii="Frutiger Light" w:hAnsi="Frutiger Light"/>
                      </w:rPr>
                    </w:rPrChange>
                  </w:rPr>
                  <w:delText>generally accepted</w:delText>
                </w:r>
              </w:del>
            </w:ins>
            <w:ins w:id="2128" w:author="Mr POON Pok Man, Michael 潘博文先生" w:date="2026-01-30T16:11:00Z">
              <w:r w:rsidR="00A7178C">
                <w:rPr>
                  <w:rFonts w:ascii="Frutiger Light" w:hAnsi="Frutiger Light"/>
                  <w:color w:val="FF0000"/>
                </w:rPr>
                <w:t>endorsed</w:t>
              </w:r>
            </w:ins>
            <w:ins w:id="2129" w:author="Mr TANG Chi Wang Andy 鄧志弘先生" w:date="2026-01-23T17:45:00Z">
              <w:r w:rsidR="00130150" w:rsidRPr="00130150">
                <w:rPr>
                  <w:rFonts w:ascii="Frutiger Light" w:hAnsi="Frutiger Light"/>
                  <w:color w:val="FF0000"/>
                  <w:rPrChange w:id="2130" w:author="Mr TANG Chi Wang Andy 鄧志弘先生" w:date="2026-01-23T17:45:00Z">
                    <w:rPr>
                      <w:rFonts w:ascii="Frutiger Light" w:hAnsi="Frutiger Light"/>
                    </w:rPr>
                  </w:rPrChange>
                </w:rPr>
                <w:t xml:space="preserve"> by DEMS </w:t>
              </w:r>
              <w:del w:id="2131" w:author="Mr POON Pok Man, Michael 潘博文先生" w:date="2026-01-30T16:11:00Z">
                <w:r w:rsidR="00130150" w:rsidRPr="00130150">
                  <w:rPr>
                    <w:rFonts w:ascii="Frutiger Light" w:hAnsi="Frutiger Light"/>
                    <w:color w:val="FF0000"/>
                    <w:rPrChange w:id="2132" w:author="Mr TANG Chi Wang Andy 鄧志弘先生" w:date="2026-01-23T17:45:00Z">
                      <w:rPr>
                        <w:rFonts w:ascii="Frutiger Light" w:hAnsi="Frutiger Light"/>
                      </w:rPr>
                    </w:rPrChange>
                  </w:rPr>
                  <w:delText xml:space="preserve">and DDs </w:delText>
                </w:r>
              </w:del>
              <w:r w:rsidR="00130150" w:rsidRPr="00130150">
                <w:rPr>
                  <w:rFonts w:ascii="Frutiger Light" w:hAnsi="Frutiger Light"/>
                  <w:color w:val="FF0000"/>
                  <w:rPrChange w:id="2133" w:author="Mr TANG Chi Wang Andy 鄧志弘先生" w:date="2026-01-23T17:45:00Z">
                    <w:rPr>
                      <w:rFonts w:ascii="Frutiger Light" w:hAnsi="Frutiger Light"/>
                    </w:rPr>
                  </w:rPrChange>
                </w:rPr>
                <w:t xml:space="preserve">with </w:t>
              </w:r>
              <w:del w:id="2134" w:author="Mr POON Pok Man, Michael 潘博文先生" w:date="2026-01-30T16:12:00Z">
                <w:r w:rsidR="00130150" w:rsidRPr="00130150">
                  <w:rPr>
                    <w:rFonts w:ascii="Frutiger Light" w:hAnsi="Frutiger Light"/>
                    <w:color w:val="FF0000"/>
                    <w:rPrChange w:id="2135" w:author="Mr TANG Chi Wang Andy 鄧志弘先生" w:date="2026-01-23T17:45:00Z">
                      <w:rPr>
                        <w:rFonts w:ascii="Frutiger Light" w:hAnsi="Frutiger Light"/>
                      </w:rPr>
                    </w:rPrChange>
                  </w:rPr>
                  <w:delText>minor</w:delText>
                </w:r>
              </w:del>
            </w:ins>
            <w:ins w:id="2136" w:author="Mr POON Pok Man, Michael 潘博文先生" w:date="2026-01-30T16:12:00Z">
              <w:r w:rsidR="00A7178C">
                <w:rPr>
                  <w:rFonts w:ascii="Frutiger Light" w:hAnsi="Frutiger Light"/>
                  <w:color w:val="FF0000"/>
                </w:rPr>
                <w:t>some</w:t>
              </w:r>
            </w:ins>
            <w:ins w:id="2137" w:author="Mr TANG Chi Wang Andy 鄧志弘先生" w:date="2026-01-23T17:45:00Z">
              <w:r w:rsidR="00130150" w:rsidRPr="00130150">
                <w:rPr>
                  <w:rFonts w:ascii="Frutiger Light" w:hAnsi="Frutiger Light"/>
                  <w:color w:val="FF0000"/>
                  <w:rPrChange w:id="2138" w:author="Mr TANG Chi Wang Andy 鄧志弘先生" w:date="2026-01-23T17:45:00Z">
                    <w:rPr>
                      <w:rFonts w:ascii="Frutiger Light" w:hAnsi="Frutiger Light"/>
                    </w:rPr>
                  </w:rPrChange>
                </w:rPr>
                <w:t xml:space="preserve"> comments</w:t>
              </w:r>
            </w:ins>
            <w:ins w:id="2139" w:author="Mr TANG Chi Wang Andy 鄧志弘先生 [2]" w:date="2026-01-23T23:57:00Z">
              <w:r w:rsidR="00D41023">
                <w:rPr>
                  <w:rFonts w:ascii="Frutiger Light" w:hAnsi="Frutiger Light"/>
                  <w:color w:val="FF0000"/>
                </w:rPr>
                <w:t xml:space="preserve"> </w:t>
              </w:r>
            </w:ins>
            <w:ins w:id="2140" w:author="Mr POON Pok Man, Michael 潘博文先生" w:date="2026-01-30T16:12:00Z">
              <w:r w:rsidR="00A7178C">
                <w:rPr>
                  <w:rFonts w:ascii="Frutiger Light" w:hAnsi="Frutiger Light"/>
                  <w:color w:val="FF0000"/>
                </w:rPr>
                <w:t xml:space="preserve">given </w:t>
              </w:r>
            </w:ins>
            <w:ins w:id="2141" w:author="Mr TANG Chi Wang Andy 鄧志弘先生 [2]" w:date="2026-01-23T23:57:00Z">
              <w:r w:rsidR="00D41023">
                <w:rPr>
                  <w:rFonts w:ascii="Frutiger Light" w:hAnsi="Frutiger Light"/>
                  <w:color w:val="FF0000"/>
                </w:rPr>
                <w:t xml:space="preserve">on </w:t>
              </w:r>
              <w:del w:id="2142" w:author="Mr POON Pok Man, Michael 潘博文先生" w:date="2026-01-30T16:12:00Z">
                <w:r w:rsidR="00D41023">
                  <w:rPr>
                    <w:rFonts w:ascii="Frutiger Light" w:hAnsi="Frutiger Light"/>
                    <w:color w:val="FF0000"/>
                  </w:rPr>
                  <w:delText>the web</w:delText>
                </w:r>
              </w:del>
            </w:ins>
            <w:ins w:id="2143" w:author="Mr TANG Chi Wang Andy 鄧志弘先生 [2]" w:date="2026-01-23T23:58:00Z">
              <w:del w:id="2144" w:author="Mr POON Pok Man, Michael 潘博文先生" w:date="2026-01-30T16:12:00Z">
                <w:r w:rsidR="00D41023">
                  <w:rPr>
                    <w:rFonts w:ascii="Frutiger Light" w:hAnsi="Frutiger Light"/>
                    <w:color w:val="FF0000"/>
                  </w:rPr>
                  <w:delText>site layout</w:delText>
                </w:r>
              </w:del>
            </w:ins>
            <w:ins w:id="2145" w:author="Mr POON Pok Man, Michael 潘博文先生" w:date="2026-01-30T16:12:00Z">
              <w:r w:rsidR="00A7178C">
                <w:rPr>
                  <w:rFonts w:ascii="Frutiger Light" w:hAnsi="Frutiger Light"/>
                  <w:color w:val="FF0000"/>
                </w:rPr>
                <w:t>possible enhancement</w:t>
              </w:r>
            </w:ins>
            <w:ins w:id="2146" w:author="Mr TANG Chi Wang Andy 鄧志弘先生" w:date="2026-01-23T17:45:00Z">
              <w:r w:rsidR="00A7178C" w:rsidRPr="00130150">
                <w:rPr>
                  <w:rFonts w:ascii="Frutiger Light" w:hAnsi="Frutiger Light"/>
                  <w:color w:val="FF0000"/>
                  <w:rPrChange w:id="2147" w:author="Mr TANG Chi Wang Andy 鄧志弘先生" w:date="2026-01-23T17:45:00Z">
                    <w:rPr>
                      <w:rFonts w:ascii="Frutiger Light" w:hAnsi="Frutiger Light"/>
                    </w:rPr>
                  </w:rPrChange>
                </w:rPr>
                <w:t xml:space="preserve">. </w:t>
              </w:r>
            </w:ins>
            <w:ins w:id="2148" w:author="Mr POON Pok Man, Michael 潘博文先生" w:date="2026-01-30T16:13:00Z">
              <w:r w:rsidR="00A7178C">
                <w:rPr>
                  <w:rFonts w:ascii="Frutiger Light" w:hAnsi="Frutiger Light"/>
                  <w:color w:val="FF0000"/>
                </w:rPr>
                <w:t>Responsible officers for main themes and topics were also agreed.</w:t>
              </w:r>
              <w:r w:rsidR="00130150">
                <w:rPr>
                  <w:rFonts w:ascii="Frutiger Light" w:hAnsi="Frutiger Light"/>
                  <w:color w:val="FF0000"/>
                </w:rPr>
                <w:t xml:space="preserve"> </w:t>
              </w:r>
            </w:ins>
            <w:ins w:id="2149" w:author="Mr TANG Chi Wang Andy 鄧志弘先生 [2]" w:date="2026-01-23T23:58:00Z">
              <w:del w:id="2150" w:author="Wave Tseung" w:date="2026-01-26T15:49:00Z">
                <w:r w:rsidR="00D41023">
                  <w:rPr>
                    <w:rFonts w:ascii="Frutiger Light" w:hAnsi="Frutiger Light"/>
                    <w:color w:val="FF0000"/>
                  </w:rPr>
                  <w:delText xml:space="preserve">Moreover, DEMS reminded that an alert mechanism was required </w:delText>
                </w:r>
              </w:del>
            </w:ins>
            <w:ins w:id="2151" w:author="Mr TANG Chi Wang Andy 鄧志弘先生 [2]" w:date="2026-01-23T23:59:00Z">
              <w:del w:id="2152" w:author="Wave Tseung" w:date="2026-01-26T15:49:00Z">
                <w:r w:rsidR="00D41023">
                  <w:rPr>
                    <w:rFonts w:ascii="Frutiger Light" w:hAnsi="Frutiger Light"/>
                    <w:color w:val="FF0000"/>
                  </w:rPr>
                  <w:delText xml:space="preserve">to remind the topic owners to update </w:delText>
                </w:r>
                <w:r w:rsidR="00D26BF8">
                  <w:rPr>
                    <w:rFonts w:ascii="Frutiger Light" w:hAnsi="Frutiger Light"/>
                    <w:color w:val="FF0000"/>
                  </w:rPr>
                  <w:delText>t</w:delText>
                </w:r>
                <w:r w:rsidR="006F1E1F">
                  <w:rPr>
                    <w:rFonts w:ascii="Frutiger Light" w:hAnsi="Frutiger Light"/>
                    <w:color w:val="FF0000"/>
                  </w:rPr>
                  <w:delText>he content.</w:delText>
                </w:r>
                <w:r w:rsidR="00130150">
                  <w:rPr>
                    <w:rFonts w:ascii="Frutiger Light" w:hAnsi="Frutiger Light"/>
                    <w:color w:val="FF0000"/>
                  </w:rPr>
                  <w:delText xml:space="preserve"> </w:delText>
                </w:r>
              </w:del>
            </w:ins>
            <w:ins w:id="2153" w:author="Mr TANG Chi Wang Andy 鄧志弘先生" w:date="2026-01-23T17:45:00Z">
              <w:del w:id="2154" w:author="Wave Tseung" w:date="2026-01-26T15:50:00Z">
                <w:r w:rsidR="00130150" w:rsidRPr="00130150">
                  <w:rPr>
                    <w:rFonts w:ascii="Frutiger Light" w:hAnsi="Frutiger Light"/>
                    <w:color w:val="FF0000"/>
                    <w:rPrChange w:id="2155" w:author="Mr TANG Chi Wang Andy 鄧志弘先生" w:date="2026-01-23T17:45:00Z">
                      <w:rPr>
                        <w:rFonts w:ascii="Frutiger Light" w:hAnsi="Frutiger Light"/>
                      </w:rPr>
                    </w:rPrChange>
                  </w:rPr>
                  <w:delText xml:space="preserve">ITSS2 would work closely with SE/CC to address the comments. </w:delText>
                </w:r>
              </w:del>
              <w:del w:id="2156" w:author="Mr POON Pok Man, Michael 潘博文先生" w:date="2026-01-30T16:13:00Z">
                <w:r w:rsidR="00130150" w:rsidRPr="00130150">
                  <w:rPr>
                    <w:rFonts w:ascii="Frutiger Light" w:hAnsi="Frutiger Light"/>
                    <w:color w:val="FF0000"/>
                    <w:rPrChange w:id="2157" w:author="Mr TANG Chi Wang Andy 鄧志弘先生" w:date="2026-01-23T17:45:00Z">
                      <w:rPr>
                        <w:rFonts w:ascii="Frutiger Light" w:hAnsi="Frutiger Light"/>
                      </w:rPr>
                    </w:rPrChange>
                  </w:rPr>
                  <w:delText xml:space="preserve">Furthermore, </w:delText>
                </w:r>
              </w:del>
            </w:ins>
            <w:ins w:id="2158" w:author="Mr TANG Chi Wang Andy 鄧志弘先生 [2]" w:date="2026-01-24T00:01:00Z">
              <w:del w:id="2159" w:author="Mr POON Pok Man, Michael 潘博文先生" w:date="2026-01-30T16:13:00Z">
                <w:r w:rsidR="004D59EE">
                  <w:rPr>
                    <w:rFonts w:ascii="Frutiger Light" w:hAnsi="Frutiger Light"/>
                    <w:color w:val="FF0000"/>
                  </w:rPr>
                  <w:delText xml:space="preserve">AD3 requested ITSS2 to </w:delText>
                </w:r>
              </w:del>
            </w:ins>
            <w:ins w:id="2160" w:author="Mr TANG Chi Wang Andy 鄧志弘先生 [2]" w:date="2026-01-24T00:03:00Z">
              <w:del w:id="2161" w:author="Mr POON Pok Man, Michael 潘博文先生" w:date="2026-01-30T16:13:00Z">
                <w:r w:rsidR="004D59EE">
                  <w:rPr>
                    <w:rFonts w:ascii="Frutiger Light" w:hAnsi="Frutiger Light"/>
                    <w:color w:val="FF0000"/>
                  </w:rPr>
                  <w:delText>propose a hierarchy with</w:delText>
                </w:r>
              </w:del>
            </w:ins>
            <w:ins w:id="2162" w:author="Mr TANG Chi Wang Andy 鄧志弘先生 [2]" w:date="2026-01-24T00:01:00Z">
              <w:del w:id="2163" w:author="Mr POON Pok Man, Michael 潘博文先生" w:date="2026-01-30T16:13:00Z">
                <w:r w:rsidR="004D59EE">
                  <w:rPr>
                    <w:rFonts w:ascii="Frutiger Light" w:hAnsi="Frutiger Light"/>
                    <w:color w:val="FF0000"/>
                  </w:rPr>
                  <w:delText xml:space="preserve"> </w:delText>
                </w:r>
              </w:del>
            </w:ins>
            <w:ins w:id="2164" w:author="Mr TANG Chi Wang Andy 鄧志弘先生" w:date="2026-01-23T17:45:00Z">
              <w:del w:id="2165" w:author="Mr POON Pok Man, Michael 潘博文先生" w:date="2026-01-30T16:13:00Z">
                <w:r w:rsidR="00130150" w:rsidRPr="00130150">
                  <w:rPr>
                    <w:rFonts w:ascii="Frutiger Light" w:hAnsi="Frutiger Light"/>
                    <w:color w:val="FF0000"/>
                    <w:rPrChange w:id="2166" w:author="Mr TANG Chi Wang Andy 鄧志弘先生" w:date="2026-01-23T17:45:00Z">
                      <w:rPr>
                        <w:rFonts w:ascii="Frutiger Light" w:hAnsi="Frutiger Light"/>
                      </w:rPr>
                    </w:rPrChange>
                  </w:rPr>
                  <w:delText>ITSS2 would map</w:delText>
                </w:r>
              </w:del>
            </w:ins>
            <w:ins w:id="2167" w:author="Mr TANG Chi Wang Andy 鄧志弘先生 [2]" w:date="2026-01-24T00:04:00Z">
              <w:del w:id="2168" w:author="Mr POON Pok Man, Michael 潘博文先生" w:date="2026-01-30T16:13:00Z">
                <w:r w:rsidR="004D59EE">
                  <w:rPr>
                    <w:rFonts w:ascii="Frutiger Light" w:hAnsi="Frutiger Light"/>
                    <w:color w:val="FF0000"/>
                  </w:rPr>
                  <w:delText>ping</w:delText>
                </w:r>
              </w:del>
            </w:ins>
            <w:ins w:id="2169" w:author="Mr TANG Chi Wang Andy 鄧志弘先生" w:date="2026-01-23T17:45:00Z">
              <w:del w:id="2170" w:author="Mr POON Pok Man, Michael 潘博文先生" w:date="2026-01-30T16:13:00Z">
                <w:r w:rsidR="00130150" w:rsidRPr="00130150">
                  <w:rPr>
                    <w:rFonts w:ascii="Frutiger Light" w:hAnsi="Frutiger Light"/>
                    <w:color w:val="FF0000"/>
                    <w:rPrChange w:id="2171" w:author="Mr TANG Chi Wang Andy 鄧志弘先生" w:date="2026-01-23T17:45:00Z">
                      <w:rPr>
                        <w:rFonts w:ascii="Frutiger Light" w:hAnsi="Frutiger Light"/>
                      </w:rPr>
                    </w:rPrChange>
                  </w:rPr>
                  <w:delText xml:space="preserve"> </w:delText>
                </w:r>
                <w:r w:rsidR="00A7178C" w:rsidRPr="00130150" w:rsidDel="00802091">
                  <w:rPr>
                    <w:rFonts w:ascii="Frutiger Light" w:hAnsi="Frutiger Light"/>
                    <w:color w:val="FF0000"/>
                    <w:rPrChange w:id="2172" w:author="Mr TANG Chi Wang Andy 鄧志弘先生" w:date="2026-01-23T17:45:00Z">
                      <w:rPr>
                        <w:rFonts w:ascii="Frutiger Light" w:hAnsi="Frutiger Light"/>
                      </w:rPr>
                    </w:rPrChange>
                  </w:rPr>
                  <w:delText>t</w:delText>
                </w:r>
              </w:del>
            </w:ins>
            <w:ins w:id="2173" w:author="Mr POON Pok Man, Michael 潘博文先生" w:date="2026-01-30T16:13:00Z">
              <w:r w:rsidR="00A7178C">
                <w:rPr>
                  <w:rFonts w:ascii="Frutiger Light" w:hAnsi="Frutiger Light"/>
                  <w:color w:val="FF0000"/>
                </w:rPr>
                <w:t>T</w:t>
              </w:r>
            </w:ins>
            <w:ins w:id="2174" w:author="Mr TANG Chi Wang Andy 鄧志弘先生" w:date="2026-01-23T17:45:00Z">
              <w:r w:rsidR="00A7178C" w:rsidRPr="00130150">
                <w:rPr>
                  <w:rFonts w:ascii="Frutiger Light" w:hAnsi="Frutiger Light"/>
                  <w:color w:val="FF0000"/>
                  <w:rPrChange w:id="2175" w:author="Mr TANG Chi Wang Andy 鄧志弘先生" w:date="2026-01-23T17:45:00Z">
                    <w:rPr>
                      <w:rFonts w:ascii="Frutiger Light" w:hAnsi="Frutiger Light"/>
                    </w:rPr>
                  </w:rPrChange>
                </w:rPr>
                <w:t xml:space="preserve">he </w:t>
              </w:r>
              <w:del w:id="2176" w:author="Mr POON Pok Man, Michael 潘博文先生" w:date="2026-01-30T16:13:00Z">
                <w:r w:rsidR="00A7178C" w:rsidRPr="00130150" w:rsidDel="00802091">
                  <w:rPr>
                    <w:rFonts w:ascii="Frutiger Light" w:hAnsi="Frutiger Light"/>
                    <w:color w:val="FF0000"/>
                    <w:rPrChange w:id="2177" w:author="Mr TANG Chi Wang Andy 鄧志弘先生" w:date="2026-01-23T17:45:00Z">
                      <w:rPr>
                        <w:rFonts w:ascii="Frutiger Light" w:hAnsi="Frutiger Light"/>
                      </w:rPr>
                    </w:rPrChange>
                  </w:rPr>
                  <w:delText>existing</w:delText>
                </w:r>
              </w:del>
            </w:ins>
            <w:ins w:id="2178" w:author="Mr POON Pok Man, Michael 潘博文先生" w:date="2026-01-30T16:13:00Z">
              <w:r w:rsidR="00A7178C">
                <w:rPr>
                  <w:rFonts w:ascii="Frutiger Light" w:hAnsi="Frutiger Light"/>
                  <w:color w:val="FF0000"/>
                </w:rPr>
                <w:t>exact</w:t>
              </w:r>
            </w:ins>
            <w:ins w:id="2179" w:author="Mr TANG Chi Wang Andy 鄧志弘先生" w:date="2026-01-23T17:45:00Z">
              <w:r w:rsidR="00130150" w:rsidRPr="00130150">
                <w:rPr>
                  <w:rFonts w:ascii="Frutiger Light" w:hAnsi="Frutiger Light"/>
                  <w:color w:val="FF0000"/>
                  <w:rPrChange w:id="2180" w:author="Mr TANG Chi Wang Andy 鄧志弘先生" w:date="2026-01-23T17:45:00Z">
                    <w:rPr>
                      <w:rFonts w:ascii="Frutiger Light" w:hAnsi="Frutiger Light"/>
                    </w:rPr>
                  </w:rPrChange>
                </w:rPr>
                <w:t xml:space="preserve"> contents </w:t>
              </w:r>
              <w:del w:id="2181" w:author="Mr POON Pok Man, Michael 潘博文先生" w:date="2026-01-30T16:13:00Z">
                <w:r w:rsidR="00130150" w:rsidRPr="00130150">
                  <w:rPr>
                    <w:rFonts w:ascii="Frutiger Light" w:hAnsi="Frutiger Light"/>
                    <w:color w:val="FF0000"/>
                    <w:rPrChange w:id="2182" w:author="Mr TANG Chi Wang Andy 鄧志弘先生" w:date="2026-01-23T17:45:00Z">
                      <w:rPr>
                        <w:rFonts w:ascii="Frutiger Light" w:hAnsi="Frutiger Light"/>
                      </w:rPr>
                    </w:rPrChange>
                  </w:rPr>
                  <w:delText xml:space="preserve">to the proposed menu items </w:delText>
                </w:r>
              </w:del>
            </w:ins>
            <w:ins w:id="2183" w:author="Mr POON Pok Man, Michael 潘博文先生" w:date="2026-01-30T16:13:00Z">
              <w:r w:rsidR="00A7178C">
                <w:rPr>
                  <w:rFonts w:ascii="Frutiger Light" w:hAnsi="Frutiger Light"/>
                  <w:color w:val="FF0000"/>
                </w:rPr>
                <w:t xml:space="preserve">were to be invited from the responsible officers and </w:t>
              </w:r>
            </w:ins>
            <w:ins w:id="2184" w:author="Mr TANG Chi Wang Andy 鄧志弘先生" w:date="2026-01-23T17:45:00Z">
              <w:del w:id="2185" w:author="Mr TANG Chi Wang Andy 鄧志弘先生 [2]" w:date="2026-01-24T00:04:00Z">
                <w:r w:rsidR="00130150" w:rsidRPr="00130150">
                  <w:rPr>
                    <w:rFonts w:ascii="Frutiger Light" w:hAnsi="Frutiger Light"/>
                    <w:color w:val="FF0000"/>
                    <w:rPrChange w:id="2186" w:author="Mr TANG Chi Wang Andy 鄧志弘先生" w:date="2026-01-23T17:45:00Z">
                      <w:rPr>
                        <w:rFonts w:ascii="Frutiger Light" w:hAnsi="Frutiger Light"/>
                      </w:rPr>
                    </w:rPrChange>
                  </w:rPr>
                  <w:delText xml:space="preserve">to SE/CC </w:delText>
                </w:r>
              </w:del>
              <w:del w:id="2187" w:author="Mr POON Pok Man, Michael 潘博文先生" w:date="2026-01-30T16:13:00Z">
                <w:r w:rsidR="00130150" w:rsidRPr="00130150">
                  <w:rPr>
                    <w:rFonts w:ascii="Frutiger Light" w:hAnsi="Frutiger Light"/>
                    <w:color w:val="FF0000"/>
                    <w:rPrChange w:id="2188" w:author="Mr TANG Chi Wang Andy 鄧志弘先生" w:date="2026-01-23T17:45:00Z">
                      <w:rPr>
                        <w:rFonts w:ascii="Frutiger Light" w:hAnsi="Frutiger Light"/>
                      </w:rPr>
                    </w:rPrChange>
                  </w:rPr>
                  <w:delText>f</w:delText>
                </w:r>
              </w:del>
              <w:del w:id="2189" w:author="Mr POON Pok Man, Michael 潘博文先生" w:date="2026-01-30T16:14:00Z">
                <w:r w:rsidR="00130150" w:rsidRPr="00130150">
                  <w:rPr>
                    <w:rFonts w:ascii="Frutiger Light" w:hAnsi="Frutiger Light"/>
                    <w:color w:val="FF0000"/>
                    <w:rPrChange w:id="2190" w:author="Mr TANG Chi Wang Andy 鄧志弘先生" w:date="2026-01-23T17:45:00Z">
                      <w:rPr>
                        <w:rFonts w:ascii="Frutiger Light" w:hAnsi="Frutiger Light"/>
                      </w:rPr>
                    </w:rPrChange>
                  </w:rPr>
                  <w:delText xml:space="preserve">or </w:delText>
                </w:r>
              </w:del>
            </w:ins>
            <w:ins w:id="2191" w:author="Mr TANG Chi Wang Andy 鄧志弘先生 [2]" w:date="2026-01-24T00:04:00Z">
              <w:del w:id="2192" w:author="Mr POON Pok Man, Michael 潘博文先生" w:date="2026-01-30T16:14:00Z">
                <w:r w:rsidR="004D59EE">
                  <w:rPr>
                    <w:rFonts w:ascii="Frutiger Light" w:hAnsi="Frutiger Light"/>
                    <w:color w:val="FF0000"/>
                  </w:rPr>
                  <w:delText xml:space="preserve">facilitating </w:delText>
                </w:r>
              </w:del>
              <w:r w:rsidR="004D59EE">
                <w:rPr>
                  <w:rFonts w:ascii="Frutiger Light" w:hAnsi="Frutiger Light"/>
                  <w:color w:val="FF0000"/>
                </w:rPr>
                <w:t xml:space="preserve">SE/CC </w:t>
              </w:r>
            </w:ins>
            <w:ins w:id="2193" w:author="Mr POON Pok Man, Michael 潘博文先生" w:date="2026-01-30T16:14:00Z">
              <w:r w:rsidR="00A7178C">
                <w:rPr>
                  <w:rFonts w:ascii="Frutiger Light" w:hAnsi="Frutiger Light"/>
                  <w:color w:val="FF0000"/>
                </w:rPr>
                <w:t xml:space="preserve">and TS would </w:t>
              </w:r>
            </w:ins>
            <w:ins w:id="2194" w:author="Mr TANG Chi Wang Andy 鄧志弘先生 [2]" w:date="2026-01-24T00:04:00Z">
              <w:del w:id="2195" w:author="Mr POON Pok Man, Michael 潘博文先生" w:date="2026-01-30T16:14:00Z">
                <w:r w:rsidR="004D59EE">
                  <w:rPr>
                    <w:rFonts w:ascii="Frutiger Light" w:hAnsi="Frutiger Light"/>
                    <w:color w:val="FF0000"/>
                  </w:rPr>
                  <w:delText xml:space="preserve">to </w:delText>
                </w:r>
              </w:del>
            </w:ins>
            <w:ins w:id="2196" w:author="Mr TANG Chi Wang Andy 鄧志弘先生" w:date="2026-01-23T17:45:00Z">
              <w:del w:id="2197" w:author="Mr TANG Chi Wang Andy 鄧志弘先生 [2]" w:date="2026-01-24T00:04:00Z">
                <w:r w:rsidR="00130150" w:rsidRPr="00130150">
                  <w:rPr>
                    <w:rFonts w:ascii="Frutiger Light" w:hAnsi="Frutiger Light"/>
                    <w:color w:val="FF0000"/>
                    <w:rPrChange w:id="2198" w:author="Mr TANG Chi Wang Andy 鄧志弘先生" w:date="2026-01-23T17:45:00Z">
                      <w:rPr>
                        <w:rFonts w:ascii="Frutiger Light" w:hAnsi="Frutiger Light"/>
                      </w:rPr>
                    </w:rPrChange>
                  </w:rPr>
                  <w:delText xml:space="preserve">their </w:delText>
                </w:r>
              </w:del>
              <w:del w:id="2199" w:author="Mr POON Pok Man, Michael 潘博文先生" w:date="2026-01-30T16:14:00Z">
                <w:r w:rsidR="00130150" w:rsidRPr="00130150">
                  <w:rPr>
                    <w:rFonts w:ascii="Frutiger Light" w:hAnsi="Frutiger Light"/>
                    <w:color w:val="FF0000"/>
                    <w:rPrChange w:id="2200" w:author="Mr TANG Chi Wang Andy 鄧志弘先生" w:date="2026-01-23T17:45:00Z">
                      <w:rPr>
                        <w:rFonts w:ascii="Frutiger Light" w:hAnsi="Frutiger Light"/>
                      </w:rPr>
                    </w:rPrChange>
                  </w:rPr>
                  <w:delText xml:space="preserve">further </w:delText>
                </w:r>
              </w:del>
              <w:del w:id="2201" w:author="Mr TANG Chi Wang Andy 鄧志弘先生 [2]" w:date="2026-01-24T00:05:00Z">
                <w:r w:rsidR="00130150" w:rsidRPr="00130150">
                  <w:rPr>
                    <w:rFonts w:ascii="Frutiger Light" w:hAnsi="Frutiger Light"/>
                    <w:color w:val="FF0000"/>
                    <w:rPrChange w:id="2202" w:author="Mr TANG Chi Wang Andy 鄧志弘先生" w:date="2026-01-23T17:45:00Z">
                      <w:rPr>
                        <w:rFonts w:ascii="Frutiger Light" w:hAnsi="Frutiger Light"/>
                      </w:rPr>
                    </w:rPrChange>
                  </w:rPr>
                  <w:delText>liaison</w:delText>
                </w:r>
              </w:del>
            </w:ins>
            <w:ins w:id="2203" w:author="Mr TANG Chi Wang Andy 鄧志弘先生 [2]" w:date="2026-01-24T00:05:00Z">
              <w:r w:rsidR="004D59EE">
                <w:rPr>
                  <w:rFonts w:ascii="Frutiger Light" w:hAnsi="Frutiger Light"/>
                  <w:color w:val="FF0000"/>
                </w:rPr>
                <w:t>liaise</w:t>
              </w:r>
            </w:ins>
            <w:ins w:id="2204" w:author="Mr TANG Chi Wang Andy 鄧志弘先生" w:date="2026-01-23T17:45:00Z">
              <w:r w:rsidR="00130150" w:rsidRPr="00130150">
                <w:rPr>
                  <w:rFonts w:ascii="Frutiger Light" w:hAnsi="Frutiger Light"/>
                  <w:color w:val="FF0000"/>
                  <w:rPrChange w:id="2205" w:author="Mr TANG Chi Wang Andy 鄧志弘先生" w:date="2026-01-23T17:45:00Z">
                    <w:rPr>
                      <w:rFonts w:ascii="Frutiger Light" w:hAnsi="Frutiger Light"/>
                    </w:rPr>
                  </w:rPrChange>
                </w:rPr>
                <w:t xml:space="preserve"> </w:t>
              </w:r>
              <w:del w:id="2206" w:author="Mr POON Pok Man, Michael 潘博文先生" w:date="2026-01-30T16:14:00Z">
                <w:r w:rsidR="00130150" w:rsidRPr="00130150">
                  <w:rPr>
                    <w:rFonts w:ascii="Frutiger Light" w:hAnsi="Frutiger Light"/>
                    <w:color w:val="FF0000"/>
                    <w:rPrChange w:id="2207" w:author="Mr TANG Chi Wang Andy 鄧志弘先生" w:date="2026-01-23T17:45:00Z">
                      <w:rPr>
                        <w:rFonts w:ascii="Frutiger Light" w:hAnsi="Frutiger Light"/>
                      </w:rPr>
                    </w:rPrChange>
                  </w:rPr>
                  <w:delText xml:space="preserve">with the relevant CEs </w:delText>
                </w:r>
              </w:del>
            </w:ins>
            <w:ins w:id="2208" w:author="Mr POON Pok Man, Michael 潘博文先生" w:date="2026-01-30T16:14:00Z">
              <w:r w:rsidR="00A7178C">
                <w:rPr>
                  <w:rFonts w:ascii="Frutiger Light" w:hAnsi="Frutiger Light"/>
                  <w:color w:val="FF0000"/>
                </w:rPr>
                <w:t>and coordinate accordingly, for TS and RS respectively.</w:t>
              </w:r>
            </w:ins>
            <w:ins w:id="2209" w:author="Mr TANG Chi Wang Andy 鄧志弘先生" w:date="2026-01-23T17:45:00Z">
              <w:del w:id="2210" w:author="Mr POON Pok Man, Michael 潘博文先生" w:date="2026-01-30T16:14:00Z">
                <w:r w:rsidR="00130150" w:rsidRPr="00130150">
                  <w:rPr>
                    <w:rFonts w:ascii="Frutiger Light" w:hAnsi="Frutiger Light"/>
                    <w:color w:val="FF0000"/>
                    <w:rPrChange w:id="2211" w:author="Mr TANG Chi Wang Andy 鄧志弘先生" w:date="2026-01-23T17:45:00Z">
                      <w:rPr>
                        <w:rFonts w:ascii="Frutiger Light" w:hAnsi="Frutiger Light"/>
                      </w:rPr>
                    </w:rPrChange>
                  </w:rPr>
                  <w:delText>to update the content of each topic / menu item.</w:delText>
                </w:r>
              </w:del>
            </w:ins>
          </w:p>
        </w:tc>
        <w:tc>
          <w:tcPr>
            <w:tcW w:w="1213" w:type="dxa"/>
            <w:tcPrChange w:id="2212" w:author="bcsin@connect.hku.hk" w:date="2026-01-22T19:56:00Z">
              <w:tcPr>
                <w:tcW w:w="0" w:type="auto"/>
              </w:tcPr>
            </w:tcPrChange>
          </w:tcPr>
          <w:p w14:paraId="2F6CC86E" w14:textId="39EE0FF6" w:rsidR="008D3C0A" w:rsidRPr="00697433" w:rsidRDefault="008D3C0A" w:rsidP="008D3C0A">
            <w:pPr>
              <w:ind w:leftChars="12" w:left="39" w:hangingChars="4" w:hanging="10"/>
              <w:jc w:val="center"/>
              <w:rPr>
                <w:rFonts w:ascii="Frutiger Light" w:hAnsi="Frutiger Light"/>
              </w:rPr>
            </w:pPr>
            <w:r w:rsidRPr="00697433">
              <w:rPr>
                <w:rFonts w:ascii="Frutiger Light" w:hAnsi="Frutiger Light"/>
              </w:rPr>
              <w:t>SE/ITSS2</w:t>
            </w:r>
          </w:p>
        </w:tc>
      </w:tr>
      <w:tr w:rsidR="008D3C0A" w:rsidRPr="00697433" w14:paraId="2ED090DB" w14:textId="77777777" w:rsidTr="2C2174BB">
        <w:trPr>
          <w:trPrChange w:id="2213" w:author="bcsin@connect.hku.hk" w:date="2026-01-22T19:56:00Z">
            <w:trPr>
              <w:gridBefore w:val="9"/>
              <w:gridAfter w:val="0"/>
            </w:trPr>
          </w:trPrChange>
        </w:trPr>
        <w:tc>
          <w:tcPr>
            <w:tcW w:w="760" w:type="dxa"/>
            <w:tcPrChange w:id="2214" w:author="bcsin@connect.hku.hk" w:date="2026-01-22T19:56:00Z">
              <w:tcPr>
                <w:tcW w:w="0" w:type="auto"/>
              </w:tcPr>
            </w:tcPrChange>
          </w:tcPr>
          <w:p w14:paraId="0A8E248F" w14:textId="77777777" w:rsidR="008D3C0A" w:rsidRPr="00697433" w:rsidRDefault="008D3C0A" w:rsidP="008D3C0A">
            <w:pPr>
              <w:rPr>
                <w:rFonts w:ascii="Frutiger Light" w:hAnsi="Frutiger Light"/>
                <w:szCs w:val="24"/>
              </w:rPr>
            </w:pPr>
          </w:p>
        </w:tc>
        <w:tc>
          <w:tcPr>
            <w:tcW w:w="7564" w:type="dxa"/>
            <w:gridSpan w:val="4"/>
            <w:tcPrChange w:id="2215" w:author="bcsin@connect.hku.hk" w:date="2026-01-22T19:56:00Z">
              <w:tcPr>
                <w:tcW w:w="7564" w:type="dxa"/>
                <w:gridSpan w:val="4"/>
              </w:tcPr>
            </w:tcPrChange>
          </w:tcPr>
          <w:p w14:paraId="0A1D417E" w14:textId="77777777" w:rsidR="008D3C0A" w:rsidRPr="00697433" w:rsidRDefault="008D3C0A" w:rsidP="008D3C0A">
            <w:pPr>
              <w:jc w:val="both"/>
              <w:rPr>
                <w:rFonts w:ascii="Frutiger Light" w:hAnsi="Frutiger Light"/>
                <w:b/>
                <w:bCs/>
                <w:u w:val="single"/>
                <w:lang w:eastAsia="zh-HK"/>
              </w:rPr>
            </w:pPr>
          </w:p>
        </w:tc>
        <w:tc>
          <w:tcPr>
            <w:tcW w:w="1213" w:type="dxa"/>
            <w:tcPrChange w:id="2216" w:author="bcsin@connect.hku.hk" w:date="2026-01-22T19:56:00Z">
              <w:tcPr>
                <w:tcW w:w="0" w:type="auto"/>
              </w:tcPr>
            </w:tcPrChange>
          </w:tcPr>
          <w:p w14:paraId="1F663373" w14:textId="77777777" w:rsidR="008D3C0A" w:rsidRPr="00697433" w:rsidRDefault="008D3C0A" w:rsidP="008D3C0A">
            <w:pPr>
              <w:ind w:leftChars="150" w:left="360"/>
              <w:jc w:val="center"/>
              <w:rPr>
                <w:rFonts w:ascii="Frutiger Light" w:hAnsi="Frutiger Light"/>
              </w:rPr>
            </w:pPr>
          </w:p>
        </w:tc>
      </w:tr>
      <w:tr w:rsidR="008D3C0A" w:rsidRPr="00697433" w14:paraId="25C4BB71" w14:textId="77777777" w:rsidTr="2C2174BB">
        <w:trPr>
          <w:trPrChange w:id="2217" w:author="bcsin@connect.hku.hk" w:date="2026-01-22T19:56:00Z">
            <w:trPr>
              <w:gridBefore w:val="9"/>
              <w:gridAfter w:val="0"/>
            </w:trPr>
          </w:trPrChange>
        </w:trPr>
        <w:tc>
          <w:tcPr>
            <w:tcW w:w="760" w:type="dxa"/>
            <w:tcPrChange w:id="2218" w:author="bcsin@connect.hku.hk" w:date="2026-01-22T19:56:00Z">
              <w:tcPr>
                <w:tcW w:w="0" w:type="auto"/>
              </w:tcPr>
            </w:tcPrChange>
          </w:tcPr>
          <w:p w14:paraId="69C3A8C1"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219" w:author="bcsin@connect.hku.hk" w:date="2026-01-22T19:56:00Z">
              <w:tcPr>
                <w:tcW w:w="7564" w:type="dxa"/>
                <w:gridSpan w:val="4"/>
              </w:tcPr>
            </w:tcPrChange>
          </w:tcPr>
          <w:p w14:paraId="5F198C93" w14:textId="77777777" w:rsidR="008D3C0A" w:rsidRPr="00697433" w:rsidRDefault="008D3C0A" w:rsidP="008D3C0A">
            <w:pPr>
              <w:jc w:val="both"/>
              <w:rPr>
                <w:rFonts w:ascii="Frutiger Light" w:hAnsi="Frutiger Light"/>
                <w:u w:val="single"/>
              </w:rPr>
            </w:pPr>
            <w:r w:rsidRPr="00697433">
              <w:rPr>
                <w:rFonts w:ascii="Frutiger Light" w:hAnsi="Frutiger Light"/>
                <w:u w:val="single"/>
              </w:rPr>
              <w:t>E&amp;M Connect App</w:t>
            </w:r>
          </w:p>
          <w:p w14:paraId="22B7A0FC" w14:textId="5D4C7312" w:rsidR="008D3C0A" w:rsidRPr="00697433" w:rsidRDefault="00A7178C" w:rsidP="008D3C0A">
            <w:pPr>
              <w:jc w:val="both"/>
              <w:rPr>
                <w:rFonts w:ascii="Frutiger Light" w:hAnsi="Frutiger Light"/>
              </w:rPr>
            </w:pPr>
            <w:ins w:id="2220" w:author="Mr TANG Chi Wang Andy 鄧志弘先生" w:date="2026-01-23T17:45:00Z">
              <w:r w:rsidRPr="00130150">
                <w:rPr>
                  <w:rFonts w:ascii="Frutiger Light" w:hAnsi="Frutiger Light"/>
                  <w:color w:val="FF0000"/>
                  <w:rPrChange w:id="2221" w:author="Mr TANG Chi Wang Andy 鄧志弘先生" w:date="2026-01-23T17:45:00Z">
                    <w:rPr>
                      <w:rFonts w:ascii="Frutiger Light" w:hAnsi="Frutiger Light"/>
                    </w:rPr>
                  </w:rPrChange>
                </w:rPr>
                <w:t xml:space="preserve">The </w:t>
              </w:r>
            </w:ins>
            <w:ins w:id="2222" w:author="Mr POON Pok Man, Michael 潘博文先生" w:date="2026-01-30T16:14:00Z">
              <w:r>
                <w:rPr>
                  <w:rFonts w:ascii="Frutiger Light" w:hAnsi="Frutiger Light"/>
                  <w:color w:val="FF0000"/>
                </w:rPr>
                <w:t>en</w:t>
              </w:r>
            </w:ins>
            <w:ins w:id="2223" w:author="Mr POON Pok Man, Michael 潘博文先生" w:date="2026-01-30T16:15:00Z">
              <w:r>
                <w:rPr>
                  <w:rFonts w:ascii="Frutiger Light" w:hAnsi="Frutiger Light"/>
                  <w:color w:val="FF0000"/>
                </w:rPr>
                <w:t>hanced</w:t>
              </w:r>
              <w:r w:rsidR="00130150">
                <w:rPr>
                  <w:rFonts w:ascii="Frutiger Light" w:hAnsi="Frutiger Light"/>
                  <w:color w:val="FF0000"/>
                </w:rPr>
                <w:t xml:space="preserve"> </w:t>
              </w:r>
            </w:ins>
            <w:ins w:id="2224" w:author="Mr TANG Chi Wang Andy 鄧志弘先生" w:date="2026-01-23T17:45:00Z">
              <w:r w:rsidR="00130150" w:rsidRPr="00130150">
                <w:rPr>
                  <w:rFonts w:ascii="Frutiger Light" w:hAnsi="Frutiger Light"/>
                  <w:color w:val="FF0000"/>
                  <w:rPrChange w:id="2225" w:author="Mr TANG Chi Wang Andy 鄧志弘先生" w:date="2026-01-23T17:45:00Z">
                    <w:rPr>
                      <w:rFonts w:ascii="Frutiger Light" w:hAnsi="Frutiger Light"/>
                    </w:rPr>
                  </w:rPrChange>
                </w:rPr>
                <w:t xml:space="preserve">digital name card function in E&amp;M Connect App </w:t>
              </w:r>
              <w:del w:id="2226" w:author="Mr POON Pok Man, Michael 潘博文先生" w:date="2026-01-30T16:15:00Z">
                <w:r w:rsidR="00130150" w:rsidRPr="00130150">
                  <w:rPr>
                    <w:rFonts w:ascii="Frutiger Light" w:hAnsi="Frutiger Light"/>
                    <w:color w:val="FF0000"/>
                    <w:rPrChange w:id="2227" w:author="Mr TANG Chi Wang Andy 鄧志弘先生" w:date="2026-01-23T17:45:00Z">
                      <w:rPr>
                        <w:rFonts w:ascii="Frutiger Light" w:hAnsi="Frutiger Light"/>
                      </w:rPr>
                    </w:rPrChange>
                  </w:rPr>
                  <w:delText>and the</w:delText>
                </w:r>
              </w:del>
            </w:ins>
            <w:ins w:id="2228" w:author="Mr POON Pok Man, Michael 潘博文先生" w:date="2026-01-30T16:15:00Z">
              <w:r>
                <w:rPr>
                  <w:rFonts w:ascii="Frutiger Light" w:hAnsi="Frutiger Light"/>
                  <w:color w:val="FF0000"/>
                </w:rPr>
                <w:t xml:space="preserve">with a new </w:t>
              </w:r>
            </w:ins>
            <w:ins w:id="2229" w:author="Mr TANG Chi Wang Andy 鄧志弘先生" w:date="2026-01-23T17:45:00Z">
              <w:del w:id="2230" w:author="Mr POON Pok Man, Michael 潘博文先生" w:date="2026-01-30T16:15:00Z">
                <w:r w:rsidR="00130150" w:rsidRPr="00130150">
                  <w:rPr>
                    <w:rFonts w:ascii="Frutiger Light" w:hAnsi="Frutiger Light"/>
                    <w:color w:val="FF0000"/>
                    <w:rPrChange w:id="2231" w:author="Mr TANG Chi Wang Andy 鄧志弘先生" w:date="2026-01-23T17:45:00Z">
                      <w:rPr>
                        <w:rFonts w:ascii="Frutiger Light" w:hAnsi="Frutiger Light"/>
                      </w:rPr>
                    </w:rPrChange>
                  </w:rPr>
                  <w:delText xml:space="preserve"> </w:delText>
                </w:r>
              </w:del>
              <w:r w:rsidR="00130150" w:rsidRPr="00130150">
                <w:rPr>
                  <w:rFonts w:ascii="Frutiger Light" w:hAnsi="Frutiger Light"/>
                  <w:color w:val="FF0000"/>
                  <w:rPrChange w:id="2232" w:author="Mr TANG Chi Wang Andy 鄧志弘先生" w:date="2026-01-23T17:45:00Z">
                    <w:rPr>
                      <w:rFonts w:ascii="Frutiger Light" w:hAnsi="Frutiger Light"/>
                    </w:rPr>
                  </w:rPrChange>
                </w:rPr>
                <w:t xml:space="preserve">management portal for staff </w:t>
              </w:r>
            </w:ins>
            <w:ins w:id="2233" w:author="Mr POON Pok Man, Michael 潘博文先生" w:date="2026-01-30T16:15:00Z">
              <w:r>
                <w:rPr>
                  <w:rFonts w:ascii="Frutiger Light" w:hAnsi="Frutiger Light"/>
                  <w:color w:val="FF0000"/>
                </w:rPr>
                <w:t xml:space="preserve">(at assistant inspectorate and above) </w:t>
              </w:r>
            </w:ins>
            <w:ins w:id="2234" w:author="Mr TANG Chi Wang Andy 鄧志弘先生" w:date="2026-01-23T17:45:00Z">
              <w:r w:rsidR="00130150" w:rsidRPr="00130150">
                <w:rPr>
                  <w:rFonts w:ascii="Frutiger Light" w:hAnsi="Frutiger Light"/>
                  <w:color w:val="FF0000"/>
                  <w:rPrChange w:id="2235" w:author="Mr TANG Chi Wang Andy 鄧志弘先生" w:date="2026-01-23T17:45:00Z">
                    <w:rPr>
                      <w:rFonts w:ascii="Frutiger Light" w:hAnsi="Frutiger Light"/>
                    </w:rPr>
                  </w:rPrChange>
                </w:rPr>
                <w:t xml:space="preserve">to </w:t>
              </w:r>
              <w:del w:id="2236" w:author="Mr POON Pok Man, Michael 潘博文先生" w:date="2026-01-30T16:16:00Z">
                <w:r w:rsidR="00130150" w:rsidRPr="00130150">
                  <w:rPr>
                    <w:rFonts w:ascii="Frutiger Light" w:hAnsi="Frutiger Light"/>
                    <w:color w:val="FF0000"/>
                    <w:rPrChange w:id="2237" w:author="Mr TANG Chi Wang Andy 鄧志弘先生" w:date="2026-01-23T17:45:00Z">
                      <w:rPr>
                        <w:rFonts w:ascii="Frutiger Light" w:hAnsi="Frutiger Light"/>
                      </w:rPr>
                    </w:rPrChange>
                  </w:rPr>
                  <w:delText>add and edit</w:delText>
                </w:r>
              </w:del>
            </w:ins>
            <w:ins w:id="2238" w:author="Mr POON Pok Man, Michael 潘博文先生" w:date="2026-01-30T16:16:00Z">
              <w:r>
                <w:rPr>
                  <w:rFonts w:ascii="Frutiger Light" w:hAnsi="Frutiger Light"/>
                  <w:color w:val="FF0000"/>
                </w:rPr>
                <w:t xml:space="preserve">optionally include </w:t>
              </w:r>
            </w:ins>
            <w:ins w:id="2239" w:author="Mr TANG Chi Wang Andy 鄧志弘先生" w:date="2026-01-23T17:45:00Z">
              <w:del w:id="2240" w:author="Mr POON Pok Man, Michael 潘博文先生" w:date="2026-01-30T16:16:00Z">
                <w:r w:rsidR="00130150" w:rsidRPr="00130150">
                  <w:rPr>
                    <w:rFonts w:ascii="Frutiger Light" w:hAnsi="Frutiger Light"/>
                    <w:color w:val="FF0000"/>
                    <w:rPrChange w:id="2241" w:author="Mr TANG Chi Wang Andy 鄧志弘先生" w:date="2026-01-23T17:45:00Z">
                      <w:rPr>
                        <w:rFonts w:ascii="Frutiger Light" w:hAnsi="Frutiger Light"/>
                      </w:rPr>
                    </w:rPrChange>
                  </w:rPr>
                  <w:delText xml:space="preserve"> </w:delText>
                </w:r>
              </w:del>
              <w:r w:rsidR="00130150" w:rsidRPr="00130150">
                <w:rPr>
                  <w:rFonts w:ascii="Frutiger Light" w:hAnsi="Frutiger Light"/>
                  <w:color w:val="FF0000"/>
                  <w:rPrChange w:id="2242" w:author="Mr TANG Chi Wang Andy 鄧志弘先生" w:date="2026-01-23T17:45:00Z">
                    <w:rPr>
                      <w:rFonts w:ascii="Frutiger Light" w:hAnsi="Frutiger Light"/>
                    </w:rPr>
                  </w:rPrChange>
                </w:rPr>
                <w:t xml:space="preserve">their </w:t>
              </w:r>
              <w:del w:id="2243" w:author="Mr POON Pok Man, Michael 潘博文先生" w:date="2026-01-30T16:17:00Z">
                <w:r w:rsidR="00130150" w:rsidRPr="00130150">
                  <w:rPr>
                    <w:rFonts w:ascii="Frutiger Light" w:hAnsi="Frutiger Light"/>
                    <w:color w:val="FF0000"/>
                    <w:rPrChange w:id="2244" w:author="Mr TANG Chi Wang Andy 鄧志弘先生" w:date="2026-01-23T17:45:00Z">
                      <w:rPr>
                        <w:rFonts w:ascii="Frutiger Light" w:hAnsi="Frutiger Light"/>
                      </w:rPr>
                    </w:rPrChange>
                  </w:rPr>
                  <w:delText>personal</w:delText>
                </w:r>
              </w:del>
            </w:ins>
            <w:ins w:id="2245" w:author="Mr POON Pok Man, Michael 潘博文先生" w:date="2026-01-30T16:17:00Z">
              <w:r>
                <w:rPr>
                  <w:rFonts w:ascii="Frutiger Light" w:hAnsi="Frutiger Light"/>
                  <w:color w:val="FF0000"/>
                </w:rPr>
                <w:t>selected</w:t>
              </w:r>
            </w:ins>
            <w:ins w:id="2246" w:author="Mr TANG Chi Wang Andy 鄧志弘先生" w:date="2026-01-23T17:45:00Z">
              <w:r w:rsidR="00130150" w:rsidRPr="00130150">
                <w:rPr>
                  <w:rFonts w:ascii="Frutiger Light" w:hAnsi="Frutiger Light"/>
                  <w:color w:val="FF0000"/>
                  <w:rPrChange w:id="2247" w:author="Mr TANG Chi Wang Andy 鄧志弘先生" w:date="2026-01-23T17:45:00Z">
                    <w:rPr>
                      <w:rFonts w:ascii="Frutiger Light" w:hAnsi="Frutiger Light"/>
                    </w:rPr>
                  </w:rPrChange>
                </w:rPr>
                <w:t xml:space="preserve"> information</w:t>
              </w:r>
              <w:del w:id="2248" w:author="Mr POON Pok Man, Michael 潘博文先生" w:date="2026-01-30T16:17:00Z">
                <w:r w:rsidR="00130150" w:rsidRPr="00130150">
                  <w:rPr>
                    <w:rFonts w:ascii="Frutiger Light" w:hAnsi="Frutiger Light"/>
                    <w:color w:val="FF0000"/>
                    <w:rPrChange w:id="2249" w:author="Mr TANG Chi Wang Andy 鄧志弘先生" w:date="2026-01-23T17:45:00Z">
                      <w:rPr>
                        <w:rFonts w:ascii="Frutiger Light" w:hAnsi="Frutiger Light"/>
                      </w:rPr>
                    </w:rPrChange>
                  </w:rPr>
                  <w:delText xml:space="preserve"> were demonstrated to AD</w:delText>
                </w:r>
              </w:del>
            </w:ins>
            <w:ins w:id="2250" w:author="Wave Tseung" w:date="2026-01-26T17:49:00Z">
              <w:del w:id="2251" w:author="Mr POON Pok Man, Michael 潘博文先生" w:date="2026-01-30T16:17:00Z">
                <w:r w:rsidR="00F6248B">
                  <w:rPr>
                    <w:rFonts w:ascii="Frutiger Light" w:hAnsi="Frutiger Light"/>
                    <w:color w:val="FF0000"/>
                  </w:rPr>
                  <w:delText>/</w:delText>
                </w:r>
              </w:del>
            </w:ins>
            <w:ins w:id="2252" w:author="Mr TANG Chi Wang Andy 鄧志弘先生" w:date="2026-01-23T17:45:00Z">
              <w:del w:id="2253" w:author="Mr POON Pok Man, Michael 潘博文先生" w:date="2026-01-30T16:17:00Z">
                <w:r w:rsidR="00130150" w:rsidRPr="00130150">
                  <w:rPr>
                    <w:rFonts w:ascii="Frutiger Light" w:hAnsi="Frutiger Light"/>
                    <w:color w:val="FF0000"/>
                    <w:rPrChange w:id="2254" w:author="Mr TANG Chi Wang Andy 鄧志弘先生" w:date="2026-01-23T17:45:00Z">
                      <w:rPr>
                        <w:rFonts w:ascii="Frutiger Light" w:hAnsi="Frutiger Light"/>
                      </w:rPr>
                    </w:rPrChange>
                  </w:rPr>
                  <w:delText xml:space="preserve">3 on </w:delText>
                </w:r>
              </w:del>
            </w:ins>
            <w:ins w:id="2255" w:author="Wave Tseung" w:date="2026-01-26T17:49:00Z">
              <w:del w:id="2256" w:author="Mr POON Pok Man, Michael 潘博文先生" w:date="2026-01-30T16:17:00Z">
                <w:r w:rsidR="00F6248B" w:rsidDel="00247442">
                  <w:rPr>
                    <w:rFonts w:ascii="Frutiger Light" w:hAnsi="Frutiger Light"/>
                    <w:color w:val="FF0000"/>
                  </w:rPr>
                  <w:delText>9January</w:delText>
                </w:r>
              </w:del>
            </w:ins>
            <w:ins w:id="2257" w:author="Mr TANG Chi Wang Andy 鄧志弘先生" w:date="2026-01-23T17:45:00Z">
              <w:del w:id="2258" w:author="Mr POON Pok Man, Michael 潘博文先生" w:date="2026-01-30T16:17:00Z">
                <w:r w:rsidR="00130150" w:rsidRPr="00130150">
                  <w:rPr>
                    <w:rFonts w:ascii="Frutiger Light" w:hAnsi="Frutiger Light"/>
                    <w:color w:val="FF0000"/>
                    <w:rPrChange w:id="2259" w:author="Mr TANG Chi Wang Andy 鄧志弘先生" w:date="2026-01-23T17:45:00Z">
                      <w:rPr>
                        <w:rFonts w:ascii="Frutiger Light" w:hAnsi="Frutiger Light"/>
                      </w:rPr>
                    </w:rPrChange>
                  </w:rPr>
                  <w:delText>1</w:delText>
                </w:r>
              </w:del>
            </w:ins>
            <w:ins w:id="2260" w:author="Mr TANG Chi Wang Andy 鄧志弘先生" w:date="2026-01-26T17:50:00Z">
              <w:del w:id="2261" w:author="Mr POON Pok Man, Michael 潘博文先生" w:date="2026-01-30T16:17:00Z">
                <w:r w:rsidR="00826ACD">
                  <w:rPr>
                    <w:rFonts w:ascii="Frutiger Light" w:hAnsi="Frutiger Light"/>
                    <w:color w:val="FF0000"/>
                  </w:rPr>
                  <w:delText>9</w:delText>
                </w:r>
              </w:del>
            </w:ins>
            <w:ins w:id="2262" w:author="Mr TANG Chi Wang Andy 鄧志弘先生" w:date="2026-01-23T17:45:00Z">
              <w:del w:id="2263" w:author="Mr POON Pok Man, Michael 潘博文先生" w:date="2026-01-30T16:17:00Z">
                <w:r w:rsidR="00130150" w:rsidRPr="00130150">
                  <w:rPr>
                    <w:rFonts w:ascii="Frutiger Light" w:hAnsi="Frutiger Light"/>
                    <w:color w:val="FF0000"/>
                    <w:rPrChange w:id="2264" w:author="Mr TANG Chi Wang Andy 鄧志弘先生" w:date="2026-01-23T17:45:00Z">
                      <w:rPr>
                        <w:rFonts w:ascii="Frutiger Light" w:hAnsi="Frutiger Light"/>
                      </w:rPr>
                    </w:rPrChange>
                  </w:rPr>
                  <w:delText xml:space="preserve"> </w:delText>
                </w:r>
              </w:del>
            </w:ins>
            <w:ins w:id="2265" w:author="Mr TANG Chi Wang Andy 鄧志弘先生" w:date="2026-01-26T17:51:00Z">
              <w:del w:id="2266" w:author="Mr POON Pok Man, Michael 潘博文先生" w:date="2026-01-30T16:17:00Z">
                <w:r w:rsidR="00826ACD">
                  <w:rPr>
                    <w:rFonts w:ascii="Frutiger Light" w:hAnsi="Frutiger Light"/>
                    <w:color w:val="FF0000"/>
                  </w:rPr>
                  <w:delText xml:space="preserve">Janaury </w:delText>
                </w:r>
              </w:del>
            </w:ins>
            <w:ins w:id="2267" w:author="Mr TANG Chi Wang Andy 鄧志弘先生" w:date="2026-01-23T17:45:00Z">
              <w:del w:id="2268" w:author="Mr POON Pok Man, Michael 潘博文先生" w:date="2026-01-30T16:17:00Z">
                <w:r w:rsidR="00130150" w:rsidRPr="00130150">
                  <w:rPr>
                    <w:rFonts w:ascii="Frutiger Light" w:hAnsi="Frutiger Light"/>
                    <w:color w:val="FF0000"/>
                    <w:rPrChange w:id="2269" w:author="Mr TANG Chi Wang Andy 鄧志弘先生" w:date="2026-01-23T17:45:00Z">
                      <w:rPr>
                        <w:rFonts w:ascii="Frutiger Light" w:hAnsi="Frutiger Light"/>
                      </w:rPr>
                    </w:rPrChange>
                  </w:rPr>
                  <w:delText>2026</w:delText>
                </w:r>
              </w:del>
            </w:ins>
            <w:ins w:id="2270" w:author="Mr POON Pok Man, Michael 潘博文先生" w:date="2026-01-30T16:17:00Z">
              <w:r>
                <w:rPr>
                  <w:rFonts w:ascii="Frutiger Light" w:hAnsi="Frutiger Light"/>
                  <w:color w:val="FF0000"/>
                </w:rPr>
                <w:t xml:space="preserve"> to be displayed</w:t>
              </w:r>
            </w:ins>
            <w:ins w:id="2271" w:author="Mr TANG Chi Wang Andy 鄧志弘先生" w:date="2026-01-23T17:45:00Z">
              <w:r w:rsidRPr="00130150">
                <w:rPr>
                  <w:rFonts w:ascii="Frutiger Light" w:hAnsi="Frutiger Light"/>
                  <w:color w:val="FF0000"/>
                  <w:rPrChange w:id="2272" w:author="Mr TANG Chi Wang Andy 鄧志弘先生" w:date="2026-01-23T17:45:00Z">
                    <w:rPr>
                      <w:rFonts w:ascii="Frutiger Light" w:hAnsi="Frutiger Light"/>
                    </w:rPr>
                  </w:rPrChange>
                </w:rPr>
                <w:t>.</w:t>
              </w:r>
              <w:r w:rsidR="00130150" w:rsidRPr="00130150">
                <w:rPr>
                  <w:rFonts w:ascii="Frutiger Light" w:hAnsi="Frutiger Light"/>
                  <w:color w:val="FF0000"/>
                  <w:rPrChange w:id="2273" w:author="Mr TANG Chi Wang Andy 鄧志弘先生" w:date="2026-01-23T17:45:00Z">
                    <w:rPr>
                      <w:rFonts w:ascii="Frutiger Light" w:hAnsi="Frutiger Light"/>
                    </w:rPr>
                  </w:rPrChange>
                </w:rPr>
                <w:t xml:space="preserve"> </w:t>
              </w:r>
              <w:del w:id="2274" w:author="Mr POON Pok Man, Michael 潘博文先生" w:date="2026-01-30T16:17:00Z">
                <w:r w:rsidR="00130150" w:rsidRPr="00130150">
                  <w:rPr>
                    <w:rFonts w:ascii="Frutiger Light" w:hAnsi="Frutiger Light"/>
                    <w:color w:val="FF0000"/>
                    <w:rPrChange w:id="2275" w:author="Mr TANG Chi Wang Andy 鄧志弘先生" w:date="2026-01-23T17:45:00Z">
                      <w:rPr>
                        <w:rFonts w:ascii="Frutiger Light" w:hAnsi="Frutiger Light"/>
                      </w:rPr>
                    </w:rPrChange>
                  </w:rPr>
                  <w:delText xml:space="preserve">After that, his comments were incorporated in the app and the portal. </w:delText>
                </w:r>
              </w:del>
            </w:ins>
            <w:ins w:id="2276" w:author="Mr TANG Chi Wang Andy 鄧志弘先生 [2]" w:date="2026-01-24T09:02:00Z">
              <w:del w:id="2277" w:author="Mr POON Pok Man, Michael 潘博文先生" w:date="2026-01-30T16:17:00Z">
                <w:r w:rsidR="00B13B88">
                  <w:rPr>
                    <w:rFonts w:ascii="Frutiger Light" w:hAnsi="Frutiger Light"/>
                    <w:color w:val="FF0000"/>
                  </w:rPr>
                  <w:delText>In addition</w:delText>
                </w:r>
              </w:del>
            </w:ins>
            <w:ins w:id="2278" w:author="Mr POON Pok Man, Michael 潘博文先生" w:date="2026-01-30T16:17:00Z">
              <w:r>
                <w:rPr>
                  <w:rFonts w:ascii="Frutiger Light" w:hAnsi="Frutiger Light"/>
                  <w:color w:val="FF0000"/>
                </w:rPr>
                <w:t>Furthermore</w:t>
              </w:r>
            </w:ins>
            <w:ins w:id="2279" w:author="Mr TANG Chi Wang Andy 鄧志弘先生 [2]" w:date="2026-01-24T09:02:00Z">
              <w:r w:rsidR="00B13B88">
                <w:rPr>
                  <w:rFonts w:ascii="Frutiger Light" w:hAnsi="Frutiger Light"/>
                  <w:color w:val="FF0000"/>
                </w:rPr>
                <w:t xml:space="preserve">, </w:t>
              </w:r>
              <w:del w:id="2280" w:author="Mr POON Pok Man, Michael 潘博文先生" w:date="2026-01-30T16:19:00Z">
                <w:r w:rsidR="00B13B88">
                  <w:rPr>
                    <w:rFonts w:ascii="Frutiger Light" w:hAnsi="Frutiger Light"/>
                    <w:color w:val="FF0000"/>
                  </w:rPr>
                  <w:delText>DD/TS’s comment r</w:delText>
                </w:r>
              </w:del>
            </w:ins>
            <w:ins w:id="2281" w:author="Mr TANG Chi Wang Andy 鄧志弘先生 [2]" w:date="2026-01-24T09:03:00Z">
              <w:del w:id="2282" w:author="Mr POON Pok Man, Michael 潘博文先生" w:date="2026-01-30T16:19:00Z">
                <w:r w:rsidR="00B13B88">
                  <w:rPr>
                    <w:rFonts w:ascii="Frutiger Light" w:hAnsi="Frutiger Light"/>
                    <w:color w:val="FF0000"/>
                  </w:rPr>
                  <w:delText xml:space="preserve">egarding a </w:delText>
                </w:r>
              </w:del>
            </w:ins>
            <w:ins w:id="2283" w:author="Mr POON Pok Man, Michael 潘博文先生" w:date="2026-02-02T10:26:00Z">
              <w:r>
                <w:rPr>
                  <w:rFonts w:ascii="Frutiger Light" w:hAnsi="Frutiger Light"/>
                  <w:color w:val="FF0000"/>
                </w:rPr>
                <w:t>c</w:t>
              </w:r>
            </w:ins>
            <w:ins w:id="2284" w:author="Mr POON Pok Man, Michael 潘博文先生" w:date="2026-01-30T16:20:00Z">
              <w:r>
                <w:rPr>
                  <w:rFonts w:ascii="Frutiger Light" w:hAnsi="Frutiger Light"/>
                  <w:color w:val="FF0000"/>
                </w:rPr>
                <w:t xml:space="preserve">ombinations of different languages of the </w:t>
              </w:r>
            </w:ins>
            <w:ins w:id="2285" w:author="Mr TANG Chi Wang Andy 鄧志弘先生 [2]" w:date="2026-01-24T09:05:00Z">
              <w:del w:id="2286" w:author="Mr POON Pok Man, Michael 潘博文先生" w:date="2026-01-30T16:20:00Z">
                <w:r w:rsidR="00B13B88">
                  <w:rPr>
                    <w:rFonts w:ascii="Frutiger Light" w:hAnsi="Frutiger Light"/>
                    <w:color w:val="FF0000"/>
                  </w:rPr>
                  <w:delText xml:space="preserve">bilingual </w:delText>
                </w:r>
              </w:del>
            </w:ins>
            <w:ins w:id="2287" w:author="Mr POON Pok Man, Michael 潘博文先生" w:date="2026-01-30T16:20:00Z">
              <w:r>
                <w:rPr>
                  <w:rFonts w:ascii="Frutiger Light" w:hAnsi="Frutiger Light"/>
                  <w:color w:val="FF0000"/>
                </w:rPr>
                <w:t>e-</w:t>
              </w:r>
            </w:ins>
            <w:proofErr w:type="spellStart"/>
            <w:ins w:id="2288" w:author="Mr TANG Chi Wang Andy 鄧志弘先生 [2]" w:date="2026-01-24T09:04:00Z">
              <w:r w:rsidR="00B13B88">
                <w:rPr>
                  <w:rFonts w:ascii="Frutiger Light" w:hAnsi="Frutiger Light"/>
                  <w:color w:val="FF0000"/>
                </w:rPr>
                <w:t>namecard</w:t>
              </w:r>
            </w:ins>
            <w:proofErr w:type="spellEnd"/>
            <w:ins w:id="2289" w:author="Mr TANG Chi Wang Andy 鄧志弘先生 [2]" w:date="2026-01-24T09:05:00Z">
              <w:r w:rsidR="00B13B88">
                <w:rPr>
                  <w:rFonts w:ascii="Frutiger Light" w:hAnsi="Frutiger Light"/>
                  <w:color w:val="FF0000"/>
                </w:rPr>
                <w:t xml:space="preserve"> </w:t>
              </w:r>
              <w:del w:id="2290" w:author="Mr POON Pok Man, Michael 潘博文先生" w:date="2026-01-30T16:20:00Z">
                <w:r w:rsidR="00B13B88">
                  <w:rPr>
                    <w:rFonts w:ascii="Frutiger Light" w:hAnsi="Frutiger Light"/>
                    <w:color w:val="FF0000"/>
                  </w:rPr>
                  <w:delText xml:space="preserve">was also </w:delText>
                </w:r>
              </w:del>
            </w:ins>
            <w:ins w:id="2291" w:author="Mr POON Pok Man, Michael 潘博文先生" w:date="2026-01-30T16:20:00Z">
              <w:r>
                <w:rPr>
                  <w:rFonts w:ascii="Frutiger Light" w:hAnsi="Frutiger Light"/>
                  <w:color w:val="FF0000"/>
                </w:rPr>
                <w:t xml:space="preserve">were also </w:t>
              </w:r>
            </w:ins>
            <w:ins w:id="2292" w:author="Mr TANG Chi Wang Andy 鄧志弘先生 [2]" w:date="2026-01-24T09:05:00Z">
              <w:r w:rsidR="00B13B88">
                <w:rPr>
                  <w:rFonts w:ascii="Frutiger Light" w:hAnsi="Frutiger Light"/>
                  <w:color w:val="FF0000"/>
                </w:rPr>
                <w:t>incorporated</w:t>
              </w:r>
              <w:del w:id="2293" w:author="Mr POON Pok Man, Michael 潘博文先生" w:date="2026-01-30T16:20:00Z">
                <w:r w:rsidR="00B13B88">
                  <w:rPr>
                    <w:rFonts w:ascii="Frutiger Light" w:hAnsi="Frutiger Light"/>
                    <w:color w:val="FF0000"/>
                  </w:rPr>
                  <w:delText xml:space="preserve"> </w:delText>
                </w:r>
              </w:del>
            </w:ins>
            <w:ins w:id="2294" w:author="Mr TANG Chi Wang Andy 鄧志弘先生 [2]" w:date="2026-01-24T09:06:00Z">
              <w:del w:id="2295" w:author="Mr POON Pok Man, Michael 潘博文先生" w:date="2026-01-30T16:20:00Z">
                <w:r w:rsidR="00B13B88">
                  <w:rPr>
                    <w:rFonts w:ascii="Frutiger Light" w:hAnsi="Frutiger Light"/>
                    <w:color w:val="FF0000"/>
                  </w:rPr>
                  <w:delText>in the function</w:delText>
                </w:r>
              </w:del>
              <w:r w:rsidR="00B13B88">
                <w:rPr>
                  <w:rFonts w:ascii="Frutiger Light" w:hAnsi="Frutiger Light"/>
                  <w:color w:val="FF0000"/>
                </w:rPr>
                <w:t xml:space="preserve">. </w:t>
              </w:r>
            </w:ins>
            <w:ins w:id="2296" w:author="Mr TANG Chi Wang Andy 鄧志弘先生" w:date="2026-01-23T17:45:00Z">
              <w:r w:rsidR="00130150" w:rsidRPr="00130150">
                <w:rPr>
                  <w:rFonts w:ascii="Frutiger Light" w:hAnsi="Frutiger Light"/>
                  <w:color w:val="FF0000"/>
                  <w:rPrChange w:id="2297" w:author="Mr TANG Chi Wang Andy 鄧志弘先生" w:date="2026-01-23T17:45:00Z">
                    <w:rPr>
                      <w:rFonts w:ascii="Frutiger Light" w:hAnsi="Frutiger Light"/>
                    </w:rPr>
                  </w:rPrChange>
                </w:rPr>
                <w:t xml:space="preserve">The </w:t>
              </w:r>
              <w:del w:id="2298" w:author="Mr POON Pok Man, Michael 潘博文先生" w:date="2026-01-30T16:20:00Z">
                <w:r w:rsidR="00130150" w:rsidRPr="00130150">
                  <w:rPr>
                    <w:rFonts w:ascii="Frutiger Light" w:hAnsi="Frutiger Light"/>
                    <w:color w:val="FF0000"/>
                    <w:rPrChange w:id="2299" w:author="Mr TANG Chi Wang Andy 鄧志弘先生" w:date="2026-01-23T17:45:00Z">
                      <w:rPr>
                        <w:rFonts w:ascii="Frutiger Light" w:hAnsi="Frutiger Light"/>
                      </w:rPr>
                    </w:rPrChange>
                  </w:rPr>
                  <w:delText>upgraded digital name card function and the portal were available to Assistant Inspectors for use</w:delText>
                </w:r>
              </w:del>
            </w:ins>
            <w:ins w:id="2300" w:author="Mr POON Pok Man, Michael 潘博文先生" w:date="2026-01-30T16:20:00Z">
              <w:r>
                <w:rPr>
                  <w:rFonts w:ascii="Frutiger Light" w:hAnsi="Frutiger Light"/>
                  <w:color w:val="FF0000"/>
                </w:rPr>
                <w:t xml:space="preserve">new </w:t>
              </w:r>
            </w:ins>
            <w:ins w:id="2301" w:author="Mr POON Pok Man, Michael 潘博文先生" w:date="2026-01-30T16:21:00Z">
              <w:r>
                <w:rPr>
                  <w:rFonts w:ascii="Frutiger Light" w:hAnsi="Frutiger Light"/>
                  <w:color w:val="FF0000"/>
                </w:rPr>
                <w:t xml:space="preserve">App with this new function </w:t>
              </w:r>
            </w:ins>
            <w:ins w:id="2302" w:author="Mr POON Pok Man, Michael 潘博文先生" w:date="2026-01-30T16:20:00Z">
              <w:r>
                <w:rPr>
                  <w:rFonts w:ascii="Frutiger Light" w:hAnsi="Frutiger Light"/>
                  <w:color w:val="FF0000"/>
                </w:rPr>
                <w:t>was</w:t>
              </w:r>
            </w:ins>
            <w:ins w:id="2303" w:author="Mr TANG Chi Wang Andy 鄧志弘先生" w:date="2026-01-23T17:45:00Z">
              <w:r w:rsidRPr="00130150">
                <w:rPr>
                  <w:rFonts w:ascii="Frutiger Light" w:hAnsi="Frutiger Light"/>
                  <w:color w:val="FF0000"/>
                  <w:rPrChange w:id="2304" w:author="Mr TANG Chi Wang Andy 鄧志弘先生" w:date="2026-01-23T17:45:00Z">
                    <w:rPr>
                      <w:rFonts w:ascii="Frutiger Light" w:hAnsi="Frutiger Light"/>
                    </w:rPr>
                  </w:rPrChange>
                </w:rPr>
                <w:t xml:space="preserve"> </w:t>
              </w:r>
            </w:ins>
            <w:ins w:id="2305" w:author="Mr POON Pok Man, Michael 潘博文先生" w:date="2026-01-30T16:21:00Z">
              <w:r>
                <w:rPr>
                  <w:rFonts w:ascii="Frutiger Light" w:hAnsi="Frutiger Light"/>
                  <w:color w:val="FF0000"/>
                </w:rPr>
                <w:t>launched</w:t>
              </w:r>
              <w:r w:rsidR="00130150">
                <w:rPr>
                  <w:rFonts w:ascii="Frutiger Light" w:hAnsi="Frutiger Light"/>
                  <w:color w:val="FF0000"/>
                </w:rPr>
                <w:t xml:space="preserve"> </w:t>
              </w:r>
            </w:ins>
            <w:ins w:id="2306" w:author="Mr TANG Chi Wang Andy 鄧志弘先生" w:date="2026-01-23T17:45:00Z">
              <w:r w:rsidR="00130150" w:rsidRPr="00130150">
                <w:rPr>
                  <w:rFonts w:ascii="Frutiger Light" w:hAnsi="Frutiger Light"/>
                  <w:color w:val="FF0000"/>
                  <w:rPrChange w:id="2307" w:author="Mr TANG Chi Wang Andy 鄧志弘先生" w:date="2026-01-23T17:45:00Z">
                    <w:rPr>
                      <w:rFonts w:ascii="Frutiger Light" w:hAnsi="Frutiger Light"/>
                    </w:rPr>
                  </w:rPrChange>
                </w:rPr>
                <w:t xml:space="preserve">on 30 </w:t>
              </w:r>
            </w:ins>
            <w:del w:id="2308" w:author="Mr TANG Chi Wang Andy 鄧志弘先生" w:date="2026-01-23T17:45:00Z">
              <w:r w:rsidR="008D3C0A" w:rsidRPr="003A340D" w:rsidDel="00130150">
                <w:rPr>
                  <w:rFonts w:ascii="Frutiger Light" w:hAnsi="Frutiger Light"/>
                  <w:color w:val="FF0000"/>
                  <w:rPrChange w:id="2309" w:author="Wave Tseung" w:date="2026-01-26T17:51:00Z">
                    <w:rPr>
                      <w:rFonts w:ascii="Frutiger Light" w:hAnsi="Frutiger Light"/>
                    </w:rPr>
                  </w:rPrChange>
                </w:rPr>
                <w:delText xml:space="preserve">New requirements proposed by SE/CC were endorsed by the DMC meeting on 11 December </w:delText>
              </w:r>
              <w:r w:rsidR="008D3C0A" w:rsidRPr="003A340D" w:rsidDel="00130150">
                <w:rPr>
                  <w:rFonts w:ascii="Frutiger Light" w:hAnsi="Frutiger Light"/>
                  <w:color w:val="FF0000"/>
                  <w:rPrChange w:id="2310" w:author="Wave Tseung" w:date="2026-01-26T17:51:00Z">
                    <w:rPr>
                      <w:rFonts w:ascii="Frutiger Light" w:hAnsi="Frutiger Light"/>
                    </w:rPr>
                  </w:rPrChange>
                </w:rPr>
                <w:lastRenderedPageBreak/>
                <w:delText xml:space="preserve">for the standardisation of format and QR code of the Digital Name Card in the E&amp;M Connect App, in according to the new version of the Coporate Identity Manual. To cater with the new requirements, additional modification works were required. Together with the new option for staff to upload and share their own personal information such as photos, qualifications, tiltes and etc., the upgrade project was targeted to be completed by </w:delText>
              </w:r>
            </w:del>
            <w:r w:rsidR="008D3C0A" w:rsidRPr="003A340D">
              <w:rPr>
                <w:rFonts w:ascii="Frutiger Light" w:hAnsi="Frutiger Light"/>
                <w:color w:val="FF0000"/>
                <w:rPrChange w:id="2311" w:author="Wave Tseung" w:date="2026-01-26T17:51:00Z">
                  <w:rPr>
                    <w:rFonts w:ascii="Frutiger Light" w:hAnsi="Frutiger Light"/>
                  </w:rPr>
                </w:rPrChange>
              </w:rPr>
              <w:t>January 2026.</w:t>
            </w:r>
          </w:p>
          <w:p w14:paraId="79A7BA16" w14:textId="7551DC48" w:rsidR="008D3C0A" w:rsidRPr="00697433" w:rsidRDefault="008D3C0A" w:rsidP="008D3C0A">
            <w:pPr>
              <w:jc w:val="both"/>
              <w:rPr>
                <w:rFonts w:ascii="Frutiger Light" w:hAnsi="Frutiger Light"/>
                <w:lang w:eastAsia="zh-HK"/>
              </w:rPr>
            </w:pPr>
          </w:p>
          <w:p w14:paraId="69E250AF" w14:textId="0ECA1DC0" w:rsidR="00AA5148" w:rsidRPr="00AA5148" w:rsidRDefault="008D3C0A">
            <w:pPr>
              <w:jc w:val="both"/>
              <w:rPr>
                <w:rFonts w:ascii="Frutiger Light" w:hAnsi="Frutiger Light"/>
                <w:color w:val="FF0000"/>
                <w:rPrChange w:id="2312" w:author="Mr TANG Chi Wang Andy 鄧志弘先生" w:date="2026-01-26T18:02:00Z">
                  <w:rPr>
                    <w:rFonts w:ascii="Times New Roman" w:hAnsi="Times New Roman"/>
                    <w:color w:val="0070C0"/>
                    <w:sz w:val="26"/>
                    <w:szCs w:val="26"/>
                  </w:rPr>
                </w:rPrChange>
              </w:rPr>
              <w:pPrChange w:id="2313" w:author="Mr TANG Chi Wang Andy 鄧志弘先生" w:date="2026-01-27T11:26:00Z">
                <w:pPr>
                  <w:tabs>
                    <w:tab w:val="left" w:pos="7650"/>
                  </w:tabs>
                  <w:autoSpaceDE w:val="0"/>
                  <w:autoSpaceDN w:val="0"/>
                  <w:snapToGrid w:val="0"/>
                  <w:ind w:leftChars="191" w:left="458"/>
                  <w:jc w:val="both"/>
                </w:pPr>
              </w:pPrChange>
            </w:pPr>
            <w:r w:rsidRPr="00905848">
              <w:rPr>
                <w:rFonts w:ascii="Frutiger Light" w:hAnsi="Frutiger Light"/>
              </w:rPr>
              <w:t>The digital access function for seconded staff (known as the “</w:t>
            </w:r>
            <w:proofErr w:type="spellStart"/>
            <w:r w:rsidRPr="00905848">
              <w:rPr>
                <w:rFonts w:ascii="Frutiger Light" w:hAnsi="Frutiger Light"/>
              </w:rPr>
              <w:t>ePass</w:t>
            </w:r>
            <w:proofErr w:type="spellEnd"/>
            <w:r w:rsidRPr="00905848">
              <w:rPr>
                <w:rFonts w:ascii="Frutiger Light" w:hAnsi="Frutiger Light"/>
              </w:rPr>
              <w:t>”) in</w:t>
            </w:r>
            <w:r w:rsidRPr="00905848">
              <w:rPr>
                <w:rFonts w:ascii="Frutiger Light" w:hAnsi="Frutiger Light"/>
                <w:color w:val="FF0000"/>
                <w:rPrChange w:id="2314" w:author="Mr TANG Chi Wang Andy 鄧志弘先生" w:date="2026-01-27T11:26:00Z">
                  <w:rPr>
                    <w:rFonts w:ascii="Frutiger Light" w:hAnsi="Frutiger Light"/>
                  </w:rPr>
                </w:rPrChange>
              </w:rPr>
              <w:t xml:space="preserve"> </w:t>
            </w:r>
            <w:r w:rsidRPr="00905848" w:rsidDel="00F85647">
              <w:rPr>
                <w:rFonts w:ascii="Frutiger Light" w:hAnsi="Frutiger Light"/>
              </w:rPr>
              <w:t xml:space="preserve">the </w:t>
            </w:r>
            <w:r w:rsidRPr="00905848">
              <w:rPr>
                <w:rFonts w:ascii="Frutiger Light" w:hAnsi="Frutiger Light"/>
              </w:rPr>
              <w:t xml:space="preserve">E&amp;M Connect App </w:t>
            </w:r>
            <w:ins w:id="2315" w:author="Mr POON Pok Man, Michael 潘博文先生" w:date="2026-01-30T16:23:00Z">
              <w:r w:rsidR="00A7178C">
                <w:rPr>
                  <w:rFonts w:ascii="Frutiger Light" w:hAnsi="Frutiger Light"/>
                </w:rPr>
                <w:t>c</w:t>
              </w:r>
            </w:ins>
            <w:del w:id="2316" w:author="Mr POON Pok Man, Michael 潘博文先生" w:date="2026-01-30T16:23:00Z">
              <w:r w:rsidRPr="00905848">
                <w:rPr>
                  <w:rFonts w:ascii="Frutiger Light" w:hAnsi="Frutiger Light"/>
                </w:rPr>
                <w:delText>w</w:delText>
              </w:r>
            </w:del>
            <w:r w:rsidRPr="00905848">
              <w:rPr>
                <w:rFonts w:ascii="Frutiger Light" w:hAnsi="Frutiger Light"/>
              </w:rPr>
              <w:t xml:space="preserve">ould be automatically read and checked by the QR code scanners installed in the two wide-flip gates at the G/F and 1/F entrances for target completion by </w:t>
            </w:r>
            <w:ins w:id="2317" w:author="Mr TANG Chi Wang Andy 鄧志弘先生" w:date="2026-01-23T17:46:00Z">
              <w:r w:rsidR="00130150" w:rsidRPr="00905848">
                <w:rPr>
                  <w:rFonts w:ascii="Frutiger Light" w:hAnsi="Frutiger Light"/>
                  <w:color w:val="FF0000"/>
                  <w:rPrChange w:id="2318" w:author="Mr TANG Chi Wang Andy 鄧志弘先生" w:date="2026-01-27T11:27:00Z">
                    <w:rPr>
                      <w:rFonts w:ascii="Frutiger Light" w:hAnsi="Frutiger Light"/>
                    </w:rPr>
                  </w:rPrChange>
                </w:rPr>
                <w:t xml:space="preserve">February 2026. </w:t>
              </w:r>
            </w:ins>
            <w:ins w:id="2319" w:author="Mr TANG Chi Wang Andy 鄧志弘先生" w:date="2026-01-26T17:54:00Z">
              <w:r w:rsidR="00AA5148">
                <w:rPr>
                  <w:rFonts w:ascii="Frutiger Light" w:hAnsi="Frutiger Light"/>
                  <w:color w:val="FF0000"/>
                </w:rPr>
                <w:t xml:space="preserve">Furthermore, </w:t>
              </w:r>
            </w:ins>
            <w:ins w:id="2320" w:author="Mr TANG Chi Wang Andy 鄧志弘先生" w:date="2026-01-26T18:03:00Z">
              <w:r w:rsidR="00AA5148">
                <w:rPr>
                  <w:rFonts w:ascii="Frutiger Light" w:hAnsi="Frutiger Light"/>
                  <w:color w:val="FF0000"/>
                </w:rPr>
                <w:t xml:space="preserve">a meeting was </w:t>
              </w:r>
              <w:r w:rsidR="00A7178C">
                <w:rPr>
                  <w:rFonts w:ascii="Frutiger Light" w:hAnsi="Frutiger Light"/>
                  <w:color w:val="FF0000"/>
                </w:rPr>
                <w:t>h</w:t>
              </w:r>
              <w:del w:id="2321" w:author="Mr POON Pok Man, Michael 潘博文先生" w:date="2026-01-30T16:23:00Z">
                <w:r w:rsidR="00A7178C" w:rsidDel="001A2809">
                  <w:rPr>
                    <w:rFonts w:ascii="Frutiger Light" w:hAnsi="Frutiger Light"/>
                    <w:color w:val="FF0000"/>
                  </w:rPr>
                  <w:delText>o</w:delText>
                </w:r>
              </w:del>
            </w:ins>
            <w:ins w:id="2322" w:author="Mr POON Pok Man, Michael 潘博文先生" w:date="2026-01-30T16:23:00Z">
              <w:r w:rsidR="00A7178C">
                <w:rPr>
                  <w:rFonts w:ascii="Frutiger Light" w:hAnsi="Frutiger Light"/>
                  <w:color w:val="FF0000"/>
                </w:rPr>
                <w:t>e</w:t>
              </w:r>
            </w:ins>
            <w:ins w:id="2323" w:author="Mr TANG Chi Wang Andy 鄧志弘先生" w:date="2026-01-26T18:03:00Z">
              <w:r w:rsidR="00A7178C">
                <w:rPr>
                  <w:rFonts w:ascii="Frutiger Light" w:hAnsi="Frutiger Light"/>
                  <w:color w:val="FF0000"/>
                </w:rPr>
                <w:t>ld among</w:t>
              </w:r>
            </w:ins>
            <w:ins w:id="2324" w:author="Mr POON Pok Man, Michael 潘博文先生" w:date="2026-02-02T10:26:00Z">
              <w:r w:rsidR="00A7178C">
                <w:rPr>
                  <w:rFonts w:ascii="Frutiger Light" w:hAnsi="Frutiger Light"/>
                  <w:color w:val="FF0000"/>
                </w:rPr>
                <w:t>s</w:t>
              </w:r>
            </w:ins>
            <w:ins w:id="2325" w:author="Mr POON Pok Man, Michael 潘博文先生" w:date="2026-02-02T10:27:00Z">
              <w:r w:rsidR="00A7178C">
                <w:rPr>
                  <w:rFonts w:ascii="Frutiger Light" w:hAnsi="Frutiger Light"/>
                  <w:color w:val="FF0000"/>
                </w:rPr>
                <w:t>t</w:t>
              </w:r>
            </w:ins>
            <w:ins w:id="2326" w:author="Mr TANG Chi Wang Andy 鄧志弘先生" w:date="2026-01-26T18:03:00Z">
              <w:r w:rsidR="00AA5148">
                <w:rPr>
                  <w:rFonts w:ascii="Frutiger Light" w:hAnsi="Frutiger Light"/>
                  <w:color w:val="FF0000"/>
                </w:rPr>
                <w:t xml:space="preserve"> DAD, GESD/K and ITSS2 on 26 </w:t>
              </w:r>
            </w:ins>
            <w:ins w:id="2327" w:author="Mr TANG Chi Wang Andy 鄧志弘先生" w:date="2026-01-26T18:04:00Z">
              <w:r w:rsidR="00AA5148">
                <w:rPr>
                  <w:rFonts w:ascii="Frutiger Light" w:hAnsi="Frutiger Light"/>
                  <w:color w:val="FF0000"/>
                </w:rPr>
                <w:t xml:space="preserve">January 2026. </w:t>
              </w:r>
            </w:ins>
            <w:ins w:id="2328" w:author="Mr TANG Chi Wang Andy 鄧志弘先生" w:date="2026-01-26T18:02:00Z">
              <w:r w:rsidR="00AA5148" w:rsidRPr="00AA5148">
                <w:rPr>
                  <w:rFonts w:ascii="Frutiger Light" w:hAnsi="Frutiger Light"/>
                  <w:color w:val="FF0000"/>
                  <w:rPrChange w:id="2329" w:author="Mr TANG Chi Wang Andy 鄧志弘先生" w:date="2026-01-26T18:02:00Z">
                    <w:rPr>
                      <w:rFonts w:ascii="Times New Roman" w:hAnsi="Times New Roman"/>
                      <w:color w:val="0070C0"/>
                      <w:sz w:val="26"/>
                      <w:szCs w:val="26"/>
                    </w:rPr>
                  </w:rPrChange>
                </w:rPr>
                <w:t xml:space="preserve">DAD agreed to extend the </w:t>
              </w:r>
              <w:proofErr w:type="spellStart"/>
              <w:r w:rsidR="00AA5148" w:rsidRPr="00AA5148">
                <w:rPr>
                  <w:rFonts w:ascii="Frutiger Light" w:hAnsi="Frutiger Light"/>
                  <w:color w:val="FF0000"/>
                  <w:rPrChange w:id="2330" w:author="Mr TANG Chi Wang Andy 鄧志弘先生" w:date="2026-01-26T18:02:00Z">
                    <w:rPr>
                      <w:rFonts w:ascii="Times New Roman" w:hAnsi="Times New Roman"/>
                      <w:color w:val="0070C0"/>
                      <w:sz w:val="26"/>
                      <w:szCs w:val="26"/>
                    </w:rPr>
                  </w:rPrChange>
                </w:rPr>
                <w:t>ePass</w:t>
              </w:r>
              <w:proofErr w:type="spellEnd"/>
              <w:r w:rsidR="00AA5148" w:rsidRPr="00AA5148">
                <w:rPr>
                  <w:rFonts w:ascii="Frutiger Light" w:hAnsi="Frutiger Light"/>
                  <w:color w:val="FF0000"/>
                  <w:rPrChange w:id="2331" w:author="Mr TANG Chi Wang Andy 鄧志弘先生" w:date="2026-01-26T18:02:00Z">
                    <w:rPr>
                      <w:rFonts w:ascii="Times New Roman" w:hAnsi="Times New Roman"/>
                      <w:color w:val="0070C0"/>
                      <w:sz w:val="26"/>
                      <w:szCs w:val="26"/>
                    </w:rPr>
                  </w:rPrChange>
                </w:rPr>
                <w:t xml:space="preserve"> service to the outstation colleagues for access to the EMSD HQs. The outstation colleagues would be identified</w:t>
              </w:r>
              <w:del w:id="2332" w:author="Mr POON Pok Man, Michael 潘博文先生" w:date="2026-01-30T16:25:00Z">
                <w:r w:rsidR="00AA5148" w:rsidRPr="00AA5148">
                  <w:rPr>
                    <w:rFonts w:ascii="Frutiger Light" w:hAnsi="Frutiger Light"/>
                    <w:color w:val="FF0000"/>
                    <w:rPrChange w:id="2333" w:author="Mr TANG Chi Wang Andy 鄧志弘先生" w:date="2026-01-26T18:02:00Z">
                      <w:rPr>
                        <w:rFonts w:ascii="Times New Roman" w:hAnsi="Times New Roman"/>
                        <w:color w:val="0070C0"/>
                        <w:sz w:val="26"/>
                        <w:szCs w:val="26"/>
                      </w:rPr>
                    </w:rPrChange>
                  </w:rPr>
                  <w:delText>.</w:delText>
                </w:r>
              </w:del>
              <w:r w:rsidR="00AA5148" w:rsidRPr="00AA5148">
                <w:rPr>
                  <w:rFonts w:ascii="Frutiger Light" w:hAnsi="Frutiger Light"/>
                  <w:color w:val="FF0000"/>
                  <w:rPrChange w:id="2334" w:author="Mr TANG Chi Wang Andy 鄧志弘先生" w:date="2026-01-26T18:02:00Z">
                    <w:rPr>
                      <w:rFonts w:ascii="Times New Roman" w:hAnsi="Times New Roman"/>
                      <w:color w:val="0070C0"/>
                      <w:sz w:val="26"/>
                      <w:szCs w:val="26"/>
                    </w:rPr>
                  </w:rPrChange>
                </w:rPr>
                <w:t xml:space="preserve"> </w:t>
              </w:r>
            </w:ins>
            <w:ins w:id="2335" w:author="Mr TANG Chi Wang Andy 鄧志弘先生" w:date="2026-01-26T18:05:00Z">
              <w:del w:id="2336" w:author="Mr POON Pok Man, Michael 潘博文先生" w:date="2026-01-30T16:25:00Z">
                <w:r w:rsidR="00AA5148">
                  <w:rPr>
                    <w:rFonts w:ascii="Frutiger Light" w:hAnsi="Frutiger Light"/>
                    <w:color w:val="FF0000"/>
                  </w:rPr>
                  <w:delText>In addition</w:delText>
                </w:r>
              </w:del>
            </w:ins>
            <w:ins w:id="2337" w:author="Mr TANG Chi Wang Andy 鄧志弘先生" w:date="2026-01-26T18:02:00Z">
              <w:del w:id="2338" w:author="Mr POON Pok Man, Michael 潘博文先生" w:date="2026-01-30T16:25:00Z">
                <w:r w:rsidR="00AA5148" w:rsidRPr="00AA5148">
                  <w:rPr>
                    <w:rFonts w:ascii="Frutiger Light" w:hAnsi="Frutiger Light"/>
                    <w:color w:val="FF0000"/>
                    <w:rPrChange w:id="2339" w:author="Mr TANG Chi Wang Andy 鄧志弘先生" w:date="2026-01-26T18:02:00Z">
                      <w:rPr>
                        <w:rFonts w:ascii="Times New Roman" w:hAnsi="Times New Roman"/>
                        <w:color w:val="0070C0"/>
                        <w:sz w:val="26"/>
                        <w:szCs w:val="26"/>
                      </w:rPr>
                    </w:rPrChange>
                  </w:rPr>
                  <w:delText>,</w:delText>
                </w:r>
              </w:del>
            </w:ins>
            <w:ins w:id="2340" w:author="Mr POON Pok Man, Michael 潘博文先生" w:date="2026-01-30T16:25:00Z">
              <w:r w:rsidR="00A7178C">
                <w:rPr>
                  <w:rFonts w:ascii="Frutiger Light" w:hAnsi="Frutiger Light"/>
                  <w:color w:val="FF0000"/>
                </w:rPr>
                <w:t>and</w:t>
              </w:r>
            </w:ins>
            <w:ins w:id="2341" w:author="Mr TANG Chi Wang Andy 鄧志弘先生" w:date="2026-01-26T18:02:00Z">
              <w:r w:rsidR="00AA5148" w:rsidRPr="00AA5148">
                <w:rPr>
                  <w:rFonts w:ascii="Frutiger Light" w:hAnsi="Frutiger Light"/>
                  <w:color w:val="FF0000"/>
                  <w:rPrChange w:id="2342" w:author="Mr TANG Chi Wang Andy 鄧志弘先生" w:date="2026-01-26T18:02:00Z">
                    <w:rPr>
                      <w:rFonts w:ascii="Times New Roman" w:hAnsi="Times New Roman"/>
                      <w:color w:val="0070C0"/>
                      <w:sz w:val="26"/>
                      <w:szCs w:val="26"/>
                    </w:rPr>
                  </w:rPrChange>
                </w:rPr>
                <w:t xml:space="preserve"> the </w:t>
              </w:r>
              <w:del w:id="2343" w:author="Mr POON Pok Man, Michael 潘博文先生" w:date="2026-01-30T16:25:00Z">
                <w:r w:rsidR="00AA5148" w:rsidRPr="00AA5148">
                  <w:rPr>
                    <w:rFonts w:ascii="Frutiger Light" w:hAnsi="Frutiger Light"/>
                    <w:color w:val="FF0000"/>
                    <w:rPrChange w:id="2344" w:author="Mr TANG Chi Wang Andy 鄧志弘先生" w:date="2026-01-26T18:02:00Z">
                      <w:rPr>
                        <w:rFonts w:ascii="Times New Roman" w:hAnsi="Times New Roman"/>
                        <w:color w:val="0070C0"/>
                        <w:sz w:val="26"/>
                        <w:szCs w:val="26"/>
                      </w:rPr>
                    </w:rPrChange>
                  </w:rPr>
                  <w:delText xml:space="preserve">E&amp;M Connect </w:delText>
                </w:r>
                <w:r w:rsidR="00A7178C" w:rsidRPr="00AA5148" w:rsidDel="001A2809">
                  <w:rPr>
                    <w:rFonts w:ascii="Frutiger Light" w:hAnsi="Frutiger Light"/>
                    <w:color w:val="FF0000"/>
                    <w:rPrChange w:id="2345" w:author="Mr TANG Chi Wang Andy 鄧志弘先生" w:date="2026-01-26T18:02:00Z">
                      <w:rPr>
                        <w:rFonts w:ascii="Times New Roman" w:hAnsi="Times New Roman"/>
                        <w:color w:val="0070C0"/>
                        <w:sz w:val="26"/>
                        <w:szCs w:val="26"/>
                      </w:rPr>
                    </w:rPrChange>
                  </w:rPr>
                  <w:delText>A</w:delText>
                </w:r>
              </w:del>
            </w:ins>
            <w:ins w:id="2346" w:author="Mr POON Pok Man, Michael 潘博文先生" w:date="2026-01-30T16:25:00Z">
              <w:r w:rsidR="00A7178C">
                <w:rPr>
                  <w:rFonts w:ascii="Frutiger Light" w:hAnsi="Frutiger Light"/>
                  <w:color w:val="FF0000"/>
                </w:rPr>
                <w:t>A</w:t>
              </w:r>
            </w:ins>
            <w:ins w:id="2347" w:author="Mr TANG Chi Wang Andy 鄧志弘先生" w:date="2026-01-26T18:02:00Z">
              <w:r w:rsidR="00A7178C" w:rsidRPr="00AA5148">
                <w:rPr>
                  <w:rFonts w:ascii="Frutiger Light" w:hAnsi="Frutiger Light"/>
                  <w:color w:val="FF0000"/>
                  <w:rPrChange w:id="2348" w:author="Mr TANG Chi Wang Andy 鄧志弘先生" w:date="2026-01-26T18:02:00Z">
                    <w:rPr>
                      <w:rFonts w:ascii="Times New Roman" w:hAnsi="Times New Roman"/>
                      <w:color w:val="0070C0"/>
                      <w:sz w:val="26"/>
                      <w:szCs w:val="26"/>
                    </w:rPr>
                  </w:rPrChange>
                </w:rPr>
                <w:t>pp</w:t>
              </w:r>
              <w:r w:rsidR="00AA5148" w:rsidRPr="00AA5148">
                <w:rPr>
                  <w:rFonts w:ascii="Frutiger Light" w:hAnsi="Frutiger Light"/>
                  <w:color w:val="FF0000"/>
                  <w:rPrChange w:id="2349" w:author="Mr TANG Chi Wang Andy 鄧志弘先生" w:date="2026-01-26T18:02:00Z">
                    <w:rPr>
                      <w:rFonts w:ascii="Times New Roman" w:hAnsi="Times New Roman"/>
                      <w:color w:val="0070C0"/>
                      <w:sz w:val="26"/>
                      <w:szCs w:val="26"/>
                    </w:rPr>
                  </w:rPrChange>
                </w:rPr>
                <w:t xml:space="preserve"> would be modified </w:t>
              </w:r>
            </w:ins>
            <w:ins w:id="2350" w:author="Mr TANG Chi Wang Andy 鄧志弘先生" w:date="2026-01-26T18:07:00Z">
              <w:r w:rsidR="00AA5148">
                <w:rPr>
                  <w:rFonts w:ascii="Frutiger Light" w:hAnsi="Frutiger Light"/>
                  <w:color w:val="FF0000"/>
                </w:rPr>
                <w:t xml:space="preserve">to cater this </w:t>
              </w:r>
              <w:r w:rsidR="00F03D15">
                <w:rPr>
                  <w:rFonts w:ascii="Frutiger Light" w:hAnsi="Frutiger Light"/>
                  <w:color w:val="FF0000"/>
                </w:rPr>
                <w:t>extended service</w:t>
              </w:r>
              <w:r w:rsidR="00AA5148">
                <w:rPr>
                  <w:rFonts w:ascii="Frutiger Light" w:hAnsi="Frutiger Light"/>
                  <w:color w:val="FF0000"/>
                </w:rPr>
                <w:t xml:space="preserve"> </w:t>
              </w:r>
            </w:ins>
            <w:ins w:id="2351" w:author="Mr TANG Chi Wang Andy 鄧志弘先生" w:date="2026-01-26T18:02:00Z">
              <w:r w:rsidR="00AA5148" w:rsidRPr="00AA5148">
                <w:rPr>
                  <w:rFonts w:ascii="Frutiger Light" w:hAnsi="Frutiger Light"/>
                  <w:color w:val="FF0000"/>
                  <w:rPrChange w:id="2352" w:author="Mr TANG Chi Wang Andy 鄧志弘先生" w:date="2026-01-26T18:02:00Z">
                    <w:rPr>
                      <w:rFonts w:ascii="Times New Roman" w:hAnsi="Times New Roman"/>
                      <w:color w:val="0070C0"/>
                      <w:sz w:val="26"/>
                      <w:szCs w:val="26"/>
                    </w:rPr>
                  </w:rPrChange>
                </w:rPr>
                <w:t>accordingly.</w:t>
              </w:r>
            </w:ins>
          </w:p>
          <w:p w14:paraId="7CB87FCB" w14:textId="2A3E43EF" w:rsidR="008D3C0A" w:rsidRPr="00697433" w:rsidDel="00AA5148" w:rsidRDefault="008D3C0A" w:rsidP="008D3C0A">
            <w:pPr>
              <w:ind w:left="240" w:right="240"/>
              <w:jc w:val="both"/>
              <w:rPr>
                <w:del w:id="2353" w:author="Mr TANG Chi Wang Andy 鄧志弘先生" w:date="2026-01-26T18:02:00Z"/>
                <w:rFonts w:ascii="Frutiger Light" w:hAnsi="Frutiger Light"/>
                <w:lang w:eastAsia="zh-HK"/>
              </w:rPr>
            </w:pPr>
            <w:del w:id="2354" w:author="Mr TANG Chi Wang Andy 鄧志弘先生" w:date="2026-01-23T17:46:00Z">
              <w:r w:rsidRPr="00697433" w:rsidDel="00130150">
                <w:rPr>
                  <w:rFonts w:ascii="Frutiger Light" w:hAnsi="Frutiger Light"/>
                </w:rPr>
                <w:delText xml:space="preserve">fall December. Besides, a new Visitor Management System (VMS) prepared by GESD/K for pre-registration of visitors (via Intranet by colleagues) was targeted launch by January 2026. The visitors could have their own one-time ePass </w:delText>
              </w:r>
              <w:r w:rsidRPr="00697433" w:rsidDel="00130150">
                <w:rPr>
                  <w:rFonts w:ascii="Frutiger Light" w:hAnsi="Frutiger Light"/>
                  <w:lang w:eastAsia="zh-HK"/>
                </w:rPr>
                <w:delText>for entering the EMSD HQs after registration.</w:delText>
              </w:r>
            </w:del>
          </w:p>
          <w:p w14:paraId="68C2FC73" w14:textId="77777777" w:rsidR="008D3C0A" w:rsidRPr="00697433" w:rsidRDefault="008D3C0A" w:rsidP="008D3C0A">
            <w:pPr>
              <w:jc w:val="both"/>
              <w:rPr>
                <w:rFonts w:ascii="Frutiger Light" w:hAnsi="Frutiger Light"/>
                <w:lang w:eastAsia="zh-HK"/>
              </w:rPr>
            </w:pPr>
          </w:p>
          <w:p w14:paraId="607CACB1" w14:textId="2B2C73EF" w:rsidR="008D3C0A" w:rsidRPr="00697433" w:rsidRDefault="00130150" w:rsidP="008D3C0A">
            <w:pPr>
              <w:ind w:left="240" w:right="240"/>
              <w:jc w:val="both"/>
              <w:rPr>
                <w:del w:id="2355" w:author="Wave Tseung" w:date="2026-01-26T15:53:00Z"/>
                <w:rFonts w:ascii="Frutiger Light" w:hAnsi="Frutiger Light"/>
              </w:rPr>
            </w:pPr>
            <w:ins w:id="2356" w:author="Mr TANG Chi Wang Andy 鄧志弘先生" w:date="2026-01-23T17:46:00Z">
              <w:r w:rsidRPr="00130150">
                <w:rPr>
                  <w:rFonts w:ascii="Frutiger Light" w:hAnsi="Frutiger Light"/>
                  <w:color w:val="FF0000"/>
                  <w:rPrChange w:id="2357" w:author="Mr TANG Chi Wang Andy 鄧志弘先生" w:date="2026-01-23T17:46:00Z">
                    <w:rPr>
                      <w:rFonts w:ascii="Frutiger Light" w:hAnsi="Frutiger Light"/>
                    </w:rPr>
                  </w:rPrChange>
                </w:rPr>
                <w:t xml:space="preserve">The technical proposal with project time and cost estimations for AI Chatbot in the EMSD Messenger was received from the original vendor </w:t>
              </w:r>
              <w:del w:id="2358" w:author="Mr POON Pok Man, Michael 潘博文先生" w:date="2026-01-30T16:25:00Z">
                <w:r w:rsidRPr="00130150">
                  <w:rPr>
                    <w:rFonts w:ascii="Frutiger Light" w:hAnsi="Frutiger Light"/>
                    <w:color w:val="FF0000"/>
                    <w:rPrChange w:id="2359" w:author="Mr TANG Chi Wang Andy 鄧志弘先生" w:date="2026-01-23T17:46:00Z">
                      <w:rPr>
                        <w:rFonts w:ascii="Frutiger Light" w:hAnsi="Frutiger Light"/>
                      </w:rPr>
                    </w:rPrChange>
                  </w:rPr>
                  <w:delText>of the Messenger</w:delText>
                </w:r>
              </w:del>
            </w:ins>
            <w:proofErr w:type="spellStart"/>
            <w:ins w:id="2360" w:author="Mr POON Pok Man, Michael 潘博文先生" w:date="2026-01-30T16:25:00Z">
              <w:r w:rsidR="00A7178C">
                <w:rPr>
                  <w:rFonts w:ascii="Frutiger Light" w:hAnsi="Frutiger Light"/>
                  <w:color w:val="FF0000"/>
                </w:rPr>
                <w:t>TeamNote</w:t>
              </w:r>
            </w:ins>
            <w:proofErr w:type="spellEnd"/>
            <w:ins w:id="2361" w:author="Mr TANG Chi Wang Andy 鄧志弘先生" w:date="2026-01-23T17:46:00Z">
              <w:r w:rsidRPr="00130150">
                <w:rPr>
                  <w:rFonts w:ascii="Frutiger Light" w:hAnsi="Frutiger Light"/>
                  <w:color w:val="FF0000"/>
                  <w:rPrChange w:id="2362" w:author="Mr TANG Chi Wang Andy 鄧志弘先生" w:date="2026-01-23T17:46:00Z">
                    <w:rPr>
                      <w:rFonts w:ascii="Frutiger Light" w:hAnsi="Frutiger Light"/>
                    </w:rPr>
                  </w:rPrChange>
                </w:rPr>
                <w:t xml:space="preserve"> on 9 January 2026 and was under review</w:t>
              </w:r>
            </w:ins>
            <w:del w:id="2363" w:author="Mr TANG Chi Wang Andy 鄧志弘先生" w:date="2026-01-23T17:46:00Z">
              <w:r w:rsidR="008D3C0A" w:rsidRPr="00697433" w:rsidDel="00130150">
                <w:rPr>
                  <w:rFonts w:ascii="Frutiger Light" w:hAnsi="Frutiger Light"/>
                </w:rPr>
                <w:delText>In addition, it was planned to include our AI Chatbot into the EMSD Messenger. The technical and price proposals were invited from the original vendor, TeamNote, which was expected to be received by fall December</w:delText>
              </w:r>
            </w:del>
            <w:r w:rsidR="008D3C0A" w:rsidRPr="00697433">
              <w:rPr>
                <w:rFonts w:ascii="Frutiger Light" w:hAnsi="Frutiger Light"/>
              </w:rPr>
              <w:t>.</w:t>
            </w:r>
          </w:p>
          <w:p w14:paraId="73900AF4" w14:textId="77777777" w:rsidR="008D3C0A" w:rsidRPr="00697433" w:rsidDel="00130150" w:rsidRDefault="008D3C0A" w:rsidP="008D3C0A">
            <w:pPr>
              <w:ind w:left="240" w:right="240"/>
              <w:jc w:val="both"/>
              <w:rPr>
                <w:del w:id="2364" w:author="Mr TANG Chi Wang Andy 鄧志弘先生" w:date="2026-01-23T17:46:00Z"/>
                <w:rFonts w:ascii="Frutiger Light" w:hAnsi="Frutiger Light"/>
                <w:lang w:eastAsia="zh-HK"/>
              </w:rPr>
            </w:pPr>
          </w:p>
          <w:p w14:paraId="122DF2F8" w14:textId="682B53EA" w:rsidR="008D3C0A" w:rsidRPr="00697433" w:rsidRDefault="008D3C0A" w:rsidP="008D3C0A">
            <w:pPr>
              <w:jc w:val="both"/>
              <w:rPr>
                <w:rFonts w:ascii="Frutiger Light" w:hAnsi="Frutiger Light"/>
              </w:rPr>
            </w:pPr>
            <w:del w:id="2365" w:author="Mr TANG Chi Wang Andy 鄧志弘先生" w:date="2026-01-23T17:46:00Z">
              <w:r w:rsidRPr="00697433" w:rsidDel="00130150">
                <w:rPr>
                  <w:rFonts w:ascii="Frutiger Light" w:hAnsi="Frutiger Light"/>
                </w:rPr>
                <w:delText>As for the bid for Head 710 RAE for the migration of the “Energy Saver” from the “E&amp;M Connect” App to the “iAM Smart” platform, SM/RS advised that the result was still being awaited from ACPC.</w:delText>
              </w:r>
            </w:del>
          </w:p>
        </w:tc>
        <w:tc>
          <w:tcPr>
            <w:tcW w:w="1213" w:type="dxa"/>
            <w:tcPrChange w:id="2366" w:author="bcsin@connect.hku.hk" w:date="2026-01-22T19:56:00Z">
              <w:tcPr>
                <w:tcW w:w="0" w:type="auto"/>
              </w:tcPr>
            </w:tcPrChange>
          </w:tcPr>
          <w:p w14:paraId="07CEDB6E" w14:textId="1A8B9321" w:rsidR="008D3C0A" w:rsidRPr="00697433" w:rsidRDefault="008D3C0A" w:rsidP="008D3C0A">
            <w:pPr>
              <w:ind w:left="360" w:hangingChars="150" w:hanging="360"/>
              <w:jc w:val="center"/>
              <w:rPr>
                <w:rFonts w:ascii="Frutiger Light" w:hAnsi="Frutiger Light"/>
              </w:rPr>
            </w:pPr>
            <w:r w:rsidRPr="00697433">
              <w:rPr>
                <w:rFonts w:ascii="Frutiger Light" w:hAnsi="Frutiger Light"/>
              </w:rPr>
              <w:lastRenderedPageBreak/>
              <w:t>SE/ITSS2</w:t>
            </w:r>
          </w:p>
        </w:tc>
      </w:tr>
      <w:tr w:rsidR="008D3C0A" w:rsidRPr="00697433" w14:paraId="62F0E19A" w14:textId="77777777" w:rsidTr="2C2174BB">
        <w:trPr>
          <w:trPrChange w:id="2367" w:author="bcsin@connect.hku.hk" w:date="2026-01-22T19:56:00Z">
            <w:trPr>
              <w:gridBefore w:val="9"/>
              <w:gridAfter w:val="0"/>
            </w:trPr>
          </w:trPrChange>
        </w:trPr>
        <w:tc>
          <w:tcPr>
            <w:tcW w:w="760" w:type="dxa"/>
            <w:tcPrChange w:id="2368" w:author="bcsin@connect.hku.hk" w:date="2026-01-22T19:56:00Z">
              <w:tcPr>
                <w:tcW w:w="0" w:type="auto"/>
              </w:tcPr>
            </w:tcPrChange>
          </w:tcPr>
          <w:p w14:paraId="7B5E2E15" w14:textId="77777777" w:rsidR="008D3C0A" w:rsidRPr="00697433" w:rsidRDefault="008D3C0A" w:rsidP="008D3C0A">
            <w:pPr>
              <w:rPr>
                <w:rFonts w:ascii="Frutiger Light" w:hAnsi="Frutiger Light"/>
                <w:szCs w:val="24"/>
              </w:rPr>
            </w:pPr>
          </w:p>
        </w:tc>
        <w:tc>
          <w:tcPr>
            <w:tcW w:w="7564" w:type="dxa"/>
            <w:gridSpan w:val="4"/>
            <w:tcPrChange w:id="2369" w:author="bcsin@connect.hku.hk" w:date="2026-01-22T19:56:00Z">
              <w:tcPr>
                <w:tcW w:w="7564" w:type="dxa"/>
                <w:gridSpan w:val="4"/>
              </w:tcPr>
            </w:tcPrChange>
          </w:tcPr>
          <w:p w14:paraId="671AD53C" w14:textId="359E5062" w:rsidR="008D3C0A" w:rsidRPr="00697433" w:rsidRDefault="008D3C0A" w:rsidP="008D3C0A">
            <w:pPr>
              <w:jc w:val="both"/>
              <w:rPr>
                <w:rFonts w:ascii="Frutiger Light" w:hAnsi="Frutiger Light"/>
                <w:b/>
                <w:bCs/>
                <w:u w:val="single"/>
                <w:lang w:eastAsia="zh-HK"/>
              </w:rPr>
            </w:pPr>
          </w:p>
        </w:tc>
        <w:tc>
          <w:tcPr>
            <w:tcW w:w="1213" w:type="dxa"/>
            <w:tcPrChange w:id="2370" w:author="bcsin@connect.hku.hk" w:date="2026-01-22T19:56:00Z">
              <w:tcPr>
                <w:tcW w:w="0" w:type="auto"/>
              </w:tcPr>
            </w:tcPrChange>
          </w:tcPr>
          <w:p w14:paraId="0B735783" w14:textId="77777777" w:rsidR="008D3C0A" w:rsidRPr="00697433" w:rsidRDefault="008D3C0A" w:rsidP="008D3C0A">
            <w:pPr>
              <w:ind w:leftChars="150" w:left="360"/>
              <w:jc w:val="center"/>
              <w:rPr>
                <w:rFonts w:ascii="Frutiger Light" w:hAnsi="Frutiger Light"/>
              </w:rPr>
            </w:pPr>
          </w:p>
        </w:tc>
      </w:tr>
      <w:tr w:rsidR="008D3C0A" w:rsidRPr="00697433" w14:paraId="7C7A9F82" w14:textId="77777777" w:rsidTr="2C2174BB">
        <w:trPr>
          <w:trPrChange w:id="2371" w:author="bcsin@connect.hku.hk" w:date="2026-01-22T19:56:00Z">
            <w:trPr>
              <w:gridBefore w:val="9"/>
              <w:gridAfter w:val="0"/>
            </w:trPr>
          </w:trPrChange>
        </w:trPr>
        <w:tc>
          <w:tcPr>
            <w:tcW w:w="760" w:type="dxa"/>
            <w:tcPrChange w:id="2372" w:author="bcsin@connect.hku.hk" w:date="2026-01-22T19:56:00Z">
              <w:tcPr>
                <w:tcW w:w="0" w:type="auto"/>
              </w:tcPr>
            </w:tcPrChange>
          </w:tcPr>
          <w:p w14:paraId="7AFCC55B"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373" w:author="bcsin@connect.hku.hk" w:date="2026-01-22T19:56:00Z">
              <w:tcPr>
                <w:tcW w:w="7564" w:type="dxa"/>
                <w:gridSpan w:val="4"/>
              </w:tcPr>
            </w:tcPrChange>
          </w:tcPr>
          <w:p w14:paraId="0F6324D4" w14:textId="77777777" w:rsidR="008D3C0A" w:rsidRPr="00697433" w:rsidRDefault="008D3C0A" w:rsidP="008D3C0A">
            <w:pPr>
              <w:jc w:val="both"/>
              <w:rPr>
                <w:rFonts w:ascii="Frutiger Light" w:hAnsi="Frutiger Light"/>
                <w:u w:val="single"/>
              </w:rPr>
            </w:pPr>
            <w:r w:rsidRPr="00697433">
              <w:rPr>
                <w:rFonts w:ascii="Frutiger Light" w:hAnsi="Frutiger Light"/>
                <w:u w:val="single"/>
              </w:rPr>
              <w:t>Corporate Computer System (CCS)</w:t>
            </w:r>
          </w:p>
          <w:p w14:paraId="0DCC357A" w14:textId="707A2772" w:rsidR="008D3C0A" w:rsidDel="001D57E5" w:rsidRDefault="00F07CA3" w:rsidP="008D3C0A">
            <w:pPr>
              <w:ind w:left="240" w:right="240"/>
              <w:jc w:val="both"/>
              <w:rPr>
                <w:del w:id="2374" w:author="Ms LEUNG Mei Chong, Winnie  梁美莊" w:date="2026-01-23T09:16:00Z"/>
                <w:rFonts w:ascii="Frutiger Light" w:eastAsia="DFKai-SB" w:hAnsi="Frutiger Light"/>
              </w:rPr>
            </w:pPr>
            <w:ins w:id="2375" w:author="Ms LEUNG Mei Chong, Winnie  梁美莊" w:date="2026-01-23T09:16:00Z">
              <w:r w:rsidRPr="001D57E5">
                <w:rPr>
                  <w:rFonts w:ascii="Frutiger Light" w:eastAsia="DFKai-SB" w:hAnsi="Frutiger Light"/>
                  <w:color w:val="FF0000"/>
                  <w:rPrChange w:id="2376" w:author="Ms LEUNG Mei Chong, Winnie  梁美莊" w:date="2026-01-23T13:16:00Z">
                    <w:rPr>
                      <w:rFonts w:ascii="Frutiger Light" w:eastAsia="DFKai-SB" w:hAnsi="Frutiger Light"/>
                    </w:rPr>
                  </w:rPrChange>
                </w:rPr>
                <w:t>The means for sending remittance advice to vendors was enhanced so that it could b</w:t>
              </w:r>
            </w:ins>
            <w:ins w:id="2377" w:author="Ms LEUNG Mei Chong, Winnie  梁美莊" w:date="2026-01-23T09:17:00Z">
              <w:r w:rsidRPr="001D57E5">
                <w:rPr>
                  <w:rFonts w:ascii="Frutiger Light" w:eastAsia="DFKai-SB" w:hAnsi="Frutiger Light"/>
                  <w:color w:val="FF0000"/>
                  <w:rPrChange w:id="2378" w:author="Ms LEUNG Mei Chong, Winnie  梁美莊" w:date="2026-01-23T13:16:00Z">
                    <w:rPr>
                      <w:rFonts w:ascii="Frutiger Light" w:eastAsia="DFKai-SB" w:hAnsi="Frutiger Light"/>
                    </w:rPr>
                  </w:rPrChange>
                </w:rPr>
                <w:t xml:space="preserve">e sent </w:t>
              </w:r>
            </w:ins>
            <w:ins w:id="2379" w:author="Ms LEUNG Mei Chong, Winnie  梁美莊" w:date="2026-01-23T09:16:00Z">
              <w:r w:rsidRPr="001D57E5">
                <w:rPr>
                  <w:rFonts w:ascii="Frutiger Light" w:eastAsia="DFKai-SB" w:hAnsi="Frutiger Light"/>
                  <w:color w:val="FF0000"/>
                  <w:rPrChange w:id="2380" w:author="Ms LEUNG Mei Chong, Winnie  梁美莊" w:date="2026-01-23T13:16:00Z">
                    <w:rPr>
                      <w:rFonts w:ascii="Frutiger Light" w:eastAsia="DFKai-SB" w:hAnsi="Frutiger Light"/>
                    </w:rPr>
                  </w:rPrChange>
                </w:rPr>
                <w:t>via email in addition to fax</w:t>
              </w:r>
            </w:ins>
            <w:ins w:id="2381" w:author="Ms LEUNG Mei Chong, Winnie  梁美莊" w:date="2026-01-23T09:17:00Z">
              <w:r w:rsidRPr="001D57E5">
                <w:rPr>
                  <w:rFonts w:ascii="Frutiger Light" w:eastAsia="DFKai-SB" w:hAnsi="Frutiger Light"/>
                  <w:color w:val="FF0000"/>
                  <w:rPrChange w:id="2382" w:author="Ms LEUNG Mei Chong, Winnie  梁美莊" w:date="2026-01-23T13:16:00Z">
                    <w:rPr>
                      <w:rFonts w:ascii="Frutiger Light" w:eastAsia="DFKai-SB" w:hAnsi="Frutiger Light"/>
                    </w:rPr>
                  </w:rPrChange>
                </w:rPr>
                <w:t xml:space="preserve">. </w:t>
              </w:r>
              <w:del w:id="2383" w:author="Mr POON Pok Man, Michael 潘博文先生" w:date="2026-01-30T16:25:00Z">
                <w:r w:rsidRPr="001D57E5">
                  <w:rPr>
                    <w:rFonts w:ascii="Frutiger Light" w:eastAsia="DFKai-SB" w:hAnsi="Frutiger Light"/>
                    <w:color w:val="FF0000"/>
                    <w:rPrChange w:id="2384" w:author="Ms LEUNG Mei Chong, Winnie  梁美莊" w:date="2026-01-23T13:16:00Z">
                      <w:rPr>
                        <w:rFonts w:ascii="Frutiger Light" w:eastAsia="DFKai-SB" w:hAnsi="Frutiger Light"/>
                      </w:rPr>
                    </w:rPrChange>
                  </w:rPr>
                  <w:delText xml:space="preserve"> </w:delText>
                </w:r>
              </w:del>
            </w:ins>
            <w:ins w:id="2385" w:author="Ms LEUNG Mei Chong, Winnie  梁美莊" w:date="2026-01-23T09:18:00Z">
              <w:r w:rsidRPr="001D57E5">
                <w:rPr>
                  <w:rFonts w:ascii="Frutiger Light" w:eastAsia="DFKai-SB" w:hAnsi="Frutiger Light"/>
                  <w:color w:val="FF0000"/>
                  <w:rPrChange w:id="2386" w:author="Ms LEUNG Mei Chong, Winnie  梁美莊" w:date="2026-01-23T13:16:00Z">
                    <w:rPr>
                      <w:rFonts w:ascii="Frutiger Light" w:eastAsia="DFKai-SB" w:hAnsi="Frutiger Light"/>
                    </w:rPr>
                  </w:rPrChange>
                </w:rPr>
                <w:t>It</w:t>
              </w:r>
            </w:ins>
            <w:ins w:id="2387" w:author="Ms LEUNG Mei Chong, Winnie  梁美莊" w:date="2026-01-23T09:16:00Z">
              <w:r w:rsidRPr="001D57E5">
                <w:rPr>
                  <w:rFonts w:ascii="Frutiger Light" w:eastAsia="DFKai-SB" w:hAnsi="Frutiger Light"/>
                  <w:color w:val="FF0000"/>
                  <w:rPrChange w:id="2388" w:author="Ms LEUNG Mei Chong, Winnie  梁美莊" w:date="2026-01-23T13:16:00Z">
                    <w:rPr>
                      <w:rFonts w:ascii="Frutiger Light" w:eastAsia="DFKai-SB" w:hAnsi="Frutiger Light"/>
                    </w:rPr>
                  </w:rPrChange>
                </w:rPr>
                <w:t xml:space="preserve"> was undergoing UAT by the Finance Department in January</w:t>
              </w:r>
            </w:ins>
            <w:ins w:id="2389" w:author="Ms LEUNG Mei Chong, Winnie  梁美莊" w:date="2026-01-23T09:18:00Z">
              <w:r w:rsidRPr="001D57E5">
                <w:rPr>
                  <w:rFonts w:ascii="Frutiger Light" w:eastAsia="DFKai-SB" w:hAnsi="Frutiger Light"/>
                  <w:color w:val="FF0000"/>
                  <w:rPrChange w:id="2390" w:author="Ms LEUNG Mei Chong, Winnie  梁美莊" w:date="2026-01-23T13:16:00Z">
                    <w:rPr>
                      <w:rFonts w:ascii="Frutiger Light" w:eastAsia="DFKai-SB" w:hAnsi="Frutiger Light"/>
                    </w:rPr>
                  </w:rPrChange>
                </w:rPr>
                <w:t xml:space="preserve">, and the target launch date was set in </w:t>
              </w:r>
            </w:ins>
            <w:ins w:id="2391" w:author="Ms LEUNG Mei Chong, Winnie  梁美莊" w:date="2026-01-23T13:15:00Z">
              <w:r w:rsidR="001D57E5" w:rsidRPr="001D57E5">
                <w:rPr>
                  <w:rFonts w:ascii="Frutiger Light" w:eastAsia="DFKai-SB" w:hAnsi="Frutiger Light"/>
                  <w:color w:val="FF0000"/>
                  <w:rPrChange w:id="2392" w:author="Ms LEUNG Mei Chong, Winnie  梁美莊" w:date="2026-01-23T13:16:00Z">
                    <w:rPr>
                      <w:rFonts w:ascii="Frutiger Light" w:eastAsia="DFKai-SB" w:hAnsi="Frutiger Light"/>
                    </w:rPr>
                  </w:rPrChange>
                </w:rPr>
                <w:t>Q1 2026</w:t>
              </w:r>
            </w:ins>
            <w:ins w:id="2393" w:author="Ms LEUNG Mei Chong, Winnie  梁美莊" w:date="2026-01-23T09:16:00Z">
              <w:r w:rsidRPr="00F07CA3">
                <w:rPr>
                  <w:rFonts w:ascii="Frutiger Light" w:eastAsia="DFKai-SB" w:hAnsi="Frutiger Light"/>
                </w:rPr>
                <w:t>.</w:t>
              </w:r>
            </w:ins>
            <w:del w:id="2394" w:author="Ms LEUNG Mei Chong, Winnie  梁美莊" w:date="2026-01-23T09:16:00Z">
              <w:r w:rsidR="008D3C0A" w:rsidRPr="00697433" w:rsidDel="00F07CA3">
                <w:rPr>
                  <w:rFonts w:ascii="Frutiger Light" w:eastAsia="DFKai-SB" w:hAnsi="Frutiger Light"/>
                </w:rPr>
                <w:delText>T</w:delText>
              </w:r>
              <w:r w:rsidR="008D3C0A" w:rsidRPr="00697433" w:rsidDel="00F07CA3">
                <w:rPr>
                  <w:rFonts w:ascii="Frutiger Light" w:eastAsia="DFKai-SB" w:hAnsi="Frutiger Light" w:cs="Times New Roman"/>
                </w:rPr>
                <w:delText xml:space="preserve">he new payment options to </w:delText>
              </w:r>
              <w:r w:rsidR="008D3C0A" w:rsidRPr="00697433" w:rsidDel="00F07CA3">
                <w:rPr>
                  <w:rFonts w:ascii="Frutiger Light" w:eastAsia="DFKai-SB" w:hAnsi="Frutiger Light" w:cs="Times New Roman"/>
                </w:rPr>
                <w:lastRenderedPageBreak/>
                <w:delText>vendors using Faster Payment System (FPS), in addition to the setup for “FPS via FPS ID” which was launched on 3 August, further implementation work for “FPS via HKID” was completed and under UAT by FD with target completion date in December. (Item to be deleted.)</w:delText>
              </w:r>
            </w:del>
          </w:p>
          <w:p w14:paraId="1FA88FE6" w14:textId="77777777" w:rsidR="001D57E5" w:rsidRPr="001D57E5" w:rsidRDefault="001D57E5" w:rsidP="008D3C0A">
            <w:pPr>
              <w:jc w:val="both"/>
              <w:rPr>
                <w:ins w:id="2395" w:author="Ms LEUNG Mei Chong, Winnie  梁美莊" w:date="2026-01-23T13:15:00Z"/>
                <w:rFonts w:ascii="Frutiger Light" w:eastAsia="DFKai-SB" w:hAnsi="Frutiger Light" w:cs="Times New Roman"/>
              </w:rPr>
            </w:pPr>
          </w:p>
          <w:p w14:paraId="6E2C32AE" w14:textId="77777777" w:rsidR="008D3C0A" w:rsidRPr="00F07CA3" w:rsidRDefault="008D3C0A" w:rsidP="008D3C0A">
            <w:pPr>
              <w:jc w:val="both"/>
              <w:rPr>
                <w:rFonts w:ascii="Frutiger Light" w:eastAsia="DFKai-SB" w:hAnsi="Frutiger Light" w:cs="Times New Roman"/>
              </w:rPr>
            </w:pPr>
          </w:p>
          <w:p w14:paraId="30A12F9C" w14:textId="2500490D" w:rsidR="008D3C0A" w:rsidRPr="00697433" w:rsidRDefault="00F07CA3" w:rsidP="008D3C0A">
            <w:pPr>
              <w:ind w:left="240" w:right="240"/>
              <w:jc w:val="both"/>
              <w:rPr>
                <w:del w:id="2396" w:author="Wave Tseung" w:date="2026-01-26T15:55:00Z"/>
                <w:rFonts w:ascii="Frutiger Light" w:eastAsia="DFKai-SB" w:hAnsi="Frutiger Light" w:cs="Times New Roman"/>
              </w:rPr>
            </w:pPr>
            <w:ins w:id="2397" w:author="Ms LEUNG Mei Chong, Winnie  梁美莊" w:date="2026-01-23T09:20:00Z">
              <w:r>
                <w:rPr>
                  <w:rFonts w:ascii="Frutiger Light" w:hAnsi="Frutiger Light"/>
                </w:rPr>
                <w:t xml:space="preserve">Based on the comment and suggestion collected from SBU during UAT and various briefing sessions, </w:t>
              </w:r>
            </w:ins>
            <w:ins w:id="2398" w:author="Ms LEUNG Mei Chong, Winnie  梁美莊" w:date="2026-01-23T09:18:00Z">
              <w:r w:rsidRPr="001D57E5">
                <w:rPr>
                  <w:rFonts w:ascii="Frutiger Light" w:hAnsi="Frutiger Light"/>
                  <w:color w:val="FF0000"/>
                  <w:rPrChange w:id="2399" w:author="Ms LEUNG Mei Chong, Winnie  梁美莊" w:date="2026-01-23T13:16:00Z">
                    <w:rPr>
                      <w:rFonts w:ascii="Frutiger Light" w:hAnsi="Frutiger Light"/>
                    </w:rPr>
                  </w:rPrChange>
                </w:rPr>
                <w:t>t</w:t>
              </w:r>
            </w:ins>
            <w:del w:id="2400" w:author="Ms LEUNG Mei Chong, Winnie  梁美莊" w:date="2026-01-23T09:18:00Z">
              <w:r w:rsidR="008D3C0A" w:rsidRPr="001D57E5" w:rsidDel="00F07CA3">
                <w:rPr>
                  <w:rFonts w:ascii="Frutiger Light" w:hAnsi="Frutiger Light"/>
                  <w:color w:val="FF0000"/>
                  <w:rPrChange w:id="2401" w:author="Ms LEUNG Mei Chong, Winnie  梁美莊" w:date="2026-01-23T13:16:00Z">
                    <w:rPr>
                      <w:rFonts w:ascii="Frutiger Light" w:hAnsi="Frutiger Light"/>
                    </w:rPr>
                  </w:rPrChange>
                </w:rPr>
                <w:delText>T</w:delText>
              </w:r>
            </w:del>
            <w:r w:rsidR="008D3C0A" w:rsidRPr="001D57E5">
              <w:rPr>
                <w:rFonts w:ascii="Frutiger Light" w:hAnsi="Frutiger Light"/>
                <w:color w:val="FF0000"/>
                <w:rPrChange w:id="2402" w:author="Ms LEUNG Mei Chong, Winnie  梁美莊" w:date="2026-01-23T13:16:00Z">
                  <w:rPr>
                    <w:rFonts w:ascii="Frutiger Light" w:hAnsi="Frutiger Light"/>
                  </w:rPr>
                </w:rPrChange>
              </w:rPr>
              <w:t xml:space="preserve">he </w:t>
            </w:r>
            <w:proofErr w:type="gramStart"/>
            <w:ins w:id="2403" w:author="Ms LEUNG Mei Chong, Winnie  梁美莊" w:date="2026-01-23T09:18:00Z">
              <w:r w:rsidRPr="001D57E5">
                <w:rPr>
                  <w:rFonts w:ascii="Frutiger Light" w:hAnsi="Frutiger Light"/>
                  <w:color w:val="FF0000"/>
                  <w:rPrChange w:id="2404" w:author="Ms LEUNG Mei Chong, Winnie  梁美莊" w:date="2026-01-23T13:16:00Z">
                    <w:rPr>
                      <w:rFonts w:ascii="Frutiger Light" w:hAnsi="Frutiger Light"/>
                    </w:rPr>
                  </w:rPrChange>
                </w:rPr>
                <w:t>interface</w:t>
              </w:r>
              <w:proofErr w:type="gramEnd"/>
              <w:r w:rsidRPr="001D57E5">
                <w:rPr>
                  <w:rFonts w:ascii="Frutiger Light" w:hAnsi="Frutiger Light"/>
                  <w:color w:val="FF0000"/>
                  <w:rPrChange w:id="2405" w:author="Ms LEUNG Mei Chong, Winnie  梁美莊" w:date="2026-01-23T13:16:00Z">
                    <w:rPr>
                      <w:rFonts w:ascii="Frutiger Light" w:hAnsi="Frutiger Light"/>
                    </w:rPr>
                  </w:rPrChange>
                </w:rPr>
                <w:t xml:space="preserve"> betwee</w:t>
              </w:r>
            </w:ins>
            <w:ins w:id="2406" w:author="Ms LEUNG Mei Chong, Winnie  梁美莊" w:date="2026-01-23T09:19:00Z">
              <w:r w:rsidRPr="001D57E5">
                <w:rPr>
                  <w:rFonts w:ascii="Frutiger Light" w:hAnsi="Frutiger Light"/>
                  <w:color w:val="FF0000"/>
                  <w:rPrChange w:id="2407" w:author="Ms LEUNG Mei Chong, Winnie  梁美莊" w:date="2026-01-23T13:16:00Z">
                    <w:rPr>
                      <w:rFonts w:ascii="Frutiger Light" w:hAnsi="Frutiger Light"/>
                    </w:rPr>
                  </w:rPrChange>
                </w:rPr>
                <w:t xml:space="preserve">n </w:t>
              </w:r>
            </w:ins>
            <w:r w:rsidR="008D3C0A" w:rsidRPr="001D57E5">
              <w:rPr>
                <w:rFonts w:ascii="Frutiger Light" w:hAnsi="Frutiger Light"/>
                <w:color w:val="FF0000"/>
                <w:rPrChange w:id="2408" w:author="Ms LEUNG Mei Chong, Winnie  梁美莊" w:date="2026-01-23T13:16:00Z">
                  <w:rPr>
                    <w:rFonts w:ascii="Frutiger Light" w:hAnsi="Frutiger Light"/>
                  </w:rPr>
                </w:rPrChange>
              </w:rPr>
              <w:t>Procurement Workflow System (PWS)</w:t>
            </w:r>
            <w:ins w:id="2409" w:author="Ms LEUNG Mei Chong, Winnie  梁美莊" w:date="2026-01-23T09:19:00Z">
              <w:r w:rsidRPr="001D57E5">
                <w:rPr>
                  <w:rFonts w:ascii="Frutiger Light" w:hAnsi="Frutiger Light"/>
                  <w:color w:val="FF0000"/>
                  <w:rPrChange w:id="2410" w:author="Ms LEUNG Mei Chong, Winnie  梁美莊" w:date="2026-01-23T13:16:00Z">
                    <w:rPr>
                      <w:rFonts w:ascii="Frutiger Light" w:hAnsi="Frutiger Light"/>
                    </w:rPr>
                  </w:rPrChange>
                </w:rPr>
                <w:t xml:space="preserve"> and CCS </w:t>
              </w:r>
            </w:ins>
            <w:ins w:id="2411" w:author="Ms LEUNG Mei Chong, Winnie  梁美莊" w:date="2026-01-23T09:20:00Z">
              <w:r w:rsidRPr="001D57E5">
                <w:rPr>
                  <w:rFonts w:ascii="Frutiger Light" w:hAnsi="Frutiger Light"/>
                  <w:color w:val="FF0000"/>
                  <w:rPrChange w:id="2412" w:author="Ms LEUNG Mei Chong, Winnie  梁美莊" w:date="2026-01-23T13:16:00Z">
                    <w:rPr>
                      <w:rFonts w:ascii="Frutiger Light" w:hAnsi="Frutiger Light"/>
                    </w:rPr>
                  </w:rPrChange>
                </w:rPr>
                <w:t xml:space="preserve">about PO creation </w:t>
              </w:r>
            </w:ins>
            <w:ins w:id="2413" w:author="Ms LEUNG Mei Chong, Winnie  梁美莊" w:date="2026-01-23T09:19:00Z">
              <w:r w:rsidRPr="001D57E5">
                <w:rPr>
                  <w:rFonts w:ascii="Frutiger Light" w:hAnsi="Frutiger Light"/>
                  <w:color w:val="FF0000"/>
                  <w:rPrChange w:id="2414" w:author="Ms LEUNG Mei Chong, Winnie  梁美莊" w:date="2026-01-23T13:16:00Z">
                    <w:rPr>
                      <w:rFonts w:ascii="Frutiger Light" w:hAnsi="Frutiger Light"/>
                    </w:rPr>
                  </w:rPrChange>
                </w:rPr>
                <w:t xml:space="preserve">was being </w:t>
              </w:r>
            </w:ins>
            <w:ins w:id="2415" w:author="Ms LEUNG Mei Chong, Winnie  梁美莊" w:date="2026-01-23T09:21:00Z">
              <w:r w:rsidRPr="001D57E5">
                <w:rPr>
                  <w:rFonts w:ascii="Frutiger Light" w:hAnsi="Frutiger Light"/>
                  <w:color w:val="FF0000"/>
                  <w:rPrChange w:id="2416" w:author="Ms LEUNG Mei Chong, Winnie  梁美莊" w:date="2026-01-23T13:16:00Z">
                    <w:rPr>
                      <w:rFonts w:ascii="Frutiger Light" w:hAnsi="Frutiger Light"/>
                    </w:rPr>
                  </w:rPrChange>
                </w:rPr>
                <w:t>enhanced.  The target completion date was set in February.</w:t>
              </w:r>
            </w:ins>
            <w:del w:id="2417" w:author="Ms LEUNG Mei Chong, Winnie  梁美莊" w:date="2026-01-23T09:21:00Z">
              <w:r w:rsidR="008D3C0A" w:rsidRPr="001D57E5" w:rsidDel="00F07CA3">
                <w:rPr>
                  <w:rFonts w:ascii="Frutiger Light" w:hAnsi="Frutiger Light"/>
                  <w:color w:val="FF0000"/>
                  <w:rPrChange w:id="2418" w:author="Ms LEUNG Mei Chong, Winnie  梁美莊" w:date="2026-01-23T13:16:00Z">
                    <w:rPr>
                      <w:rFonts w:ascii="Frutiger Light" w:hAnsi="Frutiger Light"/>
                    </w:rPr>
                  </w:rPrChange>
                </w:rPr>
                <w:delText>, implemented by ITSS1, was interfacing with CCS to automate PO creation for awarded quotations (under HK$50,000) in PWS. This integration would also enhance checking and control on PO maintenance in CCS.</w:delText>
              </w:r>
              <w:r w:rsidR="008D3C0A" w:rsidRPr="001D57E5" w:rsidDel="00F07CA3">
                <w:rPr>
                  <w:rFonts w:ascii="Frutiger Light" w:eastAsia="DFKai-SB" w:hAnsi="Frutiger Light" w:cs="Times New Roman"/>
                  <w:color w:val="FF0000"/>
                  <w:rPrChange w:id="2419" w:author="Ms LEUNG Mei Chong, Winnie  梁美莊" w:date="2026-01-23T13:16:00Z">
                    <w:rPr>
                      <w:rFonts w:ascii="Frutiger Light" w:eastAsia="DFKai-SB" w:hAnsi="Frutiger Light" w:cs="Times New Roman"/>
                    </w:rPr>
                  </w:rPrChange>
                </w:rPr>
                <w:delText xml:space="preserve"> Further CCS modification work was being conducted based on the comments collected during the UAT of PWS, and the target launch date was set in late December</w:delText>
              </w:r>
            </w:del>
            <w:del w:id="2420" w:author="Wave Tseung" w:date="2026-01-26T15:55:00Z">
              <w:r w:rsidR="008D3C0A" w:rsidRPr="001D57E5">
                <w:rPr>
                  <w:rFonts w:ascii="Frutiger Light" w:eastAsia="DFKai-SB" w:hAnsi="Frutiger Light" w:cs="Times New Roman"/>
                  <w:color w:val="FF0000"/>
                  <w:rPrChange w:id="2421" w:author="Ms LEUNG Mei Chong, Winnie  梁美莊" w:date="2026-01-23T13:16:00Z">
                    <w:rPr>
                      <w:rFonts w:ascii="Frutiger Light" w:eastAsia="DFKai-SB" w:hAnsi="Frutiger Light" w:cs="Times New Roman"/>
                    </w:rPr>
                  </w:rPrChange>
                </w:rPr>
                <w:delText>.</w:delText>
              </w:r>
            </w:del>
          </w:p>
          <w:p w14:paraId="32AC3D07" w14:textId="20A531F7" w:rsidR="008D3C0A" w:rsidRPr="00697433" w:rsidDel="001D57E5" w:rsidRDefault="008D3C0A" w:rsidP="008D3C0A">
            <w:pPr>
              <w:ind w:left="240" w:right="240"/>
              <w:jc w:val="both"/>
              <w:rPr>
                <w:del w:id="2422" w:author="Ms LEUNG Mei Chong, Winnie  梁美莊" w:date="2026-01-23T13:15:00Z"/>
                <w:rFonts w:ascii="Frutiger Light" w:hAnsi="Frutiger Light"/>
                <w:lang w:eastAsia="zh-HK"/>
              </w:rPr>
            </w:pPr>
          </w:p>
          <w:p w14:paraId="4E2C3FCD" w14:textId="79458217" w:rsidR="001D57E5" w:rsidRPr="00697433" w:rsidRDefault="008D3C0A" w:rsidP="008D3C0A">
            <w:pPr>
              <w:jc w:val="both"/>
              <w:rPr>
                <w:rFonts w:ascii="Frutiger Light" w:hAnsi="Frutiger Light"/>
                <w:lang w:eastAsia="zh-HK"/>
              </w:rPr>
            </w:pPr>
            <w:del w:id="2423" w:author="Ms LEUNG Mei Chong, Winnie  梁美莊" w:date="2026-01-23T09:23:00Z">
              <w:r w:rsidRPr="00697433" w:rsidDel="00F07CA3">
                <w:rPr>
                  <w:rFonts w:ascii="Frutiger Light" w:hAnsi="Frutiger Light"/>
                  <w:lang w:eastAsia="zh-HK"/>
                </w:rPr>
                <w:delText>The implementation phase for enhancing GLD bulk contract monitoring in CCS and DOSS was completed. The new function, requested by SSD in July to certify compliance of contractual KPI, was under UAT, with target completion in late December.</w:delText>
              </w:r>
            </w:del>
          </w:p>
        </w:tc>
        <w:tc>
          <w:tcPr>
            <w:tcW w:w="1213" w:type="dxa"/>
            <w:tcPrChange w:id="2424" w:author="bcsin@connect.hku.hk" w:date="2026-01-22T19:56:00Z">
              <w:tcPr>
                <w:tcW w:w="0" w:type="auto"/>
              </w:tcPr>
            </w:tcPrChange>
          </w:tcPr>
          <w:p w14:paraId="12986C2C" w14:textId="1B7BDE68" w:rsidR="008D3C0A" w:rsidRPr="00697433" w:rsidRDefault="008D3C0A" w:rsidP="008D3C0A">
            <w:pPr>
              <w:ind w:hanging="2"/>
              <w:jc w:val="center"/>
              <w:rPr>
                <w:rFonts w:ascii="Frutiger Light" w:hAnsi="Frutiger Light"/>
              </w:rPr>
            </w:pPr>
            <w:r w:rsidRPr="00697433">
              <w:rPr>
                <w:rFonts w:ascii="Frutiger Light" w:hAnsi="Frutiger Light"/>
              </w:rPr>
              <w:lastRenderedPageBreak/>
              <w:t>SE/ITSS/2</w:t>
            </w:r>
          </w:p>
        </w:tc>
      </w:tr>
      <w:tr w:rsidR="008D3C0A" w:rsidRPr="00697433" w14:paraId="67D8CB4E" w14:textId="77777777" w:rsidTr="2C2174BB">
        <w:trPr>
          <w:trPrChange w:id="2425" w:author="bcsin@connect.hku.hk" w:date="2026-01-22T19:56:00Z">
            <w:trPr>
              <w:gridBefore w:val="9"/>
              <w:gridAfter w:val="0"/>
            </w:trPr>
          </w:trPrChange>
        </w:trPr>
        <w:tc>
          <w:tcPr>
            <w:tcW w:w="760" w:type="dxa"/>
            <w:tcPrChange w:id="2426" w:author="bcsin@connect.hku.hk" w:date="2026-01-22T19:56:00Z">
              <w:tcPr>
                <w:tcW w:w="0" w:type="auto"/>
              </w:tcPr>
            </w:tcPrChange>
          </w:tcPr>
          <w:p w14:paraId="0491D760" w14:textId="77777777" w:rsidR="008D3C0A" w:rsidRPr="00697433" w:rsidRDefault="008D3C0A" w:rsidP="008D3C0A">
            <w:pPr>
              <w:rPr>
                <w:rFonts w:ascii="Frutiger Light" w:hAnsi="Frutiger Light"/>
                <w:szCs w:val="24"/>
              </w:rPr>
            </w:pPr>
          </w:p>
        </w:tc>
        <w:tc>
          <w:tcPr>
            <w:tcW w:w="7564" w:type="dxa"/>
            <w:gridSpan w:val="4"/>
            <w:tcPrChange w:id="2427" w:author="bcsin@connect.hku.hk" w:date="2026-01-22T19:56:00Z">
              <w:tcPr>
                <w:tcW w:w="7564" w:type="dxa"/>
                <w:gridSpan w:val="4"/>
              </w:tcPr>
            </w:tcPrChange>
          </w:tcPr>
          <w:p w14:paraId="6A003A6A" w14:textId="25BABA1C" w:rsidR="008D3C0A" w:rsidRPr="00697433" w:rsidRDefault="008D3C0A" w:rsidP="008D3C0A">
            <w:pPr>
              <w:jc w:val="both"/>
              <w:rPr>
                <w:rFonts w:ascii="Frutiger Light" w:hAnsi="Frutiger Light"/>
                <w:b/>
                <w:bCs/>
                <w:u w:val="single"/>
                <w:lang w:eastAsia="zh-HK"/>
              </w:rPr>
            </w:pPr>
          </w:p>
        </w:tc>
        <w:tc>
          <w:tcPr>
            <w:tcW w:w="1213" w:type="dxa"/>
            <w:tcPrChange w:id="2428" w:author="bcsin@connect.hku.hk" w:date="2026-01-22T19:56:00Z">
              <w:tcPr>
                <w:tcW w:w="0" w:type="auto"/>
              </w:tcPr>
            </w:tcPrChange>
          </w:tcPr>
          <w:p w14:paraId="25CDEBB8" w14:textId="77777777" w:rsidR="008D3C0A" w:rsidRPr="00697433" w:rsidRDefault="008D3C0A" w:rsidP="008D3C0A">
            <w:pPr>
              <w:ind w:leftChars="150" w:left="360"/>
              <w:jc w:val="center"/>
              <w:rPr>
                <w:rFonts w:ascii="Frutiger Light" w:hAnsi="Frutiger Light"/>
              </w:rPr>
            </w:pPr>
          </w:p>
        </w:tc>
      </w:tr>
      <w:tr w:rsidR="008D3C0A" w:rsidRPr="00697433" w14:paraId="0AEAFD2B" w14:textId="77777777" w:rsidTr="2C2174BB">
        <w:trPr>
          <w:trPrChange w:id="2429" w:author="bcsin@connect.hku.hk" w:date="2026-01-22T19:56:00Z">
            <w:trPr>
              <w:gridBefore w:val="9"/>
              <w:gridAfter w:val="0"/>
            </w:trPr>
          </w:trPrChange>
        </w:trPr>
        <w:tc>
          <w:tcPr>
            <w:tcW w:w="760" w:type="dxa"/>
            <w:tcPrChange w:id="2430" w:author="bcsin@connect.hku.hk" w:date="2026-01-22T19:56:00Z">
              <w:tcPr>
                <w:tcW w:w="0" w:type="auto"/>
              </w:tcPr>
            </w:tcPrChange>
          </w:tcPr>
          <w:p w14:paraId="2AA1FF57" w14:textId="77777777" w:rsidR="008D3C0A" w:rsidRPr="00697433" w:rsidRDefault="008D3C0A" w:rsidP="008D3C0A">
            <w:pPr>
              <w:pStyle w:val="ListParagraph"/>
              <w:numPr>
                <w:ilvl w:val="1"/>
                <w:numId w:val="2"/>
              </w:numPr>
              <w:ind w:left="0" w:firstLine="0"/>
            </w:pPr>
          </w:p>
        </w:tc>
        <w:tc>
          <w:tcPr>
            <w:tcW w:w="7564" w:type="dxa"/>
            <w:gridSpan w:val="4"/>
            <w:tcPrChange w:id="2431" w:author="bcsin@connect.hku.hk" w:date="2026-01-22T19:56:00Z">
              <w:tcPr>
                <w:tcW w:w="7564" w:type="dxa"/>
                <w:gridSpan w:val="4"/>
              </w:tcPr>
            </w:tcPrChange>
          </w:tcPr>
          <w:p w14:paraId="1FAFA6F5" w14:textId="30A4D1F5"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CCS Revamp Project</w:t>
            </w:r>
          </w:p>
          <w:p w14:paraId="128F1362" w14:textId="2E1EDD99" w:rsidR="008D3C0A" w:rsidRPr="001F21B4" w:rsidDel="001F21B4" w:rsidRDefault="001F21B4" w:rsidP="008D3C0A">
            <w:pPr>
              <w:jc w:val="both"/>
              <w:rPr>
                <w:del w:id="2432" w:author="Miss WONG Lee Man 王俐文女士" w:date="2026-01-28T11:07:00Z"/>
                <w:rFonts w:ascii="Frutiger Light" w:hAnsi="Frutiger Light"/>
                <w:color w:val="FF0000"/>
                <w:lang w:eastAsia="zh-HK"/>
                <w:rPrChange w:id="2433" w:author="Miss WONG Lee Man 王俐文女士" w:date="2026-01-28T11:08:00Z">
                  <w:rPr>
                    <w:del w:id="2434" w:author="Miss WONG Lee Man 王俐文女士" w:date="2026-01-28T11:07:00Z"/>
                    <w:rFonts w:ascii="Frutiger Light" w:hAnsi="Frutiger Light"/>
                    <w:lang w:eastAsia="zh-HK"/>
                  </w:rPr>
                </w:rPrChange>
              </w:rPr>
            </w:pPr>
            <w:ins w:id="2435" w:author="Miss WONG Lee Man 王俐文女士" w:date="2026-01-28T11:07:00Z">
              <w:r w:rsidRPr="001F21B4">
                <w:rPr>
                  <w:rFonts w:ascii="Frutiger Light" w:hAnsi="Frutiger Light"/>
                  <w:color w:val="FF0000"/>
                  <w:lang w:eastAsia="zh-HK"/>
                  <w:rPrChange w:id="2436" w:author="Miss WONG Lee Man 王俐文女士" w:date="2026-01-28T11:08:00Z">
                    <w:rPr>
                      <w:rFonts w:ascii="Frutiger Light" w:hAnsi="Frutiger Light"/>
                      <w:lang w:eastAsia="zh-HK"/>
                    </w:rPr>
                  </w:rPrChange>
                </w:rPr>
                <w:t>Following the</w:t>
              </w:r>
              <w:r w:rsidRPr="001F21B4">
                <w:rPr>
                  <w:color w:val="FF0000"/>
                  <w:rPrChange w:id="2437" w:author="Miss WONG Lee Man 王俐文女士" w:date="2026-01-28T11:08:00Z">
                    <w:rPr/>
                  </w:rPrChange>
                </w:rPr>
                <w:t xml:space="preserve"> </w:t>
              </w:r>
              <w:r w:rsidRPr="001F21B4">
                <w:rPr>
                  <w:rFonts w:ascii="Frutiger Light" w:hAnsi="Frutiger Light"/>
                  <w:color w:val="FF0000"/>
                  <w:lang w:eastAsia="zh-HK"/>
                  <w:rPrChange w:id="2438" w:author="Miss WONG Lee Man 王俐文女士" w:date="2026-01-28T11:08:00Z">
                    <w:rPr>
                      <w:rFonts w:ascii="Frutiger Light" w:hAnsi="Frutiger Light"/>
                      <w:lang w:eastAsia="zh-HK"/>
                    </w:rPr>
                  </w:rPrChange>
                </w:rPr>
                <w:t>Request-for-information (RFI) invitations sent in late September, seven (7) responses were received on 10 December 2025</w:t>
              </w:r>
            </w:ins>
            <w:ins w:id="2439" w:author="Mr POON Pok Man, Michael 潘博文先生" w:date="2026-01-30T16:26:00Z">
              <w:r w:rsidR="00A7178C">
                <w:rPr>
                  <w:rFonts w:ascii="Frutiger Light" w:hAnsi="Frutiger Light"/>
                  <w:color w:val="FF0000"/>
                  <w:lang w:eastAsia="zh-HK"/>
                </w:rPr>
                <w:t xml:space="preserve"> and most of the outstanding information were received in January 2026</w:t>
              </w:r>
            </w:ins>
            <w:ins w:id="2440" w:author="Miss WONG Lee Man 王俐文女士" w:date="2026-01-28T11:07:00Z">
              <w:r w:rsidR="00A7178C" w:rsidRPr="001F21B4">
                <w:rPr>
                  <w:rFonts w:ascii="Frutiger Light" w:hAnsi="Frutiger Light"/>
                  <w:color w:val="FF0000"/>
                  <w:lang w:eastAsia="zh-HK"/>
                  <w:rPrChange w:id="2441" w:author="Miss WONG Lee Man 王俐文女士" w:date="2026-01-28T11:08:00Z">
                    <w:rPr>
                      <w:rFonts w:ascii="Frutiger Light" w:hAnsi="Frutiger Light"/>
                      <w:lang w:eastAsia="zh-HK"/>
                    </w:rPr>
                  </w:rPrChange>
                </w:rPr>
                <w:t xml:space="preserve">. </w:t>
              </w:r>
            </w:ins>
            <w:ins w:id="2442" w:author="Mr POON Pok Man, Michael 潘博文先生" w:date="2026-01-30T16:27:00Z">
              <w:r w:rsidR="00A7178C">
                <w:rPr>
                  <w:rFonts w:ascii="Frutiger Light" w:hAnsi="Frutiger Light"/>
                  <w:color w:val="FF0000"/>
                  <w:lang w:eastAsia="zh-HK"/>
                </w:rPr>
                <w:t>In addition, a</w:t>
              </w:r>
            </w:ins>
            <w:ins w:id="2443" w:author="Miss WONG Lee Man 王俐文女士" w:date="2026-01-28T11:07:00Z">
              <w:del w:id="2444" w:author="Mr POON Pok Man, Michael 潘博文先生" w:date="2026-01-30T16:27:00Z">
                <w:r w:rsidRPr="001F21B4">
                  <w:rPr>
                    <w:rFonts w:ascii="Frutiger Light" w:hAnsi="Frutiger Light"/>
                    <w:color w:val="FF0000"/>
                    <w:lang w:eastAsia="zh-HK"/>
                    <w:rPrChange w:id="2445" w:author="Miss WONG Lee Man 王俐文女士" w:date="2026-01-28T11:08:00Z">
                      <w:rPr>
                        <w:rFonts w:ascii="Frutiger Light" w:hAnsi="Frutiger Light"/>
                        <w:lang w:eastAsia="zh-HK"/>
                      </w:rPr>
                    </w:rPrChange>
                  </w:rPr>
                  <w:delText xml:space="preserve">The team was currently conducting a </w:delText>
                </w:r>
              </w:del>
            </w:ins>
            <w:ins w:id="2446" w:author="Mr POON Pok Man, Michael 潘博文先生" w:date="2026-01-30T16:27:00Z">
              <w:r w:rsidR="00A7178C">
                <w:rPr>
                  <w:rFonts w:ascii="Frutiger Light" w:hAnsi="Frutiger Light"/>
                  <w:color w:val="FF0000"/>
                  <w:lang w:eastAsia="zh-HK"/>
                </w:rPr>
                <w:t xml:space="preserve"> </w:t>
              </w:r>
            </w:ins>
            <w:ins w:id="2447" w:author="Miss WONG Lee Man 王俐文女士" w:date="2026-01-28T11:07:00Z">
              <w:r w:rsidRPr="001F21B4">
                <w:rPr>
                  <w:rFonts w:ascii="Frutiger Light" w:hAnsi="Frutiger Light"/>
                  <w:color w:val="FF0000"/>
                  <w:lang w:eastAsia="zh-HK"/>
                  <w:rPrChange w:id="2448" w:author="Miss WONG Lee Man 王俐文女士" w:date="2026-01-28T11:08:00Z">
                    <w:rPr>
                      <w:rFonts w:ascii="Frutiger Light" w:hAnsi="Frutiger Light"/>
                      <w:lang w:eastAsia="zh-HK"/>
                    </w:rPr>
                  </w:rPrChange>
                </w:rPr>
                <w:t xml:space="preserve">benchmarking exercise </w:t>
              </w:r>
            </w:ins>
            <w:ins w:id="2449" w:author="Mr POON Pok Man, Michael 潘博文先生" w:date="2026-01-30T16:27:00Z">
              <w:r w:rsidR="00A7178C">
                <w:rPr>
                  <w:rFonts w:ascii="Frutiger Light" w:hAnsi="Frutiger Light"/>
                  <w:color w:val="FF0000"/>
                  <w:lang w:eastAsia="zh-HK"/>
                </w:rPr>
                <w:t xml:space="preserve">for </w:t>
              </w:r>
              <w:proofErr w:type="spellStart"/>
              <w:r w:rsidR="00A7178C">
                <w:rPr>
                  <w:rFonts w:ascii="Frutiger Light" w:hAnsi="Frutiger Light"/>
                  <w:color w:val="FF0000"/>
                  <w:lang w:eastAsia="zh-HK"/>
                </w:rPr>
                <w:t>similalr</w:t>
              </w:r>
              <w:proofErr w:type="spellEnd"/>
              <w:r w:rsidR="00A7178C">
                <w:rPr>
                  <w:rFonts w:ascii="Frutiger Light" w:hAnsi="Frutiger Light"/>
                  <w:color w:val="FF0000"/>
                  <w:lang w:eastAsia="zh-HK"/>
                </w:rPr>
                <w:t xml:space="preserve"> ERP solutions and recently awarded contracts was being carried out.</w:t>
              </w:r>
            </w:ins>
            <w:ins w:id="2450" w:author="Miss WONG Lee Man 王俐文女士" w:date="2026-01-28T11:07:00Z">
              <w:del w:id="2451" w:author="Mr POON Pok Man, Michael 潘博文先生" w:date="2026-01-30T16:27:00Z">
                <w:r w:rsidRPr="001F21B4">
                  <w:rPr>
                    <w:rFonts w:ascii="Frutiger Light" w:hAnsi="Frutiger Light"/>
                    <w:color w:val="FF0000"/>
                    <w:lang w:eastAsia="zh-HK"/>
                    <w:rPrChange w:id="2452" w:author="Miss WONG Lee Man 王俐文女士" w:date="2026-01-28T11:08:00Z">
                      <w:rPr>
                        <w:rFonts w:ascii="Frutiger Light" w:hAnsi="Frutiger Light"/>
                        <w:lang w:eastAsia="zh-HK"/>
                      </w:rPr>
                    </w:rPrChange>
                  </w:rPr>
                  <w:delText>and technical clarifications with the respondents to evaluate feasible solutions.</w:delText>
                </w:r>
              </w:del>
              <w:r w:rsidRPr="001F21B4">
                <w:rPr>
                  <w:rFonts w:ascii="Frutiger Light" w:hAnsi="Frutiger Light"/>
                  <w:color w:val="FF0000"/>
                  <w:lang w:eastAsia="zh-HK"/>
                  <w:rPrChange w:id="2453" w:author="Miss WONG Lee Man 王俐文女士" w:date="2026-01-28T11:08:00Z">
                    <w:rPr>
                      <w:rFonts w:ascii="Frutiger Light" w:hAnsi="Frutiger Light"/>
                      <w:lang w:eastAsia="zh-HK"/>
                    </w:rPr>
                  </w:rPrChange>
                </w:rPr>
                <w:t xml:space="preserve"> Th</w:t>
              </w:r>
              <w:del w:id="2454" w:author="Mr POON Pok Man, Michael 潘博文先生" w:date="2026-01-30T16:28:00Z">
                <w:r w:rsidRPr="001F21B4">
                  <w:rPr>
                    <w:rFonts w:ascii="Frutiger Light" w:hAnsi="Frutiger Light"/>
                    <w:color w:val="FF0000"/>
                    <w:lang w:eastAsia="zh-HK"/>
                    <w:rPrChange w:id="2455" w:author="Miss WONG Lee Man 王俐文女士" w:date="2026-01-28T11:08:00Z">
                      <w:rPr>
                        <w:rFonts w:ascii="Frutiger Light" w:hAnsi="Frutiger Light"/>
                        <w:lang w:eastAsia="zh-HK"/>
                      </w:rPr>
                    </w:rPrChange>
                  </w:rPr>
                  <w:delText>is comprehensive analysis</w:delText>
                </w:r>
              </w:del>
            </w:ins>
            <w:ins w:id="2456" w:author="Mr POON Pok Man, Michael 潘博文先生" w:date="2026-01-30T16:28:00Z">
              <w:r w:rsidR="00A7178C">
                <w:rPr>
                  <w:rFonts w:ascii="Frutiger Light" w:hAnsi="Frutiger Light"/>
                  <w:color w:val="FF0000"/>
                  <w:lang w:eastAsia="zh-HK"/>
                </w:rPr>
                <w:t>e exercise</w:t>
              </w:r>
            </w:ins>
            <w:ins w:id="2457" w:author="Miss WONG Lee Man 王俐文女士" w:date="2026-01-28T11:07:00Z">
              <w:r w:rsidR="00A7178C" w:rsidRPr="001F21B4">
                <w:rPr>
                  <w:rFonts w:ascii="Frutiger Light" w:hAnsi="Frutiger Light"/>
                  <w:color w:val="FF0000"/>
                  <w:lang w:eastAsia="zh-HK"/>
                  <w:rPrChange w:id="2458" w:author="Miss WONG Lee Man 王俐文女士" w:date="2026-01-28T11:08:00Z">
                    <w:rPr>
                      <w:rFonts w:ascii="Frutiger Light" w:hAnsi="Frutiger Light"/>
                      <w:lang w:eastAsia="zh-HK"/>
                    </w:rPr>
                  </w:rPrChange>
                </w:rPr>
                <w:t xml:space="preserve"> </w:t>
              </w:r>
              <w:del w:id="2459" w:author="Mr POON Pok Man, Michael 潘博文先生" w:date="2026-01-30T16:28:00Z">
                <w:r w:rsidR="00A7178C" w:rsidRPr="001F21B4" w:rsidDel="00091377">
                  <w:rPr>
                    <w:rFonts w:ascii="Frutiger Light" w:hAnsi="Frutiger Light"/>
                    <w:color w:val="FF0000"/>
                    <w:lang w:eastAsia="zh-HK"/>
                    <w:rPrChange w:id="2460" w:author="Miss WONG Lee Man 王俐文女士" w:date="2026-01-28T11:08:00Z">
                      <w:rPr>
                        <w:rFonts w:ascii="Frutiger Light" w:hAnsi="Frutiger Light"/>
                        <w:lang w:eastAsia="zh-HK"/>
                      </w:rPr>
                    </w:rPrChange>
                  </w:rPr>
                  <w:delText>will</w:delText>
                </w:r>
              </w:del>
            </w:ins>
            <w:ins w:id="2461" w:author="Mr POON Pok Man, Michael 潘博文先生" w:date="2026-01-30T16:28:00Z">
              <w:r w:rsidR="00A7178C">
                <w:rPr>
                  <w:rFonts w:ascii="Frutiger Light" w:hAnsi="Frutiger Light"/>
                  <w:color w:val="FF0000"/>
                  <w:lang w:eastAsia="zh-HK"/>
                </w:rPr>
                <w:t>would</w:t>
              </w:r>
            </w:ins>
            <w:ins w:id="2462" w:author="Miss WONG Lee Man 王俐文女士" w:date="2026-01-28T11:07:00Z">
              <w:r w:rsidRPr="001F21B4">
                <w:rPr>
                  <w:rFonts w:ascii="Frutiger Light" w:hAnsi="Frutiger Light"/>
                  <w:color w:val="FF0000"/>
                  <w:lang w:eastAsia="zh-HK"/>
                  <w:rPrChange w:id="2463" w:author="Miss WONG Lee Man 王俐文女士" w:date="2026-01-28T11:08:00Z">
                    <w:rPr>
                      <w:rFonts w:ascii="Frutiger Light" w:hAnsi="Frutiger Light"/>
                      <w:lang w:eastAsia="zh-HK"/>
                    </w:rPr>
                  </w:rPrChange>
                </w:rPr>
                <w:t xml:space="preserve"> compare functional capabilities, implementation timelines, and cost implications to refine the project's technical specifications and </w:t>
              </w:r>
            </w:ins>
            <w:ins w:id="2464" w:author="Mr POON Pok Man, Michael 潘博文先生" w:date="2026-01-30T16:28:00Z">
              <w:r w:rsidR="00A7178C">
                <w:rPr>
                  <w:rFonts w:ascii="Frutiger Light" w:hAnsi="Frutiger Light"/>
                  <w:color w:val="FF0000"/>
                  <w:lang w:eastAsia="zh-HK"/>
                </w:rPr>
                <w:t xml:space="preserve">in the light of getting a more accurate </w:t>
              </w:r>
            </w:ins>
            <w:ins w:id="2465" w:author="Miss WONG Lee Man 王俐文女士" w:date="2026-01-28T11:07:00Z">
              <w:r w:rsidRPr="001F21B4">
                <w:rPr>
                  <w:rFonts w:ascii="Frutiger Light" w:hAnsi="Frutiger Light"/>
                  <w:color w:val="FF0000"/>
                  <w:lang w:eastAsia="zh-HK"/>
                  <w:rPrChange w:id="2466" w:author="Miss WONG Lee Man 王俐文女士" w:date="2026-01-28T11:08:00Z">
                    <w:rPr>
                      <w:rFonts w:ascii="Frutiger Light" w:hAnsi="Frutiger Light"/>
                      <w:lang w:eastAsia="zh-HK"/>
                    </w:rPr>
                  </w:rPrChange>
                </w:rPr>
                <w:t>pre-tender estimate</w:t>
              </w:r>
              <w:del w:id="2467" w:author="Mr POON Pok Man, Michael 潘博文先生" w:date="2026-01-30T16:28:00Z">
                <w:r w:rsidRPr="001F21B4">
                  <w:rPr>
                    <w:rFonts w:ascii="Frutiger Light" w:hAnsi="Frutiger Light"/>
                    <w:color w:val="FF0000"/>
                    <w:lang w:eastAsia="zh-HK"/>
                    <w:rPrChange w:id="2468" w:author="Miss WONG Lee Man 王俐文女士" w:date="2026-01-28T11:08:00Z">
                      <w:rPr>
                        <w:rFonts w:ascii="Frutiger Light" w:hAnsi="Frutiger Light"/>
                        <w:lang w:eastAsia="zh-HK"/>
                      </w:rPr>
                    </w:rPrChange>
                  </w:rPr>
                  <w:delText>s</w:delText>
                </w:r>
              </w:del>
              <w:r w:rsidRPr="001F21B4">
                <w:rPr>
                  <w:rFonts w:ascii="Frutiger Light" w:hAnsi="Frutiger Light"/>
                  <w:color w:val="FF0000"/>
                  <w:lang w:eastAsia="zh-HK"/>
                  <w:rPrChange w:id="2469" w:author="Miss WONG Lee Man 王俐文女士" w:date="2026-01-28T11:08:00Z">
                    <w:rPr>
                      <w:rFonts w:ascii="Frutiger Light" w:hAnsi="Frutiger Light"/>
                      <w:lang w:eastAsia="zh-HK"/>
                    </w:rPr>
                  </w:rPrChange>
                </w:rPr>
                <w:t>.</w:t>
              </w:r>
            </w:ins>
            <w:del w:id="2470" w:author="Miss WONG Lee Man 王俐文女士" w:date="2026-01-28T11:07:00Z">
              <w:r w:rsidR="008D3C0A" w:rsidRPr="001F21B4" w:rsidDel="001F21B4">
                <w:rPr>
                  <w:rFonts w:ascii="Frutiger Light" w:hAnsi="Frutiger Light"/>
                  <w:color w:val="FF0000"/>
                  <w:lang w:eastAsia="zh-HK"/>
                  <w:rPrChange w:id="2471" w:author="Miss WONG Lee Man 王俐文女士" w:date="2026-01-28T11:08:00Z">
                    <w:rPr>
                      <w:rFonts w:ascii="Frutiger Light" w:hAnsi="Frutiger Light"/>
                      <w:lang w:eastAsia="zh-HK"/>
                    </w:rPr>
                  </w:rPrChange>
                </w:rPr>
                <w:delText>The Request-for-information (RFI) invitation were sent to potential bidders at the end of September, seven (7) responses were received on 10 December and further clarifications were required and underway. An analysis/comparison on the feasible technical solutions as well as the time and cost implication would be carried out after that, based on all the information gathered.</w:delText>
              </w:r>
            </w:del>
          </w:p>
          <w:p w14:paraId="6526A549" w14:textId="77777777" w:rsidR="001F21B4" w:rsidRPr="001F21B4" w:rsidRDefault="001F21B4" w:rsidP="008D3C0A">
            <w:pPr>
              <w:jc w:val="both"/>
              <w:rPr>
                <w:ins w:id="2472" w:author="Miss WONG Lee Man 王俐文女士" w:date="2026-01-28T11:07:00Z"/>
                <w:rFonts w:ascii="Frutiger Light" w:hAnsi="Frutiger Light"/>
                <w:color w:val="FF0000"/>
                <w:lang w:eastAsia="zh-HK"/>
                <w:rPrChange w:id="2473" w:author="Miss WONG Lee Man 王俐文女士" w:date="2026-01-28T11:08:00Z">
                  <w:rPr>
                    <w:ins w:id="2474" w:author="Miss WONG Lee Man 王俐文女士" w:date="2026-01-28T11:07:00Z"/>
                    <w:rFonts w:ascii="Frutiger Light" w:hAnsi="Frutiger Light"/>
                    <w:lang w:eastAsia="zh-HK"/>
                  </w:rPr>
                </w:rPrChange>
              </w:rPr>
            </w:pPr>
          </w:p>
          <w:p w14:paraId="23CD6A80" w14:textId="101BB8D9" w:rsidR="008D3C0A" w:rsidRPr="001F21B4" w:rsidDel="00BA1F66" w:rsidRDefault="008D3C0A" w:rsidP="008D3C0A">
            <w:pPr>
              <w:jc w:val="both"/>
              <w:rPr>
                <w:rFonts w:ascii="Frutiger Light" w:hAnsi="Frutiger Light"/>
                <w:b/>
                <w:bCs/>
                <w:u w:val="single"/>
                <w:lang w:eastAsia="zh-HK"/>
              </w:rPr>
            </w:pPr>
          </w:p>
        </w:tc>
        <w:tc>
          <w:tcPr>
            <w:tcW w:w="1213" w:type="dxa"/>
            <w:tcPrChange w:id="2475" w:author="bcsin@connect.hku.hk" w:date="2026-01-22T19:56:00Z">
              <w:tcPr>
                <w:tcW w:w="0" w:type="auto"/>
              </w:tcPr>
            </w:tcPrChange>
          </w:tcPr>
          <w:p w14:paraId="1A7B6554" w14:textId="4A013B56" w:rsidR="008D3C0A" w:rsidRPr="00697433" w:rsidRDefault="008D3C0A" w:rsidP="008D3C0A">
            <w:pPr>
              <w:ind w:leftChars="17" w:left="41"/>
              <w:jc w:val="center"/>
              <w:rPr>
                <w:rFonts w:ascii="Frutiger Light" w:hAnsi="Frutiger Light"/>
              </w:rPr>
            </w:pPr>
            <w:r w:rsidRPr="00697433">
              <w:rPr>
                <w:rFonts w:ascii="Frutiger Light" w:hAnsi="Frutiger Light"/>
              </w:rPr>
              <w:lastRenderedPageBreak/>
              <w:t>SE/ITSS/2</w:t>
            </w:r>
          </w:p>
        </w:tc>
      </w:tr>
      <w:tr w:rsidR="008D3C0A" w:rsidRPr="00697433" w14:paraId="2149B166" w14:textId="77777777" w:rsidTr="2C2174BB">
        <w:trPr>
          <w:trHeight w:val="1424"/>
          <w:trPrChange w:id="2476" w:author="bcsin@connect.hku.hk" w:date="2026-01-22T19:56:00Z">
            <w:trPr>
              <w:gridBefore w:val="9"/>
              <w:gridAfter w:val="0"/>
            </w:trPr>
          </w:trPrChange>
        </w:trPr>
        <w:tc>
          <w:tcPr>
            <w:tcW w:w="760" w:type="dxa"/>
            <w:tcPrChange w:id="2477" w:author="bcsin@connect.hku.hk" w:date="2026-01-22T19:56:00Z">
              <w:tcPr>
                <w:tcW w:w="0" w:type="auto"/>
              </w:tcPr>
            </w:tcPrChange>
          </w:tcPr>
          <w:p w14:paraId="3681E3BA"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478" w:author="bcsin@connect.hku.hk" w:date="2026-01-22T19:56:00Z">
              <w:tcPr>
                <w:tcW w:w="7564" w:type="dxa"/>
                <w:gridSpan w:val="4"/>
              </w:tcPr>
            </w:tcPrChange>
          </w:tcPr>
          <w:p w14:paraId="0585E4E8" w14:textId="0A354D53"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Departmental Operating Supporting System (DOSS)</w:t>
            </w:r>
          </w:p>
          <w:p w14:paraId="3A279171" w14:textId="06387D49" w:rsidR="008D3C0A" w:rsidRPr="00697433" w:rsidRDefault="008D3C0A" w:rsidP="008D3C0A">
            <w:pPr>
              <w:jc w:val="both"/>
              <w:rPr>
                <w:rFonts w:ascii="Frutiger Light" w:hAnsi="Frutiger Light"/>
                <w:lang w:eastAsia="zh-HK"/>
              </w:rPr>
            </w:pPr>
            <w:r w:rsidRPr="00697433">
              <w:rPr>
                <w:rFonts w:ascii="Frutiger Light" w:hAnsi="Frutiger Light"/>
                <w:lang w:eastAsia="zh-HK"/>
              </w:rPr>
              <w:t>T</w:t>
            </w:r>
            <w:r w:rsidRPr="00697433">
              <w:rPr>
                <w:rFonts w:ascii="Frutiger Light" w:eastAsia="Frutiger Light" w:hAnsi="Frutiger Light"/>
              </w:rPr>
              <w:t>he S</w:t>
            </w:r>
            <w:r w:rsidRPr="00697433">
              <w:rPr>
                <w:rFonts w:ascii="Frutiger Light" w:hAnsi="Frutiger Light"/>
                <w:lang w:eastAsia="zh-HK"/>
              </w:rPr>
              <w:t xml:space="preserve">ystem enhancement for recording quotation reference numbers (generated by the PWS) in PO </w:t>
            </w:r>
            <w:r w:rsidRPr="008351CC">
              <w:rPr>
                <w:rFonts w:ascii="Frutiger Light" w:hAnsi="Frutiger Light"/>
                <w:color w:val="FF0000"/>
                <w:lang w:eastAsia="zh-HK"/>
                <w:rPrChange w:id="2479" w:author="Wave Tseung" w:date="2026-01-26T17:51:00Z">
                  <w:rPr>
                    <w:rFonts w:ascii="Frutiger Light" w:hAnsi="Frutiger Light"/>
                    <w:lang w:eastAsia="zh-HK"/>
                  </w:rPr>
                </w:rPrChange>
              </w:rPr>
              <w:t xml:space="preserve">was </w:t>
            </w:r>
            <w:del w:id="2480" w:author="Ms LEUNG Mei Chong, Winnie  梁美莊" w:date="2026-01-23T13:16:00Z">
              <w:r w:rsidRPr="001D57E5" w:rsidDel="001D57E5">
                <w:rPr>
                  <w:rFonts w:ascii="Frutiger Light" w:hAnsi="Frutiger Light"/>
                  <w:color w:val="FF0000"/>
                  <w:lang w:eastAsia="zh-HK"/>
                  <w:rPrChange w:id="2481" w:author="Ms LEUNG Mei Chong, Winnie  梁美莊" w:date="2026-01-23T13:16:00Z">
                    <w:rPr>
                      <w:rFonts w:ascii="Frutiger Light" w:hAnsi="Frutiger Light"/>
                      <w:lang w:eastAsia="zh-HK"/>
                    </w:rPr>
                  </w:rPrChange>
                </w:rPr>
                <w:delText>implemented. UAT was being conducted with target completion date</w:delText>
              </w:r>
            </w:del>
            <w:ins w:id="2482" w:author="Ms LEUNG Mei Chong, Winnie  梁美莊" w:date="2026-01-23T13:16:00Z">
              <w:r w:rsidR="001D57E5" w:rsidRPr="001D57E5">
                <w:rPr>
                  <w:rFonts w:ascii="Frutiger Light" w:hAnsi="Frutiger Light"/>
                  <w:color w:val="FF0000"/>
                  <w:lang w:eastAsia="zh-HK"/>
                  <w:rPrChange w:id="2483" w:author="Ms LEUNG Mei Chong, Winnie  梁美莊" w:date="2026-01-23T13:16:00Z">
                    <w:rPr>
                      <w:rFonts w:ascii="Frutiger Light" w:hAnsi="Frutiger Light"/>
                      <w:lang w:eastAsia="zh-HK"/>
                    </w:rPr>
                  </w:rPrChange>
                </w:rPr>
                <w:t>launched</w:t>
              </w:r>
            </w:ins>
            <w:r w:rsidRPr="001D57E5">
              <w:rPr>
                <w:rFonts w:ascii="Frutiger Light" w:hAnsi="Frutiger Light"/>
                <w:color w:val="FF0000"/>
                <w:lang w:eastAsia="zh-HK"/>
                <w:rPrChange w:id="2484" w:author="Ms LEUNG Mei Chong, Winnie  梁美莊" w:date="2026-01-23T13:16:00Z">
                  <w:rPr>
                    <w:rFonts w:ascii="Frutiger Light" w:hAnsi="Frutiger Light"/>
                    <w:lang w:eastAsia="zh-HK"/>
                  </w:rPr>
                </w:rPrChange>
              </w:rPr>
              <w:t xml:space="preserve"> </w:t>
            </w:r>
            <w:r w:rsidRPr="008351CC">
              <w:rPr>
                <w:rFonts w:ascii="Frutiger Light" w:hAnsi="Frutiger Light"/>
                <w:color w:val="FF0000"/>
                <w:lang w:eastAsia="zh-HK"/>
                <w:rPrChange w:id="2485" w:author="Wave Tseung" w:date="2026-01-26T17:51:00Z">
                  <w:rPr>
                    <w:rFonts w:ascii="Frutiger Light" w:hAnsi="Frutiger Light"/>
                    <w:lang w:eastAsia="zh-HK"/>
                  </w:rPr>
                </w:rPrChange>
              </w:rPr>
              <w:t>in late December</w:t>
            </w:r>
            <w:r w:rsidRPr="00697433">
              <w:rPr>
                <w:rFonts w:ascii="Frutiger Light" w:hAnsi="Frutiger Light"/>
                <w:lang w:eastAsia="zh-HK"/>
              </w:rPr>
              <w:t xml:space="preserve">. </w:t>
            </w:r>
            <w:ins w:id="2486" w:author="Ms LEUNG Mei Chong, Winnie  梁美莊" w:date="2026-01-23T13:16:00Z">
              <w:r w:rsidR="001D57E5" w:rsidRPr="001D57E5">
                <w:rPr>
                  <w:rFonts w:ascii="Frutiger Light" w:hAnsi="Frutiger Light"/>
                  <w:color w:val="FF0000"/>
                  <w:lang w:eastAsia="zh-HK"/>
                  <w:rPrChange w:id="2487" w:author="Ms LEUNG Mei Chong, Winnie  梁美莊" w:date="2026-01-23T13:16:00Z">
                    <w:rPr>
                      <w:rFonts w:ascii="Frutiger Light" w:hAnsi="Frutiger Light"/>
                      <w:lang w:eastAsia="zh-HK"/>
                    </w:rPr>
                  </w:rPrChange>
                </w:rPr>
                <w:t>(Item to be deleted</w:t>
              </w:r>
            </w:ins>
            <w:ins w:id="2488" w:author="Mr POON Pok Man, Michael 潘博文先生" w:date="2026-02-02T10:32:00Z">
              <w:r w:rsidR="00A7178C">
                <w:rPr>
                  <w:rFonts w:ascii="Frutiger Light" w:hAnsi="Frutiger Light"/>
                  <w:color w:val="FF0000"/>
                  <w:lang w:eastAsia="zh-HK"/>
                </w:rPr>
                <w:t>.</w:t>
              </w:r>
            </w:ins>
            <w:ins w:id="2489" w:author="Ms LEUNG Mei Chong, Winnie  梁美莊" w:date="2026-01-23T13:16:00Z">
              <w:r w:rsidR="00A7178C" w:rsidRPr="001D57E5">
                <w:rPr>
                  <w:rFonts w:ascii="Frutiger Light" w:hAnsi="Frutiger Light"/>
                  <w:color w:val="FF0000"/>
                  <w:lang w:eastAsia="zh-HK"/>
                  <w:rPrChange w:id="2490" w:author="Ms LEUNG Mei Chong, Winnie  梁美莊" w:date="2026-01-23T13:16:00Z">
                    <w:rPr>
                      <w:rFonts w:ascii="Frutiger Light" w:hAnsi="Frutiger Light"/>
                      <w:lang w:eastAsia="zh-HK"/>
                    </w:rPr>
                  </w:rPrChange>
                </w:rPr>
                <w:t>)</w:t>
              </w:r>
            </w:ins>
          </w:p>
          <w:p w14:paraId="300A33C8" w14:textId="7F141280" w:rsidR="008D3C0A" w:rsidRPr="00697433" w:rsidRDefault="008D3C0A" w:rsidP="008D3C0A">
            <w:pPr>
              <w:jc w:val="both"/>
              <w:rPr>
                <w:rFonts w:ascii="Frutiger Light" w:hAnsi="Frutiger Light" w:cs="Frutiger Light"/>
              </w:rPr>
            </w:pPr>
          </w:p>
        </w:tc>
        <w:tc>
          <w:tcPr>
            <w:tcW w:w="1213" w:type="dxa"/>
            <w:tcPrChange w:id="2491" w:author="bcsin@connect.hku.hk" w:date="2026-01-22T19:56:00Z">
              <w:tcPr>
                <w:tcW w:w="0" w:type="auto"/>
              </w:tcPr>
            </w:tcPrChange>
          </w:tcPr>
          <w:p w14:paraId="6F6C9662" w14:textId="77777777" w:rsidR="008D3C0A" w:rsidRPr="00697433" w:rsidRDefault="008D3C0A" w:rsidP="008D3C0A">
            <w:pPr>
              <w:ind w:firstLineChars="192" w:firstLine="461"/>
              <w:jc w:val="center"/>
              <w:rPr>
                <w:rFonts w:ascii="Frutiger Light" w:hAnsi="Frutiger Light"/>
              </w:rPr>
            </w:pPr>
          </w:p>
          <w:p w14:paraId="13EA471D" w14:textId="3013E551" w:rsidR="008D3C0A" w:rsidRPr="00697433" w:rsidRDefault="008D3C0A" w:rsidP="008D3C0A">
            <w:pPr>
              <w:jc w:val="center"/>
              <w:rPr>
                <w:rFonts w:ascii="Frutiger Light" w:hAnsi="Frutiger Light"/>
              </w:rPr>
            </w:pPr>
            <w:r w:rsidRPr="00697433">
              <w:rPr>
                <w:rFonts w:ascii="Frutiger Light" w:hAnsi="Frutiger Light"/>
              </w:rPr>
              <w:t>SE/ITSS2</w:t>
            </w:r>
          </w:p>
          <w:p w14:paraId="12715800" w14:textId="3BCF92D9" w:rsidR="008D3C0A" w:rsidRPr="00697433" w:rsidRDefault="008D3C0A" w:rsidP="008D3C0A">
            <w:pPr>
              <w:jc w:val="center"/>
              <w:rPr>
                <w:rFonts w:ascii="Frutiger Light" w:hAnsi="Frutiger Light"/>
              </w:rPr>
            </w:pPr>
          </w:p>
        </w:tc>
      </w:tr>
      <w:tr w:rsidR="008D3C0A" w:rsidRPr="00697433" w14:paraId="00D0C0D8" w14:textId="77777777" w:rsidTr="2C2174BB">
        <w:trPr>
          <w:trHeight w:val="2620"/>
          <w:trPrChange w:id="2492" w:author="bcsin@connect.hku.hk" w:date="2026-01-22T19:56:00Z">
            <w:trPr>
              <w:gridBefore w:val="9"/>
              <w:gridAfter w:val="0"/>
            </w:trPr>
          </w:trPrChange>
        </w:trPr>
        <w:tc>
          <w:tcPr>
            <w:tcW w:w="760" w:type="dxa"/>
            <w:tcPrChange w:id="2493" w:author="bcsin@connect.hku.hk" w:date="2026-01-22T19:56:00Z">
              <w:tcPr>
                <w:tcW w:w="0" w:type="auto"/>
              </w:tcPr>
            </w:tcPrChange>
          </w:tcPr>
          <w:p w14:paraId="00E3DF91"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494" w:author="bcsin@connect.hku.hk" w:date="2026-01-22T19:56:00Z">
              <w:tcPr>
                <w:tcW w:w="7564" w:type="dxa"/>
                <w:gridSpan w:val="4"/>
              </w:tcPr>
            </w:tcPrChange>
          </w:tcPr>
          <w:p w14:paraId="41045E0C" w14:textId="4BDFF38B" w:rsidR="008D3C0A" w:rsidRPr="00697433" w:rsidRDefault="008D3C0A" w:rsidP="008D3C0A">
            <w:pPr>
              <w:jc w:val="both"/>
              <w:rPr>
                <w:rFonts w:ascii="Frutiger Light" w:hAnsi="Frutiger Light"/>
                <w:u w:val="single"/>
                <w:lang w:eastAsia="zh-HK"/>
              </w:rPr>
            </w:pPr>
            <w:r w:rsidRPr="00697433">
              <w:rPr>
                <w:rFonts w:ascii="Frutiger Light" w:eastAsia="Frutiger Light" w:hAnsi="Frutiger Light" w:cs="Frutiger Light"/>
              </w:rPr>
              <w:t xml:space="preserve">The Stock Management tile commenced user testing in July, comprising two comprehensive User Acceptance Testing (UAT) sessions and two Crowdsourced Testing sessions. These sessions provided stakeholders with an opportunity to engage with the platform. Approximately 60 colleagues had participated, and their feedbacks were instrumental in shaping the system's progression. It went live on 20 October. </w:t>
            </w:r>
            <w:ins w:id="2495" w:author="Kam Keung LI" w:date="2026-01-29T14:41:00Z">
              <w:r w:rsidR="007B204B" w:rsidRPr="00350DCA">
                <w:rPr>
                  <w:rFonts w:ascii="Frutiger Light" w:eastAsia="Frutiger Light" w:hAnsi="Frutiger Light" w:cs="Frutiger Light"/>
                  <w:color w:val="FF0000"/>
                  <w:rPrChange w:id="2496" w:author="Kam Keung LI" w:date="2026-01-29T14:42:00Z">
                    <w:rPr>
                      <w:rFonts w:ascii="Frutiger Light" w:eastAsia="Frutiger Light" w:hAnsi="Frutiger Light" w:cs="Frutiger Light"/>
                    </w:rPr>
                  </w:rPrChange>
                </w:rPr>
                <w:t xml:space="preserve">A demonstration of the </w:t>
              </w:r>
              <w:proofErr w:type="spellStart"/>
              <w:r w:rsidR="007B204B" w:rsidRPr="00350DCA">
                <w:rPr>
                  <w:rFonts w:ascii="Frutiger Light" w:eastAsia="Frutiger Light" w:hAnsi="Frutiger Light" w:cs="Frutiger Light"/>
                  <w:color w:val="FF0000"/>
                  <w:rPrChange w:id="2497" w:author="Kam Keung LI" w:date="2026-01-29T14:42:00Z">
                    <w:rPr>
                      <w:rFonts w:ascii="Frutiger Light" w:eastAsia="Frutiger Light" w:hAnsi="Frutiger Light" w:cs="Frutiger Light"/>
                    </w:rPr>
                  </w:rPrChange>
                </w:rPr>
                <w:t>ePO</w:t>
              </w:r>
              <w:proofErr w:type="spellEnd"/>
              <w:r w:rsidR="007B204B" w:rsidRPr="00350DCA">
                <w:rPr>
                  <w:rFonts w:ascii="Frutiger Light" w:eastAsia="Frutiger Light" w:hAnsi="Frutiger Light" w:cs="Frutiger Light"/>
                  <w:color w:val="FF0000"/>
                  <w:rPrChange w:id="2498" w:author="Kam Keung LI" w:date="2026-01-29T14:42:00Z">
                    <w:rPr>
                      <w:rFonts w:ascii="Frutiger Light" w:eastAsia="Frutiger Light" w:hAnsi="Frutiger Light" w:cs="Frutiger Light"/>
                    </w:rPr>
                  </w:rPrChange>
                </w:rPr>
                <w:t xml:space="preserve"> functionality for suppl</w:t>
              </w:r>
            </w:ins>
            <w:ins w:id="2499" w:author="Chun-kit" w:date="2026-02-02T18:08:00Z">
              <w:r w:rsidR="006F78BD">
                <w:rPr>
                  <w:rFonts w:ascii="Frutiger Light" w:eastAsia="Frutiger Light" w:hAnsi="Frutiger Light" w:cs="Frutiger Light"/>
                  <w:color w:val="FF0000"/>
                </w:rPr>
                <w:t>ies</w:t>
              </w:r>
            </w:ins>
            <w:ins w:id="2500" w:author="Kam Keung LI" w:date="2026-01-29T14:41:00Z">
              <w:del w:id="2501" w:author="Chun-kit" w:date="2026-02-02T18:08:00Z">
                <w:r w:rsidR="007B204B" w:rsidRPr="00350DCA" w:rsidDel="006F78BD">
                  <w:rPr>
                    <w:rFonts w:ascii="Frutiger Light" w:eastAsia="Frutiger Light" w:hAnsi="Frutiger Light" w:cs="Frutiger Light"/>
                    <w:color w:val="FF0000"/>
                    <w:rPrChange w:id="2502" w:author="Kam Keung LI" w:date="2026-01-29T14:42:00Z">
                      <w:rPr>
                        <w:rFonts w:ascii="Frutiger Light" w:eastAsia="Frutiger Light" w:hAnsi="Frutiger Light" w:cs="Frutiger Light"/>
                      </w:rPr>
                    </w:rPrChange>
                  </w:rPr>
                  <w:delText>y</w:delText>
                </w:r>
              </w:del>
              <w:r w:rsidR="007B204B" w:rsidRPr="00350DCA">
                <w:rPr>
                  <w:rFonts w:ascii="Frutiger Light" w:eastAsia="Frutiger Light" w:hAnsi="Frutiger Light" w:cs="Frutiger Light"/>
                  <w:color w:val="FF0000"/>
                  <w:rPrChange w:id="2503" w:author="Kam Keung LI" w:date="2026-01-29T14:42:00Z">
                    <w:rPr>
                      <w:rFonts w:ascii="Frutiger Light" w:eastAsia="Frutiger Light" w:hAnsi="Frutiger Light" w:cs="Frutiger Light"/>
                    </w:rPr>
                  </w:rPrChange>
                </w:rPr>
                <w:t xml:space="preserve"> and v</w:t>
              </w:r>
            </w:ins>
            <w:ins w:id="2504" w:author="Kam Keung LI" w:date="2026-01-29T14:42:00Z">
              <w:r w:rsidR="007B204B" w:rsidRPr="00350DCA">
                <w:rPr>
                  <w:rFonts w:ascii="Frutiger Light" w:eastAsia="Frutiger Light" w:hAnsi="Frutiger Light" w:cs="Frutiger Light"/>
                  <w:color w:val="FF0000"/>
                  <w:rPrChange w:id="2505" w:author="Kam Keung LI" w:date="2026-01-29T14:42:00Z">
                    <w:rPr>
                      <w:rFonts w:ascii="Frutiger Light" w:eastAsia="Frutiger Light" w:hAnsi="Frutiger Light" w:cs="Frutiger Light"/>
                    </w:rPr>
                  </w:rPrChange>
                </w:rPr>
                <w:t>ehicle</w:t>
              </w:r>
            </w:ins>
            <w:ins w:id="2506" w:author="Kam Keung LI" w:date="2026-01-29T14:41:00Z">
              <w:r w:rsidR="007B204B" w:rsidRPr="00350DCA">
                <w:rPr>
                  <w:rFonts w:ascii="Frutiger Light" w:eastAsia="Frutiger Light" w:hAnsi="Frutiger Light" w:cs="Frutiger Light"/>
                  <w:color w:val="FF0000"/>
                  <w:rPrChange w:id="2507" w:author="Kam Keung LI" w:date="2026-01-29T14:42:00Z">
                    <w:rPr>
                      <w:rFonts w:ascii="Frutiger Light" w:eastAsia="Frutiger Light" w:hAnsi="Frutiger Light" w:cs="Frutiger Light"/>
                    </w:rPr>
                  </w:rPrChange>
                </w:rPr>
                <w:t xml:space="preserve"> users was held in January 2026, with the objective of inviting them to commence User Acceptance Testing (UAT) in February 2026.</w:t>
              </w:r>
            </w:ins>
            <w:del w:id="2508" w:author="Kam Keung LI" w:date="2026-01-29T14:41:00Z">
              <w:r w:rsidRPr="00697433" w:rsidDel="007B204B">
                <w:rPr>
                  <w:rFonts w:ascii="Frutiger Light" w:eastAsia="Frutiger Light" w:hAnsi="Frutiger Light" w:cs="Frutiger Light"/>
                </w:rPr>
                <w:delText>The ePO was being developed and the first UAT with SSD was planned in January 2026.</w:delText>
              </w:r>
            </w:del>
          </w:p>
        </w:tc>
        <w:tc>
          <w:tcPr>
            <w:tcW w:w="1213" w:type="dxa"/>
            <w:tcPrChange w:id="2509" w:author="bcsin@connect.hku.hk" w:date="2026-01-22T19:56:00Z">
              <w:tcPr>
                <w:tcW w:w="0" w:type="auto"/>
              </w:tcPr>
            </w:tcPrChange>
          </w:tcPr>
          <w:p w14:paraId="56B07B3D" w14:textId="77777777" w:rsidR="008D3C0A" w:rsidRPr="00697433" w:rsidRDefault="008D3C0A" w:rsidP="008D3C0A">
            <w:pPr>
              <w:ind w:firstLineChars="50" w:firstLine="120"/>
              <w:jc w:val="center"/>
              <w:rPr>
                <w:rFonts w:ascii="Frutiger Light" w:hAnsi="Frutiger Light"/>
              </w:rPr>
            </w:pPr>
            <w:r w:rsidRPr="00697433">
              <w:rPr>
                <w:rFonts w:ascii="Frutiger Light" w:hAnsi="Frutiger Light"/>
              </w:rPr>
              <w:t>SE/ITD</w:t>
            </w:r>
          </w:p>
          <w:p w14:paraId="4B74AF9F" w14:textId="77777777" w:rsidR="008D3C0A" w:rsidRPr="00697433" w:rsidRDefault="008D3C0A" w:rsidP="008D3C0A">
            <w:pPr>
              <w:jc w:val="center"/>
              <w:rPr>
                <w:rFonts w:ascii="Frutiger Light" w:hAnsi="Frutiger Light"/>
              </w:rPr>
            </w:pPr>
          </w:p>
          <w:p w14:paraId="5F98B7D1" w14:textId="77777777" w:rsidR="008D3C0A" w:rsidRPr="00697433" w:rsidRDefault="008D3C0A" w:rsidP="008D3C0A">
            <w:pPr>
              <w:ind w:firstLineChars="192" w:firstLine="461"/>
              <w:jc w:val="center"/>
              <w:rPr>
                <w:rFonts w:ascii="Frutiger Light" w:hAnsi="Frutiger Light"/>
              </w:rPr>
            </w:pPr>
          </w:p>
        </w:tc>
      </w:tr>
      <w:tr w:rsidR="008D3C0A" w:rsidRPr="00697433" w14:paraId="41BC4157" w14:textId="77777777" w:rsidTr="2C2174BB">
        <w:trPr>
          <w:trPrChange w:id="2510" w:author="bcsin@connect.hku.hk" w:date="2026-01-22T19:56:00Z">
            <w:trPr>
              <w:gridBefore w:val="9"/>
              <w:gridAfter w:val="0"/>
            </w:trPr>
          </w:trPrChange>
        </w:trPr>
        <w:tc>
          <w:tcPr>
            <w:tcW w:w="760" w:type="dxa"/>
            <w:tcPrChange w:id="2511" w:author="bcsin@connect.hku.hk" w:date="2026-01-22T19:56:00Z">
              <w:tcPr>
                <w:tcW w:w="0" w:type="auto"/>
              </w:tcPr>
            </w:tcPrChange>
          </w:tcPr>
          <w:p w14:paraId="1959D974" w14:textId="77777777" w:rsidR="008D3C0A" w:rsidRPr="00697433" w:rsidRDefault="008D3C0A" w:rsidP="008D3C0A">
            <w:pPr>
              <w:rPr>
                <w:rFonts w:ascii="Frutiger Light" w:hAnsi="Frutiger Light"/>
                <w:szCs w:val="24"/>
              </w:rPr>
            </w:pPr>
          </w:p>
        </w:tc>
        <w:tc>
          <w:tcPr>
            <w:tcW w:w="7564" w:type="dxa"/>
            <w:gridSpan w:val="4"/>
            <w:tcPrChange w:id="2512" w:author="bcsin@connect.hku.hk" w:date="2026-01-22T19:56:00Z">
              <w:tcPr>
                <w:tcW w:w="7564" w:type="dxa"/>
                <w:gridSpan w:val="4"/>
              </w:tcPr>
            </w:tcPrChange>
          </w:tcPr>
          <w:p w14:paraId="26F7F290" w14:textId="77777777" w:rsidR="008D3C0A" w:rsidRPr="00697433" w:rsidRDefault="008D3C0A" w:rsidP="008D3C0A">
            <w:pPr>
              <w:jc w:val="both"/>
              <w:rPr>
                <w:rFonts w:ascii="Frutiger Light" w:hAnsi="Frutiger Light"/>
                <w:b/>
                <w:bCs/>
                <w:u w:val="single"/>
                <w:lang w:eastAsia="zh-HK"/>
              </w:rPr>
            </w:pPr>
          </w:p>
        </w:tc>
        <w:tc>
          <w:tcPr>
            <w:tcW w:w="1213" w:type="dxa"/>
            <w:tcPrChange w:id="2513" w:author="bcsin@connect.hku.hk" w:date="2026-01-22T19:56:00Z">
              <w:tcPr>
                <w:tcW w:w="0" w:type="auto"/>
              </w:tcPr>
            </w:tcPrChange>
          </w:tcPr>
          <w:p w14:paraId="1121335D" w14:textId="77777777" w:rsidR="008D3C0A" w:rsidRPr="00697433" w:rsidRDefault="008D3C0A" w:rsidP="008D3C0A">
            <w:pPr>
              <w:ind w:leftChars="150" w:left="360"/>
              <w:jc w:val="center"/>
              <w:rPr>
                <w:rFonts w:ascii="Frutiger Light" w:hAnsi="Frutiger Light"/>
              </w:rPr>
            </w:pPr>
          </w:p>
        </w:tc>
      </w:tr>
      <w:tr w:rsidR="008D3C0A" w:rsidRPr="00697433" w14:paraId="6EB7E219" w14:textId="77777777" w:rsidTr="2C2174BB">
        <w:trPr>
          <w:trPrChange w:id="2514" w:author="bcsin@connect.hku.hk" w:date="2026-01-22T19:56:00Z">
            <w:trPr>
              <w:gridBefore w:val="9"/>
              <w:gridAfter w:val="0"/>
            </w:trPr>
          </w:trPrChange>
        </w:trPr>
        <w:tc>
          <w:tcPr>
            <w:tcW w:w="760" w:type="dxa"/>
            <w:tcPrChange w:id="2515" w:author="bcsin@connect.hku.hk" w:date="2026-01-22T19:56:00Z">
              <w:tcPr>
                <w:tcW w:w="0" w:type="auto"/>
              </w:tcPr>
            </w:tcPrChange>
          </w:tcPr>
          <w:p w14:paraId="13437E8E" w14:textId="77777777" w:rsidR="008D3C0A" w:rsidRPr="00697433" w:rsidRDefault="008D3C0A" w:rsidP="008D3C0A">
            <w:pPr>
              <w:pStyle w:val="ListParagraph"/>
              <w:numPr>
                <w:ilvl w:val="1"/>
                <w:numId w:val="2"/>
              </w:numPr>
              <w:ind w:left="0" w:firstLine="0"/>
              <w:rPr>
                <w:b w:val="0"/>
                <w:lang w:eastAsia="zh-TW"/>
              </w:rPr>
            </w:pPr>
          </w:p>
        </w:tc>
        <w:tc>
          <w:tcPr>
            <w:tcW w:w="7564" w:type="dxa"/>
            <w:gridSpan w:val="4"/>
            <w:tcPrChange w:id="2516" w:author="bcsin@connect.hku.hk" w:date="2026-01-22T19:56:00Z">
              <w:tcPr>
                <w:tcW w:w="7564" w:type="dxa"/>
                <w:gridSpan w:val="4"/>
              </w:tcPr>
            </w:tcPrChange>
          </w:tcPr>
          <w:p w14:paraId="57B9D5FB" w14:textId="77777777"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Customer Centric e-Platform (CCeP)</w:t>
            </w:r>
          </w:p>
          <w:p w14:paraId="0DFB25EA" w14:textId="6C230A28" w:rsidR="008D3C0A" w:rsidRPr="00697433" w:rsidRDefault="008D3C0A" w:rsidP="008D3C0A">
            <w:pPr>
              <w:jc w:val="both"/>
              <w:rPr>
                <w:rFonts w:ascii="Frutiger Light" w:hAnsi="Frutiger Light"/>
              </w:rPr>
            </w:pPr>
            <w:r w:rsidRPr="00697433">
              <w:rPr>
                <w:rFonts w:ascii="Frutiger Light" w:hAnsi="Frutiger Light"/>
              </w:rPr>
              <w:t xml:space="preserve">In response to the ICAC’s audit finding, </w:t>
            </w:r>
            <w:ins w:id="2517" w:author="ITM/ITSS2/2, Mavis Wong" w:date="2026-01-22T11:26:00Z">
              <w:r w:rsidR="003D6FD3" w:rsidRPr="004B168D">
                <w:rPr>
                  <w:rFonts w:ascii="Frutiger Light" w:hAnsi="Frutiger Light"/>
                  <w:color w:val="FF0000"/>
                  <w:rPrChange w:id="2518" w:author="ITM/ITSS2/2, Mavis Wong" w:date="2026-01-22T11:31:00Z">
                    <w:rPr>
                      <w:rFonts w:ascii="Frutiger Light" w:hAnsi="Frutiger Light"/>
                    </w:rPr>
                  </w:rPrChange>
                </w:rPr>
                <w:t>a mobile GPS arrival reporting function was launched in CCeP-JM on 19 December 2025, allowing working staff to voluntarily record their arrival time and location during job creation.</w:t>
              </w:r>
            </w:ins>
            <w:del w:id="2519" w:author="ITM/ITSS2/2, Mavis Wong" w:date="2026-01-22T11:26:00Z">
              <w:r w:rsidRPr="00697433" w:rsidDel="003D6FD3">
                <w:rPr>
                  <w:rFonts w:ascii="Frutiger Light" w:hAnsi="Frutiger Light"/>
                </w:rPr>
                <w:delText>ITSS2 cooperated with CAU to enhance the features of CCeP-JM. These enhancements addressed identified issues, such as implementing a report arrival function to record the GPS location with date and time when frontline colleagues arrived at the site to perform maintenance tasks</w:delText>
              </w:r>
            </w:del>
            <w:del w:id="2520" w:author="Wave Tseung" w:date="2026-01-26T15:56:00Z">
              <w:r w:rsidRPr="00697433">
                <w:rPr>
                  <w:rFonts w:ascii="Frutiger Light" w:hAnsi="Frutiger Light"/>
                </w:rPr>
                <w:delText>.</w:delText>
              </w:r>
            </w:del>
            <w:r w:rsidRPr="00697433">
              <w:rPr>
                <w:rFonts w:ascii="Frutiger Light" w:hAnsi="Frutiger Light"/>
              </w:rPr>
              <w:t xml:space="preserve"> The enhancement project was tentatively scheduled to be completed by Q4 2026.</w:t>
            </w:r>
          </w:p>
          <w:p w14:paraId="03FD5ACA" w14:textId="77777777" w:rsidR="008D3C0A" w:rsidRPr="00697433" w:rsidRDefault="008D3C0A" w:rsidP="008D3C0A">
            <w:pPr>
              <w:jc w:val="both"/>
              <w:rPr>
                <w:rFonts w:ascii="Frutiger Light" w:hAnsi="Frutiger Light"/>
                <w:b/>
                <w:bCs/>
                <w:u w:val="single"/>
                <w:lang w:eastAsia="zh-HK"/>
              </w:rPr>
            </w:pPr>
          </w:p>
          <w:p w14:paraId="68D7294F" w14:textId="7A32A02F" w:rsidR="00124CC4" w:rsidRPr="00124CC4" w:rsidRDefault="008D3C0A" w:rsidP="008D3C0A">
            <w:pPr>
              <w:jc w:val="both"/>
              <w:rPr>
                <w:rFonts w:ascii="Frutiger Light" w:hAnsi="Frutiger Light"/>
                <w:color w:val="FF0000"/>
                <w:lang w:eastAsia="zh-HK"/>
                <w:rPrChange w:id="2521" w:author="Miss WONG Lee Man 王俐文女士" w:date="2026-01-28T11:10:00Z">
                  <w:rPr>
                    <w:rFonts w:ascii="Frutiger Light" w:hAnsi="Frutiger Light"/>
                    <w:lang w:eastAsia="zh-HK"/>
                  </w:rPr>
                </w:rPrChange>
              </w:rPr>
            </w:pPr>
            <w:del w:id="2522" w:author="Miss WONG Lee Man 王俐文女士" w:date="2026-01-28T11:10:00Z">
              <w:r w:rsidRPr="00697433" w:rsidDel="00124CC4">
                <w:rPr>
                  <w:rFonts w:ascii="Frutiger Light" w:hAnsi="Frutiger Light"/>
                  <w:lang w:eastAsia="zh-HK"/>
                </w:rPr>
                <w:delText>A new Vehicle Procurement Workflow Portal was being developed to assist SVSD in handling clients’ orders and preparing tender documents. AD/1 chaired the first inter-department taskforce meeting held on 23 October to brief members from GLD, FEHD, FSD, HKPF and TD about the key initiatives on enhancing the workflow for vehicle procurement. Subsequently, further user comments were being collected to enhance the functions and workflow of the Portal.</w:delText>
              </w:r>
            </w:del>
            <w:ins w:id="2523" w:author="ITM/ITSS2/2, Mavis Wong" w:date="2026-01-22T11:28:00Z">
              <w:del w:id="2524" w:author="Miss WONG Lee Man 王俐文女士" w:date="2026-01-28T11:10:00Z">
                <w:r w:rsidR="00404D68" w:rsidRPr="004B168D" w:rsidDel="00124CC4">
                  <w:rPr>
                    <w:rFonts w:ascii="Frutiger Light" w:hAnsi="Frutiger Light" w:hint="eastAsia"/>
                    <w:color w:val="FF0000"/>
                    <w:lang w:eastAsia="zh-HK"/>
                  </w:rPr>
                  <w:delText xml:space="preserve"> A meeting with GLD was held on 23 December</w:delText>
                </w:r>
              </w:del>
            </w:ins>
            <w:ins w:id="2525" w:author="Wave Tseung" w:date="2026-01-26T15:57:00Z">
              <w:del w:id="2526" w:author="Miss WONG Lee Man 王俐文女士" w:date="2026-01-28T11:10:00Z">
                <w:r w:rsidR="00EA32FD" w:rsidDel="00124CC4">
                  <w:rPr>
                    <w:rFonts w:ascii="Frutiger Light" w:hAnsi="Frutiger Light"/>
                    <w:color w:val="FF0000"/>
                    <w:lang w:eastAsia="zh-HK"/>
                  </w:rPr>
                  <w:delText xml:space="preserve"> 2025</w:delText>
                </w:r>
              </w:del>
            </w:ins>
            <w:ins w:id="2527" w:author="ITM/ITSS2/2, Mavis Wong" w:date="2026-01-22T11:28:00Z">
              <w:del w:id="2528" w:author="Miss WONG Lee Man 王俐文女士" w:date="2026-01-28T11:10:00Z">
                <w:r w:rsidR="00404D68" w:rsidRPr="004B168D" w:rsidDel="00124CC4">
                  <w:rPr>
                    <w:rFonts w:ascii="Frutiger Light" w:hAnsi="Frutiger Light" w:hint="eastAsia"/>
                    <w:color w:val="FF0000"/>
                    <w:lang w:eastAsia="zh-HK"/>
                  </w:rPr>
                  <w:delText xml:space="preserve"> to discuss the requisition submission workflow and collect GLD</w:delText>
                </w:r>
                <w:r w:rsidR="00404D68" w:rsidRPr="004B168D" w:rsidDel="00124CC4">
                  <w:rPr>
                    <w:rFonts w:ascii="Frutiger Light" w:hAnsi="Frutiger Light"/>
                    <w:color w:val="FF0000"/>
                    <w:lang w:eastAsia="zh-HK"/>
                  </w:rPr>
                  <w:delText>’</w:delText>
                </w:r>
                <w:r w:rsidR="00404D68" w:rsidRPr="004B168D" w:rsidDel="00124CC4">
                  <w:rPr>
                    <w:rFonts w:ascii="Frutiger Light" w:hAnsi="Frutiger Light" w:hint="eastAsia"/>
                    <w:color w:val="FF0000"/>
                    <w:lang w:eastAsia="zh-HK"/>
                  </w:rPr>
                  <w:delText xml:space="preserve">s user feedback.  The revised requisition workflow design has been submitted to SVSD for their confirmation.  Phase 1, including </w:delText>
                </w:r>
                <w:r w:rsidR="00404D68" w:rsidRPr="004B168D" w:rsidDel="00124CC4">
                  <w:rPr>
                    <w:rFonts w:ascii="Frutiger Light" w:hAnsi="Frutiger Light" w:hint="eastAsia"/>
                    <w:color w:val="FF0000"/>
                    <w:lang w:eastAsia="zh-HK"/>
                  </w:rPr>
                  <w:lastRenderedPageBreak/>
                  <w:delText>project management and feedback form</w:delText>
                </w:r>
              </w:del>
            </w:ins>
            <w:ins w:id="2529" w:author="Wave Tseung" w:date="2026-01-26T15:58:00Z">
              <w:del w:id="2530" w:author="Miss WONG Lee Man 王俐文女士" w:date="2026-01-28T11:10:00Z">
                <w:r w:rsidR="004B6E6E" w:rsidDel="00124CC4">
                  <w:rPr>
                    <w:rFonts w:ascii="Frutiger Light" w:hAnsi="Frutiger Light"/>
                    <w:color w:val="FF0000"/>
                    <w:lang w:eastAsia="zh-HK"/>
                  </w:rPr>
                  <w:delText>,</w:delText>
                </w:r>
              </w:del>
            </w:ins>
            <w:ins w:id="2531" w:author="ITM/ITSS2/2, Mavis Wong" w:date="2026-01-22T11:28:00Z">
              <w:del w:id="2532" w:author="Miss WONG Lee Man 王俐文女士" w:date="2026-01-28T11:10:00Z">
                <w:r w:rsidR="00404D68" w:rsidRPr="004B168D" w:rsidDel="00124CC4">
                  <w:rPr>
                    <w:rFonts w:ascii="Frutiger Light" w:hAnsi="Frutiger Light" w:hint="eastAsia"/>
                    <w:color w:val="FF0000"/>
                    <w:lang w:eastAsia="zh-HK"/>
                  </w:rPr>
                  <w:delText xml:space="preserve"> </w:delText>
                </w:r>
              </w:del>
            </w:ins>
            <w:ins w:id="2533" w:author="Wave Tseung" w:date="2026-01-26T15:57:00Z">
              <w:del w:id="2534" w:author="Miss WONG Lee Man 王俐文女士" w:date="2026-01-28T11:10:00Z">
                <w:r w:rsidR="00934067" w:rsidDel="00124CC4">
                  <w:rPr>
                    <w:rFonts w:ascii="Frutiger Light" w:hAnsi="Frutiger Light"/>
                    <w:color w:val="FF0000"/>
                    <w:lang w:eastAsia="zh-HK"/>
                  </w:rPr>
                  <w:delText>was</w:delText>
                </w:r>
              </w:del>
            </w:ins>
            <w:ins w:id="2535" w:author="ITM/ITSS2/2, Mavis Wong" w:date="2026-01-22T11:28:00Z">
              <w:del w:id="2536" w:author="Miss WONG Lee Man 王俐文女士" w:date="2026-01-28T11:10:00Z">
                <w:r w:rsidR="00404D68" w:rsidRPr="004B168D" w:rsidDel="00124CC4">
                  <w:rPr>
                    <w:rFonts w:ascii="Frutiger Light" w:hAnsi="Frutiger Light" w:hint="eastAsia"/>
                    <w:color w:val="FF0000"/>
                    <w:lang w:eastAsia="zh-HK"/>
                  </w:rPr>
                  <w:delText xml:space="preserve">is currently in development and is targeted to be completed in Q1 2026.  Implementation of Phase 2, </w:delText>
                </w:r>
              </w:del>
            </w:ins>
            <w:ins w:id="2537" w:author="Wave Tseung" w:date="2026-01-26T15:59:00Z">
              <w:del w:id="2538" w:author="Miss WONG Lee Man 王俐文女士" w:date="2026-01-28T11:10:00Z">
                <w:r w:rsidR="005641E7" w:rsidDel="00124CC4">
                  <w:rPr>
                    <w:rFonts w:ascii="Frutiger Light" w:hAnsi="Frutiger Light"/>
                    <w:color w:val="FF0000"/>
                    <w:lang w:eastAsia="zh-HK"/>
                  </w:rPr>
                  <w:delText xml:space="preserve">implementation of </w:delText>
                </w:r>
              </w:del>
            </w:ins>
            <w:ins w:id="2539" w:author="ITM/ITSS2/2, Mavis Wong" w:date="2026-01-22T11:28:00Z">
              <w:del w:id="2540" w:author="Miss WONG Lee Man 王俐文女士" w:date="2026-01-28T11:10:00Z">
                <w:r w:rsidR="00404D68" w:rsidRPr="004B168D" w:rsidDel="00124CC4">
                  <w:rPr>
                    <w:rFonts w:ascii="Frutiger Light" w:hAnsi="Frutiger Light" w:hint="eastAsia"/>
                    <w:color w:val="FF0000"/>
                    <w:lang w:eastAsia="zh-HK"/>
                  </w:rPr>
                  <w:delText xml:space="preserve">requisition module </w:delText>
                </w:r>
              </w:del>
            </w:ins>
            <w:ins w:id="2541" w:author="Wave Tseung" w:date="2026-01-26T15:58:00Z">
              <w:del w:id="2542" w:author="Miss WONG Lee Man 王俐文女士" w:date="2026-01-28T11:10:00Z">
                <w:r w:rsidR="00F64C67" w:rsidDel="00124CC4">
                  <w:rPr>
                    <w:rFonts w:ascii="Frutiger Light" w:hAnsi="Frutiger Light"/>
                    <w:color w:val="FF0000"/>
                    <w:lang w:eastAsia="zh-HK"/>
                  </w:rPr>
                  <w:delText xml:space="preserve">would </w:delText>
                </w:r>
              </w:del>
            </w:ins>
            <w:ins w:id="2543" w:author="Wave Tseung" w:date="2026-01-26T15:59:00Z">
              <w:del w:id="2544" w:author="Miss WONG Lee Man 王俐文女士" w:date="2026-01-28T11:10:00Z">
                <w:r w:rsidR="00CD6EE3" w:rsidDel="00124CC4">
                  <w:rPr>
                    <w:rFonts w:ascii="Frutiger Light" w:hAnsi="Frutiger Light"/>
                    <w:color w:val="FF0000"/>
                    <w:lang w:eastAsia="zh-HK"/>
                  </w:rPr>
                  <w:delText xml:space="preserve">be </w:delText>
                </w:r>
              </w:del>
            </w:ins>
            <w:ins w:id="2545" w:author="ITM/ITSS2/2, Mavis Wong" w:date="2026-01-22T11:28:00Z">
              <w:del w:id="2546" w:author="Miss WONG Lee Man 王俐文女士" w:date="2026-01-28T11:10:00Z">
                <w:r w:rsidR="00404D68" w:rsidRPr="004B168D" w:rsidDel="00124CC4">
                  <w:rPr>
                    <w:rFonts w:ascii="Frutiger Light" w:hAnsi="Frutiger Light" w:hint="eastAsia"/>
                    <w:color w:val="FF0000"/>
                    <w:lang w:eastAsia="zh-HK"/>
                  </w:rPr>
                  <w:delText>will commence</w:delText>
                </w:r>
              </w:del>
            </w:ins>
            <w:ins w:id="2547" w:author="Wave Tseung" w:date="2026-01-26T15:59:00Z">
              <w:del w:id="2548" w:author="Miss WONG Lee Man 王俐文女士" w:date="2026-01-28T11:10:00Z">
                <w:r w:rsidR="00CD6EE3" w:rsidDel="00124CC4">
                  <w:rPr>
                    <w:rFonts w:ascii="Frutiger Light" w:hAnsi="Frutiger Light"/>
                    <w:color w:val="FF0000"/>
                    <w:lang w:eastAsia="zh-HK"/>
                  </w:rPr>
                  <w:delText>d</w:delText>
                </w:r>
              </w:del>
            </w:ins>
            <w:ins w:id="2549" w:author="ITM/ITSS2/2, Mavis Wong" w:date="2026-01-22T11:28:00Z">
              <w:del w:id="2550" w:author="Miss WONG Lee Man 王俐文女士" w:date="2026-01-28T11:10:00Z">
                <w:r w:rsidR="00404D68" w:rsidRPr="004B168D" w:rsidDel="00124CC4">
                  <w:rPr>
                    <w:rFonts w:ascii="Frutiger Light" w:hAnsi="Frutiger Light" w:hint="eastAsia"/>
                    <w:color w:val="FF0000"/>
                    <w:lang w:eastAsia="zh-HK"/>
                  </w:rPr>
                  <w:delText xml:space="preserve"> upon user confirmation of the exact requisition workflow.</w:delText>
                </w:r>
              </w:del>
            </w:ins>
            <w:ins w:id="2551" w:author="Miss WONG Lee Man 王俐文女士" w:date="2026-01-28T11:09:00Z">
              <w:r w:rsidR="00124CC4" w:rsidRPr="00124CC4">
                <w:rPr>
                  <w:rFonts w:ascii="Frutiger Light" w:hAnsi="Frutiger Light"/>
                  <w:lang w:eastAsia="zh-HK"/>
                </w:rPr>
                <w:t xml:space="preserve">Development of the Vehicle Procurement Workflow Portal is in progress, </w:t>
              </w:r>
              <w:r w:rsidR="00124CC4" w:rsidRPr="00124CC4">
                <w:rPr>
                  <w:rFonts w:ascii="Frutiger Light" w:hAnsi="Frutiger Light"/>
                  <w:color w:val="FF0000"/>
                  <w:lang w:eastAsia="zh-HK"/>
                  <w:rPrChange w:id="2552" w:author="Miss WONG Lee Man 王俐文女士" w:date="2026-01-28T11:10:00Z">
                    <w:rPr>
                      <w:rFonts w:ascii="Frutiger Light" w:hAnsi="Frutiger Light"/>
                      <w:lang w:eastAsia="zh-HK"/>
                    </w:rPr>
                  </w:rPrChange>
                </w:rPr>
                <w:t xml:space="preserve">with Phase 1 (project management and feedback) targeting completion in Q1 2026. Following a 23 December 2025 meeting with GLD, a revised requisition workflow design </w:t>
              </w:r>
              <w:del w:id="2553" w:author="Mr POON Pok Man, Michael 潘博文先生" w:date="2026-01-30T16:28:00Z">
                <w:r w:rsidR="00124CC4" w:rsidRPr="00124CC4">
                  <w:rPr>
                    <w:rFonts w:ascii="Frutiger Light" w:hAnsi="Frutiger Light"/>
                    <w:color w:val="FF0000"/>
                    <w:lang w:eastAsia="zh-HK"/>
                    <w:rPrChange w:id="2554" w:author="Miss WONG Lee Man 王俐文女士" w:date="2026-01-28T11:10:00Z">
                      <w:rPr>
                        <w:rFonts w:ascii="Frutiger Light" w:hAnsi="Frutiger Light"/>
                        <w:lang w:eastAsia="zh-HK"/>
                      </w:rPr>
                    </w:rPrChange>
                  </w:rPr>
                  <w:delText>has been</w:delText>
                </w:r>
              </w:del>
            </w:ins>
            <w:ins w:id="2555" w:author="Mr POON Pok Man, Michael 潘博文先生" w:date="2026-01-30T16:28:00Z">
              <w:r w:rsidR="00A7178C">
                <w:rPr>
                  <w:rFonts w:ascii="Frutiger Light" w:hAnsi="Frutiger Light"/>
                  <w:color w:val="FF0000"/>
                  <w:lang w:eastAsia="zh-HK"/>
                </w:rPr>
                <w:t>was</w:t>
              </w:r>
            </w:ins>
            <w:ins w:id="2556" w:author="Miss WONG Lee Man 王俐文女士" w:date="2026-01-28T11:09:00Z">
              <w:r w:rsidR="00124CC4" w:rsidRPr="00124CC4">
                <w:rPr>
                  <w:rFonts w:ascii="Frutiger Light" w:hAnsi="Frutiger Light"/>
                  <w:color w:val="FF0000"/>
                  <w:lang w:eastAsia="zh-HK"/>
                  <w:rPrChange w:id="2557" w:author="Miss WONG Lee Man 王俐文女士" w:date="2026-01-28T11:10:00Z">
                    <w:rPr>
                      <w:rFonts w:ascii="Frutiger Light" w:hAnsi="Frutiger Light"/>
                      <w:lang w:eastAsia="zh-HK"/>
                    </w:rPr>
                  </w:rPrChange>
                </w:rPr>
                <w:t xml:space="preserve"> submitted to SVSD for confirmation. Phase 2 (requisition module) w</w:t>
              </w:r>
            </w:ins>
            <w:ins w:id="2558" w:author="Mr POON Pok Man, Michael 潘博文先生" w:date="2026-02-02T10:37:00Z">
              <w:r w:rsidR="00627649">
                <w:rPr>
                  <w:rFonts w:ascii="Frutiger Light" w:hAnsi="Frutiger Light"/>
                  <w:color w:val="FF0000"/>
                  <w:lang w:eastAsia="zh-HK"/>
                </w:rPr>
                <w:t>ould be</w:t>
              </w:r>
            </w:ins>
            <w:ins w:id="2559" w:author="Miss WONG Lee Man 王俐文女士" w:date="2026-01-28T11:09:00Z">
              <w:del w:id="2560" w:author="Mr POON Pok Man, Michael 潘博文先生" w:date="2026-02-02T10:37:00Z">
                <w:r w:rsidR="00124CC4" w:rsidRPr="00124CC4" w:rsidDel="00627649">
                  <w:rPr>
                    <w:rFonts w:ascii="Frutiger Light" w:hAnsi="Frutiger Light"/>
                    <w:color w:val="FF0000"/>
                    <w:lang w:eastAsia="zh-HK"/>
                    <w:rPrChange w:id="2561" w:author="Miss WONG Lee Man 王俐文女士" w:date="2026-01-28T11:10:00Z">
                      <w:rPr>
                        <w:rFonts w:ascii="Frutiger Light" w:hAnsi="Frutiger Light"/>
                        <w:lang w:eastAsia="zh-HK"/>
                      </w:rPr>
                    </w:rPrChange>
                  </w:rPr>
                  <w:delText>ill</w:delText>
                </w:r>
              </w:del>
              <w:r w:rsidR="00124CC4" w:rsidRPr="00124CC4">
                <w:rPr>
                  <w:rFonts w:ascii="Frutiger Light" w:hAnsi="Frutiger Light"/>
                  <w:color w:val="FF0000"/>
                  <w:lang w:eastAsia="zh-HK"/>
                  <w:rPrChange w:id="2562" w:author="Miss WONG Lee Man 王俐文女士" w:date="2026-01-28T11:10:00Z">
                    <w:rPr>
                      <w:rFonts w:ascii="Frutiger Light" w:hAnsi="Frutiger Light"/>
                      <w:lang w:eastAsia="zh-HK"/>
                    </w:rPr>
                  </w:rPrChange>
                </w:rPr>
                <w:t xml:space="preserve"> commence</w:t>
              </w:r>
            </w:ins>
            <w:ins w:id="2563" w:author="Mr POON Pok Man, Michael 潘博文先生" w:date="2026-02-02T10:37:00Z">
              <w:r w:rsidR="00627649">
                <w:rPr>
                  <w:rFonts w:ascii="Frutiger Light" w:hAnsi="Frutiger Light"/>
                  <w:color w:val="FF0000"/>
                  <w:lang w:eastAsia="zh-HK"/>
                </w:rPr>
                <w:t>d</w:t>
              </w:r>
            </w:ins>
            <w:ins w:id="2564" w:author="Miss WONG Lee Man 王俐文女士" w:date="2026-01-28T11:09:00Z">
              <w:r w:rsidR="00124CC4" w:rsidRPr="00124CC4">
                <w:rPr>
                  <w:rFonts w:ascii="Frutiger Light" w:hAnsi="Frutiger Light"/>
                  <w:color w:val="FF0000"/>
                  <w:lang w:eastAsia="zh-HK"/>
                  <w:rPrChange w:id="2565" w:author="Miss WONG Lee Man 王俐文女士" w:date="2026-01-28T11:10:00Z">
                    <w:rPr>
                      <w:rFonts w:ascii="Frutiger Light" w:hAnsi="Frutiger Light"/>
                      <w:lang w:eastAsia="zh-HK"/>
                    </w:rPr>
                  </w:rPrChange>
                </w:rPr>
                <w:t xml:space="preserve"> once the workflow </w:t>
              </w:r>
              <w:del w:id="2566" w:author="Mr POON Pok Man, Michael 潘博文先生" w:date="2026-02-02T10:37:00Z">
                <w:r w:rsidR="00124CC4" w:rsidRPr="00124CC4" w:rsidDel="00627649">
                  <w:rPr>
                    <w:rFonts w:ascii="Frutiger Light" w:hAnsi="Frutiger Light"/>
                    <w:color w:val="FF0000"/>
                    <w:lang w:eastAsia="zh-HK"/>
                    <w:rPrChange w:id="2567" w:author="Miss WONG Lee Man 王俐文女士" w:date="2026-01-28T11:10:00Z">
                      <w:rPr>
                        <w:rFonts w:ascii="Frutiger Light" w:hAnsi="Frutiger Light"/>
                        <w:lang w:eastAsia="zh-HK"/>
                      </w:rPr>
                    </w:rPrChange>
                  </w:rPr>
                  <w:delText>i</w:delText>
                </w:r>
              </w:del>
            </w:ins>
            <w:ins w:id="2568" w:author="Mr POON Pok Man, Michael 潘博文先生" w:date="2026-02-02T10:37:00Z">
              <w:r w:rsidR="00627649">
                <w:rPr>
                  <w:rFonts w:ascii="Frutiger Light" w:hAnsi="Frutiger Light"/>
                  <w:color w:val="FF0000"/>
                  <w:lang w:eastAsia="zh-HK"/>
                </w:rPr>
                <w:t>wa</w:t>
              </w:r>
            </w:ins>
            <w:ins w:id="2569" w:author="Miss WONG Lee Man 王俐文女士" w:date="2026-01-28T11:09:00Z">
              <w:r w:rsidR="00124CC4" w:rsidRPr="00124CC4">
                <w:rPr>
                  <w:rFonts w:ascii="Frutiger Light" w:hAnsi="Frutiger Light"/>
                  <w:color w:val="FF0000"/>
                  <w:lang w:eastAsia="zh-HK"/>
                  <w:rPrChange w:id="2570" w:author="Miss WONG Lee Man 王俐文女士" w:date="2026-01-28T11:10:00Z">
                    <w:rPr>
                      <w:rFonts w:ascii="Frutiger Light" w:hAnsi="Frutiger Light"/>
                      <w:lang w:eastAsia="zh-HK"/>
                    </w:rPr>
                  </w:rPrChange>
                </w:rPr>
                <w:t xml:space="preserve">s </w:t>
              </w:r>
            </w:ins>
            <w:ins w:id="2571" w:author="Mr POON Pok Man, Michael 潘博文先生" w:date="2026-02-02T10:37:00Z">
              <w:r w:rsidR="00627649">
                <w:rPr>
                  <w:rFonts w:ascii="Frutiger Light" w:hAnsi="Frutiger Light"/>
                  <w:color w:val="FF0000"/>
                  <w:lang w:eastAsia="zh-HK"/>
                </w:rPr>
                <w:t xml:space="preserve">to be </w:t>
              </w:r>
            </w:ins>
            <w:proofErr w:type="spellStart"/>
            <w:ins w:id="2572" w:author="Miss WONG Lee Man 王俐文女士" w:date="2026-01-28T11:09:00Z">
              <w:r w:rsidR="00124CC4" w:rsidRPr="00124CC4">
                <w:rPr>
                  <w:rFonts w:ascii="Frutiger Light" w:hAnsi="Frutiger Light"/>
                  <w:color w:val="FF0000"/>
                  <w:lang w:eastAsia="zh-HK"/>
                  <w:rPrChange w:id="2573" w:author="Miss WONG Lee Man 王俐文女士" w:date="2026-01-28T11:10:00Z">
                    <w:rPr>
                      <w:rFonts w:ascii="Frutiger Light" w:hAnsi="Frutiger Light"/>
                      <w:lang w:eastAsia="zh-HK"/>
                    </w:rPr>
                  </w:rPrChange>
                </w:rPr>
                <w:t>finali</w:t>
              </w:r>
              <w:del w:id="2574" w:author="Mr POON Pok Man, Michael 潘博文先生" w:date="2026-02-02T10:37:00Z">
                <w:r w:rsidR="00124CC4" w:rsidRPr="00124CC4" w:rsidDel="00627649">
                  <w:rPr>
                    <w:rFonts w:ascii="Frutiger Light" w:hAnsi="Frutiger Light"/>
                    <w:color w:val="FF0000"/>
                    <w:lang w:eastAsia="zh-HK"/>
                    <w:rPrChange w:id="2575" w:author="Miss WONG Lee Man 王俐文女士" w:date="2026-01-28T11:10:00Z">
                      <w:rPr>
                        <w:rFonts w:ascii="Frutiger Light" w:hAnsi="Frutiger Light"/>
                        <w:lang w:eastAsia="zh-HK"/>
                      </w:rPr>
                    </w:rPrChange>
                  </w:rPr>
                  <w:delText>z</w:delText>
                </w:r>
              </w:del>
            </w:ins>
            <w:ins w:id="2576" w:author="Mr POON Pok Man, Michael 潘博文先生" w:date="2026-02-02T10:37:00Z">
              <w:r w:rsidR="00627649">
                <w:rPr>
                  <w:rFonts w:ascii="Frutiger Light" w:hAnsi="Frutiger Light"/>
                  <w:color w:val="FF0000"/>
                  <w:lang w:eastAsia="zh-HK"/>
                </w:rPr>
                <w:t>s</w:t>
              </w:r>
            </w:ins>
            <w:ins w:id="2577" w:author="Miss WONG Lee Man 王俐文女士" w:date="2026-01-28T11:09:00Z">
              <w:r w:rsidR="00124CC4" w:rsidRPr="00124CC4">
                <w:rPr>
                  <w:rFonts w:ascii="Frutiger Light" w:hAnsi="Frutiger Light"/>
                  <w:color w:val="FF0000"/>
                  <w:lang w:eastAsia="zh-HK"/>
                  <w:rPrChange w:id="2578" w:author="Miss WONG Lee Man 王俐文女士" w:date="2026-01-28T11:10:00Z">
                    <w:rPr>
                      <w:rFonts w:ascii="Frutiger Light" w:hAnsi="Frutiger Light"/>
                      <w:lang w:eastAsia="zh-HK"/>
                    </w:rPr>
                  </w:rPrChange>
                </w:rPr>
                <w:t>ed</w:t>
              </w:r>
              <w:proofErr w:type="spellEnd"/>
              <w:r w:rsidR="00124CC4" w:rsidRPr="00124CC4">
                <w:rPr>
                  <w:rFonts w:ascii="Frutiger Light" w:hAnsi="Frutiger Light"/>
                  <w:color w:val="FF0000"/>
                  <w:lang w:eastAsia="zh-HK"/>
                  <w:rPrChange w:id="2579" w:author="Miss WONG Lee Man 王俐文女士" w:date="2026-01-28T11:10:00Z">
                    <w:rPr>
                      <w:rFonts w:ascii="Frutiger Light" w:hAnsi="Frutiger Light"/>
                      <w:lang w:eastAsia="zh-HK"/>
                    </w:rPr>
                  </w:rPrChange>
                </w:rPr>
                <w:t>.</w:t>
              </w:r>
            </w:ins>
          </w:p>
          <w:p w14:paraId="46493B99" w14:textId="77777777" w:rsidR="008D3C0A" w:rsidRPr="00697433" w:rsidRDefault="008D3C0A" w:rsidP="008D3C0A">
            <w:pPr>
              <w:jc w:val="both"/>
              <w:rPr>
                <w:rFonts w:ascii="Frutiger Light" w:hAnsi="Frutiger Light"/>
                <w:b/>
                <w:bCs/>
                <w:u w:val="single"/>
                <w:lang w:eastAsia="zh-HK"/>
              </w:rPr>
            </w:pPr>
          </w:p>
          <w:p w14:paraId="1F5ACF00" w14:textId="0BDD96A1" w:rsidR="008D3C0A" w:rsidRPr="00697433" w:rsidRDefault="008D3C0A" w:rsidP="008D3C0A">
            <w:pPr>
              <w:jc w:val="both"/>
              <w:rPr>
                <w:rFonts w:ascii="Frutiger Light" w:hAnsi="Frutiger Light"/>
                <w:lang w:eastAsia="zh-HK"/>
              </w:rPr>
            </w:pPr>
            <w:r w:rsidRPr="00697433">
              <w:rPr>
                <w:rFonts w:ascii="Frutiger Light" w:eastAsia="Frutiger Light" w:hAnsi="Frutiger Light"/>
              </w:rPr>
              <w:t xml:space="preserve">A new CCeP-JM module for automatic equipment tagging was under development to facilitate HSD staff in managing outsourced maintenance services. Completion was targeted for Q1 2026, </w:t>
            </w:r>
            <w:del w:id="2580" w:author="Mr POON Pok Man, Michael 潘博文先生" w:date="2026-02-02T10:40:00Z">
              <w:r w:rsidRPr="00697433">
                <w:rPr>
                  <w:rFonts w:ascii="Frutiger Light" w:eastAsia="Frutiger Light" w:hAnsi="Frutiger Light"/>
                </w:rPr>
                <w:delText xml:space="preserve">contingent on </w:delText>
              </w:r>
            </w:del>
            <w:r w:rsidRPr="00697433">
              <w:rPr>
                <w:rFonts w:ascii="Frutiger Light" w:eastAsia="Frutiger Light" w:hAnsi="Frutiger Light"/>
              </w:rPr>
              <w:t xml:space="preserve">HSD's confirmation </w:t>
            </w:r>
            <w:del w:id="2581" w:author="Mr POON Pok Man, Michael 潘博文先生" w:date="2026-02-02T10:40:00Z">
              <w:r w:rsidRPr="00697433">
                <w:rPr>
                  <w:rFonts w:ascii="Frutiger Light" w:eastAsia="Frutiger Light" w:hAnsi="Frutiger Light"/>
                </w:rPr>
                <w:delText>of</w:delText>
              </w:r>
            </w:del>
            <w:ins w:id="2582" w:author="Mr POON Pok Man, Michael 潘博文先生" w:date="2026-02-02T10:40:00Z">
              <w:r w:rsidR="00627649">
                <w:rPr>
                  <w:rFonts w:ascii="Frutiger Light" w:eastAsia="Frutiger Light" w:hAnsi="Frutiger Light"/>
                </w:rPr>
                <w:t xml:space="preserve">on </w:t>
              </w:r>
            </w:ins>
            <w:r w:rsidRPr="00697433">
              <w:rPr>
                <w:rFonts w:ascii="Frutiger Light" w:eastAsia="Frutiger Light" w:hAnsi="Frutiger Light"/>
              </w:rPr>
              <w:t xml:space="preserve"> funding for development and maintenance</w:t>
            </w:r>
            <w:ins w:id="2583" w:author="Mr POON Pok Man, Michael 潘博文先生" w:date="2026-02-02T10:40:00Z">
              <w:r w:rsidR="00627649">
                <w:rPr>
                  <w:rFonts w:ascii="Frutiger Light" w:eastAsia="Frutiger Light" w:hAnsi="Frutiger Light"/>
                </w:rPr>
                <w:t xml:space="preserve"> was being awaited</w:t>
              </w:r>
            </w:ins>
            <w:r w:rsidRPr="00697433">
              <w:rPr>
                <w:rFonts w:ascii="Frutiger Light" w:eastAsia="Frutiger Light" w:hAnsi="Frutiger Light"/>
              </w:rPr>
              <w:t>.</w:t>
            </w:r>
          </w:p>
        </w:tc>
        <w:tc>
          <w:tcPr>
            <w:tcW w:w="1213" w:type="dxa"/>
            <w:tcPrChange w:id="2584" w:author="bcsin@connect.hku.hk" w:date="2026-01-22T19:56:00Z">
              <w:tcPr>
                <w:tcW w:w="0" w:type="auto"/>
              </w:tcPr>
            </w:tcPrChange>
          </w:tcPr>
          <w:p w14:paraId="79C3FC6D" w14:textId="32E87DCD" w:rsidR="008D3C0A" w:rsidRPr="00697433" w:rsidRDefault="008D3C0A" w:rsidP="008D3C0A">
            <w:pPr>
              <w:jc w:val="center"/>
              <w:rPr>
                <w:rFonts w:ascii="Frutiger Light" w:hAnsi="Frutiger Light"/>
              </w:rPr>
            </w:pPr>
            <w:r w:rsidRPr="00697433">
              <w:rPr>
                <w:rFonts w:ascii="Frutiger Light" w:hAnsi="Frutiger Light"/>
              </w:rPr>
              <w:lastRenderedPageBreak/>
              <w:t>SE/ITSS/2</w:t>
            </w:r>
          </w:p>
        </w:tc>
      </w:tr>
      <w:tr w:rsidR="008D3C0A" w:rsidRPr="00697433" w14:paraId="58EDACF9" w14:textId="64BE2E8F" w:rsidTr="2C2174BB">
        <w:trPr>
          <w:trPrChange w:id="2585" w:author="bcsin@connect.hku.hk" w:date="2026-01-22T19:56:00Z">
            <w:trPr>
              <w:gridBefore w:val="9"/>
              <w:gridAfter w:val="0"/>
            </w:trPr>
          </w:trPrChange>
        </w:trPr>
        <w:tc>
          <w:tcPr>
            <w:tcW w:w="760" w:type="dxa"/>
            <w:tcPrChange w:id="2586" w:author="bcsin@connect.hku.hk" w:date="2026-01-22T19:56:00Z">
              <w:tcPr>
                <w:tcW w:w="0" w:type="auto"/>
              </w:tcPr>
            </w:tcPrChange>
          </w:tcPr>
          <w:p w14:paraId="648339A1" w14:textId="4F81C833" w:rsidR="008D3C0A" w:rsidRPr="00697433" w:rsidRDefault="008D3C0A" w:rsidP="008D3C0A">
            <w:pPr>
              <w:rPr>
                <w:rFonts w:ascii="Frutiger Light" w:hAnsi="Frutiger Light"/>
                <w:szCs w:val="24"/>
              </w:rPr>
            </w:pPr>
          </w:p>
        </w:tc>
        <w:tc>
          <w:tcPr>
            <w:tcW w:w="7564" w:type="dxa"/>
            <w:gridSpan w:val="4"/>
            <w:tcPrChange w:id="2587" w:author="bcsin@connect.hku.hk" w:date="2026-01-22T19:56:00Z">
              <w:tcPr>
                <w:tcW w:w="7564" w:type="dxa"/>
                <w:gridSpan w:val="4"/>
              </w:tcPr>
            </w:tcPrChange>
          </w:tcPr>
          <w:p w14:paraId="1946BEFD" w14:textId="40EA3427" w:rsidR="008D3C0A" w:rsidRPr="00697433" w:rsidRDefault="008D3C0A" w:rsidP="008D3C0A">
            <w:pPr>
              <w:jc w:val="both"/>
              <w:rPr>
                <w:rFonts w:ascii="Frutiger Light" w:hAnsi="Frutiger Light"/>
                <w:b/>
                <w:bCs/>
                <w:u w:val="single"/>
                <w:lang w:eastAsia="zh-HK"/>
              </w:rPr>
            </w:pPr>
          </w:p>
        </w:tc>
        <w:tc>
          <w:tcPr>
            <w:tcW w:w="1213" w:type="dxa"/>
            <w:tcPrChange w:id="2588" w:author="bcsin@connect.hku.hk" w:date="2026-01-22T19:56:00Z">
              <w:tcPr>
                <w:tcW w:w="0" w:type="auto"/>
              </w:tcPr>
            </w:tcPrChange>
          </w:tcPr>
          <w:p w14:paraId="4A19C028" w14:textId="73DF9E05" w:rsidR="008D3C0A" w:rsidRPr="00697433" w:rsidRDefault="008D3C0A" w:rsidP="008D3C0A">
            <w:pPr>
              <w:ind w:leftChars="150" w:left="360"/>
              <w:jc w:val="center"/>
              <w:rPr>
                <w:rFonts w:ascii="Frutiger Light" w:hAnsi="Frutiger Light"/>
              </w:rPr>
            </w:pPr>
          </w:p>
        </w:tc>
      </w:tr>
      <w:tr w:rsidR="008D3C0A" w:rsidRPr="00697433" w14:paraId="7FC9C00C" w14:textId="66D5E553" w:rsidTr="2C2174BB">
        <w:trPr>
          <w:trPrChange w:id="2589" w:author="bcsin@connect.hku.hk" w:date="2026-01-22T19:56:00Z">
            <w:trPr>
              <w:gridBefore w:val="9"/>
              <w:gridAfter w:val="0"/>
            </w:trPr>
          </w:trPrChange>
        </w:trPr>
        <w:tc>
          <w:tcPr>
            <w:tcW w:w="760" w:type="dxa"/>
            <w:tcPrChange w:id="2590" w:author="bcsin@connect.hku.hk" w:date="2026-01-22T19:56:00Z">
              <w:tcPr>
                <w:tcW w:w="0" w:type="auto"/>
              </w:tcPr>
            </w:tcPrChange>
          </w:tcPr>
          <w:p w14:paraId="14C347BC" w14:textId="56AD9D5F" w:rsidR="008D3C0A" w:rsidRPr="00697433" w:rsidRDefault="008D3C0A" w:rsidP="008D3C0A">
            <w:pPr>
              <w:pStyle w:val="ListParagraph"/>
              <w:numPr>
                <w:ilvl w:val="1"/>
                <w:numId w:val="2"/>
              </w:numPr>
              <w:ind w:left="0" w:firstLine="0"/>
              <w:rPr>
                <w:b w:val="0"/>
                <w:lang w:eastAsia="zh-TW"/>
              </w:rPr>
            </w:pPr>
          </w:p>
        </w:tc>
        <w:tc>
          <w:tcPr>
            <w:tcW w:w="7564" w:type="dxa"/>
            <w:gridSpan w:val="4"/>
            <w:tcPrChange w:id="2591" w:author="bcsin@connect.hku.hk" w:date="2026-01-22T19:56:00Z">
              <w:tcPr>
                <w:tcW w:w="7564" w:type="dxa"/>
                <w:gridSpan w:val="4"/>
              </w:tcPr>
            </w:tcPrChange>
          </w:tcPr>
          <w:p w14:paraId="22A3A83A" w14:textId="173BBEB7" w:rsidR="008D3C0A" w:rsidRPr="00697433" w:rsidRDefault="008D3C0A" w:rsidP="008D3C0A">
            <w:pPr>
              <w:jc w:val="both"/>
              <w:rPr>
                <w:rFonts w:ascii="Frutiger Light" w:hAnsi="Frutiger Light"/>
              </w:rPr>
            </w:pPr>
            <w:r w:rsidRPr="00697433">
              <w:rPr>
                <w:rFonts w:ascii="Frutiger Light" w:hAnsi="Frutiger Light"/>
                <w:u w:val="single"/>
                <w:lang w:eastAsia="zh-HK"/>
              </w:rPr>
              <w:t>Extreme</w:t>
            </w:r>
            <w:r w:rsidRPr="00697433">
              <w:rPr>
                <w:rFonts w:ascii="Frutiger Light" w:hAnsi="Frutiger Light"/>
                <w:u w:val="single"/>
              </w:rPr>
              <w:t xml:space="preserve"> Weather Fault Ticket System</w:t>
            </w:r>
          </w:p>
        </w:tc>
        <w:tc>
          <w:tcPr>
            <w:tcW w:w="1213" w:type="dxa"/>
            <w:tcPrChange w:id="2592" w:author="bcsin@connect.hku.hk" w:date="2026-01-22T19:56:00Z">
              <w:tcPr>
                <w:tcW w:w="0" w:type="auto"/>
              </w:tcPr>
            </w:tcPrChange>
          </w:tcPr>
          <w:p w14:paraId="7B7983FF" w14:textId="568C7E4B" w:rsidR="008D3C0A" w:rsidRPr="00697433" w:rsidRDefault="008D3C0A" w:rsidP="008D3C0A">
            <w:pPr>
              <w:jc w:val="center"/>
              <w:rPr>
                <w:rFonts w:ascii="Frutiger Light" w:hAnsi="Frutiger Light"/>
              </w:rPr>
            </w:pPr>
            <w:r w:rsidRPr="00697433">
              <w:rPr>
                <w:rFonts w:ascii="Frutiger Light" w:hAnsi="Frutiger Light"/>
              </w:rPr>
              <w:t>SE/ITSS/2</w:t>
            </w:r>
          </w:p>
        </w:tc>
      </w:tr>
      <w:tr w:rsidR="008D3C0A" w:rsidRPr="00697433" w14:paraId="379562D9" w14:textId="77777777" w:rsidTr="2C2174BB">
        <w:trPr>
          <w:trPrChange w:id="2593" w:author="bcsin@connect.hku.hk" w:date="2026-01-22T19:56:00Z">
            <w:trPr>
              <w:gridBefore w:val="9"/>
              <w:gridAfter w:val="0"/>
            </w:trPr>
          </w:trPrChange>
        </w:trPr>
        <w:tc>
          <w:tcPr>
            <w:tcW w:w="760" w:type="dxa"/>
            <w:tcPrChange w:id="2594" w:author="bcsin@connect.hku.hk" w:date="2026-01-22T19:56:00Z">
              <w:tcPr>
                <w:tcW w:w="0" w:type="auto"/>
              </w:tcPr>
            </w:tcPrChange>
          </w:tcPr>
          <w:p w14:paraId="2C244848" w14:textId="77777777" w:rsidR="008D3C0A" w:rsidRPr="00697433" w:rsidRDefault="008D3C0A" w:rsidP="008D3C0A">
            <w:pPr>
              <w:pStyle w:val="ListParagraph"/>
              <w:rPr>
                <w:b w:val="0"/>
                <w:lang w:eastAsia="zh-TW"/>
              </w:rPr>
            </w:pPr>
          </w:p>
          <w:p w14:paraId="78DE9A83" w14:textId="55DB15DE" w:rsidR="008D3C0A" w:rsidRPr="00697433" w:rsidRDefault="008D3C0A" w:rsidP="008D3C0A">
            <w:pPr>
              <w:pStyle w:val="ListParagraph"/>
              <w:rPr>
                <w:b w:val="0"/>
                <w:lang w:eastAsia="zh-TW"/>
              </w:rPr>
            </w:pPr>
          </w:p>
        </w:tc>
        <w:tc>
          <w:tcPr>
            <w:tcW w:w="7564" w:type="dxa"/>
            <w:gridSpan w:val="4"/>
            <w:tcPrChange w:id="2595" w:author="bcsin@connect.hku.hk" w:date="2026-01-22T19:56:00Z">
              <w:tcPr>
                <w:tcW w:w="7564" w:type="dxa"/>
                <w:gridSpan w:val="4"/>
              </w:tcPr>
            </w:tcPrChange>
          </w:tcPr>
          <w:p w14:paraId="6A1E9375" w14:textId="06E8C59A" w:rsidR="00124CC4" w:rsidRPr="00124CC4" w:rsidRDefault="008D3C0A" w:rsidP="008D3C0A">
            <w:pPr>
              <w:jc w:val="both"/>
              <w:rPr>
                <w:rFonts w:ascii="Frutiger Light" w:hAnsi="Frutiger Light"/>
                <w:color w:val="FF0000"/>
                <w:lang w:eastAsia="zh-HK"/>
                <w:rPrChange w:id="2596" w:author="Miss WONG Lee Man 王俐文女士" w:date="2026-01-28T11:16:00Z">
                  <w:rPr>
                    <w:rFonts w:ascii="Frutiger Light" w:hAnsi="Frutiger Light"/>
                    <w:lang w:eastAsia="zh-HK"/>
                  </w:rPr>
                </w:rPrChange>
              </w:rPr>
            </w:pPr>
            <w:del w:id="2597" w:author="Miss WONG Lee Man 王俐文女士" w:date="2026-01-28T11:16:00Z">
              <w:r w:rsidRPr="00697433" w:rsidDel="00124CC4">
                <w:rPr>
                  <w:rFonts w:ascii="Frutiger Light" w:hAnsi="Frutiger Light"/>
                  <w:lang w:eastAsia="zh-HK"/>
                </w:rPr>
                <w:delText>To address performance issues in the existing CCeP-Typhoon system, a project was confirmed to significantly enhance system stability and optimise its functionality. ITSS2 collaborated with the Assistant Controllers at the</w:delText>
              </w:r>
              <w:r w:rsidRPr="00697433" w:rsidDel="00124CC4">
                <w:rPr>
                  <w:rFonts w:ascii="Frutiger Light" w:hAnsi="Frutiger Light"/>
                </w:rPr>
                <w:delText xml:space="preserve"> </w:delText>
              </w:r>
              <w:r w:rsidRPr="00697433" w:rsidDel="00124CC4">
                <w:rPr>
                  <w:rFonts w:ascii="Frutiger Light" w:hAnsi="Frutiger Light"/>
                  <w:lang w:eastAsia="zh-HK"/>
                </w:rPr>
                <w:delText>EMSD Emergency Control Centre (EMCC) to initiate the development of a new system, tentatively named the “</w:delText>
              </w:r>
            </w:del>
            <w:ins w:id="2598" w:author="ITM/ITSS2/2, Mavis Wong" w:date="2026-01-22T11:29:00Z">
              <w:del w:id="2599" w:author="Miss WONG Lee Man 王俐文女士" w:date="2026-01-28T11:16:00Z">
                <w:r w:rsidR="00DC5664" w:rsidRPr="007608AE" w:rsidDel="00124CC4">
                  <w:rPr>
                    <w:rFonts w:ascii="Frutiger Light" w:hAnsi="Frutiger Light"/>
                    <w:color w:val="FF0000"/>
                    <w:lang w:eastAsia="zh-HK"/>
                    <w:rPrChange w:id="2600" w:author="ITM/ITSS2/2, Mavis Wong" w:date="2026-01-22T11:31:00Z">
                      <w:rPr>
                        <w:rFonts w:ascii="Frutiger Light" w:hAnsi="Frutiger Light"/>
                        <w:lang w:eastAsia="zh-HK"/>
                      </w:rPr>
                    </w:rPrChange>
                  </w:rPr>
                  <w:delText xml:space="preserve">CCeP </w:delText>
                </w:r>
              </w:del>
            </w:ins>
            <w:del w:id="2601" w:author="Miss WONG Lee Man 王俐文女士" w:date="2026-01-28T11:16:00Z">
              <w:r w:rsidRPr="007608AE" w:rsidDel="00124CC4">
                <w:rPr>
                  <w:rFonts w:ascii="Frutiger Light" w:hAnsi="Frutiger Light"/>
                  <w:color w:val="FF0000"/>
                  <w:lang w:eastAsia="zh-HK"/>
                  <w:rPrChange w:id="2602" w:author="ITM/ITSS2/2, Mavis Wong" w:date="2026-01-22T11:31:00Z">
                    <w:rPr>
                      <w:rFonts w:ascii="Frutiger Light" w:hAnsi="Frutiger Light"/>
                      <w:lang w:eastAsia="zh-HK"/>
                    </w:rPr>
                  </w:rPrChange>
                </w:rPr>
                <w:delText>Extreme Weather</w:delText>
              </w:r>
              <w:r w:rsidRPr="00697433" w:rsidDel="00124CC4">
                <w:rPr>
                  <w:rFonts w:ascii="Frutiger Light" w:hAnsi="Frutiger Light"/>
                  <w:lang w:eastAsia="zh-HK"/>
                </w:rPr>
                <w:delText xml:space="preserve"> Fault Ticket System”, replacing “CCeP-Typhoon”. The new system was anticipated to be in operation prior to the next typhoon season. </w:delText>
              </w:r>
            </w:del>
            <w:ins w:id="2603" w:author="ITM/ITSS2/2, Mavis Wong" w:date="2026-01-22T11:30:00Z">
              <w:del w:id="2604" w:author="Miss WONG Lee Man 王俐文女士" w:date="2026-01-28T11:16:00Z">
                <w:r w:rsidR="00077E8A" w:rsidDel="00124CC4">
                  <w:rPr>
                    <w:rFonts w:ascii="Frutiger Light" w:hAnsi="Frutiger Light" w:hint="eastAsia"/>
                    <w:lang w:eastAsia="zh-HK"/>
                  </w:rPr>
                  <w:delText xml:space="preserve"> </w:delText>
                </w:r>
              </w:del>
            </w:ins>
            <w:del w:id="2605" w:author="Miss WONG Lee Man 王俐文女士" w:date="2026-01-28T11:16:00Z">
              <w:r w:rsidRPr="003878D0" w:rsidDel="00124CC4">
                <w:rPr>
                  <w:rFonts w:ascii="Frutiger Light" w:hAnsi="Frutiger Light"/>
                  <w:color w:val="FF0000"/>
                  <w:lang w:eastAsia="zh-HK"/>
                  <w:rPrChange w:id="2606" w:author="Wave Tseung" w:date="2026-01-26T17:51:00Z">
                    <w:rPr>
                      <w:rFonts w:ascii="Frutiger Light" w:hAnsi="Frutiger Light"/>
                      <w:lang w:eastAsia="zh-HK"/>
                    </w:rPr>
                  </w:rPrChange>
                </w:rPr>
                <w:delText xml:space="preserve">The project was currently in </w:delText>
              </w:r>
              <w:r w:rsidRPr="007608AE" w:rsidDel="00124CC4">
                <w:rPr>
                  <w:rFonts w:ascii="Frutiger Light" w:hAnsi="Frutiger Light"/>
                  <w:color w:val="FF0000"/>
                  <w:lang w:eastAsia="zh-HK"/>
                  <w:rPrChange w:id="2607" w:author="ITM/ITSS2/2, Mavis Wong" w:date="2026-01-22T11:31:00Z">
                    <w:rPr>
                      <w:rFonts w:ascii="Frutiger Light" w:hAnsi="Frutiger Light"/>
                      <w:lang w:eastAsia="zh-HK"/>
                    </w:rPr>
                  </w:rPrChange>
                </w:rPr>
                <w:delText xml:space="preserve">design </w:delText>
              </w:r>
            </w:del>
            <w:ins w:id="2608" w:author="ITM/ITSS2/2, Mavis Wong" w:date="2026-01-22T11:29:00Z">
              <w:del w:id="2609" w:author="Miss WONG Lee Man 王俐文女士" w:date="2026-01-28T11:16:00Z">
                <w:r w:rsidR="00BD67BC" w:rsidRPr="007608AE" w:rsidDel="00124CC4">
                  <w:rPr>
                    <w:rFonts w:ascii="Frutiger Light" w:hAnsi="Frutiger Light"/>
                    <w:color w:val="FF0000"/>
                    <w:lang w:eastAsia="zh-HK"/>
                    <w:rPrChange w:id="2610" w:author="ITM/ITSS2/2, Mavis Wong" w:date="2026-01-22T11:31:00Z">
                      <w:rPr>
                        <w:rFonts w:ascii="Frutiger Light" w:hAnsi="Frutiger Light"/>
                        <w:lang w:eastAsia="zh-HK"/>
                      </w:rPr>
                    </w:rPrChange>
                  </w:rPr>
                  <w:delText>develop</w:delText>
                </w:r>
              </w:del>
            </w:ins>
            <w:ins w:id="2611" w:author="ITM/ITSS2/2, Mavis Wong" w:date="2026-01-22T11:30:00Z">
              <w:del w:id="2612" w:author="Miss WONG Lee Man 王俐文女士" w:date="2026-01-28T11:16:00Z">
                <w:r w:rsidR="00BD67BC" w:rsidRPr="007608AE" w:rsidDel="00124CC4">
                  <w:rPr>
                    <w:rFonts w:ascii="Frutiger Light" w:hAnsi="Frutiger Light"/>
                    <w:color w:val="FF0000"/>
                    <w:lang w:eastAsia="zh-HK"/>
                    <w:rPrChange w:id="2613" w:author="ITM/ITSS2/2, Mavis Wong" w:date="2026-01-22T11:31:00Z">
                      <w:rPr>
                        <w:rFonts w:ascii="Frutiger Light" w:hAnsi="Frutiger Light"/>
                        <w:lang w:eastAsia="zh-HK"/>
                      </w:rPr>
                    </w:rPrChange>
                  </w:rPr>
                  <w:delText>ment</w:delText>
                </w:r>
              </w:del>
            </w:ins>
            <w:ins w:id="2614" w:author="ITM/ITSS2/2, Mavis Wong" w:date="2026-01-22T11:29:00Z">
              <w:del w:id="2615" w:author="Miss WONG Lee Man 王俐文女士" w:date="2026-01-28T11:16:00Z">
                <w:r w:rsidR="00BD67BC" w:rsidRPr="007608AE" w:rsidDel="00124CC4">
                  <w:rPr>
                    <w:rFonts w:ascii="Frutiger Light" w:hAnsi="Frutiger Light"/>
                    <w:color w:val="FF0000"/>
                    <w:lang w:eastAsia="zh-HK"/>
                    <w:rPrChange w:id="2616" w:author="ITM/ITSS2/2, Mavis Wong" w:date="2026-01-22T11:31:00Z">
                      <w:rPr>
                        <w:rFonts w:ascii="Frutiger Light" w:hAnsi="Frutiger Light"/>
                        <w:lang w:eastAsia="zh-HK"/>
                      </w:rPr>
                    </w:rPrChange>
                  </w:rPr>
                  <w:delText xml:space="preserve"> </w:delText>
                </w:r>
              </w:del>
            </w:ins>
            <w:del w:id="2617" w:author="Miss WONG Lee Man 王俐文女士" w:date="2026-01-28T11:16:00Z">
              <w:r w:rsidRPr="007608AE" w:rsidDel="00124CC4">
                <w:rPr>
                  <w:rFonts w:ascii="Frutiger Light" w:hAnsi="Frutiger Light"/>
                  <w:color w:val="FF0000"/>
                  <w:lang w:eastAsia="zh-HK"/>
                  <w:rPrChange w:id="2618" w:author="ITM/ITSS2/2, Mavis Wong" w:date="2026-01-22T11:31:00Z">
                    <w:rPr>
                      <w:rFonts w:ascii="Frutiger Light" w:hAnsi="Frutiger Light"/>
                      <w:lang w:eastAsia="zh-HK"/>
                    </w:rPr>
                  </w:rPrChange>
                </w:rPr>
                <w:delText>phase,</w:delText>
              </w:r>
              <w:r w:rsidRPr="003878D0" w:rsidDel="00124CC4">
                <w:rPr>
                  <w:rFonts w:ascii="Frutiger Light" w:hAnsi="Frutiger Light"/>
                  <w:color w:val="FF0000"/>
                  <w:lang w:eastAsia="zh-HK"/>
                  <w:rPrChange w:id="2619" w:author="Wave Tseung" w:date="2026-01-26T17:51:00Z">
                    <w:rPr>
                      <w:rFonts w:ascii="Frutiger Light" w:hAnsi="Frutiger Light"/>
                      <w:lang w:eastAsia="zh-HK"/>
                    </w:rPr>
                  </w:rPrChange>
                </w:rPr>
                <w:delText xml:space="preserve"> </w:delText>
              </w:r>
            </w:del>
            <w:ins w:id="2620" w:author="ITM/ITSS2/2, Mavis Wong" w:date="2026-01-22T11:30:00Z">
              <w:del w:id="2621" w:author="Miss WONG Lee Man 王俐文女士" w:date="2026-01-28T11:16:00Z">
                <w:r w:rsidR="00BD67BC" w:rsidRPr="00C01DA2" w:rsidDel="00124CC4">
                  <w:rPr>
                    <w:rFonts w:ascii="Frutiger Light" w:hAnsi="Frutiger Light"/>
                    <w:color w:val="FF0000"/>
                  </w:rPr>
                  <w:delText>with completion aimed in Q2 2026, before the peak typhoon season</w:delText>
                </w:r>
              </w:del>
            </w:ins>
            <w:del w:id="2622" w:author="Miss WONG Lee Man 王俐文女士" w:date="2026-01-28T11:16:00Z">
              <w:r w:rsidRPr="00697433" w:rsidDel="00124CC4">
                <w:rPr>
                  <w:rFonts w:ascii="Frutiger Light" w:hAnsi="Frutiger Light"/>
                  <w:lang w:eastAsia="zh-HK"/>
                </w:rPr>
                <w:delText>and the detailed user requirements was being discussed and was targeted to be finalised by December.</w:delText>
              </w:r>
            </w:del>
            <w:ins w:id="2623" w:author="Miss WONG Lee Man 王俐文女士" w:date="2026-01-28T11:15:00Z">
              <w:r w:rsidR="00124CC4" w:rsidRPr="00124CC4">
                <w:rPr>
                  <w:rFonts w:ascii="Frutiger Light" w:hAnsi="Frutiger Light"/>
                  <w:lang w:eastAsia="zh-HK"/>
                </w:rPr>
                <w:t xml:space="preserve">To resolve performance issues in the CCeP-Typhoon system, a revamp project </w:t>
              </w:r>
            </w:ins>
            <w:ins w:id="2624" w:author="Miss WONG Lee Man 王俐文女士" w:date="2026-01-28T11:16:00Z">
              <w:r w:rsidR="00124CC4">
                <w:rPr>
                  <w:rFonts w:ascii="Frutiger Light" w:hAnsi="Frutiger Light"/>
                  <w:lang w:eastAsia="zh-HK"/>
                </w:rPr>
                <w:t>wa</w:t>
              </w:r>
            </w:ins>
            <w:ins w:id="2625" w:author="Miss WONG Lee Man 王俐文女士" w:date="2026-01-28T11:15:00Z">
              <w:r w:rsidR="00124CC4" w:rsidRPr="00124CC4">
                <w:rPr>
                  <w:rFonts w:ascii="Frutiger Light" w:hAnsi="Frutiger Light"/>
                  <w:lang w:eastAsia="zh-HK"/>
                </w:rPr>
                <w:t>s underway to enhance stability and optimize functionality. The new system</w:t>
              </w:r>
              <w:del w:id="2626" w:author="Mr POON Pok Man, Michael 潘博文先生" w:date="2026-02-02T10:45:00Z">
                <w:r w:rsidR="00124CC4" w:rsidRPr="00124CC4">
                  <w:rPr>
                    <w:rFonts w:ascii="Frutiger Light" w:hAnsi="Frutiger Light"/>
                    <w:lang w:eastAsia="zh-HK"/>
                  </w:rPr>
                  <w:delText>—</w:delText>
                </w:r>
              </w:del>
            </w:ins>
            <w:ins w:id="2627" w:author="Mr POON Pok Man, Michael 潘博文先生" w:date="2026-02-02T10:45:00Z">
              <w:r w:rsidR="00627649">
                <w:rPr>
                  <w:rFonts w:ascii="Frutiger Light" w:hAnsi="Frutiger Light"/>
                  <w:lang w:eastAsia="zh-HK"/>
                </w:rPr>
                <w:t xml:space="preserve">, </w:t>
              </w:r>
            </w:ins>
            <w:ins w:id="2628" w:author="Miss WONG Lee Man 王俐文女士" w:date="2026-01-28T11:15:00Z">
              <w:r w:rsidR="00124CC4" w:rsidRPr="00124CC4">
                <w:rPr>
                  <w:rFonts w:ascii="Frutiger Light" w:hAnsi="Frutiger Light"/>
                  <w:lang w:eastAsia="zh-HK"/>
                </w:rPr>
                <w:t xml:space="preserve">tentatively named </w:t>
              </w:r>
              <w:r w:rsidR="00124CC4" w:rsidRPr="00124CC4">
                <w:rPr>
                  <w:rFonts w:ascii="Frutiger Light" w:hAnsi="Frutiger Light"/>
                  <w:color w:val="FF0000"/>
                  <w:lang w:eastAsia="zh-HK"/>
                  <w:rPrChange w:id="2629" w:author="Miss WONG Lee Man 王俐文女士" w:date="2026-01-28T11:16:00Z">
                    <w:rPr>
                      <w:rFonts w:ascii="Frutiger Light" w:hAnsi="Frutiger Light"/>
                      <w:lang w:eastAsia="zh-HK"/>
                    </w:rPr>
                  </w:rPrChange>
                </w:rPr>
                <w:t>“CCeP Extreme Weather”</w:t>
              </w:r>
            </w:ins>
            <w:ins w:id="2630" w:author="Mr POON Pok Man, Michael 潘博文先生" w:date="2026-02-02T10:45:00Z">
              <w:r w:rsidR="00627649">
                <w:rPr>
                  <w:rFonts w:ascii="Frutiger Light" w:hAnsi="Frutiger Light"/>
                  <w:lang w:eastAsia="zh-HK"/>
                </w:rPr>
                <w:t>,</w:t>
              </w:r>
            </w:ins>
            <w:ins w:id="2631" w:author="Miss WONG Lee Man 王俐文女士" w:date="2026-01-28T11:15:00Z">
              <w:del w:id="2632" w:author="Mr POON Pok Man, Michael 潘博文先生" w:date="2026-02-02T10:45:00Z">
                <w:r w:rsidR="00124CC4" w:rsidRPr="00124CC4" w:rsidDel="00627649">
                  <w:rPr>
                    <w:rFonts w:ascii="Frutiger Light" w:hAnsi="Frutiger Light"/>
                    <w:lang w:eastAsia="zh-HK"/>
                  </w:rPr>
                  <w:delText>—</w:delText>
                </w:r>
              </w:del>
            </w:ins>
            <w:ins w:id="2633" w:author="Mr POON Pok Man, Michael 潘博文先生" w:date="2026-02-02T10:45:00Z">
              <w:r w:rsidR="00627649">
                <w:rPr>
                  <w:rFonts w:ascii="Frutiger Light" w:hAnsi="Frutiger Light"/>
                  <w:lang w:eastAsia="zh-HK"/>
                </w:rPr>
                <w:t xml:space="preserve"> </w:t>
              </w:r>
            </w:ins>
            <w:ins w:id="2634" w:author="Miss WONG Lee Man 王俐文女士" w:date="2026-01-28T11:17:00Z">
              <w:r w:rsidR="00124CC4">
                <w:rPr>
                  <w:rFonts w:ascii="Frutiger Light" w:hAnsi="Frutiger Light"/>
                  <w:lang w:eastAsia="zh-HK"/>
                </w:rPr>
                <w:t>wa</w:t>
              </w:r>
            </w:ins>
            <w:ins w:id="2635" w:author="Miss WONG Lee Man 王俐文女士" w:date="2026-01-28T11:15:00Z">
              <w:r w:rsidR="00124CC4" w:rsidRPr="00124CC4">
                <w:rPr>
                  <w:rFonts w:ascii="Frutiger Light" w:hAnsi="Frutiger Light"/>
                  <w:lang w:eastAsia="zh-HK"/>
                </w:rPr>
                <w:t xml:space="preserve">s being developed in collaboration with EMCC Assistant Controllers. </w:t>
              </w:r>
              <w:r w:rsidR="00124CC4" w:rsidRPr="00124CC4">
                <w:rPr>
                  <w:rFonts w:ascii="Frutiger Light" w:hAnsi="Frutiger Light"/>
                  <w:color w:val="FF0000"/>
                  <w:lang w:eastAsia="zh-HK"/>
                  <w:rPrChange w:id="2636" w:author="Miss WONG Lee Man 王俐文女士" w:date="2026-01-28T11:16:00Z">
                    <w:rPr>
                      <w:rFonts w:ascii="Frutiger Light" w:hAnsi="Frutiger Light"/>
                      <w:lang w:eastAsia="zh-HK"/>
                    </w:rPr>
                  </w:rPrChange>
                </w:rPr>
                <w:t xml:space="preserve">It </w:t>
              </w:r>
            </w:ins>
            <w:ins w:id="2637" w:author="Miss WONG Lee Man 王俐文女士" w:date="2026-01-28T11:17:00Z">
              <w:r w:rsidR="00124CC4">
                <w:rPr>
                  <w:rFonts w:ascii="Frutiger Light" w:hAnsi="Frutiger Light"/>
                  <w:color w:val="FF0000"/>
                  <w:lang w:eastAsia="zh-HK"/>
                </w:rPr>
                <w:t>wa</w:t>
              </w:r>
            </w:ins>
            <w:ins w:id="2638" w:author="Miss WONG Lee Man 王俐文女士" w:date="2026-01-28T11:15:00Z">
              <w:r w:rsidR="00124CC4" w:rsidRPr="00124CC4">
                <w:rPr>
                  <w:rFonts w:ascii="Frutiger Light" w:hAnsi="Frutiger Light"/>
                  <w:color w:val="FF0000"/>
                  <w:lang w:eastAsia="zh-HK"/>
                  <w:rPrChange w:id="2639" w:author="Miss WONG Lee Man 王俐文女士" w:date="2026-01-28T11:16:00Z">
                    <w:rPr>
                      <w:rFonts w:ascii="Frutiger Light" w:hAnsi="Frutiger Light"/>
                      <w:lang w:eastAsia="zh-HK"/>
                    </w:rPr>
                  </w:rPrChange>
                </w:rPr>
                <w:t xml:space="preserve">s currently in the development phase, with a target completion of Q2 2026 to ensure it </w:t>
              </w:r>
            </w:ins>
            <w:ins w:id="2640" w:author="Miss WONG Lee Man 王俐文女士" w:date="2026-01-28T11:17:00Z">
              <w:r w:rsidR="00124CC4">
                <w:rPr>
                  <w:rFonts w:ascii="Frutiger Light" w:hAnsi="Frutiger Light"/>
                  <w:color w:val="FF0000"/>
                  <w:lang w:eastAsia="zh-HK"/>
                </w:rPr>
                <w:t>wa</w:t>
              </w:r>
            </w:ins>
            <w:ins w:id="2641" w:author="Miss WONG Lee Man 王俐文女士" w:date="2026-01-28T11:15:00Z">
              <w:r w:rsidR="00124CC4" w:rsidRPr="00124CC4">
                <w:rPr>
                  <w:rFonts w:ascii="Frutiger Light" w:hAnsi="Frutiger Light"/>
                  <w:color w:val="FF0000"/>
                  <w:lang w:eastAsia="zh-HK"/>
                  <w:rPrChange w:id="2642" w:author="Miss WONG Lee Man 王俐文女士" w:date="2026-01-28T11:16:00Z">
                    <w:rPr>
                      <w:rFonts w:ascii="Frutiger Light" w:hAnsi="Frutiger Light"/>
                      <w:lang w:eastAsia="zh-HK"/>
                    </w:rPr>
                  </w:rPrChange>
                </w:rPr>
                <w:t>s operational before the peak typhoon season.</w:t>
              </w:r>
            </w:ins>
          </w:p>
          <w:p w14:paraId="0EDA9778" w14:textId="7CAE85FA" w:rsidR="008D3C0A" w:rsidRPr="00697433" w:rsidRDefault="008D3C0A" w:rsidP="008D3C0A">
            <w:pPr>
              <w:jc w:val="both"/>
              <w:rPr>
                <w:rFonts w:ascii="Frutiger Light" w:hAnsi="Frutiger Light"/>
                <w:lang w:eastAsia="zh-HK"/>
              </w:rPr>
            </w:pPr>
          </w:p>
        </w:tc>
        <w:tc>
          <w:tcPr>
            <w:tcW w:w="1213" w:type="dxa"/>
            <w:tcPrChange w:id="2643" w:author="bcsin@connect.hku.hk" w:date="2026-01-22T19:56:00Z">
              <w:tcPr>
                <w:tcW w:w="0" w:type="auto"/>
              </w:tcPr>
            </w:tcPrChange>
          </w:tcPr>
          <w:p w14:paraId="72F18C04" w14:textId="77777777" w:rsidR="008D3C0A" w:rsidRPr="00697433" w:rsidRDefault="008D3C0A" w:rsidP="008D3C0A">
            <w:pPr>
              <w:jc w:val="center"/>
              <w:rPr>
                <w:rFonts w:ascii="Frutiger Light" w:hAnsi="Frutiger Light"/>
              </w:rPr>
            </w:pPr>
          </w:p>
        </w:tc>
      </w:tr>
      <w:tr w:rsidR="008D3C0A" w:rsidRPr="00697433" w14:paraId="7A85FFEB" w14:textId="77777777" w:rsidTr="2C2174BB">
        <w:trPr>
          <w:trPrChange w:id="2644" w:author="bcsin@connect.hku.hk" w:date="2026-01-22T19:56:00Z">
            <w:trPr>
              <w:gridBefore w:val="9"/>
              <w:gridAfter w:val="0"/>
            </w:trPr>
          </w:trPrChange>
        </w:trPr>
        <w:tc>
          <w:tcPr>
            <w:tcW w:w="760" w:type="dxa"/>
            <w:tcPrChange w:id="2645" w:author="bcsin@connect.hku.hk" w:date="2026-01-22T19:56:00Z">
              <w:tcPr>
                <w:tcW w:w="0" w:type="auto"/>
              </w:tcPr>
            </w:tcPrChange>
          </w:tcPr>
          <w:p w14:paraId="62F7B81A" w14:textId="526A6B0D" w:rsidR="008D3C0A" w:rsidRPr="00697433" w:rsidRDefault="008D3C0A" w:rsidP="008D3C0A">
            <w:pPr>
              <w:pStyle w:val="ListParagraph"/>
              <w:numPr>
                <w:ilvl w:val="0"/>
                <w:numId w:val="2"/>
              </w:numPr>
              <w:ind w:left="0" w:firstLine="0"/>
              <w:rPr>
                <w:b w:val="0"/>
              </w:rPr>
            </w:pPr>
          </w:p>
        </w:tc>
        <w:tc>
          <w:tcPr>
            <w:tcW w:w="7564" w:type="dxa"/>
            <w:gridSpan w:val="4"/>
            <w:tcPrChange w:id="2646" w:author="bcsin@connect.hku.hk" w:date="2026-01-22T19:56:00Z">
              <w:tcPr>
                <w:tcW w:w="7564" w:type="dxa"/>
                <w:gridSpan w:val="4"/>
              </w:tcPr>
            </w:tcPrChange>
          </w:tcPr>
          <w:p w14:paraId="545EB182" w14:textId="146B82FC" w:rsidR="008D3C0A" w:rsidRPr="00697433" w:rsidRDefault="008D3C0A" w:rsidP="008D3C0A">
            <w:pPr>
              <w:jc w:val="both"/>
              <w:rPr>
                <w:rFonts w:ascii="Frutiger Light" w:hAnsi="Frutiger Light"/>
                <w:b/>
                <w:bCs/>
                <w:u w:val="single"/>
                <w:lang w:eastAsia="zh-HK"/>
              </w:rPr>
            </w:pPr>
            <w:r w:rsidRPr="00697433">
              <w:rPr>
                <w:rFonts w:ascii="Frutiger Light" w:hAnsi="Frutiger Light"/>
                <w:b/>
                <w:bCs/>
                <w:u w:val="single"/>
                <w:lang w:eastAsia="zh-HK"/>
              </w:rPr>
              <w:t>Financial Management</w:t>
            </w:r>
          </w:p>
        </w:tc>
        <w:tc>
          <w:tcPr>
            <w:tcW w:w="1213" w:type="dxa"/>
            <w:tcPrChange w:id="2647" w:author="bcsin@connect.hku.hk" w:date="2026-01-22T19:56:00Z">
              <w:tcPr>
                <w:tcW w:w="0" w:type="auto"/>
              </w:tcPr>
            </w:tcPrChange>
          </w:tcPr>
          <w:p w14:paraId="4FCCAFED" w14:textId="1D975A28" w:rsidR="008D3C0A" w:rsidRPr="00697433" w:rsidRDefault="008D3C0A" w:rsidP="008D3C0A">
            <w:pPr>
              <w:jc w:val="center"/>
              <w:rPr>
                <w:rFonts w:ascii="Frutiger Light" w:hAnsi="Frutiger Light"/>
              </w:rPr>
            </w:pPr>
          </w:p>
        </w:tc>
      </w:tr>
      <w:tr w:rsidR="008D3C0A" w:rsidRPr="00697433" w14:paraId="29CB086B" w14:textId="77777777" w:rsidTr="2C2174BB">
        <w:trPr>
          <w:trPrChange w:id="2648" w:author="Mr CHAN Chun Ki, Anderson (ITM/ITD/2)" w:date="2026-01-29T11:30:00Z">
            <w:trPr>
              <w:gridBefore w:val="9"/>
              <w:gridAfter w:val="0"/>
            </w:trPr>
          </w:trPrChange>
        </w:trPr>
        <w:tc>
          <w:tcPr>
            <w:tcW w:w="760" w:type="dxa"/>
            <w:vMerge w:val="restart"/>
            <w:tcPrChange w:id="2649" w:author="Mr CHAN Chun Ki, Anderson (ITM/ITD/2)" w:date="2026-01-29T11:30:00Z">
              <w:tcPr>
                <w:tcW w:w="760" w:type="dxa"/>
                <w:vMerge w:val="restart"/>
              </w:tcPr>
            </w:tcPrChange>
          </w:tcPr>
          <w:p w14:paraId="577ADF01" w14:textId="77777777" w:rsidR="008D3C0A" w:rsidRPr="00697433" w:rsidRDefault="008D3C0A" w:rsidP="008D3C0A">
            <w:pPr>
              <w:pStyle w:val="ListParagraph"/>
              <w:numPr>
                <w:ilvl w:val="1"/>
                <w:numId w:val="2"/>
              </w:numPr>
              <w:ind w:left="0" w:firstLine="0"/>
              <w:rPr>
                <w:b w:val="0"/>
              </w:rPr>
            </w:pPr>
          </w:p>
        </w:tc>
        <w:tc>
          <w:tcPr>
            <w:tcW w:w="7564" w:type="dxa"/>
            <w:gridSpan w:val="4"/>
            <w:tcPrChange w:id="2650" w:author="Mr CHAN Chun Ki, Anderson (ITM/ITD/2)" w:date="2026-01-29T11:30:00Z">
              <w:tcPr>
                <w:tcW w:w="7564" w:type="dxa"/>
                <w:gridSpan w:val="4"/>
              </w:tcPr>
            </w:tcPrChange>
          </w:tcPr>
          <w:p w14:paraId="1FCA17F6" w14:textId="7F983A32" w:rsidR="008D3C0A" w:rsidRPr="00697433" w:rsidRDefault="008D3C0A" w:rsidP="008D3C0A">
            <w:pPr>
              <w:jc w:val="both"/>
              <w:rPr>
                <w:rFonts w:ascii="Frutiger Light" w:eastAsia="Frutiger Light" w:hAnsi="Frutiger Light" w:cs="Frutiger Light"/>
              </w:rPr>
            </w:pPr>
            <w:r w:rsidRPr="00697433">
              <w:rPr>
                <w:rFonts w:ascii="Frutiger Light" w:eastAsia="Frutiger Light" w:hAnsi="Frutiger Light" w:cs="Frutiger Light"/>
              </w:rPr>
              <w:t>SE/ITD reported that for FY2025/2026, as of</w:t>
            </w:r>
            <w:ins w:id="2651" w:author="Chun-kit" w:date="2026-02-05T10:37:00Z">
              <w:r w:rsidR="008944A8">
                <w:rPr>
                  <w:rFonts w:ascii="Frutiger Light" w:eastAsia="Frutiger Light" w:hAnsi="Frutiger Light" w:cs="Frutiger Light"/>
                </w:rPr>
                <w:t xml:space="preserve"> </w:t>
              </w:r>
            </w:ins>
            <w:del w:id="2652" w:author="Chun-kit" w:date="2026-01-29T09:50:00Z">
              <w:r w:rsidRPr="00697433" w:rsidDel="001E1A81">
                <w:rPr>
                  <w:rFonts w:ascii="Frutiger Light" w:eastAsia="Frutiger Light" w:hAnsi="Frutiger Light" w:cs="Frutiger Light"/>
                </w:rPr>
                <w:delText xml:space="preserve"> 3.12.2025</w:delText>
              </w:r>
            </w:del>
            <w:ins w:id="2653" w:author="Chun-kit" w:date="2026-01-29T09:50:00Z">
              <w:r w:rsidR="001E1A81">
                <w:rPr>
                  <w:rFonts w:ascii="Frutiger Light" w:eastAsia="Frutiger Light" w:hAnsi="Frutiger Light" w:cs="Frutiger Light"/>
                </w:rPr>
                <w:t>29.1.2026</w:t>
              </w:r>
            </w:ins>
            <w:r w:rsidRPr="00697433">
              <w:rPr>
                <w:rFonts w:ascii="Frutiger Light" w:eastAsia="Frutiger Light" w:hAnsi="Frutiger Light" w:cs="Frutiger Light"/>
              </w:rPr>
              <w:t>,</w:t>
            </w:r>
          </w:p>
        </w:tc>
        <w:tc>
          <w:tcPr>
            <w:tcW w:w="1213" w:type="dxa"/>
            <w:vMerge w:val="restart"/>
            <w:tcPrChange w:id="2654" w:author="Mr CHAN Chun Ki, Anderson (ITM/ITD/2)" w:date="2026-01-29T11:30:00Z">
              <w:tcPr>
                <w:tcW w:w="1213" w:type="dxa"/>
                <w:vMerge w:val="restart"/>
              </w:tcPr>
            </w:tcPrChange>
          </w:tcPr>
          <w:p w14:paraId="2705EFBE" w14:textId="45F5A1F3" w:rsidR="008D3C0A" w:rsidRPr="00697433" w:rsidRDefault="008D3C0A" w:rsidP="008D3C0A">
            <w:pPr>
              <w:jc w:val="center"/>
              <w:rPr>
                <w:rFonts w:ascii="Frutiger Light" w:hAnsi="Frutiger Light"/>
              </w:rPr>
            </w:pPr>
            <w:r w:rsidRPr="00697433">
              <w:rPr>
                <w:rFonts w:ascii="Frutiger Light" w:hAnsi="Frutiger Light"/>
              </w:rPr>
              <w:t>SE/ITD</w:t>
            </w:r>
          </w:p>
        </w:tc>
      </w:tr>
      <w:tr w:rsidR="008D3C0A" w:rsidRPr="00697433" w14:paraId="3FBCC8F3" w14:textId="77777777" w:rsidTr="2C2174BB">
        <w:trPr>
          <w:trHeight w:val="180"/>
          <w:trPrChange w:id="2655" w:author="bcsin@connect.hku.hk" w:date="2026-01-22T19:56:00Z">
            <w:trPr>
              <w:gridBefore w:val="9"/>
              <w:gridAfter w:val="0"/>
            </w:trPr>
          </w:trPrChange>
        </w:trPr>
        <w:tc>
          <w:tcPr>
            <w:tcW w:w="760" w:type="dxa"/>
            <w:vMerge/>
            <w:tcPrChange w:id="2656" w:author="bcsin@connect.hku.hk" w:date="2026-01-22T19:56:00Z">
              <w:tcPr>
                <w:tcW w:w="0" w:type="auto"/>
                <w:vMerge/>
              </w:tcPr>
            </w:tcPrChange>
          </w:tcPr>
          <w:p w14:paraId="1A90A398" w14:textId="77777777" w:rsidR="008D3C0A" w:rsidRPr="00697433" w:rsidRDefault="008D3C0A" w:rsidP="008D3C0A">
            <w:pPr>
              <w:pStyle w:val="ListParagraph"/>
              <w:rPr>
                <w:b w:val="0"/>
              </w:rPr>
            </w:pPr>
          </w:p>
        </w:tc>
        <w:tc>
          <w:tcPr>
            <w:tcW w:w="999" w:type="dxa"/>
            <w:tcPrChange w:id="2657" w:author="bcsin@connect.hku.hk" w:date="2026-01-22T19:56:00Z">
              <w:tcPr>
                <w:tcW w:w="0" w:type="auto"/>
              </w:tcPr>
            </w:tcPrChange>
          </w:tcPr>
          <w:p w14:paraId="39E0BA3D" w14:textId="3D2830D1" w:rsidR="008D3C0A" w:rsidRPr="00697433" w:rsidRDefault="008D3C0A" w:rsidP="008D3C0A">
            <w:pPr>
              <w:jc w:val="both"/>
              <w:rPr>
                <w:rFonts w:ascii="Frutiger Light" w:hAnsi="Frutiger Light"/>
              </w:rPr>
            </w:pPr>
            <w:r w:rsidRPr="00697433">
              <w:rPr>
                <w:rFonts w:ascii="Frutiger Light" w:hAnsi="Frutiger Light"/>
              </w:rPr>
              <w:t>Days:</w:t>
            </w:r>
          </w:p>
        </w:tc>
        <w:tc>
          <w:tcPr>
            <w:tcW w:w="6565" w:type="dxa"/>
            <w:gridSpan w:val="3"/>
            <w:tcPrChange w:id="2658" w:author="bcsin@connect.hku.hk" w:date="2026-01-22T19:56:00Z">
              <w:tcPr>
                <w:tcW w:w="6565" w:type="dxa"/>
                <w:gridSpan w:val="3"/>
              </w:tcPr>
            </w:tcPrChange>
          </w:tcPr>
          <w:p w14:paraId="674C899F" w14:textId="6C07880F" w:rsidR="008D3C0A" w:rsidRPr="00697433" w:rsidRDefault="008D3C0A" w:rsidP="008D3C0A">
            <w:pPr>
              <w:tabs>
                <w:tab w:val="right" w:pos="2304"/>
                <w:tab w:val="left" w:pos="3156"/>
                <w:tab w:val="right" w:pos="5282"/>
                <w:tab w:val="left" w:pos="5424"/>
              </w:tabs>
              <w:ind w:right="35"/>
              <w:rPr>
                <w:rFonts w:ascii="Frutiger Light" w:hAnsi="Frutiger Light"/>
              </w:rPr>
            </w:pPr>
            <w:r w:rsidRPr="00697433">
              <w:rPr>
                <w:rFonts w:ascii="Frutiger Light" w:eastAsia="Frutiger Light" w:hAnsi="Frutiger Light" w:cs="Frutiger Light"/>
              </w:rPr>
              <w:tab/>
            </w:r>
            <w:ins w:id="2659" w:author="Chun-kit" w:date="2026-01-29T09:59:00Z">
              <w:r w:rsidR="001E1A81">
                <w:rPr>
                  <w:rFonts w:ascii="Frutiger Light" w:eastAsia="Frutiger Light" w:hAnsi="Frutiger Light" w:cs="Frutiger Light"/>
                </w:rPr>
                <w:t>304</w:t>
              </w:r>
            </w:ins>
            <w:del w:id="2660" w:author="Chun-kit" w:date="2026-01-29T09:59:00Z">
              <w:r w:rsidRPr="00697433" w:rsidDel="001E1A81">
                <w:rPr>
                  <w:rFonts w:ascii="Frutiger Light" w:hAnsi="Frutiger Light"/>
                </w:rPr>
                <w:delText>247</w:delText>
              </w:r>
            </w:del>
            <w:r w:rsidRPr="00697433">
              <w:rPr>
                <w:rFonts w:ascii="Frutiger Light" w:hAnsi="Frutiger Light"/>
              </w:rPr>
              <w:t xml:space="preserve"> days (</w:t>
            </w:r>
            <w:ins w:id="2661" w:author="Chun-kit" w:date="2026-01-29T09:59:00Z">
              <w:r w:rsidR="001E1A81">
                <w:rPr>
                  <w:rFonts w:ascii="Frutiger Light" w:hAnsi="Frutiger Light"/>
                </w:rPr>
                <w:t>83.3</w:t>
              </w:r>
            </w:ins>
            <w:del w:id="2662" w:author="Chun-kit" w:date="2026-01-29T09:59:00Z">
              <w:r w:rsidRPr="00697433" w:rsidDel="001E1A81">
                <w:rPr>
                  <w:rFonts w:ascii="Frutiger Light" w:hAnsi="Frutiger Light"/>
                </w:rPr>
                <w:delText>67.7</w:delText>
              </w:r>
            </w:del>
            <w:r w:rsidRPr="00697433">
              <w:rPr>
                <w:rFonts w:ascii="Frutiger Light" w:hAnsi="Frutiger Light"/>
              </w:rPr>
              <w:t>%)</w:t>
            </w:r>
          </w:p>
        </w:tc>
        <w:tc>
          <w:tcPr>
            <w:tcW w:w="1213" w:type="dxa"/>
            <w:vMerge/>
            <w:tcPrChange w:id="2663" w:author="bcsin@connect.hku.hk" w:date="2026-01-22T19:56:00Z">
              <w:tcPr>
                <w:tcW w:w="0" w:type="auto"/>
                <w:vMerge/>
              </w:tcPr>
            </w:tcPrChange>
          </w:tcPr>
          <w:p w14:paraId="7E488900" w14:textId="77777777" w:rsidR="008D3C0A" w:rsidRPr="00697433" w:rsidRDefault="008D3C0A" w:rsidP="008D3C0A">
            <w:pPr>
              <w:jc w:val="center"/>
              <w:rPr>
                <w:rFonts w:ascii="Frutiger Light" w:hAnsi="Frutiger Light"/>
              </w:rPr>
            </w:pPr>
          </w:p>
        </w:tc>
      </w:tr>
      <w:tr w:rsidR="008D3C0A" w:rsidRPr="00697433" w14:paraId="58FB105D" w14:textId="77777777" w:rsidTr="2C2174BB">
        <w:trPr>
          <w:trHeight w:val="180"/>
          <w:trPrChange w:id="2664" w:author="bcsin@connect.hku.hk" w:date="2026-01-22T19:56:00Z">
            <w:trPr>
              <w:gridBefore w:val="2"/>
              <w:trHeight w:val="180"/>
            </w:trPr>
          </w:trPrChange>
        </w:trPr>
        <w:tc>
          <w:tcPr>
            <w:tcW w:w="760" w:type="dxa"/>
            <w:vMerge/>
            <w:tcPrChange w:id="2665" w:author="bcsin@connect.hku.hk" w:date="2026-01-22T19:56:00Z">
              <w:tcPr>
                <w:tcW w:w="760" w:type="dxa"/>
                <w:vMerge/>
              </w:tcPr>
            </w:tcPrChange>
          </w:tcPr>
          <w:p w14:paraId="20CD149F" w14:textId="77777777" w:rsidR="008D3C0A" w:rsidRPr="00697433" w:rsidRDefault="008D3C0A" w:rsidP="008D3C0A">
            <w:pPr>
              <w:pStyle w:val="ListParagraph"/>
              <w:rPr>
                <w:b w:val="0"/>
              </w:rPr>
            </w:pPr>
          </w:p>
        </w:tc>
        <w:tc>
          <w:tcPr>
            <w:tcW w:w="999" w:type="dxa"/>
            <w:tcPrChange w:id="2666" w:author="bcsin@connect.hku.hk" w:date="2026-01-22T19:56:00Z">
              <w:tcPr>
                <w:tcW w:w="999" w:type="dxa"/>
              </w:tcPr>
            </w:tcPrChange>
          </w:tcPr>
          <w:p w14:paraId="1661245A" w14:textId="483FF8D9" w:rsidR="008D3C0A" w:rsidRPr="00697433" w:rsidRDefault="008D3C0A" w:rsidP="008D3C0A">
            <w:pPr>
              <w:jc w:val="both"/>
              <w:rPr>
                <w:rFonts w:ascii="Frutiger Light" w:hAnsi="Frutiger Light"/>
                <w:b/>
                <w:bCs/>
                <w:u w:val="single"/>
                <w:rPrChange w:id="2667" w:author="Ms CHAN Man Ting Ida 陳敏婷女士" w:date="2026-01-15T10:26:00Z">
                  <w:rPr/>
                </w:rPrChange>
              </w:rPr>
            </w:pPr>
            <w:r w:rsidRPr="00697433">
              <w:rPr>
                <w:rFonts w:ascii="Frutiger Light" w:hAnsi="Frutiger Light"/>
              </w:rPr>
              <w:t>CAPEX:</w:t>
            </w:r>
          </w:p>
        </w:tc>
        <w:tc>
          <w:tcPr>
            <w:tcW w:w="2465" w:type="dxa"/>
            <w:tcPrChange w:id="2668" w:author="bcsin@connect.hku.hk" w:date="2026-01-22T19:56:00Z">
              <w:tcPr>
                <w:tcW w:w="2465" w:type="dxa"/>
              </w:tcPr>
            </w:tcPrChange>
          </w:tcPr>
          <w:p w14:paraId="27BC51E2" w14:textId="07AEF896" w:rsidR="008D3C0A" w:rsidRPr="00697433" w:rsidRDefault="008D3C0A" w:rsidP="008D3C0A">
            <w:pPr>
              <w:jc w:val="right"/>
              <w:rPr>
                <w:rFonts w:ascii="Frutiger Light" w:hAnsi="Frutiger Light"/>
                <w:b/>
                <w:bCs/>
                <w:u w:val="single"/>
                <w:rPrChange w:id="2669" w:author="Ms CHAN Man Ting Ida 陳敏婷女士" w:date="2026-01-15T10:26:00Z">
                  <w:rPr/>
                </w:rPrChange>
              </w:rPr>
            </w:pPr>
            <w:r w:rsidRPr="00697433">
              <w:rPr>
                <w:rFonts w:ascii="Frutiger Light" w:hAnsi="Frutiger Light"/>
              </w:rPr>
              <w:t>$</w:t>
            </w:r>
            <w:del w:id="2670" w:author="Chun-kit" w:date="2026-01-29T10:08:00Z">
              <w:r w:rsidRPr="00697433" w:rsidDel="004D7BF5">
                <w:rPr>
                  <w:rFonts w:ascii="Frutiger Light" w:hAnsi="Frutiger Light"/>
                </w:rPr>
                <w:delText>50.046</w:delText>
              </w:r>
            </w:del>
            <w:ins w:id="2671" w:author="Chun-kit" w:date="2026-01-29T10:08:00Z">
              <w:r w:rsidR="004D7BF5">
                <w:rPr>
                  <w:rFonts w:ascii="Frutiger Light" w:hAnsi="Frutiger Light"/>
                </w:rPr>
                <w:t>64.825</w:t>
              </w:r>
            </w:ins>
            <w:r w:rsidRPr="00697433">
              <w:rPr>
                <w:rFonts w:ascii="Frutiger Light" w:hAnsi="Frutiger Light"/>
              </w:rPr>
              <w:t xml:space="preserve">M </w:t>
            </w:r>
            <w:r w:rsidRPr="00697433">
              <w:rPr>
                <w:rFonts w:ascii="Frutiger Light" w:hAnsi="Frutiger Light"/>
              </w:rPr>
              <w:lastRenderedPageBreak/>
              <w:t>(</w:t>
            </w:r>
            <w:del w:id="2672" w:author="Chun-kit" w:date="2026-01-29T10:08:00Z">
              <w:r w:rsidRPr="00697433" w:rsidDel="004D7BF5">
                <w:rPr>
                  <w:rFonts w:ascii="Frutiger Light" w:hAnsi="Frutiger Light"/>
                </w:rPr>
                <w:delText>51.4</w:delText>
              </w:r>
            </w:del>
            <w:ins w:id="2673" w:author="Chun-kit" w:date="2026-01-29T10:08:00Z">
              <w:r w:rsidR="004D7BF5">
                <w:rPr>
                  <w:rFonts w:ascii="Frutiger Light" w:hAnsi="Frutiger Light"/>
                </w:rPr>
                <w:t>66.6</w:t>
              </w:r>
            </w:ins>
            <w:r w:rsidRPr="00697433">
              <w:rPr>
                <w:rFonts w:ascii="Frutiger Light" w:hAnsi="Frutiger Light"/>
              </w:rPr>
              <w:t>%)</w:t>
            </w:r>
          </w:p>
        </w:tc>
        <w:tc>
          <w:tcPr>
            <w:tcW w:w="284" w:type="dxa"/>
            <w:tcPrChange w:id="2674" w:author="bcsin@connect.hku.hk" w:date="2026-01-22T19:56:00Z">
              <w:tcPr>
                <w:tcW w:w="284" w:type="dxa"/>
              </w:tcPr>
            </w:tcPrChange>
          </w:tcPr>
          <w:p w14:paraId="7E9E25FC" w14:textId="02D802AA" w:rsidR="008D3C0A" w:rsidRPr="00697433" w:rsidRDefault="008D3C0A" w:rsidP="008D3C0A">
            <w:pPr>
              <w:jc w:val="center"/>
              <w:rPr>
                <w:rFonts w:ascii="Frutiger Light" w:hAnsi="Frutiger Light"/>
              </w:rPr>
            </w:pPr>
            <w:r w:rsidRPr="00697433">
              <w:rPr>
                <w:rFonts w:ascii="Frutiger Light" w:hAnsi="Frutiger Light"/>
              </w:rPr>
              <w:lastRenderedPageBreak/>
              <w:t>;</w:t>
            </w:r>
          </w:p>
        </w:tc>
        <w:tc>
          <w:tcPr>
            <w:tcW w:w="3816" w:type="dxa"/>
            <w:tcPrChange w:id="2675" w:author="bcsin@connect.hku.hk" w:date="2026-01-22T19:56:00Z">
              <w:tcPr>
                <w:tcW w:w="3816" w:type="dxa"/>
                <w:gridSpan w:val="7"/>
              </w:tcPr>
            </w:tcPrChange>
          </w:tcPr>
          <w:p w14:paraId="769CD7E6" w14:textId="2B8F4FCD" w:rsidR="008D3C0A" w:rsidRPr="00697433" w:rsidRDefault="008D3C0A" w:rsidP="008D3C0A">
            <w:pPr>
              <w:tabs>
                <w:tab w:val="right" w:pos="2304"/>
                <w:tab w:val="left" w:pos="3156"/>
                <w:tab w:val="right" w:pos="5282"/>
                <w:tab w:val="left" w:pos="5424"/>
              </w:tabs>
              <w:ind w:right="35"/>
              <w:rPr>
                <w:rFonts w:ascii="Frutiger Light" w:hAnsi="Frutiger Light"/>
              </w:rPr>
            </w:pPr>
            <w:r w:rsidRPr="00697433">
              <w:rPr>
                <w:rFonts w:ascii="Frutiger Light" w:hAnsi="Frutiger Light"/>
              </w:rPr>
              <w:t xml:space="preserve">$91.272M Revised </w:t>
            </w:r>
            <w:r w:rsidRPr="00697433">
              <w:rPr>
                <w:rFonts w:ascii="Frutiger Light" w:eastAsia="Frutiger Light" w:hAnsi="Frutiger Light" w:cs="Frutiger Light"/>
              </w:rPr>
              <w:t>Budget</w:t>
            </w:r>
          </w:p>
        </w:tc>
        <w:tc>
          <w:tcPr>
            <w:tcW w:w="1213" w:type="dxa"/>
            <w:vMerge/>
            <w:tcPrChange w:id="2676" w:author="bcsin@connect.hku.hk" w:date="2026-01-22T19:56:00Z">
              <w:tcPr>
                <w:tcW w:w="1213" w:type="dxa"/>
                <w:gridSpan w:val="3"/>
                <w:vMerge/>
              </w:tcPr>
            </w:tcPrChange>
          </w:tcPr>
          <w:p w14:paraId="7A137EF9" w14:textId="77777777" w:rsidR="008D3C0A" w:rsidRPr="00697433" w:rsidRDefault="008D3C0A" w:rsidP="008D3C0A">
            <w:pPr>
              <w:jc w:val="center"/>
              <w:rPr>
                <w:rFonts w:ascii="Frutiger Light" w:hAnsi="Frutiger Light"/>
              </w:rPr>
            </w:pPr>
          </w:p>
        </w:tc>
      </w:tr>
      <w:tr w:rsidR="008D3C0A" w:rsidRPr="00697433" w14:paraId="64A2669C" w14:textId="77777777" w:rsidTr="2C2174BB">
        <w:trPr>
          <w:trHeight w:val="180"/>
          <w:trPrChange w:id="2677" w:author="bcsin@connect.hku.hk" w:date="2026-01-22T19:56:00Z">
            <w:trPr>
              <w:gridBefore w:val="2"/>
              <w:trHeight w:val="180"/>
            </w:trPr>
          </w:trPrChange>
        </w:trPr>
        <w:tc>
          <w:tcPr>
            <w:tcW w:w="760" w:type="dxa"/>
            <w:vMerge/>
            <w:tcPrChange w:id="2678" w:author="bcsin@connect.hku.hk" w:date="2026-01-22T19:56:00Z">
              <w:tcPr>
                <w:tcW w:w="760" w:type="dxa"/>
                <w:vMerge/>
              </w:tcPr>
            </w:tcPrChange>
          </w:tcPr>
          <w:p w14:paraId="023D5813" w14:textId="77777777" w:rsidR="008D3C0A" w:rsidRPr="00697433" w:rsidRDefault="008D3C0A" w:rsidP="008D3C0A">
            <w:pPr>
              <w:pStyle w:val="ListParagraph"/>
              <w:rPr>
                <w:b w:val="0"/>
              </w:rPr>
            </w:pPr>
          </w:p>
        </w:tc>
        <w:tc>
          <w:tcPr>
            <w:tcW w:w="999" w:type="dxa"/>
            <w:tcPrChange w:id="2679" w:author="bcsin@connect.hku.hk" w:date="2026-01-22T19:56:00Z">
              <w:tcPr>
                <w:tcW w:w="999" w:type="dxa"/>
              </w:tcPr>
            </w:tcPrChange>
          </w:tcPr>
          <w:p w14:paraId="341B99B2" w14:textId="674ED57B" w:rsidR="008D3C0A" w:rsidRPr="00697433" w:rsidRDefault="008D3C0A" w:rsidP="008D3C0A">
            <w:pPr>
              <w:jc w:val="both"/>
              <w:rPr>
                <w:rFonts w:ascii="Frutiger Light" w:hAnsi="Frutiger Light"/>
                <w:b/>
                <w:bCs/>
                <w:u w:val="single"/>
                <w:rPrChange w:id="2680" w:author="Ms CHAN Man Ting Ida 陳敏婷女士" w:date="2026-01-15T10:26:00Z">
                  <w:rPr/>
                </w:rPrChange>
              </w:rPr>
            </w:pPr>
            <w:r w:rsidRPr="00697433">
              <w:rPr>
                <w:rFonts w:ascii="Frutiger Light" w:hAnsi="Frutiger Light"/>
              </w:rPr>
              <w:t>OPEX:</w:t>
            </w:r>
          </w:p>
        </w:tc>
        <w:tc>
          <w:tcPr>
            <w:tcW w:w="2465" w:type="dxa"/>
            <w:tcPrChange w:id="2681" w:author="bcsin@connect.hku.hk" w:date="2026-01-22T19:56:00Z">
              <w:tcPr>
                <w:tcW w:w="2465" w:type="dxa"/>
              </w:tcPr>
            </w:tcPrChange>
          </w:tcPr>
          <w:p w14:paraId="21E42060" w14:textId="6350174D" w:rsidR="008D3C0A" w:rsidRPr="00697433" w:rsidRDefault="008D3C0A" w:rsidP="008D3C0A">
            <w:pPr>
              <w:jc w:val="right"/>
              <w:rPr>
                <w:rFonts w:ascii="Frutiger Light" w:hAnsi="Frutiger Light"/>
                <w:b/>
                <w:bCs/>
                <w:u w:val="single"/>
                <w:rPrChange w:id="2682" w:author="Ms CHAN Man Ting Ida 陳敏婷女士" w:date="2026-01-15T10:26:00Z">
                  <w:rPr/>
                </w:rPrChange>
              </w:rPr>
            </w:pPr>
            <w:r w:rsidRPr="00697433">
              <w:rPr>
                <w:rFonts w:ascii="Frutiger Light" w:hAnsi="Frutiger Light"/>
              </w:rPr>
              <w:t>$</w:t>
            </w:r>
            <w:ins w:id="2683" w:author="Chun-kit" w:date="2026-01-29T09:59:00Z">
              <w:r w:rsidR="004D7BF5">
                <w:rPr>
                  <w:rFonts w:ascii="Frutiger Light" w:hAnsi="Frutiger Light"/>
                </w:rPr>
                <w:t>298.440</w:t>
              </w:r>
            </w:ins>
            <w:del w:id="2684" w:author="Chun-kit" w:date="2026-01-29T09:59:00Z">
              <w:r w:rsidRPr="00697433" w:rsidDel="004D7BF5">
                <w:rPr>
                  <w:rFonts w:ascii="Frutiger Light" w:hAnsi="Frutiger Light"/>
                </w:rPr>
                <w:delText>231.617</w:delText>
              </w:r>
            </w:del>
            <w:r w:rsidRPr="00697433">
              <w:rPr>
                <w:rFonts w:ascii="Frutiger Light" w:hAnsi="Frutiger Light"/>
              </w:rPr>
              <w:t>M (</w:t>
            </w:r>
            <w:del w:id="2685" w:author="Chun-kit" w:date="2026-01-29T09:59:00Z">
              <w:r w:rsidRPr="00697433" w:rsidDel="004D7BF5">
                <w:rPr>
                  <w:rFonts w:ascii="Frutiger Light" w:hAnsi="Frutiger Light"/>
                </w:rPr>
                <w:delText>57.8</w:delText>
              </w:r>
            </w:del>
            <w:ins w:id="2686" w:author="Chun-kit" w:date="2026-01-29T09:59:00Z">
              <w:r w:rsidR="004D7BF5">
                <w:rPr>
                  <w:rFonts w:ascii="Frutiger Light" w:hAnsi="Frutiger Light"/>
                </w:rPr>
                <w:t>74.4</w:t>
              </w:r>
            </w:ins>
            <w:r w:rsidRPr="00697433">
              <w:rPr>
                <w:rFonts w:ascii="Frutiger Light" w:hAnsi="Frutiger Light"/>
              </w:rPr>
              <w:t>%)</w:t>
            </w:r>
          </w:p>
        </w:tc>
        <w:tc>
          <w:tcPr>
            <w:tcW w:w="284" w:type="dxa"/>
            <w:tcPrChange w:id="2687" w:author="bcsin@connect.hku.hk" w:date="2026-01-22T19:56:00Z">
              <w:tcPr>
                <w:tcW w:w="284" w:type="dxa"/>
              </w:tcPr>
            </w:tcPrChange>
          </w:tcPr>
          <w:p w14:paraId="47BACD21" w14:textId="33EAEBA8" w:rsidR="008D3C0A" w:rsidRPr="00697433" w:rsidRDefault="008D3C0A" w:rsidP="008D3C0A">
            <w:pPr>
              <w:jc w:val="center"/>
              <w:rPr>
                <w:rFonts w:ascii="Frutiger Light" w:hAnsi="Frutiger Light"/>
                <w:b/>
                <w:bCs/>
                <w:u w:val="single"/>
                <w:rPrChange w:id="2688" w:author="Ms CHAN Man Ting Ida 陳敏婷女士" w:date="2026-01-15T10:26:00Z">
                  <w:rPr/>
                </w:rPrChange>
              </w:rPr>
            </w:pPr>
            <w:r w:rsidRPr="00697433">
              <w:rPr>
                <w:rFonts w:ascii="Frutiger Light" w:hAnsi="Frutiger Light"/>
              </w:rPr>
              <w:t>;</w:t>
            </w:r>
          </w:p>
        </w:tc>
        <w:tc>
          <w:tcPr>
            <w:tcW w:w="3816" w:type="dxa"/>
            <w:tcPrChange w:id="2689" w:author="bcsin@connect.hku.hk" w:date="2026-01-22T19:56:00Z">
              <w:tcPr>
                <w:tcW w:w="3816" w:type="dxa"/>
                <w:gridSpan w:val="7"/>
              </w:tcPr>
            </w:tcPrChange>
          </w:tcPr>
          <w:p w14:paraId="066872D9" w14:textId="553D7137" w:rsidR="008D3C0A" w:rsidRPr="00697433" w:rsidRDefault="008D3C0A" w:rsidP="008D3C0A">
            <w:pPr>
              <w:tabs>
                <w:tab w:val="right" w:pos="2304"/>
                <w:tab w:val="left" w:pos="3156"/>
                <w:tab w:val="right" w:pos="5282"/>
                <w:tab w:val="left" w:pos="5424"/>
              </w:tabs>
              <w:ind w:right="35"/>
              <w:rPr>
                <w:rFonts w:ascii="Frutiger Light" w:eastAsia="Frutiger Light" w:hAnsi="Frutiger Light" w:cs="Frutiger Light"/>
              </w:rPr>
            </w:pPr>
            <w:r w:rsidRPr="00697433">
              <w:rPr>
                <w:rFonts w:ascii="Frutiger Light" w:hAnsi="Frutiger Light"/>
              </w:rPr>
              <w:t>$40</w:t>
            </w:r>
            <w:ins w:id="2690" w:author="Chun-kit" w:date="2026-02-06T09:25:00Z">
              <w:r w:rsidR="005A0F06">
                <w:rPr>
                  <w:rFonts w:ascii="Frutiger Light" w:hAnsi="Frutiger Light"/>
                </w:rPr>
                <w:t>0</w:t>
              </w:r>
            </w:ins>
            <w:r w:rsidRPr="00697433">
              <w:rPr>
                <w:rFonts w:ascii="Frutiger Light" w:hAnsi="Frutiger Light"/>
              </w:rPr>
              <w:t xml:space="preserve">.978M Revised </w:t>
            </w:r>
            <w:r w:rsidRPr="00697433">
              <w:rPr>
                <w:rFonts w:ascii="Frutiger Light" w:eastAsia="Frutiger Light" w:hAnsi="Frutiger Light" w:cs="Frutiger Light"/>
              </w:rPr>
              <w:t>Budget</w:t>
            </w:r>
          </w:p>
        </w:tc>
        <w:tc>
          <w:tcPr>
            <w:tcW w:w="1213" w:type="dxa"/>
            <w:vMerge/>
            <w:tcPrChange w:id="2691" w:author="bcsin@connect.hku.hk" w:date="2026-01-22T19:56:00Z">
              <w:tcPr>
                <w:tcW w:w="1213" w:type="dxa"/>
                <w:gridSpan w:val="3"/>
                <w:vMerge/>
              </w:tcPr>
            </w:tcPrChange>
          </w:tcPr>
          <w:p w14:paraId="700AAD2C" w14:textId="77777777" w:rsidR="008D3C0A" w:rsidRPr="00697433" w:rsidRDefault="008D3C0A" w:rsidP="008D3C0A">
            <w:pPr>
              <w:jc w:val="center"/>
              <w:rPr>
                <w:rFonts w:ascii="Frutiger Light" w:hAnsi="Frutiger Light"/>
              </w:rPr>
            </w:pPr>
          </w:p>
        </w:tc>
      </w:tr>
      <w:tr w:rsidR="008D3C0A" w:rsidRPr="00697433" w14:paraId="10B904C2" w14:textId="77777777" w:rsidTr="2C2174BB">
        <w:trPr>
          <w:trPrChange w:id="2692" w:author="bcsin@connect.hku.hk" w:date="2026-01-22T19:56:00Z">
            <w:trPr>
              <w:gridBefore w:val="9"/>
              <w:gridAfter w:val="0"/>
            </w:trPr>
          </w:trPrChange>
        </w:trPr>
        <w:tc>
          <w:tcPr>
            <w:tcW w:w="760" w:type="dxa"/>
            <w:tcPrChange w:id="2693" w:author="bcsin@connect.hku.hk" w:date="2026-01-22T19:56:00Z">
              <w:tcPr>
                <w:tcW w:w="0" w:type="auto"/>
              </w:tcPr>
            </w:tcPrChange>
          </w:tcPr>
          <w:p w14:paraId="309F831C" w14:textId="77777777" w:rsidR="008D3C0A" w:rsidRPr="00697433" w:rsidRDefault="008D3C0A" w:rsidP="008D3C0A">
            <w:pPr>
              <w:pStyle w:val="ListParagraph"/>
              <w:rPr>
                <w:b w:val="0"/>
              </w:rPr>
            </w:pPr>
          </w:p>
        </w:tc>
        <w:tc>
          <w:tcPr>
            <w:tcW w:w="7564" w:type="dxa"/>
            <w:gridSpan w:val="4"/>
            <w:tcPrChange w:id="2694" w:author="bcsin@connect.hku.hk" w:date="2026-01-22T19:56:00Z">
              <w:tcPr>
                <w:tcW w:w="7564" w:type="dxa"/>
                <w:gridSpan w:val="4"/>
              </w:tcPr>
            </w:tcPrChange>
          </w:tcPr>
          <w:p w14:paraId="7C7D35BD" w14:textId="6E714453" w:rsidR="008D3C0A" w:rsidDel="008944A8" w:rsidRDefault="008D3C0A">
            <w:pPr>
              <w:jc w:val="both"/>
              <w:rPr>
                <w:del w:id="2695" w:author="Chun-kit" w:date="2026-02-05T10:38:00Z"/>
                <w:rFonts w:ascii="Frutiger Light" w:hAnsi="Frutiger Light"/>
                <w:color w:val="0000FF"/>
                <w:lang w:eastAsia="zh-HK"/>
              </w:rPr>
            </w:pPr>
            <w:del w:id="2696" w:author="Chun-kit" w:date="2026-01-29T09:50:00Z">
              <w:r w:rsidRPr="00697433" w:rsidDel="001E1A81">
                <w:rPr>
                  <w:rFonts w:ascii="Frutiger Light" w:hAnsi="Frutiger Light"/>
                  <w:color w:val="0000FF"/>
                  <w:lang w:eastAsia="zh-HK"/>
                </w:rPr>
                <w:delText>The Chairman requested SE/ITD to call for the forcast on OPEX and CAPEX expenditures from all S/Ds by 28 Decemeber for further review.</w:delText>
              </w:r>
            </w:del>
            <w:ins w:id="2697" w:author="Chun-kit" w:date="2026-01-29T09:51:00Z">
              <w:r w:rsidR="001E1A81">
                <w:rPr>
                  <w:rFonts w:ascii="Frutiger Light" w:hAnsi="Frutiger Light"/>
                  <w:color w:val="0000FF"/>
                  <w:lang w:eastAsia="zh-HK"/>
                </w:rPr>
                <w:t xml:space="preserve">STA/MA called for </w:t>
              </w:r>
            </w:ins>
            <w:ins w:id="2698" w:author="Chun-kit" w:date="2026-02-05T10:38:00Z">
              <w:r w:rsidR="008944A8">
                <w:rPr>
                  <w:rFonts w:ascii="Frutiger Light" w:hAnsi="Frutiger Light"/>
                  <w:color w:val="0000FF"/>
                  <w:lang w:eastAsia="zh-HK"/>
                </w:rPr>
                <w:t xml:space="preserve">Additional VAS and the </w:t>
              </w:r>
            </w:ins>
            <w:ins w:id="2699" w:author="Chun-kit" w:date="2026-01-29T09:51:00Z">
              <w:r w:rsidR="001E1A81">
                <w:rPr>
                  <w:rFonts w:ascii="Frutiger Light" w:hAnsi="Frutiger Light"/>
                  <w:color w:val="0000FF"/>
                  <w:lang w:eastAsia="zh-HK"/>
                </w:rPr>
                <w:t>latest projection for Q4 FY2025/26</w:t>
              </w:r>
            </w:ins>
          </w:p>
          <w:p w14:paraId="5C6E1ADC" w14:textId="77777777" w:rsidR="008D3C0A" w:rsidRDefault="008944A8" w:rsidP="008944A8">
            <w:pPr>
              <w:jc w:val="both"/>
              <w:rPr>
                <w:ins w:id="2700" w:author="Chun-kit" w:date="2026-02-05T10:38:00Z"/>
                <w:rFonts w:ascii="Frutiger Light" w:hAnsi="Frutiger Light"/>
                <w:color w:val="0000FF"/>
                <w:lang w:eastAsia="zh-HK"/>
              </w:rPr>
            </w:pPr>
            <w:ins w:id="2701" w:author="Chun-kit" w:date="2026-02-05T10:38:00Z">
              <w:r>
                <w:rPr>
                  <w:rFonts w:ascii="Frutiger Light" w:hAnsi="Frutiger Light"/>
                  <w:color w:val="0000FF"/>
                  <w:lang w:eastAsia="zh-HK"/>
                </w:rPr>
                <w:t>.</w:t>
              </w:r>
            </w:ins>
          </w:p>
          <w:p w14:paraId="7275985E" w14:textId="49166DC0" w:rsidR="008944A8" w:rsidRPr="00697433" w:rsidRDefault="008944A8">
            <w:pPr>
              <w:jc w:val="both"/>
              <w:rPr>
                <w:rFonts w:ascii="Frutiger Light" w:hAnsi="Frutiger Light"/>
                <w:color w:val="0000FF"/>
                <w:lang w:eastAsia="zh-HK"/>
              </w:rPr>
            </w:pPr>
          </w:p>
        </w:tc>
        <w:tc>
          <w:tcPr>
            <w:tcW w:w="1213" w:type="dxa"/>
            <w:tcPrChange w:id="2702" w:author="bcsin@connect.hku.hk" w:date="2026-01-22T19:56:00Z">
              <w:tcPr>
                <w:tcW w:w="0" w:type="auto"/>
              </w:tcPr>
            </w:tcPrChange>
          </w:tcPr>
          <w:p w14:paraId="24634E21" w14:textId="4819D6AE" w:rsidR="008D3C0A" w:rsidRPr="00697433" w:rsidRDefault="008D3C0A" w:rsidP="008D3C0A">
            <w:pPr>
              <w:jc w:val="center"/>
              <w:rPr>
                <w:rFonts w:ascii="Frutiger Light" w:hAnsi="Frutiger Light"/>
              </w:rPr>
            </w:pPr>
          </w:p>
        </w:tc>
      </w:tr>
      <w:tr w:rsidR="008D3C0A" w:rsidRPr="00697433" w14:paraId="74CE49A1" w14:textId="77777777" w:rsidTr="2C2174BB">
        <w:trPr>
          <w:trPrChange w:id="2703" w:author="bcsin@connect.hku.hk" w:date="2026-01-22T19:56:00Z">
            <w:trPr>
              <w:gridBefore w:val="9"/>
              <w:gridAfter w:val="0"/>
            </w:trPr>
          </w:trPrChange>
        </w:trPr>
        <w:tc>
          <w:tcPr>
            <w:tcW w:w="760" w:type="dxa"/>
            <w:tcPrChange w:id="2704" w:author="bcsin@connect.hku.hk" w:date="2026-01-22T19:56:00Z">
              <w:tcPr>
                <w:tcW w:w="0" w:type="auto"/>
              </w:tcPr>
            </w:tcPrChange>
          </w:tcPr>
          <w:p w14:paraId="3CCECD9B" w14:textId="77777777" w:rsidR="008D3C0A" w:rsidRPr="00697433" w:rsidRDefault="008D3C0A" w:rsidP="008D3C0A">
            <w:pPr>
              <w:pStyle w:val="ListParagraph"/>
              <w:numPr>
                <w:ilvl w:val="1"/>
                <w:numId w:val="2"/>
              </w:numPr>
              <w:ind w:left="0" w:firstLine="0"/>
              <w:rPr>
                <w:b w:val="0"/>
              </w:rPr>
            </w:pPr>
          </w:p>
        </w:tc>
        <w:tc>
          <w:tcPr>
            <w:tcW w:w="7564" w:type="dxa"/>
            <w:gridSpan w:val="4"/>
            <w:tcPrChange w:id="2705" w:author="bcsin@connect.hku.hk" w:date="2026-01-22T19:56:00Z">
              <w:tcPr>
                <w:tcW w:w="7564" w:type="dxa"/>
                <w:gridSpan w:val="4"/>
              </w:tcPr>
            </w:tcPrChange>
          </w:tcPr>
          <w:p w14:paraId="64B28E92" w14:textId="2C7CF9E8" w:rsidR="008D3C0A" w:rsidRPr="00697433" w:rsidRDefault="008D3C0A" w:rsidP="008D3C0A">
            <w:pPr>
              <w:jc w:val="both"/>
              <w:rPr>
                <w:rFonts w:ascii="Frutiger Light" w:hAnsi="Frutiger Light" w:cs="Frutiger Light"/>
              </w:rPr>
            </w:pPr>
            <w:r w:rsidRPr="00697433">
              <w:rPr>
                <w:rFonts w:ascii="Frutiger Light" w:hAnsi="Frutiger Light" w:cs="Frutiger Light"/>
              </w:rPr>
              <w:t xml:space="preserve">The CBP </w:t>
            </w:r>
            <w:del w:id="2706" w:author="Chun-kit" w:date="2026-02-05T10:38:00Z">
              <w:r w:rsidRPr="00697433" w:rsidDel="008944A8">
                <w:rPr>
                  <w:rFonts w:ascii="Frutiger Light" w:hAnsi="Frutiger Light" w:cs="Frutiger Light"/>
                </w:rPr>
                <w:delText xml:space="preserve">exercise for 2025/26 - 2030/31 started in mid-July. </w:delText>
              </w:r>
            </w:del>
            <w:r w:rsidRPr="00697433">
              <w:rPr>
                <w:rFonts w:ascii="Frutiger Light" w:hAnsi="Frutiger Light" w:cs="Frutiger Light"/>
              </w:rPr>
              <w:t xml:space="preserve">Trial Version 5 </w:t>
            </w:r>
            <w:ins w:id="2707" w:author="Chun-kit" w:date="2026-02-05T10:38:00Z">
              <w:r w:rsidR="008944A8">
                <w:rPr>
                  <w:rFonts w:ascii="Frutiger Light" w:hAnsi="Frutiger Light" w:cs="Frutiger Light"/>
                </w:rPr>
                <w:t xml:space="preserve">was approved </w:t>
              </w:r>
            </w:ins>
            <w:ins w:id="2708" w:author="Chun-kit" w:date="2026-02-05T10:39:00Z">
              <w:r w:rsidR="008944A8">
                <w:rPr>
                  <w:rFonts w:ascii="Frutiger Light" w:hAnsi="Frutiger Light" w:cs="Frutiger Light"/>
                </w:rPr>
                <w:t>in TSMC and supported by DevB.</w:t>
              </w:r>
            </w:ins>
            <w:del w:id="2709" w:author="Chun-kit" w:date="2026-02-05T10:39:00Z">
              <w:r w:rsidRPr="00697433" w:rsidDel="008944A8">
                <w:rPr>
                  <w:rFonts w:ascii="Frutiger Light" w:hAnsi="Frutiger Light" w:cs="Frutiger Light"/>
                </w:rPr>
                <w:delText>had been submitted with more emphasis on AI developments.</w:delText>
              </w:r>
            </w:del>
            <w:ins w:id="2710" w:author="Chun-kit" w:date="2026-02-05T10:39:00Z">
              <w:r w:rsidR="008944A8">
                <w:rPr>
                  <w:rFonts w:ascii="Frutiger Light" w:hAnsi="Frutiger Light" w:cs="Frutiger Light"/>
                </w:rPr>
                <w:t xml:space="preserve"> Approval by FSTB was pending.</w:t>
              </w:r>
            </w:ins>
          </w:p>
        </w:tc>
        <w:tc>
          <w:tcPr>
            <w:tcW w:w="1213" w:type="dxa"/>
            <w:tcPrChange w:id="2711" w:author="bcsin@connect.hku.hk" w:date="2026-01-22T19:56:00Z">
              <w:tcPr>
                <w:tcW w:w="0" w:type="auto"/>
              </w:tcPr>
            </w:tcPrChange>
          </w:tcPr>
          <w:p w14:paraId="31145A05" w14:textId="224D9FF6" w:rsidR="008D3C0A" w:rsidRPr="00697433" w:rsidRDefault="008D3C0A" w:rsidP="008D3C0A">
            <w:pPr>
              <w:jc w:val="center"/>
              <w:rPr>
                <w:rFonts w:ascii="Frutiger Light" w:hAnsi="Frutiger Light"/>
              </w:rPr>
            </w:pPr>
            <w:r w:rsidRPr="00697433">
              <w:rPr>
                <w:rFonts w:ascii="Frutiger Light" w:hAnsi="Frutiger Light"/>
              </w:rPr>
              <w:t>All to note</w:t>
            </w:r>
          </w:p>
        </w:tc>
      </w:tr>
      <w:tr w:rsidR="008D3C0A" w:rsidRPr="00697433" w14:paraId="34BF74D7" w14:textId="77777777" w:rsidTr="2C2174BB">
        <w:trPr>
          <w:trPrChange w:id="2712" w:author="bcsin@connect.hku.hk" w:date="2026-01-22T19:56:00Z">
            <w:trPr>
              <w:gridBefore w:val="9"/>
              <w:gridAfter w:val="0"/>
            </w:trPr>
          </w:trPrChange>
        </w:trPr>
        <w:tc>
          <w:tcPr>
            <w:tcW w:w="760" w:type="dxa"/>
            <w:tcPrChange w:id="2713" w:author="bcsin@connect.hku.hk" w:date="2026-01-22T19:56:00Z">
              <w:tcPr>
                <w:tcW w:w="0" w:type="auto"/>
              </w:tcPr>
            </w:tcPrChange>
          </w:tcPr>
          <w:p w14:paraId="63E59799" w14:textId="77777777" w:rsidR="008D3C0A" w:rsidRPr="00697433" w:rsidRDefault="008D3C0A" w:rsidP="008D3C0A">
            <w:pPr>
              <w:pStyle w:val="ListParagraph"/>
              <w:rPr>
                <w:b w:val="0"/>
              </w:rPr>
            </w:pPr>
          </w:p>
        </w:tc>
        <w:tc>
          <w:tcPr>
            <w:tcW w:w="7564" w:type="dxa"/>
            <w:gridSpan w:val="4"/>
            <w:tcPrChange w:id="2714" w:author="bcsin@connect.hku.hk" w:date="2026-01-22T19:56:00Z">
              <w:tcPr>
                <w:tcW w:w="7564" w:type="dxa"/>
                <w:gridSpan w:val="4"/>
              </w:tcPr>
            </w:tcPrChange>
          </w:tcPr>
          <w:p w14:paraId="79F5B78C" w14:textId="77777777" w:rsidR="008D3C0A" w:rsidRPr="00697433" w:rsidRDefault="008D3C0A" w:rsidP="008D3C0A">
            <w:pPr>
              <w:jc w:val="both"/>
              <w:rPr>
                <w:rFonts w:ascii="Frutiger Light" w:hAnsi="Frutiger Light" w:cs="Frutiger Light"/>
              </w:rPr>
            </w:pPr>
          </w:p>
        </w:tc>
        <w:tc>
          <w:tcPr>
            <w:tcW w:w="1213" w:type="dxa"/>
            <w:tcPrChange w:id="2715" w:author="bcsin@connect.hku.hk" w:date="2026-01-22T19:56:00Z">
              <w:tcPr>
                <w:tcW w:w="0" w:type="auto"/>
              </w:tcPr>
            </w:tcPrChange>
          </w:tcPr>
          <w:p w14:paraId="628F766F" w14:textId="77777777" w:rsidR="008D3C0A" w:rsidRPr="00697433" w:rsidRDefault="008D3C0A" w:rsidP="008D3C0A">
            <w:pPr>
              <w:jc w:val="center"/>
              <w:rPr>
                <w:rFonts w:ascii="Frutiger Light" w:hAnsi="Frutiger Light"/>
              </w:rPr>
            </w:pPr>
          </w:p>
        </w:tc>
      </w:tr>
      <w:tr w:rsidR="008D3C0A" w:rsidRPr="00697433" w14:paraId="7F804BA9" w14:textId="77777777" w:rsidTr="2C2174BB">
        <w:trPr>
          <w:trPrChange w:id="2716" w:author="bcsin@connect.hku.hk" w:date="2026-01-22T19:56:00Z">
            <w:trPr>
              <w:gridBefore w:val="9"/>
              <w:gridAfter w:val="0"/>
            </w:trPr>
          </w:trPrChange>
        </w:trPr>
        <w:tc>
          <w:tcPr>
            <w:tcW w:w="760" w:type="dxa"/>
            <w:tcPrChange w:id="2717" w:author="bcsin@connect.hku.hk" w:date="2026-01-22T19:56:00Z">
              <w:tcPr>
                <w:tcW w:w="0" w:type="auto"/>
              </w:tcPr>
            </w:tcPrChange>
          </w:tcPr>
          <w:p w14:paraId="4AAD7004" w14:textId="77777777" w:rsidR="008D3C0A" w:rsidRPr="00697433" w:rsidRDefault="008D3C0A" w:rsidP="008D3C0A">
            <w:pPr>
              <w:pStyle w:val="ListParagraph"/>
              <w:numPr>
                <w:ilvl w:val="0"/>
                <w:numId w:val="2"/>
              </w:numPr>
              <w:ind w:left="0" w:firstLine="0"/>
              <w:rPr>
                <w:b w:val="0"/>
              </w:rPr>
            </w:pPr>
          </w:p>
        </w:tc>
        <w:tc>
          <w:tcPr>
            <w:tcW w:w="7564" w:type="dxa"/>
            <w:gridSpan w:val="4"/>
            <w:tcPrChange w:id="2718" w:author="bcsin@connect.hku.hk" w:date="2026-01-22T19:56:00Z">
              <w:tcPr>
                <w:tcW w:w="7564" w:type="dxa"/>
                <w:gridSpan w:val="4"/>
              </w:tcPr>
            </w:tcPrChange>
          </w:tcPr>
          <w:p w14:paraId="7AAF1F3E" w14:textId="5CC9D842" w:rsidR="008D3C0A" w:rsidRPr="00697433" w:rsidRDefault="008D3C0A" w:rsidP="008D3C0A">
            <w:pPr>
              <w:jc w:val="both"/>
              <w:rPr>
                <w:rFonts w:ascii="Frutiger Light" w:hAnsi="Frutiger Light"/>
                <w:b/>
                <w:bCs/>
                <w:u w:val="single"/>
                <w:lang w:eastAsia="zh-HK"/>
              </w:rPr>
            </w:pPr>
            <w:r w:rsidRPr="00697433">
              <w:rPr>
                <w:rFonts w:ascii="Frutiger Light" w:hAnsi="Frutiger Light"/>
                <w:b/>
                <w:bCs/>
                <w:u w:val="single"/>
                <w:lang w:eastAsia="zh-HK"/>
              </w:rPr>
              <w:t>A.O.B.</w:t>
            </w:r>
          </w:p>
        </w:tc>
        <w:tc>
          <w:tcPr>
            <w:tcW w:w="1213" w:type="dxa"/>
            <w:tcPrChange w:id="2719" w:author="bcsin@connect.hku.hk" w:date="2026-01-22T19:56:00Z">
              <w:tcPr>
                <w:tcW w:w="0" w:type="auto"/>
              </w:tcPr>
            </w:tcPrChange>
          </w:tcPr>
          <w:p w14:paraId="2B4E8CE7" w14:textId="77777777" w:rsidR="008D3C0A" w:rsidRPr="00697433" w:rsidRDefault="008D3C0A" w:rsidP="008D3C0A">
            <w:pPr>
              <w:jc w:val="center"/>
              <w:rPr>
                <w:rFonts w:ascii="Frutiger Light" w:hAnsi="Frutiger Light"/>
              </w:rPr>
            </w:pPr>
          </w:p>
        </w:tc>
      </w:tr>
      <w:tr w:rsidR="008D3C0A" w:rsidRPr="00697433" w14:paraId="4C7263C0" w14:textId="77777777" w:rsidTr="2C2174BB">
        <w:trPr>
          <w:trPrChange w:id="2720" w:author="bcsin@connect.hku.hk" w:date="2026-01-22T19:56:00Z">
            <w:trPr>
              <w:gridBefore w:val="9"/>
              <w:gridAfter w:val="0"/>
            </w:trPr>
          </w:trPrChange>
        </w:trPr>
        <w:tc>
          <w:tcPr>
            <w:tcW w:w="760" w:type="dxa"/>
            <w:tcPrChange w:id="2721" w:author="bcsin@connect.hku.hk" w:date="2026-01-22T19:56:00Z">
              <w:tcPr>
                <w:tcW w:w="0" w:type="auto"/>
              </w:tcPr>
            </w:tcPrChange>
          </w:tcPr>
          <w:p w14:paraId="73C095F4" w14:textId="77777777" w:rsidR="008D3C0A" w:rsidRPr="00697433" w:rsidRDefault="008D3C0A" w:rsidP="008D3C0A">
            <w:pPr>
              <w:pStyle w:val="ListParagraph"/>
              <w:numPr>
                <w:ilvl w:val="1"/>
                <w:numId w:val="2"/>
              </w:numPr>
              <w:ind w:left="0" w:firstLine="0"/>
              <w:rPr>
                <w:b w:val="0"/>
              </w:rPr>
            </w:pPr>
          </w:p>
        </w:tc>
        <w:tc>
          <w:tcPr>
            <w:tcW w:w="7564" w:type="dxa"/>
            <w:gridSpan w:val="4"/>
            <w:tcPrChange w:id="2722" w:author="bcsin@connect.hku.hk" w:date="2026-01-22T19:56:00Z">
              <w:tcPr>
                <w:tcW w:w="7564" w:type="dxa"/>
                <w:gridSpan w:val="4"/>
              </w:tcPr>
            </w:tcPrChange>
          </w:tcPr>
          <w:p w14:paraId="5B77AD30" w14:textId="77777777" w:rsidR="008D3C0A" w:rsidRPr="00697433" w:rsidRDefault="008D3C0A" w:rsidP="008D3C0A">
            <w:pPr>
              <w:jc w:val="both"/>
              <w:rPr>
                <w:rFonts w:ascii="Frutiger Light" w:eastAsiaTheme="majorEastAsia" w:hAnsi="Frutiger Light" w:cstheme="majorBidi"/>
                <w:u w:val="single"/>
                <w:lang w:eastAsia="zh-HK"/>
                <w:rPrChange w:id="2723" w:author="Ms CHAN Man Ting Ida 陳敏婷女士" w:date="2026-01-15T10:26:00Z">
                  <w:rPr/>
                </w:rPrChange>
              </w:rPr>
            </w:pPr>
            <w:r w:rsidRPr="5FA771BC">
              <w:rPr>
                <w:rFonts w:ascii="Frutiger Light" w:eastAsiaTheme="majorEastAsia" w:hAnsi="Frutiger Light" w:cstheme="majorBidi"/>
                <w:u w:val="single"/>
                <w:lang w:eastAsia="zh-HK"/>
              </w:rPr>
              <w:t>Update on Training Plan of Technician Trainee (Information Technology), TT(IT)</w:t>
            </w:r>
          </w:p>
          <w:p w14:paraId="470DB6D7" w14:textId="2D595103" w:rsidR="008D3C0A" w:rsidRPr="00697433" w:rsidRDefault="002A4973">
            <w:pPr>
              <w:jc w:val="both"/>
              <w:rPr>
                <w:rFonts w:ascii="Frutiger Light" w:eastAsiaTheme="majorEastAsia" w:hAnsi="Frutiger Light" w:cstheme="majorBidi"/>
                <w:lang w:eastAsia="zh-HK"/>
                <w:rPrChange w:id="2724" w:author="Mr CHAN Chun Ki, Anderson (ITM/ITD/2)" w:date="2026-01-29T11:10:00Z">
                  <w:rPr/>
                </w:rPrChange>
              </w:rPr>
            </w:pPr>
            <w:ins w:id="2725" w:author="Mr YUNG Ka Kit 翁嘉傑先生" w:date="2026-01-20T09:45:00Z">
              <w:r w:rsidRPr="05854993">
                <w:rPr>
                  <w:rFonts w:ascii="Frutiger Light" w:eastAsiaTheme="majorEastAsia" w:hAnsi="Frutiger Light" w:cstheme="majorBidi"/>
                  <w:lang w:eastAsia="zh-HK"/>
                </w:rPr>
                <w:t>9 no. of 2025-intake TT(IT) reported duty on 19 August 2025, and they are allocated to DTD and two SBUs (one in Branch 1 and one in Branch 2) for attachment training, after finishing the safety training, SAC workshop training and basic workshop training offered by the Training Unit. The DTD attachment training for the 3 TT(IT) of the 2025 intake-TT(IT) is commenced after the completion of the basic workshop training on 17 November, and the duration of the DTD attachment is approximately 7 months.</w:t>
              </w:r>
            </w:ins>
            <w:del w:id="2726" w:author="Mr YUNG Ka Kit 翁嘉傑先生" w:date="2026-01-20T09:45:00Z">
              <w:r w:rsidR="008D3C0A" w:rsidRPr="5FA771BC" w:rsidDel="002A4973">
                <w:rPr>
                  <w:rFonts w:ascii="Frutiger Light" w:eastAsiaTheme="majorEastAsia" w:hAnsi="Frutiger Light" w:cstheme="majorBidi"/>
                  <w:lang w:eastAsia="zh-HK"/>
                </w:rPr>
                <w:delText>9 no. of 2025-intake TT(IT) reported duty on 19 August, and they were allocated to DTD and two SBUs (one in Branch 1 and one in Branch 2) for attachment training, after finishing the safety training, SAC workshop training and basic workshop training offered by the Training Unit. The DTD attachment training for the 3 TT(IT) of the 2025 intake-TT(IT) was commenced after the completion of the basic workshop training on 17 November, and the duration of the DTD attachment was approximately 7 months.</w:delText>
              </w:r>
            </w:del>
            <w:r w:rsidR="008D3C0A" w:rsidRPr="05854993">
              <w:rPr>
                <w:rFonts w:ascii="Frutiger Light" w:eastAsiaTheme="majorEastAsia" w:hAnsi="Frutiger Light" w:cstheme="majorBidi"/>
                <w:lang w:eastAsia="zh-HK"/>
              </w:rPr>
              <w:t xml:space="preserve"> </w:t>
            </w:r>
          </w:p>
          <w:p w14:paraId="5E662684" w14:textId="77777777" w:rsidR="008D3C0A" w:rsidRPr="00697433" w:rsidRDefault="008D3C0A" w:rsidP="008D3C0A">
            <w:pPr>
              <w:jc w:val="both"/>
              <w:rPr>
                <w:rFonts w:ascii="Frutiger Light" w:eastAsiaTheme="majorEastAsia" w:hAnsi="Frutiger Light" w:cstheme="majorBidi"/>
                <w:lang w:eastAsia="zh-HK"/>
              </w:rPr>
            </w:pPr>
          </w:p>
          <w:p w14:paraId="31BFFE50" w14:textId="09222B50" w:rsidR="008D3C0A" w:rsidRPr="00697433" w:rsidRDefault="002A4973">
            <w:pPr>
              <w:jc w:val="both"/>
              <w:rPr>
                <w:rFonts w:ascii="Frutiger Light" w:eastAsiaTheme="majorEastAsia" w:hAnsi="Frutiger Light" w:cstheme="majorBidi"/>
                <w:lang w:eastAsia="zh-HK"/>
                <w:rPrChange w:id="2727" w:author="Mr CHAN Chun Ki, Anderson (ITM/ITD/2)" w:date="2026-01-29T11:10:00Z">
                  <w:rPr/>
                </w:rPrChange>
              </w:rPr>
            </w:pPr>
            <w:ins w:id="2728" w:author="Mr YUNG Ka Kit 翁嘉傑先生" w:date="2026-01-20T09:45:00Z">
              <w:r w:rsidRPr="05854993">
                <w:rPr>
                  <w:rFonts w:ascii="Frutiger Light" w:eastAsiaTheme="majorEastAsia" w:hAnsi="Frutiger Light" w:cstheme="majorBidi"/>
                  <w:lang w:eastAsia="zh-HK"/>
                </w:rPr>
                <w:t>The 5 no. of the 2024-intake TT(IT) trained in DTD sub-divisions, and 3 no. of the 2024-intake TT(IT) trained in SBUs have swapped on 13 October 2025. Their mock test will commence in Jan 2026, and the trade test will be held in Feb 2026.</w:t>
              </w:r>
            </w:ins>
            <w:del w:id="2729" w:author="Mr YUNG Ka Kit 翁嘉傑先生" w:date="2026-01-20T09:45:00Z">
              <w:r w:rsidR="008D3C0A" w:rsidRPr="5FA771BC" w:rsidDel="002A4973">
                <w:rPr>
                  <w:rFonts w:ascii="Frutiger Light" w:eastAsiaTheme="majorEastAsia" w:hAnsi="Frutiger Light" w:cstheme="majorBidi"/>
                  <w:lang w:eastAsia="zh-HK"/>
                </w:rPr>
                <w:delText>The 5 no. of the 2024-intake TT(IT) trained in DTD sub-divisions, and 3 no. of the 2024-intake TT(IT) trained in SBUs have swapped on 13 October. Their mock test would commence in February 2026, and the trade test would be held in March 2026.</w:delText>
              </w:r>
            </w:del>
            <w:r w:rsidR="008D3C0A" w:rsidRPr="05854993">
              <w:rPr>
                <w:rFonts w:ascii="Frutiger Light" w:eastAsiaTheme="majorEastAsia" w:hAnsi="Frutiger Light" w:cstheme="majorBidi"/>
                <w:lang w:eastAsia="zh-HK"/>
              </w:rPr>
              <w:t xml:space="preserve"> </w:t>
            </w:r>
          </w:p>
          <w:p w14:paraId="72F2DEF3" w14:textId="77777777" w:rsidR="008D3C0A" w:rsidRPr="00697433" w:rsidRDefault="008D3C0A" w:rsidP="008D3C0A">
            <w:pPr>
              <w:jc w:val="both"/>
              <w:rPr>
                <w:rFonts w:ascii="Frutiger Light" w:eastAsiaTheme="majorEastAsia" w:hAnsi="Frutiger Light" w:cstheme="majorBidi"/>
                <w:lang w:eastAsia="zh-HK"/>
              </w:rPr>
            </w:pPr>
          </w:p>
          <w:p w14:paraId="01231EEB" w14:textId="0610B078" w:rsidR="008D3C0A" w:rsidRPr="00697433" w:rsidRDefault="002A4973">
            <w:pPr>
              <w:jc w:val="both"/>
              <w:rPr>
                <w:rFonts w:ascii="Frutiger Light" w:eastAsiaTheme="majorEastAsia" w:hAnsi="Frutiger Light" w:cstheme="majorBidi"/>
                <w:lang w:eastAsia="zh-HK"/>
                <w:rPrChange w:id="2730" w:author="Mr CHAN Chun Ki, Anderson (ITM/ITD/2)" w:date="2026-01-29T11:10:00Z">
                  <w:rPr/>
                </w:rPrChange>
              </w:rPr>
            </w:pPr>
            <w:ins w:id="2731" w:author="Mr YUNG Ka Kit 翁嘉傑先生" w:date="2026-01-20T09:46:00Z">
              <w:r w:rsidRPr="05854993">
                <w:rPr>
                  <w:rFonts w:ascii="Frutiger Light" w:eastAsiaTheme="majorEastAsia" w:hAnsi="Frutiger Light" w:cstheme="majorBidi"/>
                  <w:lang w:eastAsia="zh-HK"/>
                </w:rPr>
                <w:t xml:space="preserve">For both 2024 and 2025-intake TT(IT), ITSS1 and SBUs made an </w:t>
              </w:r>
              <w:r w:rsidRPr="05854993">
                <w:rPr>
                  <w:rFonts w:ascii="Frutiger Light" w:eastAsiaTheme="majorEastAsia" w:hAnsi="Frutiger Light" w:cstheme="majorBidi"/>
                  <w:lang w:eastAsia="zh-HK"/>
                </w:rPr>
                <w:lastRenderedPageBreak/>
                <w:t>information pack whenever they come to the ITSS1 and SBUs for training, which will better equip them with the required IT and electronics knowledge for the mock test as well as the trade test and provide more insight into the daily operation, such as network troubleshooting and helpdesk operation, in ITSS1. The information pack will be further enriched by adopting the knowledge given by other DTD S/Ds and SBUs</w:t>
              </w:r>
            </w:ins>
            <w:del w:id="2732" w:author="Mr YUNG Ka Kit 翁嘉傑先生" w:date="2026-01-20T09:46:00Z">
              <w:r w:rsidR="008D3C0A" w:rsidRPr="5FA771BC" w:rsidDel="002A4973">
                <w:rPr>
                  <w:rFonts w:ascii="Frutiger Light" w:eastAsiaTheme="majorEastAsia" w:hAnsi="Frutiger Light" w:cstheme="majorBidi"/>
                  <w:lang w:eastAsia="zh-HK"/>
                </w:rPr>
                <w:delText>For both 2024 and 2025-intake TT(IT), ITSS1 made an information pack whenever they come to the ITSS1 for training, which would better equip them with the required IT knowledge for the trade test and provide more insight into the daily operation in ITSS1. ITSS1 would call for an update for the content in the information pack by other DTD S/Ds and SBUs.</w:delText>
              </w:r>
            </w:del>
            <w:ins w:id="2733" w:author="Mr YUNG Ka Kit 翁嘉傑先生" w:date="2026-01-20T09:46:00Z">
              <w:r w:rsidRPr="05854993">
                <w:rPr>
                  <w:rFonts w:ascii="Frutiger Light" w:eastAsiaTheme="majorEastAsia" w:hAnsi="Frutiger Light" w:cstheme="majorBidi"/>
                  <w:lang w:eastAsia="zh-HK"/>
                </w:rPr>
                <w:t>.</w:t>
              </w:r>
            </w:ins>
          </w:p>
          <w:p w14:paraId="583EAEAB" w14:textId="77777777" w:rsidR="008D3C0A" w:rsidRPr="00697433" w:rsidRDefault="008D3C0A" w:rsidP="008D3C0A">
            <w:pPr>
              <w:jc w:val="both"/>
              <w:rPr>
                <w:rFonts w:ascii="Frutiger Light" w:eastAsiaTheme="majorEastAsia" w:hAnsi="Frutiger Light" w:cstheme="majorBidi"/>
                <w:lang w:eastAsia="zh-HK"/>
              </w:rPr>
            </w:pPr>
          </w:p>
          <w:p w14:paraId="19AB463E" w14:textId="4A75D5B8" w:rsidR="002A4973" w:rsidRDefault="002A4973" w:rsidP="002A4973">
            <w:pPr>
              <w:jc w:val="both"/>
              <w:rPr>
                <w:ins w:id="2734" w:author="Mr YUNG Ka Kit 翁嘉傑先生" w:date="2026-01-20T09:55:00Z"/>
                <w:rFonts w:ascii="Frutiger Light" w:eastAsiaTheme="majorEastAsia" w:hAnsi="Frutiger Light" w:cstheme="majorBidi"/>
                <w:lang w:eastAsia="zh-HK"/>
              </w:rPr>
            </w:pPr>
            <w:ins w:id="2735" w:author="Mr YUNG Ka Kit 翁嘉傑先生" w:date="2026-01-20T09:55:00Z">
              <w:r w:rsidRPr="002A4973">
                <w:rPr>
                  <w:rFonts w:ascii="Frutiger Light" w:eastAsiaTheme="majorEastAsia" w:hAnsi="Frutiger Light" w:cstheme="majorBidi" w:hint="eastAsia"/>
                  <w:lang w:eastAsia="zh-HK"/>
                </w:rPr>
                <w:t>One of our 2024-intake TT(IT) students, Mr PUN Cheuk Him, was recently selected as a finalist in the IT Network Systems Administration (</w:t>
              </w:r>
              <w:r w:rsidRPr="002A4973">
                <w:rPr>
                  <w:rFonts w:ascii="Frutiger Light" w:eastAsiaTheme="majorEastAsia" w:hAnsi="Frutiger Light" w:cstheme="majorBidi" w:hint="eastAsia"/>
                  <w:lang w:eastAsia="zh-HK"/>
                </w:rPr>
                <w:t>資訊網絡系統管理</w:t>
              </w:r>
              <w:r w:rsidRPr="002A4973">
                <w:rPr>
                  <w:rFonts w:ascii="Frutiger Light" w:eastAsiaTheme="majorEastAsia" w:hAnsi="Frutiger Light" w:cstheme="majorBidi" w:hint="eastAsia"/>
                  <w:lang w:eastAsia="zh-HK"/>
                </w:rPr>
                <w:t>) trade of the WorldSkills competition. Being informed by the WorldSkills HK, he would be invited to join an invitational competition in 2026, namely the Guangzhou Invitational Competition (</w:t>
              </w:r>
              <w:r w:rsidRPr="002A4973">
                <w:rPr>
                  <w:rFonts w:ascii="Frutiger Light" w:eastAsiaTheme="majorEastAsia" w:hAnsi="Frutiger Light" w:cstheme="majorBidi" w:hint="eastAsia"/>
                  <w:lang w:eastAsia="zh-HK"/>
                </w:rPr>
                <w:t>廣州邀請賽</w:t>
              </w:r>
              <w:r w:rsidRPr="002A4973">
                <w:rPr>
                  <w:rFonts w:ascii="Frutiger Light" w:eastAsiaTheme="majorEastAsia" w:hAnsi="Frutiger Light" w:cstheme="majorBidi" w:hint="eastAsia"/>
                  <w:lang w:eastAsia="zh-HK"/>
                </w:rPr>
                <w:t xml:space="preserve">) from 25 to 30 April 2026. As advised by TU2, the proposal for the WS competition of IT Network Systems Administration was endorsed </w:t>
              </w:r>
              <w:proofErr w:type="spellStart"/>
              <w:r w:rsidRPr="002A4973">
                <w:rPr>
                  <w:rFonts w:ascii="Frutiger Light" w:eastAsiaTheme="majorEastAsia" w:hAnsi="Frutiger Light" w:cstheme="majorBidi" w:hint="eastAsia"/>
                  <w:lang w:eastAsia="zh-HK"/>
                </w:rPr>
                <w:t>inthe</w:t>
              </w:r>
              <w:proofErr w:type="spellEnd"/>
              <w:r w:rsidRPr="002A4973">
                <w:rPr>
                  <w:rFonts w:ascii="Frutiger Light" w:eastAsiaTheme="majorEastAsia" w:hAnsi="Frutiger Light" w:cstheme="majorBidi" w:hint="eastAsia"/>
                  <w:lang w:eastAsia="zh-HK"/>
                </w:rPr>
                <w:t xml:space="preserve">  HRMC meeting.  The following work</w:t>
              </w:r>
              <w:r w:rsidRPr="002A4973">
                <w:rPr>
                  <w:rFonts w:ascii="Frutiger Light" w:eastAsiaTheme="majorEastAsia" w:hAnsi="Frutiger Light" w:cstheme="majorBidi"/>
                  <w:lang w:eastAsia="zh-HK"/>
                </w:rPr>
                <w:t>s were identified and included in the proposal:</w:t>
              </w:r>
            </w:ins>
          </w:p>
          <w:p w14:paraId="2594C179" w14:textId="77777777" w:rsidR="002A4973" w:rsidRPr="002A4973" w:rsidRDefault="002A4973" w:rsidP="002A4973">
            <w:pPr>
              <w:jc w:val="both"/>
              <w:rPr>
                <w:ins w:id="2736" w:author="Mr YUNG Ka Kit 翁嘉傑先生" w:date="2026-01-20T09:50:00Z"/>
                <w:rFonts w:ascii="Frutiger Light" w:eastAsiaTheme="majorEastAsia" w:hAnsi="Frutiger Light" w:cstheme="majorBidi"/>
                <w:lang w:eastAsia="zh-HK"/>
              </w:rPr>
            </w:pPr>
          </w:p>
          <w:p w14:paraId="5AB272BE" w14:textId="18ED7869" w:rsidR="002A4973" w:rsidRPr="002A4973" w:rsidRDefault="002A4973" w:rsidP="002A4973">
            <w:pPr>
              <w:jc w:val="both"/>
              <w:rPr>
                <w:ins w:id="2737" w:author="Mr YUNG Ka Kit 翁嘉傑先生" w:date="2026-01-20T09:50:00Z"/>
                <w:rFonts w:ascii="Frutiger Light" w:eastAsiaTheme="majorEastAsia" w:hAnsi="Frutiger Light" w:cstheme="majorBidi"/>
                <w:lang w:eastAsia="zh-HK"/>
              </w:rPr>
            </w:pPr>
            <w:ins w:id="2738" w:author="Mr YUNG Ka Kit 翁嘉傑先生" w:date="2026-01-20T09:50:00Z">
              <w:r w:rsidRPr="002A4973">
                <w:rPr>
                  <w:rFonts w:ascii="Frutiger Light" w:eastAsiaTheme="majorEastAsia" w:hAnsi="Frutiger Light" w:cstheme="majorBidi" w:hint="eastAsia"/>
                  <w:lang w:eastAsia="zh-HK"/>
                </w:rPr>
                <w:t>1.</w:t>
              </w:r>
              <w:r w:rsidRPr="002A4973">
                <w:rPr>
                  <w:rFonts w:ascii="Frutiger Light" w:eastAsiaTheme="majorEastAsia" w:hAnsi="Frutiger Light" w:cstheme="majorBidi" w:hint="eastAsia"/>
                  <w:lang w:eastAsia="zh-HK"/>
                </w:rPr>
                <w:tab/>
                <w:t xml:space="preserve">Liaise with </w:t>
              </w:r>
              <w:proofErr w:type="spellStart"/>
              <w:r w:rsidRPr="002A4973">
                <w:rPr>
                  <w:rFonts w:ascii="Frutiger Light" w:eastAsiaTheme="majorEastAsia" w:hAnsi="Frutiger Light" w:cstheme="majorBidi" w:hint="eastAsia"/>
                  <w:lang w:eastAsia="zh-HK"/>
                </w:rPr>
                <w:t>MoC</w:t>
              </w:r>
              <w:proofErr w:type="spellEnd"/>
              <w:r w:rsidRPr="002A4973">
                <w:rPr>
                  <w:rFonts w:ascii="Frutiger Light" w:eastAsiaTheme="majorEastAsia" w:hAnsi="Frutiger Light" w:cstheme="majorBidi" w:hint="eastAsia"/>
                  <w:lang w:eastAsia="zh-HK"/>
                </w:rPr>
                <w:t xml:space="preserve"> partner (</w:t>
              </w:r>
            </w:ins>
            <w:ins w:id="2739" w:author="Mr YUNG Ka Kit 翁嘉傑先生" w:date="2026-01-20T09:51:00Z">
              <w:r w:rsidRPr="002A4973">
                <w:rPr>
                  <w:rFonts w:ascii="Frutiger Light" w:eastAsiaTheme="majorEastAsia" w:hAnsi="Frutiger Light" w:cstheme="majorBidi" w:hint="eastAsia"/>
                  <w:lang w:eastAsia="zh-HK"/>
                </w:rPr>
                <w:t>廣州市工貿技師學院</w:t>
              </w:r>
            </w:ins>
            <w:ins w:id="2740" w:author="Mr YUNG Ka Kit 翁嘉傑先生" w:date="2026-01-20T09:50:00Z">
              <w:r w:rsidRPr="002A4973">
                <w:rPr>
                  <w:rFonts w:ascii="Frutiger Light" w:eastAsiaTheme="majorEastAsia" w:hAnsi="Frutiger Light" w:cstheme="majorBidi" w:hint="eastAsia"/>
                  <w:lang w:eastAsia="zh-HK"/>
                </w:rPr>
                <w:t>) for WS training</w:t>
              </w:r>
            </w:ins>
          </w:p>
          <w:p w14:paraId="0AE8C209" w14:textId="77777777" w:rsidR="002A4973" w:rsidRPr="002A4973" w:rsidRDefault="002A4973">
            <w:pPr>
              <w:jc w:val="both"/>
              <w:rPr>
                <w:ins w:id="2741" w:author="Mr YUNG Ka Kit 翁嘉傑先生" w:date="2026-01-20T09:50:00Z"/>
                <w:rFonts w:ascii="Frutiger Light" w:eastAsiaTheme="majorEastAsia" w:hAnsi="Frutiger Light" w:cstheme="majorBidi"/>
                <w:lang w:eastAsia="zh-HK"/>
                <w:rPrChange w:id="2742" w:author="Mr CHAN Chun Ki, Anderson (ITM/ITD/2)" w:date="2026-01-29T11:10:00Z">
                  <w:rPr>
                    <w:ins w:id="2743" w:author="Mr YUNG Ka Kit 翁嘉傑先生" w:date="2026-01-20T09:50:00Z"/>
                  </w:rPr>
                </w:rPrChange>
              </w:rPr>
            </w:pPr>
            <w:ins w:id="2744" w:author="Mr YUNG Ka Kit 翁嘉傑先生" w:date="2026-01-20T09:50:00Z">
              <w:r w:rsidRPr="05854993">
                <w:rPr>
                  <w:rFonts w:ascii="Frutiger Light" w:eastAsiaTheme="majorEastAsia" w:hAnsi="Frutiger Light" w:cstheme="majorBidi"/>
                  <w:lang w:eastAsia="zh-HK"/>
                </w:rPr>
                <w:t>2.</w:t>
              </w:r>
              <w:r w:rsidRPr="002A4973">
                <w:rPr>
                  <w:rFonts w:ascii="Frutiger Light" w:eastAsiaTheme="majorEastAsia" w:hAnsi="Frutiger Light" w:cstheme="majorBidi"/>
                  <w:lang w:eastAsia="zh-HK"/>
                </w:rPr>
                <w:tab/>
              </w:r>
              <w:r w:rsidRPr="05854993">
                <w:rPr>
                  <w:rFonts w:ascii="Frutiger Light" w:eastAsiaTheme="majorEastAsia" w:hAnsi="Frutiger Light" w:cstheme="majorBidi"/>
                  <w:lang w:eastAsia="zh-HK"/>
                </w:rPr>
                <w:t>Trainer for WS TT (IT) candidates</w:t>
              </w:r>
            </w:ins>
          </w:p>
          <w:p w14:paraId="26941AE2" w14:textId="77777777" w:rsidR="008D3C0A" w:rsidRDefault="002A4973">
            <w:pPr>
              <w:jc w:val="both"/>
              <w:rPr>
                <w:ins w:id="2745" w:author="Mr YUNG Ka Kit 翁嘉傑先生" w:date="2026-01-20T09:51:00Z"/>
                <w:rFonts w:ascii="Frutiger Light" w:eastAsiaTheme="majorEastAsia" w:hAnsi="Frutiger Light" w:cstheme="majorBidi"/>
                <w:lang w:eastAsia="zh-HK"/>
                <w:rPrChange w:id="2746" w:author="Mr CHAN Chun Ki, Anderson (ITM/ITD/2)" w:date="2026-01-29T11:10:00Z">
                  <w:rPr>
                    <w:ins w:id="2747" w:author="Mr YUNG Ka Kit 翁嘉傑先生" w:date="2026-01-20T09:51:00Z"/>
                  </w:rPr>
                </w:rPrChange>
              </w:rPr>
            </w:pPr>
            <w:ins w:id="2748" w:author="Mr YUNG Ka Kit 翁嘉傑先生" w:date="2026-01-20T09:50:00Z">
              <w:r w:rsidRPr="05854993">
                <w:rPr>
                  <w:rFonts w:ascii="Frutiger Light" w:eastAsiaTheme="majorEastAsia" w:hAnsi="Frutiger Light" w:cstheme="majorBidi"/>
                  <w:lang w:eastAsia="zh-HK"/>
                </w:rPr>
                <w:t>3.</w:t>
              </w:r>
              <w:r w:rsidRPr="002A4973">
                <w:rPr>
                  <w:rFonts w:ascii="Frutiger Light" w:eastAsiaTheme="majorEastAsia" w:hAnsi="Frutiger Light" w:cstheme="majorBidi"/>
                  <w:lang w:eastAsia="zh-HK"/>
                </w:rPr>
                <w:tab/>
              </w:r>
              <w:r w:rsidRPr="05854993">
                <w:rPr>
                  <w:rFonts w:ascii="Frutiger Light" w:eastAsiaTheme="majorEastAsia" w:hAnsi="Frutiger Light" w:cstheme="majorBidi"/>
                  <w:lang w:eastAsia="zh-HK"/>
                </w:rPr>
                <w:t>Special tutorial class due to the decrease in the SBU attachment</w:t>
              </w:r>
            </w:ins>
            <w:del w:id="2749" w:author="Mr YUNG Ka Kit 翁嘉傑先生" w:date="2026-01-20T09:47:00Z">
              <w:r w:rsidR="008D3C0A" w:rsidRPr="5FA771BC" w:rsidDel="002A4973">
                <w:rPr>
                  <w:rFonts w:ascii="Frutiger Light" w:eastAsiaTheme="majorEastAsia" w:hAnsi="Frutiger Light" w:cstheme="majorBidi"/>
                  <w:lang w:eastAsia="zh-HK"/>
                </w:rPr>
                <w:delText>TU2 advised that AD/3 had no objection to the proposed WorldSkills Competition item - IT Network System Administration (</w:delText>
              </w:r>
              <w:r w:rsidR="008D3C0A" w:rsidRPr="5FA771BC" w:rsidDel="002A4973">
                <w:rPr>
                  <w:rFonts w:ascii="Frutiger Light" w:eastAsiaTheme="majorEastAsia" w:hAnsi="Frutiger Light" w:cstheme="majorBidi" w:hint="eastAsia"/>
                  <w:lang w:eastAsia="zh-HK"/>
                </w:rPr>
                <w:delText>資訊網絡系統管理</w:delText>
              </w:r>
              <w:r w:rsidR="008D3C0A" w:rsidRPr="5FA771BC" w:rsidDel="002A4973">
                <w:rPr>
                  <w:rFonts w:ascii="Frutiger Light" w:eastAsiaTheme="majorEastAsia" w:hAnsi="Frutiger Light" w:cstheme="majorBidi"/>
                  <w:lang w:eastAsia="zh-HK"/>
                </w:rPr>
                <w:delText>) for TT (IT). ODA fully supports EMSD in nominating TTI(IT) to participate in the WorldSkills Competition. Also, ODA would recognise this specialised training for the WorldSkills Competition - IT Network System Administration as the appropriate training for TTI(IT) that was offered by TU.</w:delText>
              </w:r>
              <w:r w:rsidR="008D3C0A" w:rsidRPr="00697433" w:rsidDel="002A4973">
                <w:rPr>
                  <w:rFonts w:ascii="Frutiger Light" w:hAnsi="Frutiger Light"/>
                </w:rPr>
                <w:delText xml:space="preserve"> </w:delText>
              </w:r>
              <w:r w:rsidR="008D3C0A" w:rsidRPr="5FA771BC" w:rsidDel="002A4973">
                <w:rPr>
                  <w:rFonts w:ascii="Frutiger Light" w:eastAsiaTheme="majorEastAsia" w:hAnsi="Frutiger Light" w:cstheme="majorBidi"/>
                  <w:lang w:eastAsia="zh-HK"/>
                </w:rPr>
                <w:delText>ITSS1 was exploring with TU if the relevant training facilities should be established at the HQ 3/F training centre to assist in the training of this TTI(IT) in joining the WorldSkills Hong Kong Competition in IT Network Systems Administration.</w:delText>
              </w:r>
            </w:del>
          </w:p>
          <w:p w14:paraId="6E559C2F" w14:textId="77777777" w:rsidR="002A4973" w:rsidRDefault="002A4973" w:rsidP="002A4973">
            <w:pPr>
              <w:jc w:val="both"/>
              <w:rPr>
                <w:ins w:id="2750" w:author="Mr YUNG Ka Kit 翁嘉傑先生" w:date="2026-01-20T09:51:00Z"/>
                <w:rFonts w:ascii="Frutiger Light" w:eastAsiaTheme="majorEastAsia" w:hAnsi="Frutiger Light" w:cstheme="majorBidi"/>
                <w:lang w:eastAsia="zh-HK"/>
              </w:rPr>
            </w:pPr>
          </w:p>
          <w:p w14:paraId="3E45A7E1" w14:textId="23301E6D" w:rsidR="002A4973" w:rsidRPr="00697433" w:rsidRDefault="002A4973">
            <w:pPr>
              <w:jc w:val="both"/>
              <w:rPr>
                <w:rFonts w:ascii="Frutiger Light" w:eastAsiaTheme="majorEastAsia" w:hAnsi="Frutiger Light" w:cstheme="majorBidi"/>
                <w:lang w:eastAsia="zh-HK"/>
                <w:rPrChange w:id="2751" w:author="Mr CHAN Chun Ki, Anderson (ITM/ITD/2)" w:date="2026-01-29T11:10:00Z">
                  <w:rPr/>
                </w:rPrChange>
              </w:rPr>
            </w:pPr>
            <w:ins w:id="2752" w:author="Mr YUNG Ka Kit 翁嘉傑先生" w:date="2026-01-20T09:51:00Z">
              <w:r w:rsidRPr="05854993">
                <w:rPr>
                  <w:rFonts w:ascii="Frutiger Light" w:eastAsiaTheme="majorEastAsia" w:hAnsi="Frutiger Light" w:cstheme="majorBidi"/>
                  <w:lang w:eastAsia="zh-HK"/>
                </w:rPr>
                <w:t xml:space="preserve">Training base for IT Network Systems Administration </w:t>
              </w:r>
            </w:ins>
            <w:ins w:id="2753" w:author="Mr YUNG Ka Kit 翁嘉傑先生" w:date="2026-01-20T09:53:00Z">
              <w:r w:rsidRPr="05854993">
                <w:rPr>
                  <w:rFonts w:ascii="Frutiger Light" w:eastAsiaTheme="majorEastAsia" w:hAnsi="Frutiger Light" w:cstheme="majorBidi"/>
                  <w:lang w:eastAsia="zh-HK"/>
                </w:rPr>
                <w:t>was</w:t>
              </w:r>
            </w:ins>
            <w:ins w:id="2754" w:author="Mr YUNG Ka Kit 翁嘉傑先生" w:date="2026-01-20T09:51:00Z">
              <w:r w:rsidRPr="05854993">
                <w:rPr>
                  <w:rFonts w:ascii="Frutiger Light" w:eastAsiaTheme="majorEastAsia" w:hAnsi="Frutiger Light" w:cstheme="majorBidi"/>
                  <w:lang w:eastAsia="zh-HK"/>
                </w:rPr>
                <w:t xml:space="preserve"> recently established at </w:t>
              </w:r>
              <w:r w:rsidRPr="05854993">
                <w:rPr>
                  <w:rFonts w:ascii="Frutiger Light" w:eastAsiaTheme="majorEastAsia" w:hAnsi="Frutiger Light" w:cstheme="majorBidi" w:hint="eastAsia"/>
                  <w:lang w:eastAsia="zh-HK"/>
                </w:rPr>
                <w:t>廣州市工貿技師學院</w:t>
              </w:r>
              <w:r w:rsidRPr="05854993">
                <w:rPr>
                  <w:rFonts w:ascii="Frutiger Light" w:eastAsiaTheme="majorEastAsia" w:hAnsi="Frutiger Light" w:cstheme="majorBidi"/>
                  <w:lang w:eastAsia="zh-HK"/>
                </w:rPr>
                <w:t xml:space="preserve">.  Meanwhile, a new training base for IT Network Systems Administration is currently being developed at the </w:t>
              </w:r>
            </w:ins>
            <w:ins w:id="2755" w:author="Mr YUNG Ka Kit 翁嘉傑先生" w:date="2026-01-20T09:54:00Z">
              <w:r w:rsidRPr="05854993">
                <w:rPr>
                  <w:rFonts w:ascii="Frutiger Light" w:eastAsiaTheme="majorEastAsia" w:hAnsi="Frutiger Light" w:cstheme="majorBidi"/>
                  <w:lang w:eastAsia="zh-HK"/>
                </w:rPr>
                <w:lastRenderedPageBreak/>
                <w:t xml:space="preserve">Digital Training Centre (3/F) of </w:t>
              </w:r>
            </w:ins>
            <w:ins w:id="2756" w:author="Mr YUNG Ka Kit 翁嘉傑先生" w:date="2026-01-20T09:51:00Z">
              <w:r w:rsidRPr="05854993">
                <w:rPr>
                  <w:rFonts w:ascii="Frutiger Light" w:eastAsiaTheme="majorEastAsia" w:hAnsi="Frutiger Light" w:cstheme="majorBidi"/>
                  <w:lang w:eastAsia="zh-HK"/>
                </w:rPr>
                <w:t xml:space="preserve">EMSD Headquarters by </w:t>
              </w:r>
            </w:ins>
            <w:ins w:id="2757" w:author="Mr YUNG Ka Kit 翁嘉傑先生" w:date="2026-01-20T09:54:00Z">
              <w:r w:rsidRPr="05854993">
                <w:rPr>
                  <w:rFonts w:ascii="Frutiger Light" w:eastAsiaTheme="majorEastAsia" w:hAnsi="Frutiger Light" w:cstheme="majorBidi"/>
                  <w:lang w:eastAsia="zh-HK"/>
                </w:rPr>
                <w:t>ITSS1</w:t>
              </w:r>
            </w:ins>
            <w:ins w:id="2758" w:author="Mr YUNG Ka Kit 翁嘉傑先生" w:date="2026-01-20T09:51:00Z">
              <w:r w:rsidRPr="05854993">
                <w:rPr>
                  <w:rFonts w:ascii="Frutiger Light" w:eastAsiaTheme="majorEastAsia" w:hAnsi="Frutiger Light" w:cstheme="majorBidi"/>
                  <w:lang w:eastAsia="zh-HK"/>
                </w:rPr>
                <w:t>.</w:t>
              </w:r>
            </w:ins>
          </w:p>
        </w:tc>
        <w:tc>
          <w:tcPr>
            <w:tcW w:w="1213" w:type="dxa"/>
            <w:tcPrChange w:id="2759" w:author="bcsin@connect.hku.hk" w:date="2026-01-22T19:56:00Z">
              <w:tcPr>
                <w:tcW w:w="0" w:type="auto"/>
              </w:tcPr>
            </w:tcPrChange>
          </w:tcPr>
          <w:p w14:paraId="5FA1D109" w14:textId="77777777" w:rsidR="008D3C0A" w:rsidRPr="00697433" w:rsidRDefault="008D3C0A" w:rsidP="008D3C0A">
            <w:pPr>
              <w:jc w:val="center"/>
              <w:rPr>
                <w:rFonts w:ascii="Frutiger Light" w:hAnsi="Frutiger Light"/>
              </w:rPr>
            </w:pPr>
          </w:p>
          <w:p w14:paraId="084DB687" w14:textId="77777777" w:rsidR="008D3C0A" w:rsidRPr="00697433" w:rsidRDefault="008D3C0A" w:rsidP="008D3C0A">
            <w:pPr>
              <w:jc w:val="center"/>
              <w:rPr>
                <w:rFonts w:ascii="Frutiger Light" w:hAnsi="Frutiger Light"/>
              </w:rPr>
            </w:pPr>
          </w:p>
          <w:p w14:paraId="4FA3073D" w14:textId="5DDD27D3" w:rsidR="008D3C0A" w:rsidRPr="00697433" w:rsidRDefault="008D3C0A" w:rsidP="008D3C0A">
            <w:pPr>
              <w:jc w:val="center"/>
              <w:rPr>
                <w:rFonts w:ascii="Frutiger Light" w:hAnsi="Frutiger Light"/>
              </w:rPr>
            </w:pPr>
            <w:r w:rsidRPr="00697433">
              <w:rPr>
                <w:rFonts w:ascii="Frutiger Light" w:hAnsi="Frutiger Light"/>
              </w:rPr>
              <w:t>All to note</w:t>
            </w:r>
          </w:p>
          <w:p w14:paraId="075D0109" w14:textId="77777777" w:rsidR="008D3C0A" w:rsidRPr="00697433" w:rsidRDefault="008D3C0A" w:rsidP="008D3C0A">
            <w:pPr>
              <w:jc w:val="center"/>
              <w:rPr>
                <w:rFonts w:ascii="Frutiger Light" w:hAnsi="Frutiger Light"/>
              </w:rPr>
            </w:pPr>
          </w:p>
          <w:p w14:paraId="7B1F915F" w14:textId="77777777" w:rsidR="008D3C0A" w:rsidRPr="00697433" w:rsidRDefault="008D3C0A" w:rsidP="008D3C0A">
            <w:pPr>
              <w:jc w:val="center"/>
              <w:rPr>
                <w:rFonts w:ascii="Frutiger Light" w:hAnsi="Frutiger Light"/>
              </w:rPr>
            </w:pPr>
          </w:p>
          <w:p w14:paraId="36D42A4A" w14:textId="77777777" w:rsidR="008D3C0A" w:rsidRPr="00697433" w:rsidRDefault="008D3C0A" w:rsidP="008D3C0A">
            <w:pPr>
              <w:jc w:val="center"/>
              <w:rPr>
                <w:rFonts w:ascii="Frutiger Light" w:hAnsi="Frutiger Light"/>
              </w:rPr>
            </w:pPr>
          </w:p>
          <w:p w14:paraId="074B06C9" w14:textId="77777777" w:rsidR="008D3C0A" w:rsidRPr="00697433" w:rsidRDefault="008D3C0A" w:rsidP="008D3C0A">
            <w:pPr>
              <w:jc w:val="center"/>
              <w:rPr>
                <w:rFonts w:ascii="Frutiger Light" w:hAnsi="Frutiger Light"/>
              </w:rPr>
            </w:pPr>
          </w:p>
          <w:p w14:paraId="6DCAE750" w14:textId="77777777" w:rsidR="008D3C0A" w:rsidRPr="00697433" w:rsidRDefault="008D3C0A" w:rsidP="008D3C0A">
            <w:pPr>
              <w:jc w:val="center"/>
              <w:rPr>
                <w:rFonts w:ascii="Frutiger Light" w:hAnsi="Frutiger Light"/>
              </w:rPr>
            </w:pPr>
          </w:p>
          <w:p w14:paraId="006E4315" w14:textId="69C62926" w:rsidR="008D3C0A" w:rsidRPr="00697433" w:rsidRDefault="008D3C0A" w:rsidP="008D3C0A">
            <w:pPr>
              <w:jc w:val="center"/>
              <w:rPr>
                <w:rFonts w:ascii="Frutiger Light" w:hAnsi="Frutiger Light"/>
              </w:rPr>
            </w:pPr>
          </w:p>
          <w:p w14:paraId="72258AA4" w14:textId="77777777" w:rsidR="008D3C0A" w:rsidRPr="00697433" w:rsidRDefault="008D3C0A" w:rsidP="008D3C0A">
            <w:pPr>
              <w:jc w:val="center"/>
              <w:rPr>
                <w:rFonts w:ascii="Frutiger Light" w:hAnsi="Frutiger Light"/>
              </w:rPr>
            </w:pPr>
          </w:p>
          <w:p w14:paraId="023B0E35" w14:textId="77777777" w:rsidR="008D3C0A" w:rsidRPr="00697433" w:rsidRDefault="008D3C0A" w:rsidP="008D3C0A">
            <w:pPr>
              <w:jc w:val="center"/>
              <w:rPr>
                <w:rFonts w:ascii="Frutiger Light" w:hAnsi="Frutiger Light"/>
              </w:rPr>
            </w:pPr>
          </w:p>
          <w:p w14:paraId="3C59948A" w14:textId="21101D26" w:rsidR="008D3C0A" w:rsidRPr="00697433" w:rsidRDefault="008D3C0A" w:rsidP="008D3C0A">
            <w:pPr>
              <w:jc w:val="center"/>
              <w:rPr>
                <w:rFonts w:ascii="Frutiger Light" w:hAnsi="Frutiger Light"/>
              </w:rPr>
            </w:pPr>
            <w:r w:rsidRPr="00697433">
              <w:rPr>
                <w:rFonts w:ascii="Frutiger Light" w:hAnsi="Frutiger Light"/>
              </w:rPr>
              <w:t>SE/ITSS/1</w:t>
            </w:r>
          </w:p>
          <w:p w14:paraId="11462E7E" w14:textId="77777777" w:rsidR="008D3C0A" w:rsidRPr="00697433" w:rsidRDefault="008D3C0A" w:rsidP="008D3C0A">
            <w:pPr>
              <w:jc w:val="center"/>
              <w:rPr>
                <w:rFonts w:ascii="Frutiger Light" w:hAnsi="Frutiger Light"/>
              </w:rPr>
            </w:pPr>
          </w:p>
        </w:tc>
      </w:tr>
      <w:tr w:rsidR="008D3C0A" w:rsidRPr="00697433" w14:paraId="7725443D" w14:textId="77777777" w:rsidTr="2C2174BB">
        <w:trPr>
          <w:trPrChange w:id="2760" w:author="bcsin@connect.hku.hk" w:date="2026-01-22T19:56:00Z">
            <w:trPr>
              <w:gridBefore w:val="9"/>
              <w:gridAfter w:val="0"/>
            </w:trPr>
          </w:trPrChange>
        </w:trPr>
        <w:tc>
          <w:tcPr>
            <w:tcW w:w="760" w:type="dxa"/>
            <w:tcPrChange w:id="2761" w:author="bcsin@connect.hku.hk" w:date="2026-01-22T19:56:00Z">
              <w:tcPr>
                <w:tcW w:w="0" w:type="auto"/>
              </w:tcPr>
            </w:tcPrChange>
          </w:tcPr>
          <w:p w14:paraId="005E7F5A" w14:textId="77777777" w:rsidR="008D3C0A" w:rsidRPr="00697433" w:rsidRDefault="008D3C0A" w:rsidP="008D3C0A">
            <w:pPr>
              <w:pStyle w:val="ListParagraph"/>
              <w:rPr>
                <w:b w:val="0"/>
              </w:rPr>
            </w:pPr>
          </w:p>
        </w:tc>
        <w:tc>
          <w:tcPr>
            <w:tcW w:w="7564" w:type="dxa"/>
            <w:gridSpan w:val="4"/>
            <w:tcPrChange w:id="2762" w:author="bcsin@connect.hku.hk" w:date="2026-01-22T19:56:00Z">
              <w:tcPr>
                <w:tcW w:w="7564" w:type="dxa"/>
                <w:gridSpan w:val="4"/>
              </w:tcPr>
            </w:tcPrChange>
          </w:tcPr>
          <w:p w14:paraId="44484E13" w14:textId="77777777"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763" w:author="bcsin@connect.hku.hk" w:date="2026-01-22T19:56:00Z">
              <w:tcPr>
                <w:tcW w:w="0" w:type="auto"/>
              </w:tcPr>
            </w:tcPrChange>
          </w:tcPr>
          <w:p w14:paraId="24E81974" w14:textId="77777777" w:rsidR="008D3C0A" w:rsidRPr="00697433" w:rsidRDefault="008D3C0A" w:rsidP="008D3C0A">
            <w:pPr>
              <w:jc w:val="center"/>
              <w:rPr>
                <w:rFonts w:ascii="Frutiger Light" w:hAnsi="Frutiger Light"/>
              </w:rPr>
            </w:pPr>
          </w:p>
        </w:tc>
      </w:tr>
      <w:tr w:rsidR="008D3C0A" w:rsidRPr="00697433" w14:paraId="43481E78" w14:textId="77777777" w:rsidTr="2C2174BB">
        <w:trPr>
          <w:trPrChange w:id="2764" w:author="bcsin@connect.hku.hk" w:date="2026-01-22T19:56:00Z">
            <w:trPr>
              <w:gridBefore w:val="9"/>
              <w:gridAfter w:val="0"/>
            </w:trPr>
          </w:trPrChange>
        </w:trPr>
        <w:tc>
          <w:tcPr>
            <w:tcW w:w="760" w:type="dxa"/>
            <w:tcPrChange w:id="2765" w:author="bcsin@connect.hku.hk" w:date="2026-01-22T19:56:00Z">
              <w:tcPr>
                <w:tcW w:w="0" w:type="auto"/>
              </w:tcPr>
            </w:tcPrChange>
          </w:tcPr>
          <w:p w14:paraId="6ED1C6E2" w14:textId="77777777" w:rsidR="008D3C0A" w:rsidRPr="00697433" w:rsidRDefault="008D3C0A" w:rsidP="008D3C0A">
            <w:pPr>
              <w:pStyle w:val="ListParagraph"/>
              <w:numPr>
                <w:ilvl w:val="1"/>
                <w:numId w:val="2"/>
              </w:numPr>
              <w:ind w:left="0" w:firstLine="0"/>
              <w:rPr>
                <w:b w:val="0"/>
              </w:rPr>
            </w:pPr>
          </w:p>
        </w:tc>
        <w:tc>
          <w:tcPr>
            <w:tcW w:w="7564" w:type="dxa"/>
            <w:gridSpan w:val="4"/>
            <w:tcPrChange w:id="2766" w:author="bcsin@connect.hku.hk" w:date="2026-01-22T19:56:00Z">
              <w:tcPr>
                <w:tcW w:w="7564" w:type="dxa"/>
                <w:gridSpan w:val="4"/>
              </w:tcPr>
            </w:tcPrChange>
          </w:tcPr>
          <w:p w14:paraId="00C7CEA1" w14:textId="7299951D" w:rsidR="008D3C0A" w:rsidRPr="00697433" w:rsidRDefault="008D3C0A" w:rsidP="008D3C0A">
            <w:pPr>
              <w:jc w:val="both"/>
              <w:rPr>
                <w:rFonts w:ascii="Frutiger Light" w:hAnsi="Frutiger Light"/>
                <w:lang w:eastAsia="zh-HK"/>
              </w:rPr>
            </w:pPr>
            <w:r w:rsidRPr="05854993">
              <w:rPr>
                <w:rFonts w:ascii="Frutiger Light" w:eastAsiaTheme="majorEastAsia" w:hAnsi="Frutiger Light" w:cstheme="majorBidi"/>
                <w:u w:val="single"/>
                <w:lang w:eastAsia="zh-HK"/>
              </w:rPr>
              <w:t xml:space="preserve">Training Arrangement of Engineering Graduates (EGs) </w:t>
            </w:r>
            <w:ins w:id="2767" w:author="Mr POON Pok Man, Michael 潘博文先生" w:date="2026-02-02T10:48:00Z">
              <w:r w:rsidR="00562969">
                <w:rPr>
                  <w:rFonts w:ascii="Frutiger Light" w:eastAsiaTheme="majorEastAsia" w:hAnsi="Frutiger Light" w:cstheme="majorBidi"/>
                  <w:u w:val="single"/>
                  <w:lang w:eastAsia="zh-HK"/>
                </w:rPr>
                <w:t xml:space="preserve"> </w:t>
              </w:r>
            </w:ins>
            <w:ins w:id="2768" w:author="Wave Tseung" w:date="2026-01-26T16:01:00Z">
              <w:r w:rsidR="00A7178C" w:rsidRPr="05854993">
                <w:rPr>
                  <w:rFonts w:ascii="Frutiger Light" w:eastAsiaTheme="majorEastAsia" w:hAnsi="Frutiger Light" w:cstheme="majorBidi"/>
                  <w:u w:val="single"/>
                  <w:lang w:eastAsia="zh-HK"/>
                </w:rPr>
                <w:t>[</w:t>
              </w:r>
              <w:del w:id="2769" w:author="Mr POON Pok Man, Michael 潘博文先生" w:date="2026-01-30T16:29:00Z">
                <w:r w:rsidR="00A7178C" w:rsidRPr="05854993" w:rsidDel="00B24161">
                  <w:rPr>
                    <w:rFonts w:ascii="Frutiger Light" w:eastAsiaTheme="majorEastAsia" w:hAnsi="Frutiger Light" w:cstheme="majorBidi"/>
                    <w:color w:val="FF0000"/>
                    <w:u w:val="single"/>
                    <w:lang w:eastAsia="zh-HK"/>
                    <w:rPrChange w:id="2770" w:author="Mr CHAN Chun Ki, Anderson (ITM/ITD/2)" w:date="2026-01-29T11:10:00Z">
                      <w:rPr>
                        <w:rFonts w:ascii="Frutiger Light" w:eastAsiaTheme="majorEastAsia" w:hAnsi="Frutiger Light" w:cstheme="majorBidi"/>
                        <w:u w:val="single"/>
                        <w:lang w:eastAsia="zh-HK"/>
                      </w:rPr>
                    </w:rPrChange>
                  </w:rPr>
                  <w:delText>n</w:delText>
                </w:r>
              </w:del>
            </w:ins>
            <w:ins w:id="2771" w:author="Mr POON Pok Man, Michael 潘博文先生" w:date="2026-01-30T16:29:00Z">
              <w:r w:rsidR="00A7178C">
                <w:rPr>
                  <w:rFonts w:ascii="Frutiger Light" w:eastAsiaTheme="majorEastAsia" w:hAnsi="Frutiger Light" w:cstheme="majorBidi"/>
                  <w:color w:val="FF0000"/>
                  <w:u w:val="single"/>
                  <w:lang w:eastAsia="zh-HK"/>
                </w:rPr>
                <w:t>N</w:t>
              </w:r>
            </w:ins>
            <w:ins w:id="2772" w:author="Wave Tseung" w:date="2026-01-26T16:01:00Z">
              <w:r w:rsidR="00A7178C" w:rsidRPr="05854993">
                <w:rPr>
                  <w:rFonts w:ascii="Frutiger Light" w:eastAsiaTheme="majorEastAsia" w:hAnsi="Frutiger Light" w:cstheme="majorBidi"/>
                  <w:color w:val="FF0000"/>
                  <w:u w:val="single"/>
                  <w:lang w:eastAsia="zh-HK"/>
                  <w:rPrChange w:id="2773" w:author="Mr CHAN Chun Ki, Anderson (ITM/ITD/2)" w:date="2026-01-29T11:10:00Z">
                    <w:rPr>
                      <w:rFonts w:ascii="Frutiger Light" w:eastAsiaTheme="majorEastAsia" w:hAnsi="Frutiger Light" w:cstheme="majorBidi"/>
                      <w:u w:val="single"/>
                      <w:lang w:eastAsia="zh-HK"/>
                    </w:rPr>
                  </w:rPrChange>
                </w:rPr>
                <w:t>o</w:t>
              </w:r>
              <w:r w:rsidR="003878D0" w:rsidRPr="05854993">
                <w:rPr>
                  <w:rFonts w:ascii="Frutiger Light" w:eastAsiaTheme="majorEastAsia" w:hAnsi="Frutiger Light" w:cstheme="majorBidi"/>
                  <w:color w:val="FF0000"/>
                  <w:u w:val="single"/>
                  <w:lang w:eastAsia="zh-HK"/>
                  <w:rPrChange w:id="2774" w:author="Mr CHAN Chun Ki, Anderson (ITM/ITD/2)" w:date="2026-01-29T11:10:00Z">
                    <w:rPr>
                      <w:rFonts w:ascii="Frutiger Light" w:eastAsiaTheme="majorEastAsia" w:hAnsi="Frutiger Light" w:cstheme="majorBidi"/>
                      <w:u w:val="single"/>
                      <w:lang w:eastAsia="zh-HK"/>
                    </w:rPr>
                  </w:rPrChange>
                </w:rPr>
                <w:t xml:space="preserve"> further update, </w:t>
              </w:r>
              <w:del w:id="2775" w:author="Mr POON Pok Man, Michael 潘博文先生" w:date="2026-01-30T16:29:00Z">
                <w:r w:rsidR="003878D0" w:rsidRPr="05854993">
                  <w:rPr>
                    <w:rFonts w:ascii="Frutiger Light" w:eastAsiaTheme="majorEastAsia" w:hAnsi="Frutiger Light" w:cstheme="majorBidi"/>
                    <w:color w:val="FF0000"/>
                    <w:u w:val="single"/>
                    <w:lang w:eastAsia="zh-HK"/>
                    <w:rPrChange w:id="2776" w:author="Mr CHAN Chun Ki, Anderson (ITM/ITD/2)" w:date="2026-01-29T11:10:00Z">
                      <w:rPr>
                        <w:rFonts w:ascii="Frutiger Light" w:eastAsiaTheme="majorEastAsia" w:hAnsi="Frutiger Light" w:cstheme="majorBidi"/>
                        <w:u w:val="single"/>
                        <w:lang w:eastAsia="zh-HK"/>
                      </w:rPr>
                    </w:rPrChange>
                  </w:rPr>
                  <w:delText xml:space="preserve">item </w:delText>
                </w:r>
              </w:del>
              <w:del w:id="2777" w:author="Mr POON Pok Man, Michael 潘博文先生" w:date="2026-02-02T10:48:00Z">
                <w:r w:rsidR="003878D0" w:rsidRPr="05854993">
                  <w:rPr>
                    <w:rFonts w:ascii="Frutiger Light" w:eastAsiaTheme="majorEastAsia" w:hAnsi="Frutiger Light" w:cstheme="majorBidi"/>
                    <w:color w:val="FF0000"/>
                    <w:u w:val="single"/>
                    <w:lang w:eastAsia="zh-HK"/>
                    <w:rPrChange w:id="2778" w:author="Mr CHAN Chun Ki, Anderson (ITM/ITD/2)" w:date="2026-01-29T11:10:00Z">
                      <w:rPr>
                        <w:rFonts w:ascii="Frutiger Light" w:eastAsiaTheme="majorEastAsia" w:hAnsi="Frutiger Light" w:cstheme="majorBidi"/>
                        <w:u w:val="single"/>
                        <w:lang w:eastAsia="zh-HK"/>
                      </w:rPr>
                    </w:rPrChange>
                  </w:rPr>
                  <w:delText>proposed</w:delText>
                </w:r>
              </w:del>
            </w:ins>
            <w:ins w:id="2779" w:author="Mr POON Pok Man, Michael 潘博文先生" w:date="2026-02-02T10:48:00Z">
              <w:r w:rsidR="00562969">
                <w:rPr>
                  <w:rFonts w:ascii="Frutiger Light" w:eastAsiaTheme="majorEastAsia" w:hAnsi="Frutiger Light" w:cstheme="majorBidi"/>
                  <w:color w:val="FF0000"/>
                  <w:u w:val="single"/>
                  <w:lang w:eastAsia="zh-HK"/>
                </w:rPr>
                <w:t>item</w:t>
              </w:r>
            </w:ins>
            <w:ins w:id="2780" w:author="Wave Tseung" w:date="2026-01-26T16:01:00Z">
              <w:r w:rsidR="003878D0" w:rsidRPr="05854993">
                <w:rPr>
                  <w:rFonts w:ascii="Frutiger Light" w:eastAsiaTheme="majorEastAsia" w:hAnsi="Frutiger Light" w:cstheme="majorBidi"/>
                  <w:color w:val="FF0000"/>
                  <w:u w:val="single"/>
                  <w:lang w:eastAsia="zh-HK"/>
                  <w:rPrChange w:id="2781" w:author="Mr CHAN Chun Ki, Anderson (ITM/ITD/2)" w:date="2026-01-29T11:10:00Z">
                    <w:rPr>
                      <w:rFonts w:ascii="Frutiger Light" w:eastAsiaTheme="majorEastAsia" w:hAnsi="Frutiger Light" w:cstheme="majorBidi"/>
                      <w:u w:val="single"/>
                      <w:lang w:eastAsia="zh-HK"/>
                    </w:rPr>
                  </w:rPrChange>
                </w:rPr>
                <w:t xml:space="preserve"> to </w:t>
              </w:r>
            </w:ins>
            <w:ins w:id="2782" w:author="Mr POON Pok Man, Michael 潘博文先生" w:date="2026-02-02T10:48:00Z">
              <w:r w:rsidR="003878D0">
                <w:rPr>
                  <w:rFonts w:ascii="Frutiger Light" w:eastAsiaTheme="majorEastAsia" w:hAnsi="Frutiger Light" w:cstheme="majorBidi"/>
                  <w:color w:val="FF0000"/>
                  <w:u w:val="single"/>
                  <w:lang w:eastAsia="zh-HK"/>
                </w:rPr>
                <w:t xml:space="preserve">be </w:t>
              </w:r>
            </w:ins>
            <w:ins w:id="2783" w:author="Wave Tseung" w:date="2026-01-26T16:01:00Z">
              <w:del w:id="2784" w:author="Mr POON Pok Man, Michael 潘博文先生" w:date="2026-01-30T16:29:00Z">
                <w:r w:rsidR="003878D0" w:rsidRPr="05854993" w:rsidDel="00B24161">
                  <w:rPr>
                    <w:rFonts w:ascii="Frutiger Light" w:eastAsiaTheme="majorEastAsia" w:hAnsi="Frutiger Light" w:cstheme="majorBidi"/>
                    <w:color w:val="FF0000"/>
                    <w:u w:val="single"/>
                    <w:lang w:eastAsia="zh-HK"/>
                    <w:rPrChange w:id="2785" w:author="Mr CHAN Chun Ki, Anderson (ITM/ITD/2)" w:date="2026-01-29T11:10:00Z">
                      <w:rPr>
                        <w:rFonts w:ascii="Frutiger Light" w:eastAsiaTheme="majorEastAsia" w:hAnsi="Frutiger Light" w:cstheme="majorBidi"/>
                        <w:u w:val="single"/>
                        <w:lang w:eastAsia="zh-HK"/>
                      </w:rPr>
                    </w:rPrChange>
                  </w:rPr>
                  <w:delText xml:space="preserve">be </w:delText>
                </w:r>
              </w:del>
              <w:r w:rsidR="003878D0" w:rsidRPr="05854993">
                <w:rPr>
                  <w:rFonts w:ascii="Frutiger Light" w:eastAsiaTheme="majorEastAsia" w:hAnsi="Frutiger Light" w:cstheme="majorBidi"/>
                  <w:color w:val="FF0000"/>
                  <w:u w:val="single"/>
                  <w:lang w:eastAsia="zh-HK"/>
                  <w:rPrChange w:id="2786" w:author="Mr CHAN Chun Ki, Anderson (ITM/ITD/2)" w:date="2026-01-29T11:10:00Z">
                    <w:rPr>
                      <w:rFonts w:ascii="Frutiger Light" w:eastAsiaTheme="majorEastAsia" w:hAnsi="Frutiger Light" w:cstheme="majorBidi"/>
                      <w:u w:val="single"/>
                      <w:lang w:eastAsia="zh-HK"/>
                    </w:rPr>
                  </w:rPrChange>
                </w:rPr>
                <w:t>delete</w:t>
              </w:r>
            </w:ins>
            <w:ins w:id="2787" w:author="Mr POON Pok Man, Michael 潘博文先生" w:date="2026-02-02T10:48:00Z">
              <w:r w:rsidR="00562969">
                <w:rPr>
                  <w:rFonts w:ascii="Frutiger Light" w:eastAsiaTheme="majorEastAsia" w:hAnsi="Frutiger Light" w:cstheme="majorBidi"/>
                  <w:color w:val="FF0000"/>
                  <w:u w:val="single"/>
                  <w:lang w:eastAsia="zh-HK"/>
                </w:rPr>
                <w:t>d</w:t>
              </w:r>
            </w:ins>
            <w:ins w:id="2788" w:author="Wave Tseung" w:date="2026-01-26T16:01:00Z">
              <w:r w:rsidR="003878D0" w:rsidRPr="05854993">
                <w:rPr>
                  <w:rFonts w:ascii="Frutiger Light" w:eastAsiaTheme="majorEastAsia" w:hAnsi="Frutiger Light" w:cstheme="majorBidi"/>
                  <w:u w:val="single"/>
                  <w:lang w:eastAsia="zh-HK"/>
                </w:rPr>
                <w:t>]</w:t>
              </w:r>
            </w:ins>
          </w:p>
        </w:tc>
        <w:tc>
          <w:tcPr>
            <w:tcW w:w="1213" w:type="dxa"/>
            <w:tcPrChange w:id="2789" w:author="bcsin@connect.hku.hk" w:date="2026-01-22T19:56:00Z">
              <w:tcPr>
                <w:tcW w:w="0" w:type="auto"/>
              </w:tcPr>
            </w:tcPrChange>
          </w:tcPr>
          <w:p w14:paraId="0C4EBA27" w14:textId="7069D358" w:rsidR="008D3C0A" w:rsidRPr="00697433" w:rsidRDefault="008D3C0A" w:rsidP="008D3C0A">
            <w:pPr>
              <w:jc w:val="center"/>
              <w:rPr>
                <w:rFonts w:ascii="Frutiger Light" w:hAnsi="Frutiger Light"/>
              </w:rPr>
            </w:pPr>
          </w:p>
        </w:tc>
      </w:tr>
      <w:tr w:rsidR="008D3C0A" w:rsidRPr="00697433" w14:paraId="46DE4FD0" w14:textId="77777777" w:rsidTr="2C2174BB">
        <w:trPr>
          <w:trPrChange w:id="2790" w:author="bcsin@connect.hku.hk" w:date="2026-01-22T19:56:00Z">
            <w:trPr>
              <w:gridBefore w:val="9"/>
              <w:gridAfter w:val="0"/>
            </w:trPr>
          </w:trPrChange>
        </w:trPr>
        <w:tc>
          <w:tcPr>
            <w:tcW w:w="760" w:type="dxa"/>
            <w:tcPrChange w:id="2791" w:author="bcsin@connect.hku.hk" w:date="2026-01-22T19:56:00Z">
              <w:tcPr>
                <w:tcW w:w="0" w:type="auto"/>
              </w:tcPr>
            </w:tcPrChange>
          </w:tcPr>
          <w:p w14:paraId="74BF55E3" w14:textId="77777777" w:rsidR="008D3C0A" w:rsidRPr="00697433" w:rsidRDefault="008D3C0A" w:rsidP="008D3C0A">
            <w:pPr>
              <w:pStyle w:val="ListParagraph"/>
              <w:rPr>
                <w:b w:val="0"/>
              </w:rPr>
            </w:pPr>
          </w:p>
        </w:tc>
        <w:tc>
          <w:tcPr>
            <w:tcW w:w="7564" w:type="dxa"/>
            <w:gridSpan w:val="4"/>
            <w:tcPrChange w:id="2792" w:author="bcsin@connect.hku.hk" w:date="2026-01-22T19:56:00Z">
              <w:tcPr>
                <w:tcW w:w="7564" w:type="dxa"/>
                <w:gridSpan w:val="4"/>
              </w:tcPr>
            </w:tcPrChange>
          </w:tcPr>
          <w:p w14:paraId="3FFEB3BF" w14:textId="2B0A4E6B" w:rsidR="008D3C0A" w:rsidRPr="00697433" w:rsidRDefault="008D3C0A" w:rsidP="008D3C0A">
            <w:pPr>
              <w:jc w:val="both"/>
              <w:rPr>
                <w:rFonts w:ascii="Frutiger Light" w:hAnsi="Frutiger Light"/>
                <w:lang w:eastAsia="zh-HK"/>
              </w:rPr>
            </w:pPr>
            <w:r w:rsidRPr="00697433">
              <w:rPr>
                <w:rFonts w:ascii="Frutiger Light" w:hAnsi="Frutiger Light"/>
                <w:lang w:eastAsia="zh-HK"/>
              </w:rPr>
              <w:t xml:space="preserve">To provide better exposure and learning opportunities to the engineering graduates during their attachments to DTD, all the DTD sub-divisions had been included during their attachment periods, in rosters, in accordance with their respective disciplines. </w:t>
            </w:r>
          </w:p>
          <w:p w14:paraId="456F3B1C" w14:textId="77777777" w:rsidR="008D3C0A" w:rsidRPr="00697433" w:rsidRDefault="008D3C0A" w:rsidP="008D3C0A">
            <w:pPr>
              <w:jc w:val="both"/>
              <w:rPr>
                <w:rFonts w:ascii="Frutiger Light" w:hAnsi="Frutiger Light"/>
                <w:lang w:eastAsia="zh-HK"/>
              </w:rPr>
            </w:pPr>
          </w:p>
          <w:p w14:paraId="74E274E7" w14:textId="6B620943" w:rsidR="008D3C0A" w:rsidRPr="00697433" w:rsidRDefault="008D3C0A" w:rsidP="008D3C0A">
            <w:pPr>
              <w:jc w:val="both"/>
              <w:rPr>
                <w:rFonts w:ascii="Frutiger Light" w:hAnsi="Frutiger Light"/>
                <w:lang w:eastAsia="zh-HK"/>
              </w:rPr>
            </w:pPr>
            <w:r w:rsidRPr="00697433">
              <w:rPr>
                <w:rFonts w:ascii="Frutiger Light" w:hAnsi="Frutiger Light"/>
                <w:lang w:eastAsia="zh-HK"/>
              </w:rPr>
              <w:t>The rosters were being uploaded to the below SharePoint folder from time to time: -</w:t>
            </w:r>
          </w:p>
          <w:p w14:paraId="6B4EE930" w14:textId="2042F81B" w:rsidR="008D3C0A" w:rsidRPr="00697433" w:rsidRDefault="00562969" w:rsidP="008D3C0A">
            <w:pPr>
              <w:jc w:val="both"/>
              <w:rPr>
                <w:rFonts w:ascii="Frutiger Light" w:eastAsiaTheme="majorEastAsia" w:hAnsi="Frutiger Light" w:cstheme="majorBidi"/>
                <w:u w:val="single"/>
                <w:lang w:eastAsia="zh-HK"/>
                <w:rPrChange w:id="2793" w:author="Ms CHAN Man Ting Ida 陳敏婷女士" w:date="2026-01-15T10:26:00Z">
                  <w:rPr/>
                </w:rPrChange>
              </w:rPr>
            </w:pPr>
            <w:ins w:id="2794" w:author="Mr POON Pok Man, Michael 潘博文先生" w:date="2026-02-02T10:50:00Z">
              <w:r>
                <w:rPr>
                  <w:rPrChange w:id="2795" w:author="Ms CHIK Kar Lai (SE/Inno)" w:date="2026-02-05T10:43:00Z">
                    <w:rPr>
                      <w:rFonts w:ascii="Frutiger Light" w:hAnsi="Frutiger Light"/>
                      <w:lang w:eastAsia="zh-HK"/>
                    </w:rPr>
                  </w:rPrChange>
                </w:rPr>
                <w:fldChar w:fldCharType="begin"/>
              </w:r>
              <w:r>
                <w:rPr>
                  <w:rFonts w:ascii="Frutiger Light" w:hAnsi="Frutiger Light"/>
                  <w:lang w:eastAsia="zh-HK"/>
                </w:rPr>
                <w:instrText>HYPERLINK "</w:instrText>
              </w:r>
            </w:ins>
            <w:r w:rsidRPr="00697433">
              <w:rPr>
                <w:rFonts w:ascii="Frutiger Light" w:hAnsi="Frutiger Light"/>
                <w:lang w:eastAsia="zh-HK"/>
              </w:rPr>
              <w:instrText>http://kmp3/project/DTDDocumentSite/_layouts/15/WopiFrame.aspx?sourcedoc=%7Bf61af352-8eb5-4a72-b702-2b2444564463%7D&amp;action=default&amp;slrid=13a8bba1-5910-d046-df3b-2166c4011a4b</w:instrText>
            </w:r>
            <w:ins w:id="2796" w:author="Mr POON Pok Man, Michael 潘博文先生" w:date="2026-02-02T10:50:00Z">
              <w:r>
                <w:rPr>
                  <w:rFonts w:ascii="Frutiger Light" w:hAnsi="Frutiger Light"/>
                  <w:lang w:eastAsia="zh-HK"/>
                </w:rPr>
                <w:instrText>"</w:instrText>
              </w:r>
              <w:r>
                <w:rPr>
                  <w:rFonts w:ascii="Frutiger Light" w:hAnsi="Frutiger Light"/>
                  <w:lang w:eastAsia="zh-HK"/>
                </w:rPr>
                <w:fldChar w:fldCharType="separate"/>
              </w:r>
            </w:ins>
            <w:r w:rsidRPr="00ED6809">
              <w:rPr>
                <w:rStyle w:val="Hyperlink"/>
                <w:rFonts w:ascii="Frutiger Light" w:hAnsi="Frutiger Light"/>
                <w:lang w:eastAsia="zh-HK"/>
              </w:rPr>
              <w:t>http://kmp3/project/DTDDocumentSite/_layouts/15/WopiFrame.aspx?sourcedoc=%7Bf61af352-8eb5-4a72-b702-2b2444564463%7D&amp;action=default&amp;slrid=13a8bba1-5910-d046-df3b-2166c4011a4b</w:t>
            </w:r>
            <w:ins w:id="2797" w:author="Mr POON Pok Man, Michael 潘博文先生" w:date="2026-02-02T10:50:00Z">
              <w:r>
                <w:rPr>
                  <w:rFonts w:ascii="Frutiger Light" w:hAnsi="Frutiger Light"/>
                  <w:lang w:eastAsia="zh-HK"/>
                </w:rPr>
                <w:fldChar w:fldCharType="end"/>
              </w:r>
            </w:ins>
            <w:del w:id="2798" w:author="Mr POON Pok Man, Michael 潘博文先生" w:date="2026-02-02T10:50:00Z">
              <w:r w:rsidR="008D3C0A" w:rsidRPr="00697433" w:rsidDel="00562969">
                <w:rPr>
                  <w:rFonts w:ascii="Frutiger Light" w:hAnsi="Frutiger Light"/>
                  <w:lang w:eastAsia="zh-HK"/>
                </w:rPr>
                <w:delText xml:space="preserve"> (Item to be KIV.)</w:delText>
              </w:r>
            </w:del>
            <w:ins w:id="2799" w:author="Ms CHIK Kar Lai (SE/Inno)" w:date="2026-02-04T17:58:00Z">
              <w:r w:rsidR="005C8478" w:rsidRPr="005C8478">
                <w:rPr>
                  <w:rStyle w:val="Hyperlink"/>
                  <w:rFonts w:ascii="Frutiger Light" w:hAnsi="Frutiger Light"/>
                  <w:lang w:eastAsia="zh-HK"/>
                  <w:rPrChange w:id="2800" w:author="Ms CHIK Kar Lai (SE/Inno)" w:date="2026-02-04T17:58:00Z">
                    <w:rPr/>
                  </w:rPrChange>
                </w:rPr>
                <w:t>http://kmp3/project/DTDDocumentSite/_layouts/15/WopiFrame.aspx?sourcedoc=%7Bf61af352-8eb5-4a72-b702-2b2444564463%7D&amp;action=default&amp;slrid=13a8bba1-5910-d046-df3b-2166c4011a4b</w:t>
              </w:r>
            </w:ins>
          </w:p>
        </w:tc>
        <w:tc>
          <w:tcPr>
            <w:tcW w:w="1213" w:type="dxa"/>
            <w:tcPrChange w:id="2801" w:author="bcsin@connect.hku.hk" w:date="2026-01-22T19:56:00Z">
              <w:tcPr>
                <w:tcW w:w="0" w:type="auto"/>
              </w:tcPr>
            </w:tcPrChange>
          </w:tcPr>
          <w:p w14:paraId="79CB87F7" w14:textId="26DDD5C0" w:rsidR="008D3C0A" w:rsidRPr="00697433" w:rsidRDefault="008D3C0A" w:rsidP="008D3C0A">
            <w:pPr>
              <w:jc w:val="center"/>
              <w:rPr>
                <w:rFonts w:ascii="Frutiger Light" w:hAnsi="Frutiger Light"/>
              </w:rPr>
            </w:pPr>
            <w:r w:rsidRPr="00697433">
              <w:rPr>
                <w:rFonts w:ascii="Frutiger Light" w:hAnsi="Frutiger Light"/>
              </w:rPr>
              <w:t>All to note</w:t>
            </w:r>
          </w:p>
          <w:p w14:paraId="05F230D1" w14:textId="77777777" w:rsidR="008D3C0A" w:rsidRPr="00697433" w:rsidRDefault="008D3C0A" w:rsidP="008D3C0A">
            <w:pPr>
              <w:jc w:val="center"/>
              <w:rPr>
                <w:rFonts w:ascii="Frutiger Light" w:hAnsi="Frutiger Light"/>
              </w:rPr>
            </w:pPr>
          </w:p>
          <w:p w14:paraId="49DA7453" w14:textId="77777777" w:rsidR="008D3C0A" w:rsidRPr="00697433" w:rsidRDefault="008D3C0A" w:rsidP="008D3C0A">
            <w:pPr>
              <w:jc w:val="center"/>
              <w:rPr>
                <w:rFonts w:ascii="Frutiger Light" w:hAnsi="Frutiger Light"/>
              </w:rPr>
            </w:pPr>
          </w:p>
          <w:p w14:paraId="0527D207" w14:textId="77777777" w:rsidR="008D3C0A" w:rsidRPr="00697433" w:rsidRDefault="008D3C0A" w:rsidP="008D3C0A">
            <w:pPr>
              <w:jc w:val="center"/>
              <w:rPr>
                <w:rFonts w:ascii="Frutiger Light" w:hAnsi="Frutiger Light"/>
              </w:rPr>
            </w:pPr>
          </w:p>
          <w:p w14:paraId="4AE559B2" w14:textId="77777777" w:rsidR="008D3C0A" w:rsidRPr="00697433" w:rsidRDefault="008D3C0A" w:rsidP="008D3C0A">
            <w:pPr>
              <w:jc w:val="center"/>
              <w:rPr>
                <w:rFonts w:ascii="Frutiger Light" w:hAnsi="Frutiger Light"/>
              </w:rPr>
            </w:pPr>
          </w:p>
          <w:p w14:paraId="4D54BCDD" w14:textId="5BAEF0B5" w:rsidR="008D3C0A" w:rsidRPr="00697433" w:rsidRDefault="008D3C0A" w:rsidP="008D3C0A">
            <w:pPr>
              <w:jc w:val="center"/>
              <w:rPr>
                <w:rFonts w:ascii="Frutiger Light" w:hAnsi="Frutiger Light"/>
              </w:rPr>
            </w:pPr>
            <w:r w:rsidRPr="00697433">
              <w:rPr>
                <w:rFonts w:ascii="Frutiger Light" w:hAnsi="Frutiger Light"/>
              </w:rPr>
              <w:t>SE/ITSS2</w:t>
            </w:r>
          </w:p>
        </w:tc>
      </w:tr>
      <w:tr w:rsidR="008D3C0A" w:rsidRPr="00697433" w14:paraId="7E213385" w14:textId="77777777" w:rsidTr="2C2174BB">
        <w:trPr>
          <w:trPrChange w:id="2802" w:author="bcsin@connect.hku.hk" w:date="2026-01-22T19:56:00Z">
            <w:trPr>
              <w:gridBefore w:val="9"/>
              <w:gridAfter w:val="0"/>
            </w:trPr>
          </w:trPrChange>
        </w:trPr>
        <w:tc>
          <w:tcPr>
            <w:tcW w:w="760" w:type="dxa"/>
            <w:tcPrChange w:id="2803" w:author="bcsin@connect.hku.hk" w:date="2026-01-22T19:56:00Z">
              <w:tcPr>
                <w:tcW w:w="0" w:type="auto"/>
              </w:tcPr>
            </w:tcPrChange>
          </w:tcPr>
          <w:p w14:paraId="6646392C" w14:textId="77777777" w:rsidR="008D3C0A" w:rsidRPr="00697433" w:rsidRDefault="008D3C0A" w:rsidP="008D3C0A">
            <w:pPr>
              <w:pStyle w:val="ListParagraph"/>
              <w:rPr>
                <w:b w:val="0"/>
              </w:rPr>
            </w:pPr>
          </w:p>
        </w:tc>
        <w:tc>
          <w:tcPr>
            <w:tcW w:w="7564" w:type="dxa"/>
            <w:gridSpan w:val="4"/>
            <w:tcPrChange w:id="2804" w:author="bcsin@connect.hku.hk" w:date="2026-01-22T19:56:00Z">
              <w:tcPr>
                <w:tcW w:w="7564" w:type="dxa"/>
                <w:gridSpan w:val="4"/>
              </w:tcPr>
            </w:tcPrChange>
          </w:tcPr>
          <w:p w14:paraId="2F0C4240" w14:textId="77777777"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805" w:author="bcsin@connect.hku.hk" w:date="2026-01-22T19:56:00Z">
              <w:tcPr>
                <w:tcW w:w="0" w:type="auto"/>
              </w:tcPr>
            </w:tcPrChange>
          </w:tcPr>
          <w:p w14:paraId="04564EFF" w14:textId="77777777" w:rsidR="008D3C0A" w:rsidRPr="00697433" w:rsidRDefault="008D3C0A" w:rsidP="008D3C0A">
            <w:pPr>
              <w:jc w:val="center"/>
              <w:rPr>
                <w:rFonts w:ascii="Frutiger Light" w:hAnsi="Frutiger Light"/>
              </w:rPr>
            </w:pPr>
          </w:p>
        </w:tc>
      </w:tr>
      <w:tr w:rsidR="008D3C0A" w:rsidRPr="00697433" w14:paraId="02B54971" w14:textId="77777777" w:rsidTr="2C2174BB">
        <w:trPr>
          <w:trPrChange w:id="2806" w:author="bcsin@connect.hku.hk" w:date="2026-01-22T19:56:00Z">
            <w:trPr>
              <w:gridBefore w:val="9"/>
              <w:gridAfter w:val="0"/>
            </w:trPr>
          </w:trPrChange>
        </w:trPr>
        <w:tc>
          <w:tcPr>
            <w:tcW w:w="760" w:type="dxa"/>
            <w:tcPrChange w:id="2807" w:author="bcsin@connect.hku.hk" w:date="2026-01-22T19:56:00Z">
              <w:tcPr>
                <w:tcW w:w="0" w:type="auto"/>
              </w:tcPr>
            </w:tcPrChange>
          </w:tcPr>
          <w:p w14:paraId="277443C2" w14:textId="77777777" w:rsidR="008D3C0A" w:rsidRPr="00697433" w:rsidRDefault="008D3C0A" w:rsidP="008D3C0A">
            <w:pPr>
              <w:pStyle w:val="ListParagraph"/>
              <w:numPr>
                <w:ilvl w:val="1"/>
                <w:numId w:val="2"/>
              </w:numPr>
              <w:ind w:left="0" w:firstLine="0"/>
              <w:rPr>
                <w:b w:val="0"/>
              </w:rPr>
            </w:pPr>
          </w:p>
        </w:tc>
        <w:tc>
          <w:tcPr>
            <w:tcW w:w="7564" w:type="dxa"/>
            <w:gridSpan w:val="4"/>
            <w:tcPrChange w:id="2808" w:author="bcsin@connect.hku.hk" w:date="2026-01-22T19:56:00Z">
              <w:tcPr>
                <w:tcW w:w="7564" w:type="dxa"/>
                <w:gridSpan w:val="4"/>
              </w:tcPr>
            </w:tcPrChange>
          </w:tcPr>
          <w:p w14:paraId="63CE1ED4" w14:textId="638EFFA3" w:rsidR="008D3C0A" w:rsidRPr="00697433" w:rsidRDefault="008D3C0A" w:rsidP="008D3C0A">
            <w:pPr>
              <w:jc w:val="both"/>
              <w:rPr>
                <w:rFonts w:ascii="Frutiger Light" w:eastAsiaTheme="majorEastAsia" w:hAnsi="Frutiger Light" w:cstheme="majorBidi"/>
                <w:u w:val="single"/>
                <w:lang w:eastAsia="zh-HK"/>
                <w:rPrChange w:id="2809" w:author="Ms CHAN Man Ting Ida 陳敏婷女士" w:date="2026-01-15T10:26:00Z">
                  <w:rPr/>
                </w:rPrChange>
              </w:rPr>
            </w:pPr>
            <w:r w:rsidRPr="5FA771BC">
              <w:rPr>
                <w:rFonts w:ascii="Frutiger Light" w:eastAsiaTheme="majorEastAsia" w:hAnsi="Frutiger Light" w:cstheme="majorBidi"/>
                <w:u w:val="single"/>
                <w:lang w:eastAsia="zh-HK"/>
              </w:rPr>
              <w:t>HKGAI</w:t>
            </w:r>
          </w:p>
          <w:p w14:paraId="7581964F" w14:textId="01E307C6" w:rsidR="008D3C0A" w:rsidRPr="00697433" w:rsidRDefault="008D3C0A" w:rsidP="008D3C0A">
            <w:pPr>
              <w:jc w:val="both"/>
              <w:rPr>
                <w:rFonts w:ascii="Frutiger Light" w:hAnsi="Frutiger Light"/>
              </w:rPr>
            </w:pPr>
            <w:r w:rsidRPr="00697433">
              <w:rPr>
                <w:rFonts w:ascii="Frutiger Light" w:hAnsi="Frutiger Light"/>
              </w:rPr>
              <w:t>HKGAI proposed a meeting transcription solution with all-in-one AI server targeted for working level meeting with meeting summary and action items. ITSS1 has requested a new CAPEX, this project would proceed when funding was confirmed.</w:t>
            </w:r>
          </w:p>
          <w:p w14:paraId="0770591A" w14:textId="77777777" w:rsidR="008D3C0A" w:rsidRPr="00697433" w:rsidRDefault="008D3C0A" w:rsidP="008D3C0A">
            <w:pPr>
              <w:jc w:val="both"/>
              <w:rPr>
                <w:rFonts w:ascii="Frutiger Light" w:hAnsi="Frutiger Light"/>
              </w:rPr>
            </w:pPr>
          </w:p>
          <w:p w14:paraId="7C16EC6B" w14:textId="7DADF498" w:rsidR="008D3C0A" w:rsidRPr="00697433" w:rsidRDefault="008D3C0A" w:rsidP="008D3C0A">
            <w:pPr>
              <w:jc w:val="both"/>
              <w:rPr>
                <w:rFonts w:ascii="Frutiger Light" w:hAnsi="Frutiger Light"/>
                <w:b/>
                <w:bCs/>
              </w:rPr>
            </w:pPr>
            <w:proofErr w:type="spellStart"/>
            <w:r w:rsidRPr="5FA771BC">
              <w:rPr>
                <w:rFonts w:ascii="Frutiger Light" w:eastAsiaTheme="majorEastAsia" w:hAnsi="Frutiger Light" w:cstheme="majorBidi"/>
                <w:u w:val="single"/>
                <w:lang w:eastAsia="zh-HK"/>
              </w:rPr>
              <w:t>iFlyTek</w:t>
            </w:r>
            <w:proofErr w:type="spellEnd"/>
            <w:r w:rsidRPr="5FA771BC">
              <w:rPr>
                <w:rFonts w:ascii="Frutiger Light" w:eastAsiaTheme="majorEastAsia" w:hAnsi="Frutiger Light" w:cstheme="majorBidi"/>
                <w:u w:val="single"/>
                <w:lang w:eastAsia="zh-HK"/>
              </w:rPr>
              <w:t xml:space="preserve"> (</w:t>
            </w:r>
            <w:r w:rsidRPr="5FA771BC">
              <w:rPr>
                <w:rFonts w:ascii="Frutiger Light" w:eastAsiaTheme="majorEastAsia" w:hAnsi="Frutiger Light" w:cstheme="majorBidi" w:hint="eastAsia"/>
                <w:u w:val="single"/>
                <w:lang w:eastAsia="zh-HK"/>
              </w:rPr>
              <w:t>科大訊飛</w:t>
            </w:r>
            <w:r w:rsidRPr="5FA771BC">
              <w:rPr>
                <w:rFonts w:ascii="Frutiger Light" w:eastAsiaTheme="majorEastAsia" w:hAnsi="Frutiger Light" w:cstheme="majorBidi"/>
                <w:u w:val="single"/>
                <w:lang w:eastAsia="zh-HK"/>
              </w:rPr>
              <w:t>)</w:t>
            </w:r>
          </w:p>
          <w:p w14:paraId="41E560CD" w14:textId="3FEC5012" w:rsidR="008902B3" w:rsidRDefault="008D3C0A" w:rsidP="008D3C0A">
            <w:pPr>
              <w:jc w:val="both"/>
              <w:rPr>
                <w:ins w:id="2810" w:author="bcsin@connect.hku.hk" w:date="2026-01-23T11:01:00Z"/>
                <w:rFonts w:ascii="Frutiger Light" w:hAnsi="Frutiger Light"/>
              </w:rPr>
            </w:pPr>
            <w:proofErr w:type="spellStart"/>
            <w:r w:rsidRPr="00697433">
              <w:rPr>
                <w:rFonts w:ascii="Frutiger Light" w:hAnsi="Frutiger Light"/>
              </w:rPr>
              <w:t>iFlyTek</w:t>
            </w:r>
            <w:proofErr w:type="spellEnd"/>
            <w:del w:id="2811" w:author="bcsin@connect.hku.hk" w:date="2026-01-23T10:59:00Z">
              <w:r w:rsidRPr="00697433" w:rsidDel="00720F96">
                <w:rPr>
                  <w:rFonts w:ascii="Frutiger Light" w:hAnsi="Frutiger Light"/>
                </w:rPr>
                <w:delText>, provider of meeting transcript solution using by LegCo, was engaged to deliver advanced feature such as real-time subtitle and meeting minute generation</w:delText>
              </w:r>
            </w:del>
            <w:ins w:id="2812" w:author="bcsin@connect.hku.hk" w:date="2026-01-23T10:59:00Z">
              <w:r w:rsidR="00720F96">
                <w:rPr>
                  <w:rFonts w:ascii="Frutiger Light" w:hAnsi="Frutiger Light" w:hint="eastAsia"/>
                </w:rPr>
                <w:t xml:space="preserve"> AI Meeting Solution has been deployed </w:t>
              </w:r>
            </w:ins>
            <w:del w:id="2813" w:author="bcsin@connect.hku.hk" w:date="2026-01-23T10:59:00Z">
              <w:r w:rsidRPr="00697433" w:rsidDel="00720F96">
                <w:rPr>
                  <w:rFonts w:ascii="Frutiger Light" w:hAnsi="Frutiger Light"/>
                </w:rPr>
                <w:delText>. Hardware and software setup had been completed on mid-November</w:delText>
              </w:r>
            </w:del>
            <w:ins w:id="2814" w:author="bcsin@connect.hku.hk" w:date="2026-01-23T11:00:00Z">
              <w:r w:rsidR="00720F96">
                <w:rPr>
                  <w:rFonts w:ascii="Frutiger Light" w:hAnsi="Frutiger Light" w:hint="eastAsia"/>
                </w:rPr>
                <w:t>and under Proof-Of-Concept (POC) testing.</w:t>
              </w:r>
              <w:r w:rsidR="008902B3">
                <w:rPr>
                  <w:rFonts w:ascii="Frutiger Light" w:hAnsi="Frutiger Light" w:hint="eastAsia"/>
                </w:rPr>
                <w:t xml:space="preserve"> </w:t>
              </w:r>
            </w:ins>
            <w:del w:id="2815" w:author="bcsin@connect.hku.hk" w:date="2026-01-23T11:00:00Z">
              <w:r w:rsidRPr="00697433" w:rsidDel="008902B3">
                <w:rPr>
                  <w:rFonts w:ascii="Frutiger Light" w:hAnsi="Frutiger Light"/>
                </w:rPr>
                <w:delText>, while f</w:delText>
              </w:r>
            </w:del>
            <w:del w:id="2816" w:author="bcsin@connect.hku.hk" w:date="2026-01-23T11:01:00Z">
              <w:r w:rsidRPr="00697433" w:rsidDel="008902B3">
                <w:rPr>
                  <w:rFonts w:ascii="Frutiger Light" w:hAnsi="Frutiger Light"/>
                </w:rPr>
                <w:delText xml:space="preserve">ine-tuned configurations </w:delText>
              </w:r>
            </w:del>
            <w:del w:id="2817" w:author="bcsin@connect.hku.hk" w:date="2026-01-23T11:00:00Z">
              <w:r w:rsidRPr="00697433" w:rsidDel="008902B3">
                <w:rPr>
                  <w:rFonts w:ascii="Frutiger Light" w:hAnsi="Frutiger Light"/>
                </w:rPr>
                <w:delText xml:space="preserve">such as </w:delText>
              </w:r>
            </w:del>
            <w:r w:rsidRPr="00697433">
              <w:rPr>
                <w:rFonts w:ascii="Frutiger Light" w:hAnsi="Frutiger Light"/>
              </w:rPr>
              <w:t>Government</w:t>
            </w:r>
            <w:ins w:id="2818" w:author="bcsin@connect.hku.hk" w:date="2026-01-23T11:00:00Z">
              <w:r w:rsidR="008902B3">
                <w:rPr>
                  <w:rFonts w:ascii="Frutiger Light" w:hAnsi="Frutiger Light" w:hint="eastAsia"/>
                </w:rPr>
                <w:t xml:space="preserve"> (based on Policy Address</w:t>
              </w:r>
            </w:ins>
            <w:ins w:id="2819" w:author="bcsin@connect.hku.hk" w:date="2026-01-23T11:01:00Z">
              <w:r w:rsidR="008902B3">
                <w:rPr>
                  <w:rFonts w:ascii="Frutiger Light" w:hAnsi="Frutiger Light" w:hint="eastAsia"/>
                </w:rPr>
                <w:t xml:space="preserve"> and LegCo</w:t>
              </w:r>
            </w:ins>
            <w:ins w:id="2820" w:author="bcsin@connect.hku.hk" w:date="2026-01-23T11:00:00Z">
              <w:r w:rsidR="008902B3">
                <w:rPr>
                  <w:rFonts w:ascii="Frutiger Light" w:hAnsi="Frutiger Light" w:hint="eastAsia"/>
                </w:rPr>
                <w:t>)</w:t>
              </w:r>
            </w:ins>
            <w:r w:rsidRPr="00697433">
              <w:rPr>
                <w:rFonts w:ascii="Frutiger Light" w:hAnsi="Frutiger Light"/>
              </w:rPr>
              <w:t xml:space="preserve"> &amp; EMSD keyword list </w:t>
            </w:r>
            <w:ins w:id="2821" w:author="bcsin@connect.hku.hk" w:date="2026-01-23T11:01:00Z">
              <w:r w:rsidR="008902B3">
                <w:rPr>
                  <w:rFonts w:ascii="Frutiger Light" w:hAnsi="Frutiger Light" w:hint="eastAsia"/>
                </w:rPr>
                <w:t>has been incorporated into the solution for better jargon identification. API in</w:t>
              </w:r>
            </w:ins>
            <w:ins w:id="2822" w:author="bcsin@connect.hku.hk" w:date="2026-01-23T11:02:00Z">
              <w:r w:rsidR="008902B3">
                <w:rPr>
                  <w:rFonts w:ascii="Frutiger Light" w:hAnsi="Frutiger Light" w:hint="eastAsia"/>
                </w:rPr>
                <w:t xml:space="preserve">tegration has been </w:t>
              </w:r>
            </w:ins>
            <w:ins w:id="2823" w:author="bcsin@connect.hku.hk" w:date="2026-01-23T11:23:00Z">
              <w:r w:rsidR="00A346B8">
                <w:rPr>
                  <w:rFonts w:ascii="Frutiger Light" w:hAnsi="Frutiger Light" w:hint="eastAsia"/>
                </w:rPr>
                <w:t xml:space="preserve">promoted to interested application development teams in ITSS1 and BIM S/D. </w:t>
              </w:r>
            </w:ins>
            <w:ins w:id="2824" w:author="bcsin@connect.hku.hk" w:date="2026-01-23T11:24:00Z">
              <w:r w:rsidR="00617CBE">
                <w:rPr>
                  <w:rFonts w:ascii="Frutiger Light" w:hAnsi="Frutiger Light" w:hint="eastAsia"/>
                </w:rPr>
                <w:t xml:space="preserve">Trials were </w:t>
              </w:r>
            </w:ins>
            <w:ins w:id="2825" w:author="bcsin@connect.hku.hk" w:date="2026-01-23T11:29:00Z">
              <w:r w:rsidR="008D5804">
                <w:rPr>
                  <w:rFonts w:ascii="Frutiger Light" w:hAnsi="Frutiger Light" w:hint="eastAsia"/>
                </w:rPr>
                <w:t>conducted</w:t>
              </w:r>
            </w:ins>
            <w:ins w:id="2826" w:author="bcsin@connect.hku.hk" w:date="2026-01-23T11:24:00Z">
              <w:r w:rsidR="00617CBE">
                <w:rPr>
                  <w:rFonts w:ascii="Frutiger Light" w:hAnsi="Frutiger Light" w:hint="eastAsia"/>
                </w:rPr>
                <w:t xml:space="preserve"> in January</w:t>
              </w:r>
              <w:r w:rsidR="00617CBE">
                <w:rPr>
                  <w:rFonts w:ascii="Frutiger Light" w:hAnsi="Frutiger Light"/>
                </w:rPr>
                <w:t>’</w:t>
              </w:r>
              <w:r w:rsidR="00617CBE">
                <w:rPr>
                  <w:rFonts w:ascii="Frutiger Light" w:hAnsi="Frutiger Light" w:hint="eastAsia"/>
                </w:rPr>
                <w:t xml:space="preserve">s Staff Club Meeting and </w:t>
              </w:r>
            </w:ins>
            <w:ins w:id="2827" w:author="bcsin@connect.hku.hk" w:date="2026-01-23T11:28:00Z">
              <w:r w:rsidR="00617CBE">
                <w:rPr>
                  <w:rFonts w:ascii="Frutiger Light" w:hAnsi="Frutiger Light" w:hint="eastAsia"/>
                </w:rPr>
                <w:t>an EEO</w:t>
              </w:r>
              <w:r w:rsidR="00617CBE">
                <w:rPr>
                  <w:rFonts w:ascii="Frutiger Light" w:hAnsi="Frutiger Light"/>
                </w:rPr>
                <w:t>’</w:t>
              </w:r>
              <w:r w:rsidR="00617CBE">
                <w:rPr>
                  <w:rFonts w:ascii="Frutiger Light" w:hAnsi="Frutiger Light" w:hint="eastAsia"/>
                </w:rPr>
                <w:t>s appeal hearing</w:t>
              </w:r>
            </w:ins>
            <w:ins w:id="2828" w:author="bcsin@connect.hku.hk" w:date="2026-01-23T11:29:00Z">
              <w:r w:rsidR="008D5804">
                <w:rPr>
                  <w:rFonts w:ascii="Frutiger Light" w:hAnsi="Frutiger Light" w:hint="eastAsia"/>
                </w:rPr>
                <w:t xml:space="preserve"> with generally positive </w:t>
              </w:r>
              <w:proofErr w:type="spellStart"/>
              <w:r w:rsidR="008D5804">
                <w:rPr>
                  <w:rFonts w:ascii="Frutiger Light" w:hAnsi="Frutiger Light" w:hint="eastAsia"/>
                </w:rPr>
                <w:t>commnents</w:t>
              </w:r>
              <w:proofErr w:type="spellEnd"/>
              <w:r w:rsidR="008D5804">
                <w:rPr>
                  <w:rFonts w:ascii="Frutiger Light" w:hAnsi="Frutiger Light" w:hint="eastAsia"/>
                </w:rPr>
                <w:t>. Further trial will be cont</w:t>
              </w:r>
            </w:ins>
            <w:ins w:id="2829" w:author="bcsin@connect.hku.hk" w:date="2026-01-23T11:30:00Z">
              <w:r w:rsidR="008D5804">
                <w:rPr>
                  <w:rFonts w:ascii="Frutiger Light" w:hAnsi="Frutiger Light" w:hint="eastAsia"/>
                </w:rPr>
                <w:t xml:space="preserve">inued </w:t>
              </w:r>
            </w:ins>
            <w:ins w:id="2830" w:author="bcsin@connect.hku.hk" w:date="2026-01-23T11:28:00Z">
              <w:r w:rsidR="00796344">
                <w:rPr>
                  <w:rFonts w:ascii="Frutiger Light" w:hAnsi="Frutiger Light" w:hint="eastAsia"/>
                </w:rPr>
                <w:t xml:space="preserve">in coming Branch 3 Meeting on </w:t>
              </w:r>
            </w:ins>
            <w:ins w:id="2831" w:author="bcsin@connect.hku.hk" w:date="2026-01-23T11:29:00Z">
              <w:r w:rsidR="00796344" w:rsidRPr="00796344">
                <w:rPr>
                  <w:rFonts w:ascii="Frutiger Light" w:hAnsi="Frutiger Light"/>
                </w:rPr>
                <w:t>6 February</w:t>
              </w:r>
              <w:r w:rsidR="00796344">
                <w:rPr>
                  <w:rFonts w:ascii="Frutiger Light" w:hAnsi="Frutiger Light" w:hint="eastAsia"/>
                </w:rPr>
                <w:t xml:space="preserve">. </w:t>
              </w:r>
            </w:ins>
            <w:ins w:id="2832" w:author="bcsin@connect.hku.hk" w:date="2026-01-23T11:30:00Z">
              <w:r w:rsidR="007B1132">
                <w:rPr>
                  <w:rFonts w:ascii="Frutiger Light" w:hAnsi="Frutiger Light" w:hint="eastAsia"/>
                </w:rPr>
                <w:t xml:space="preserve">The </w:t>
              </w:r>
            </w:ins>
            <w:ins w:id="2833" w:author="bcsin@connect.hku.hk" w:date="2026-01-23T11:23:00Z">
              <w:r w:rsidR="00617CBE">
                <w:rPr>
                  <w:rFonts w:ascii="Frutiger Light" w:hAnsi="Frutiger Light" w:hint="eastAsia"/>
                </w:rPr>
                <w:t xml:space="preserve">fine-tuning </w:t>
              </w:r>
            </w:ins>
            <w:ins w:id="2834" w:author="bcsin@connect.hku.hk" w:date="2026-01-23T11:24:00Z">
              <w:r w:rsidR="00617CBE">
                <w:rPr>
                  <w:rFonts w:ascii="Frutiger Light" w:hAnsi="Frutiger Light" w:hint="eastAsia"/>
                </w:rPr>
                <w:t xml:space="preserve">and POC service </w:t>
              </w:r>
            </w:ins>
            <w:ins w:id="2835" w:author="bcsin@connect.hku.hk" w:date="2026-01-23T11:23:00Z">
              <w:r w:rsidR="00617CBE">
                <w:rPr>
                  <w:rFonts w:ascii="Frutiger Light" w:hAnsi="Frutiger Light" w:hint="eastAsia"/>
                </w:rPr>
                <w:t>would be complete</w:t>
              </w:r>
            </w:ins>
            <w:ins w:id="2836" w:author="bcsin@connect.hku.hk" w:date="2026-01-23T11:30:00Z">
              <w:r w:rsidR="00DC10AC">
                <w:rPr>
                  <w:rFonts w:ascii="Frutiger Light" w:hAnsi="Frutiger Light" w:hint="eastAsia"/>
                </w:rPr>
                <w:t>d</w:t>
              </w:r>
            </w:ins>
            <w:ins w:id="2837" w:author="bcsin@connect.hku.hk" w:date="2026-01-23T11:23:00Z">
              <w:r w:rsidR="00617CBE">
                <w:rPr>
                  <w:rFonts w:ascii="Frutiger Light" w:hAnsi="Frutiger Light" w:hint="eastAsia"/>
                </w:rPr>
                <w:t xml:space="preserve"> in February </w:t>
              </w:r>
            </w:ins>
            <w:ins w:id="2838" w:author="bcsin@connect.hku.hk" w:date="2026-01-23T11:24:00Z">
              <w:r w:rsidR="00617CBE">
                <w:rPr>
                  <w:rFonts w:ascii="Frutiger Light" w:hAnsi="Frutiger Light" w:hint="eastAsia"/>
                </w:rPr>
                <w:t xml:space="preserve">2026. </w:t>
              </w:r>
            </w:ins>
          </w:p>
          <w:p w14:paraId="1678CAFF" w14:textId="742D3A89" w:rsidR="008D3C0A" w:rsidRPr="00697433" w:rsidDel="00796344" w:rsidRDefault="008D3C0A" w:rsidP="008D3C0A">
            <w:pPr>
              <w:ind w:left="240" w:right="240"/>
              <w:jc w:val="both"/>
              <w:rPr>
                <w:del w:id="2839" w:author="bcsin@connect.hku.hk" w:date="2026-01-23T11:29:00Z"/>
                <w:rFonts w:ascii="Frutiger Light" w:hAnsi="Frutiger Light"/>
              </w:rPr>
            </w:pPr>
            <w:del w:id="2840" w:author="bcsin@connect.hku.hk" w:date="2026-01-23T11:01:00Z">
              <w:r w:rsidRPr="00697433" w:rsidDel="008902B3">
                <w:rPr>
                  <w:rFonts w:ascii="Frutiger Light" w:hAnsi="Frutiger Light"/>
                </w:rPr>
                <w:lastRenderedPageBreak/>
                <w:delText xml:space="preserve">and </w:delText>
              </w:r>
            </w:del>
            <w:del w:id="2841" w:author="bcsin@connect.hku.hk" w:date="2026-01-23T11:29:00Z">
              <w:r w:rsidRPr="00697433" w:rsidDel="00796344">
                <w:rPr>
                  <w:rFonts w:ascii="Frutiger Light" w:hAnsi="Frutiger Light"/>
                </w:rPr>
                <w:delText>API integration would complete around mid-December, followed by PoC service to complete by February 2026.</w:delText>
              </w:r>
              <w:r w:rsidRPr="00697433" w:rsidDel="00796344">
                <w:rPr>
                  <w:rFonts w:ascii="Frutiger Light" w:hAnsi="Frutiger Light"/>
                  <w:color w:val="0000FF"/>
                </w:rPr>
                <w:delText xml:space="preserve"> The Chairman suggested a trial shall be applied, e.g. Staff Club, PSCC, SE/ITSS1 shall follow up on the matter.</w:delText>
              </w:r>
            </w:del>
          </w:p>
          <w:p w14:paraId="33105182" w14:textId="77777777" w:rsidR="008D3C0A" w:rsidRPr="00697433" w:rsidRDefault="008D3C0A" w:rsidP="008D3C0A">
            <w:pPr>
              <w:jc w:val="both"/>
              <w:rPr>
                <w:rFonts w:ascii="Frutiger Light" w:hAnsi="Frutiger Light"/>
              </w:rPr>
            </w:pPr>
          </w:p>
          <w:p w14:paraId="1413BCE6" w14:textId="54E8639A" w:rsidR="008D3C0A" w:rsidRPr="00697433" w:rsidRDefault="008D3C0A" w:rsidP="008D3C0A">
            <w:pPr>
              <w:jc w:val="both"/>
              <w:rPr>
                <w:rFonts w:ascii="Frutiger Light" w:hAnsi="Frutiger Light"/>
                <w:b/>
                <w:bCs/>
              </w:rPr>
            </w:pPr>
            <w:r w:rsidRPr="5FA771BC">
              <w:rPr>
                <w:rFonts w:ascii="Frutiger Light" w:eastAsiaTheme="majorEastAsia" w:hAnsi="Frutiger Light" w:cstheme="majorBidi"/>
                <w:u w:val="single"/>
                <w:lang w:eastAsia="zh-HK"/>
              </w:rPr>
              <w:t>WPS Office AI</w:t>
            </w:r>
          </w:p>
          <w:p w14:paraId="32583D2C" w14:textId="6BC140E6" w:rsidR="008D3C0A" w:rsidRPr="00697433" w:rsidRDefault="008D3C0A" w:rsidP="008D3C0A">
            <w:pPr>
              <w:jc w:val="both"/>
              <w:rPr>
                <w:rFonts w:ascii="Frutiger Light" w:hAnsi="Frutiger Light"/>
              </w:rPr>
            </w:pPr>
            <w:r w:rsidRPr="00697433">
              <w:rPr>
                <w:rFonts w:ascii="Frutiger Light" w:hAnsi="Frutiger Light"/>
              </w:rPr>
              <w:t xml:space="preserve">WPS Office came with support of on-premise LLM to AI-enable office applications, and it came with similar functionality of MS Office. An online testing environment was available for internal testing by ITSS1, ITD and AI S/Ds during August – October, while technical issues such as difficult to setup and unable to use with Office documents on SharePoint were identified. An upgraded on-premise version was expected to be available in December for MS Office equivalent functionality, while AI capabilities would be available in </w:t>
            </w:r>
            <w:del w:id="2842" w:author="bcsin@connect.hku.hk" w:date="2026-01-22T20:37:00Z">
              <w:r w:rsidRPr="00697433" w:rsidDel="00EA58E5">
                <w:rPr>
                  <w:rFonts w:ascii="Frutiger Light" w:hAnsi="Frutiger Light"/>
                </w:rPr>
                <w:delText xml:space="preserve">January </w:delText>
              </w:r>
            </w:del>
            <w:ins w:id="2843" w:author="bcsin@connect.hku.hk" w:date="2026-01-22T20:37:00Z">
              <w:r w:rsidR="00EA58E5">
                <w:rPr>
                  <w:rFonts w:ascii="Frutiger Light" w:hAnsi="Frutiger Light"/>
                </w:rPr>
                <w:t>February</w:t>
              </w:r>
              <w:r w:rsidR="00EA58E5" w:rsidRPr="00697433">
                <w:rPr>
                  <w:rFonts w:ascii="Frutiger Light" w:hAnsi="Frutiger Light"/>
                </w:rPr>
                <w:t xml:space="preserve"> </w:t>
              </w:r>
            </w:ins>
            <w:r w:rsidRPr="00697433">
              <w:rPr>
                <w:rFonts w:ascii="Frutiger Light" w:hAnsi="Frutiger Light"/>
              </w:rPr>
              <w:t>2026.</w:t>
            </w:r>
          </w:p>
        </w:tc>
        <w:tc>
          <w:tcPr>
            <w:tcW w:w="1213" w:type="dxa"/>
            <w:tcPrChange w:id="2844" w:author="bcsin@connect.hku.hk" w:date="2026-01-22T19:56:00Z">
              <w:tcPr>
                <w:tcW w:w="0" w:type="auto"/>
              </w:tcPr>
            </w:tcPrChange>
          </w:tcPr>
          <w:p w14:paraId="7E2F96B3" w14:textId="2DFC5831" w:rsidR="008D3C0A" w:rsidRPr="00697433" w:rsidRDefault="008D3C0A" w:rsidP="008D3C0A">
            <w:pPr>
              <w:jc w:val="center"/>
              <w:rPr>
                <w:rFonts w:ascii="Frutiger Light" w:hAnsi="Frutiger Light"/>
              </w:rPr>
            </w:pPr>
            <w:r w:rsidRPr="00697433">
              <w:rPr>
                <w:rFonts w:ascii="Frutiger Light" w:hAnsi="Frutiger Light"/>
              </w:rPr>
              <w:lastRenderedPageBreak/>
              <w:t>SE/ITSS/1</w:t>
            </w:r>
          </w:p>
        </w:tc>
      </w:tr>
      <w:tr w:rsidR="008D3C0A" w:rsidRPr="00697433" w14:paraId="7B9C1B46" w14:textId="77777777" w:rsidTr="2C2174BB">
        <w:trPr>
          <w:trPrChange w:id="2845" w:author="bcsin@connect.hku.hk" w:date="2026-01-22T19:56:00Z">
            <w:trPr>
              <w:gridBefore w:val="9"/>
              <w:gridAfter w:val="0"/>
            </w:trPr>
          </w:trPrChange>
        </w:trPr>
        <w:tc>
          <w:tcPr>
            <w:tcW w:w="760" w:type="dxa"/>
            <w:tcPrChange w:id="2846" w:author="bcsin@connect.hku.hk" w:date="2026-01-22T19:56:00Z">
              <w:tcPr>
                <w:tcW w:w="0" w:type="auto"/>
              </w:tcPr>
            </w:tcPrChange>
          </w:tcPr>
          <w:p w14:paraId="7FE7504C" w14:textId="77777777" w:rsidR="008D3C0A" w:rsidRPr="00697433" w:rsidRDefault="008D3C0A" w:rsidP="008D3C0A">
            <w:pPr>
              <w:rPr>
                <w:rFonts w:ascii="Frutiger Light" w:hAnsi="Frutiger Light"/>
                <w:szCs w:val="24"/>
              </w:rPr>
            </w:pPr>
          </w:p>
        </w:tc>
        <w:tc>
          <w:tcPr>
            <w:tcW w:w="7564" w:type="dxa"/>
            <w:gridSpan w:val="4"/>
            <w:tcPrChange w:id="2847" w:author="bcsin@connect.hku.hk" w:date="2026-01-22T19:56:00Z">
              <w:tcPr>
                <w:tcW w:w="7564" w:type="dxa"/>
                <w:gridSpan w:val="4"/>
              </w:tcPr>
            </w:tcPrChange>
          </w:tcPr>
          <w:p w14:paraId="680061C0" w14:textId="77777777"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848" w:author="bcsin@connect.hku.hk" w:date="2026-01-22T19:56:00Z">
              <w:tcPr>
                <w:tcW w:w="0" w:type="auto"/>
              </w:tcPr>
            </w:tcPrChange>
          </w:tcPr>
          <w:p w14:paraId="71B3038D" w14:textId="77777777" w:rsidR="008D3C0A" w:rsidRPr="00697433" w:rsidRDefault="008D3C0A" w:rsidP="008D3C0A">
            <w:pPr>
              <w:jc w:val="center"/>
              <w:rPr>
                <w:rFonts w:ascii="Frutiger Light" w:hAnsi="Frutiger Light"/>
              </w:rPr>
            </w:pPr>
          </w:p>
        </w:tc>
      </w:tr>
      <w:tr w:rsidR="008D3C0A" w:rsidRPr="00697433" w14:paraId="00E0A589" w14:textId="77777777" w:rsidTr="2C2174BB">
        <w:trPr>
          <w:trPrChange w:id="2849" w:author="bcsin@connect.hku.hk" w:date="2026-01-22T19:56:00Z">
            <w:trPr>
              <w:gridBefore w:val="9"/>
              <w:gridAfter w:val="0"/>
            </w:trPr>
          </w:trPrChange>
        </w:trPr>
        <w:tc>
          <w:tcPr>
            <w:tcW w:w="760" w:type="dxa"/>
            <w:tcPrChange w:id="2850" w:author="bcsin@connect.hku.hk" w:date="2026-01-22T19:56:00Z">
              <w:tcPr>
                <w:tcW w:w="0" w:type="auto"/>
              </w:tcPr>
            </w:tcPrChange>
          </w:tcPr>
          <w:p w14:paraId="460F5969" w14:textId="77777777" w:rsidR="008D3C0A" w:rsidRPr="00697433" w:rsidRDefault="008D3C0A" w:rsidP="008D3C0A">
            <w:pPr>
              <w:pStyle w:val="ListParagraph"/>
              <w:numPr>
                <w:ilvl w:val="1"/>
                <w:numId w:val="2"/>
              </w:numPr>
              <w:ind w:left="0" w:firstLine="0"/>
              <w:rPr>
                <w:b w:val="0"/>
              </w:rPr>
            </w:pPr>
          </w:p>
        </w:tc>
        <w:tc>
          <w:tcPr>
            <w:tcW w:w="7564" w:type="dxa"/>
            <w:gridSpan w:val="4"/>
            <w:shd w:val="clear" w:color="auto" w:fill="auto"/>
            <w:tcPrChange w:id="2851" w:author="bcsin@connect.hku.hk" w:date="2026-01-22T19:56:00Z">
              <w:tcPr>
                <w:tcW w:w="7564" w:type="dxa"/>
                <w:gridSpan w:val="4"/>
                <w:shd w:val="clear" w:color="auto" w:fill="auto"/>
              </w:tcPr>
            </w:tcPrChange>
          </w:tcPr>
          <w:p w14:paraId="0165E883" w14:textId="77777777" w:rsidR="008D3C0A" w:rsidRPr="00697433" w:rsidRDefault="008D3C0A" w:rsidP="008D3C0A">
            <w:pPr>
              <w:jc w:val="both"/>
              <w:rPr>
                <w:rFonts w:ascii="Frutiger Light" w:eastAsiaTheme="majorEastAsia" w:hAnsi="Frutiger Light" w:cstheme="majorBidi"/>
                <w:u w:val="single"/>
                <w:lang w:eastAsia="zh-HK"/>
                <w:rPrChange w:id="2852" w:author="Ms CHAN Man Ting Ida 陳敏婷女士" w:date="2026-01-15T10:26:00Z">
                  <w:rPr/>
                </w:rPrChange>
              </w:rPr>
            </w:pPr>
            <w:r w:rsidRPr="5FA771BC">
              <w:rPr>
                <w:rFonts w:ascii="Frutiger Light" w:eastAsiaTheme="majorEastAsia" w:hAnsi="Frutiger Light" w:cstheme="majorBidi"/>
                <w:u w:val="single"/>
                <w:lang w:eastAsia="zh-HK"/>
              </w:rPr>
              <w:t xml:space="preserve">Demonstration of </w:t>
            </w:r>
            <w:proofErr w:type="spellStart"/>
            <w:r w:rsidRPr="5FA771BC">
              <w:rPr>
                <w:rFonts w:ascii="Frutiger Light" w:eastAsiaTheme="majorEastAsia" w:hAnsi="Frutiger Light" w:cstheme="majorBidi"/>
                <w:u w:val="single"/>
                <w:lang w:eastAsia="zh-HK"/>
              </w:rPr>
              <w:t>eSurvey</w:t>
            </w:r>
            <w:proofErr w:type="spellEnd"/>
          </w:p>
          <w:p w14:paraId="26175740" w14:textId="7BDEB722" w:rsidR="00AF0CF1" w:rsidRPr="00AF0CF1" w:rsidRDefault="00AF0CF1" w:rsidP="00AF0CF1">
            <w:pPr>
              <w:jc w:val="both"/>
              <w:rPr>
                <w:ins w:id="2853" w:author="EMSD Alan Chan" w:date="2026-01-16T11:45:00Z"/>
                <w:rFonts w:ascii="Frutiger Light" w:hAnsi="Frutiger Light"/>
              </w:rPr>
            </w:pPr>
            <w:ins w:id="2854" w:author="EMSD Alan Chan" w:date="2026-01-16T11:45:00Z">
              <w:r w:rsidRPr="00AF0CF1">
                <w:rPr>
                  <w:rFonts w:ascii="Frutiger Light" w:hAnsi="Frutiger Light"/>
                </w:rPr>
                <w:t xml:space="preserve">The </w:t>
              </w:r>
              <w:proofErr w:type="spellStart"/>
              <w:r w:rsidRPr="00AF0CF1">
                <w:rPr>
                  <w:rFonts w:ascii="Frutiger Light" w:hAnsi="Frutiger Light"/>
                </w:rPr>
                <w:t>eSurvey</w:t>
              </w:r>
              <w:proofErr w:type="spellEnd"/>
              <w:r w:rsidRPr="00AF0CF1">
                <w:rPr>
                  <w:rFonts w:ascii="Frutiger Light" w:hAnsi="Frutiger Light"/>
                </w:rPr>
                <w:t xml:space="preserve"> system was officially launched and notified to all EMSD users on 5 December 2024. In May 2025, it achieved ISO 27701 certification</w:t>
              </w:r>
            </w:ins>
          </w:p>
          <w:p w14:paraId="687B044B" w14:textId="5C04EEFD" w:rsidR="00AF0CF1" w:rsidRPr="00AF0CF1" w:rsidRDefault="00AF0CF1" w:rsidP="00AF0CF1">
            <w:pPr>
              <w:jc w:val="both"/>
              <w:rPr>
                <w:ins w:id="2855" w:author="EMSD Alan Chan" w:date="2026-01-16T11:45:00Z"/>
                <w:rFonts w:ascii="Frutiger Light" w:hAnsi="Frutiger Light"/>
              </w:rPr>
            </w:pPr>
            <w:ins w:id="2856" w:author="EMSD Alan Chan" w:date="2026-01-16T11:45:00Z">
              <w:r w:rsidRPr="00AF0CF1">
                <w:rPr>
                  <w:rFonts w:ascii="Frutiger Light" w:hAnsi="Frutiger Light"/>
                </w:rPr>
                <w:t xml:space="preserve">In November 2025, </w:t>
              </w:r>
              <w:proofErr w:type="spellStart"/>
              <w:r w:rsidRPr="00AF0CF1">
                <w:rPr>
                  <w:rFonts w:ascii="Frutiger Light" w:hAnsi="Frutiger Light"/>
                </w:rPr>
                <w:t>eSurvey</w:t>
              </w:r>
              <w:proofErr w:type="spellEnd"/>
              <w:r w:rsidRPr="00AF0CF1">
                <w:rPr>
                  <w:rFonts w:ascii="Frutiger Light" w:hAnsi="Frutiger Light"/>
                </w:rPr>
                <w:t xml:space="preserve"> achieved successful </w:t>
              </w:r>
              <w:proofErr w:type="spellStart"/>
              <w:r w:rsidRPr="00AF0CF1">
                <w:rPr>
                  <w:rFonts w:ascii="Frutiger Light" w:hAnsi="Frutiger Light"/>
                </w:rPr>
                <w:t>commercialisation</w:t>
              </w:r>
              <w:proofErr w:type="spellEnd"/>
              <w:r w:rsidRPr="00AF0CF1">
                <w:rPr>
                  <w:rFonts w:ascii="Frutiger Light" w:hAnsi="Frutiger Light"/>
                </w:rPr>
                <w:t xml:space="preserve"> with its adoption by the Transport Department / Education Bureau (TD/EDB)</w:t>
              </w:r>
            </w:ins>
            <w:ins w:id="2857" w:author="EMSD Alan Chan" w:date="2026-01-16T11:52:00Z">
              <w:r>
                <w:rPr>
                  <w:rFonts w:ascii="Frutiger Light" w:hAnsi="Frutiger Light"/>
                </w:rPr>
                <w:t xml:space="preserve"> which</w:t>
              </w:r>
            </w:ins>
            <w:ins w:id="2858" w:author="EMSD Alan Chan" w:date="2026-01-16T11:45:00Z">
              <w:r w:rsidRPr="00AF0CF1">
                <w:rPr>
                  <w:rFonts w:ascii="Frutiger Light" w:hAnsi="Frutiger Light"/>
                </w:rPr>
                <w:t xml:space="preserve"> developed a </w:t>
              </w:r>
              <w:proofErr w:type="spellStart"/>
              <w:r w:rsidRPr="00AF0CF1">
                <w:rPr>
                  <w:rFonts w:ascii="Frutiger Light" w:hAnsi="Frutiger Light"/>
                </w:rPr>
                <w:t>customised</w:t>
              </w:r>
              <w:proofErr w:type="spellEnd"/>
              <w:r w:rsidRPr="00AF0CF1">
                <w:rPr>
                  <w:rFonts w:ascii="Frutiger Light" w:hAnsi="Frutiger Light"/>
                </w:rPr>
                <w:t xml:space="preserve"> large-scale survey platform targeting around 1,000 school principals to collect feedback. </w:t>
              </w:r>
            </w:ins>
          </w:p>
          <w:p w14:paraId="137AA63F" w14:textId="1C02126C" w:rsidR="008D3C0A" w:rsidRPr="00697433" w:rsidDel="00AF0CF1" w:rsidRDefault="00AF0CF1" w:rsidP="00AF0CF1">
            <w:pPr>
              <w:ind w:left="240" w:right="240"/>
              <w:jc w:val="both"/>
              <w:rPr>
                <w:del w:id="2859" w:author="EMSD Alan Chan" w:date="2026-01-16T11:45:00Z"/>
                <w:rFonts w:ascii="Frutiger Light" w:hAnsi="Frutiger Light"/>
              </w:rPr>
            </w:pPr>
            <w:ins w:id="2860" w:author="EMSD Alan Chan" w:date="2026-01-16T11:45:00Z">
              <w:r w:rsidRPr="00AF0CF1">
                <w:rPr>
                  <w:rFonts w:ascii="Frutiger Light" w:hAnsi="Frutiger Light"/>
                </w:rPr>
                <w:t>DSD</w:t>
              </w:r>
            </w:ins>
            <w:ins w:id="2861" w:author="EMSD Alan Chan" w:date="2026-01-16T11:55:00Z">
              <w:r>
                <w:rPr>
                  <w:rFonts w:ascii="Frutiger Light" w:hAnsi="Frutiger Light"/>
                </w:rPr>
                <w:t xml:space="preserve"> </w:t>
              </w:r>
            </w:ins>
            <w:ins w:id="2862" w:author="EMSD Alan Chan" w:date="2026-01-16T11:58:00Z">
              <w:r w:rsidR="00311824" w:rsidRPr="00311824">
                <w:rPr>
                  <w:rFonts w:ascii="Frutiger Light" w:hAnsi="Frutiger Light"/>
                </w:rPr>
                <w:t xml:space="preserve">has also adopted </w:t>
              </w:r>
              <w:proofErr w:type="spellStart"/>
              <w:r w:rsidR="00311824" w:rsidRPr="00311824">
                <w:rPr>
                  <w:rFonts w:ascii="Frutiger Light" w:hAnsi="Frutiger Light"/>
                </w:rPr>
                <w:t>eSurvey</w:t>
              </w:r>
              <w:proofErr w:type="spellEnd"/>
              <w:r w:rsidR="00311824" w:rsidRPr="00311824">
                <w:rPr>
                  <w:rFonts w:ascii="Frutiger Light" w:hAnsi="Frutiger Light"/>
                </w:rPr>
                <w:t xml:space="preserve"> as their Permit-to-Work module. In September 2025, DSD proposed specific </w:t>
              </w:r>
              <w:proofErr w:type="spellStart"/>
              <w:r w:rsidR="00311824" w:rsidRPr="00311824">
                <w:rPr>
                  <w:rFonts w:ascii="Frutiger Light" w:hAnsi="Frutiger Light"/>
                </w:rPr>
                <w:t>customisations</w:t>
              </w:r>
              <w:proofErr w:type="spellEnd"/>
              <w:r w:rsidR="00311824" w:rsidRPr="00311824">
                <w:rPr>
                  <w:rFonts w:ascii="Frutiger Light" w:hAnsi="Frutiger Light"/>
                </w:rPr>
                <w:t xml:space="preserve"> to better suit their operational needs. Phase 1 of the </w:t>
              </w:r>
              <w:proofErr w:type="spellStart"/>
              <w:r w:rsidR="00311824" w:rsidRPr="00311824">
                <w:rPr>
                  <w:rFonts w:ascii="Frutiger Light" w:hAnsi="Frutiger Light"/>
                </w:rPr>
                <w:t>customisation</w:t>
              </w:r>
              <w:proofErr w:type="spellEnd"/>
              <w:r w:rsidR="00311824" w:rsidRPr="00311824">
                <w:rPr>
                  <w:rFonts w:ascii="Frutiger Light" w:hAnsi="Frutiger Light"/>
                </w:rPr>
                <w:t xml:space="preserve"> work was successfully completed in December 2025, with Phase 2 targeted for Q1 2026</w:t>
              </w:r>
            </w:ins>
            <w:ins w:id="2863" w:author="EMSD Alan Chan" w:date="2026-01-16T11:57:00Z">
              <w:r w:rsidR="00311824">
                <w:rPr>
                  <w:rFonts w:ascii="Frutiger Light" w:hAnsi="Frutiger Light"/>
                </w:rPr>
                <w:t>.</w:t>
              </w:r>
            </w:ins>
            <w:del w:id="2864" w:author="EMSD Alan Chan" w:date="2026-01-16T11:45:00Z">
              <w:r w:rsidR="008D3C0A" w:rsidRPr="00697433" w:rsidDel="00AF0CF1">
                <w:rPr>
                  <w:rFonts w:ascii="Frutiger Light" w:hAnsi="Frutiger Light"/>
                </w:rPr>
                <w:delText xml:space="preserve">The eSurvey system has been officially launched and notified all EMSD users by LN on 5 December 2024. Meanwhile, Drainage Services Department (DSD) had expressed interest in the system. A successful demo session was conducted on 18 March. Following this, DSD successfully started a trial of the system across 3 contracts. During the trial, ITSS1 receive positive feedback on the system during the trial. Encouraged by these results, DSD was currently exploring the adoption of eSurvey in additional contracts. In May, eSurvey achieved ISO 27701 certification, confirming its compliance with international standards for privacy information management. ITSS1 received an email from CSB on 4 August, stating that CSB would like to showcase EMSD eSurvey platform as an example of how technology could be leveraged to optimise the use of civil service manpower in their new thematic website on </w:delText>
              </w:r>
              <w:r w:rsidR="008D3C0A" w:rsidRPr="00697433" w:rsidDel="00AF0CF1">
                <w:rPr>
                  <w:rFonts w:ascii="Frutiger Light" w:hAnsi="Frutiger Light"/>
                </w:rPr>
                <w:lastRenderedPageBreak/>
                <w:delText>Manpower Optimisation at CCGO. ITSS1 have prepared the required write-up on eSurvey for publication on the thematic website. In Sept, DSD's E&amp;MP Division and other civil team divisions proposed some customization on eSurvey in order to better support the operational needs of DSD's project teams (civil and E&amp;M), as an initial step toward adopting eSurvey. In October, DSD had verbally agreed to the quotation prepared and provided by EMSD and actively discussing with ITSS1 the detailed payment schedule for the DSD customization, including dividing the payment into 2-3 milestones based on project progress. A formal written confirmation would be issued to EMSD once the details were mutually agreed. In addition, a project kick-off meeting regarding DSD’s customization requirements was successfully held on 11 November.</w:delText>
              </w:r>
            </w:del>
          </w:p>
          <w:p w14:paraId="51D01961" w14:textId="3AEC0638" w:rsidR="008D3C0A" w:rsidRPr="00AF0CF1" w:rsidDel="00AF0CF1" w:rsidRDefault="008D3C0A" w:rsidP="008D3C0A">
            <w:pPr>
              <w:ind w:left="240" w:right="240"/>
              <w:jc w:val="both"/>
              <w:rPr>
                <w:del w:id="2865" w:author="EMSD Alan Chan" w:date="2026-01-16T11:45:00Z"/>
                <w:rFonts w:ascii="Frutiger Light" w:hAnsi="Frutiger Light"/>
              </w:rPr>
            </w:pPr>
          </w:p>
          <w:p w14:paraId="55E5EBCF" w14:textId="13685F29" w:rsidR="008D3C0A" w:rsidRPr="00697433" w:rsidRDefault="008D3C0A" w:rsidP="008D3C0A">
            <w:pPr>
              <w:jc w:val="both"/>
              <w:rPr>
                <w:rFonts w:ascii="Frutiger Light" w:hAnsi="Frutiger Light"/>
              </w:rPr>
            </w:pPr>
            <w:del w:id="2866" w:author="EMSD Alan Chan" w:date="2026-01-16T11:45:00Z">
              <w:r w:rsidRPr="00697433" w:rsidDel="00AF0CF1">
                <w:rPr>
                  <w:rFonts w:ascii="Frutiger Light" w:hAnsi="Frutiger Light"/>
                </w:rPr>
                <w:delText>In November, eSurvey system has been successfully commercialised and adopted by the TD/EDB. In October, TD/EDB approached our team with an urgent request to conduct a large-scale survey targeting approximately 1,000 school principals across Hong Kong to gather their views and feedback on school bus parking area arrangements. eSurvey team promptly collaborated with TD/EDB stakeholders and successfully set up the customised survey platform within just one week. The survey was officially launched on 31 October and ran until 30 November. The project funding from TD/EDB had been fully received through AW, marking another successful government commercialization milestone for the eSurvey system.</w:delText>
              </w:r>
            </w:del>
          </w:p>
        </w:tc>
        <w:tc>
          <w:tcPr>
            <w:tcW w:w="1213" w:type="dxa"/>
            <w:tcPrChange w:id="2867" w:author="bcsin@connect.hku.hk" w:date="2026-01-22T19:56:00Z">
              <w:tcPr>
                <w:tcW w:w="0" w:type="auto"/>
              </w:tcPr>
            </w:tcPrChange>
          </w:tcPr>
          <w:p w14:paraId="709435CB" w14:textId="5CD4007F" w:rsidR="008D3C0A" w:rsidRPr="00697433" w:rsidRDefault="008D3C0A" w:rsidP="008D3C0A">
            <w:pPr>
              <w:jc w:val="center"/>
              <w:rPr>
                <w:rFonts w:ascii="Frutiger Light" w:hAnsi="Frutiger Light"/>
              </w:rPr>
            </w:pPr>
            <w:r w:rsidRPr="00697433">
              <w:rPr>
                <w:rFonts w:ascii="Frutiger Light" w:hAnsi="Frutiger Light"/>
              </w:rPr>
              <w:lastRenderedPageBreak/>
              <w:t>SE/ITSS/1</w:t>
            </w:r>
          </w:p>
        </w:tc>
      </w:tr>
      <w:tr w:rsidR="008D3C0A" w:rsidRPr="00697433" w14:paraId="154E3269" w14:textId="77777777" w:rsidTr="2C2174BB">
        <w:trPr>
          <w:trPrChange w:id="2868" w:author="bcsin@connect.hku.hk" w:date="2026-01-22T19:56:00Z">
            <w:trPr>
              <w:gridBefore w:val="9"/>
              <w:gridAfter w:val="0"/>
            </w:trPr>
          </w:trPrChange>
        </w:trPr>
        <w:tc>
          <w:tcPr>
            <w:tcW w:w="760" w:type="dxa"/>
            <w:tcPrChange w:id="2869" w:author="bcsin@connect.hku.hk" w:date="2026-01-22T19:56:00Z">
              <w:tcPr>
                <w:tcW w:w="0" w:type="auto"/>
              </w:tcPr>
            </w:tcPrChange>
          </w:tcPr>
          <w:p w14:paraId="0EBBC8C5" w14:textId="77777777" w:rsidR="008D3C0A" w:rsidRPr="00697433" w:rsidRDefault="008D3C0A" w:rsidP="008D3C0A">
            <w:pPr>
              <w:pStyle w:val="ListParagraph"/>
              <w:rPr>
                <w:b w:val="0"/>
              </w:rPr>
            </w:pPr>
          </w:p>
        </w:tc>
        <w:tc>
          <w:tcPr>
            <w:tcW w:w="7564" w:type="dxa"/>
            <w:gridSpan w:val="4"/>
            <w:tcPrChange w:id="2870" w:author="bcsin@connect.hku.hk" w:date="2026-01-22T19:56:00Z">
              <w:tcPr>
                <w:tcW w:w="7564" w:type="dxa"/>
                <w:gridSpan w:val="4"/>
              </w:tcPr>
            </w:tcPrChange>
          </w:tcPr>
          <w:p w14:paraId="5511EF81" w14:textId="77777777"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871" w:author="bcsin@connect.hku.hk" w:date="2026-01-22T19:56:00Z">
              <w:tcPr>
                <w:tcW w:w="0" w:type="auto"/>
              </w:tcPr>
            </w:tcPrChange>
          </w:tcPr>
          <w:p w14:paraId="2C1DFBB6" w14:textId="77777777" w:rsidR="008D3C0A" w:rsidRPr="00697433" w:rsidRDefault="008D3C0A" w:rsidP="008D3C0A">
            <w:pPr>
              <w:jc w:val="center"/>
              <w:rPr>
                <w:rFonts w:ascii="Frutiger Light" w:hAnsi="Frutiger Light"/>
              </w:rPr>
            </w:pPr>
          </w:p>
        </w:tc>
      </w:tr>
      <w:tr w:rsidR="008D3C0A" w:rsidRPr="00697433" w14:paraId="4837F6BF" w14:textId="77777777" w:rsidTr="2C2174BB">
        <w:trPr>
          <w:trPrChange w:id="2872" w:author="bcsin@connect.hku.hk" w:date="2026-01-22T19:56:00Z">
            <w:trPr>
              <w:gridBefore w:val="9"/>
              <w:gridAfter w:val="0"/>
            </w:trPr>
          </w:trPrChange>
        </w:trPr>
        <w:tc>
          <w:tcPr>
            <w:tcW w:w="760" w:type="dxa"/>
            <w:tcPrChange w:id="2873" w:author="bcsin@connect.hku.hk" w:date="2026-01-22T19:56:00Z">
              <w:tcPr>
                <w:tcW w:w="0" w:type="auto"/>
              </w:tcPr>
            </w:tcPrChange>
          </w:tcPr>
          <w:p w14:paraId="7AC6D034" w14:textId="77777777" w:rsidR="008D3C0A" w:rsidRPr="00697433" w:rsidRDefault="008D3C0A" w:rsidP="008D3C0A">
            <w:pPr>
              <w:pStyle w:val="ListParagraph"/>
              <w:numPr>
                <w:ilvl w:val="1"/>
                <w:numId w:val="2"/>
              </w:numPr>
              <w:ind w:left="0" w:firstLine="0"/>
              <w:rPr>
                <w:b w:val="0"/>
              </w:rPr>
            </w:pPr>
          </w:p>
        </w:tc>
        <w:tc>
          <w:tcPr>
            <w:tcW w:w="7564" w:type="dxa"/>
            <w:gridSpan w:val="4"/>
            <w:tcPrChange w:id="2874" w:author="bcsin@connect.hku.hk" w:date="2026-01-22T19:56:00Z">
              <w:tcPr>
                <w:tcW w:w="7564" w:type="dxa"/>
                <w:gridSpan w:val="4"/>
              </w:tcPr>
            </w:tcPrChange>
          </w:tcPr>
          <w:p w14:paraId="5DE31C8B" w14:textId="77777777" w:rsidR="008D3C0A" w:rsidRPr="00697433" w:rsidRDefault="008D3C0A" w:rsidP="008D3C0A">
            <w:pPr>
              <w:jc w:val="both"/>
              <w:rPr>
                <w:rFonts w:ascii="Frutiger Light" w:eastAsiaTheme="majorEastAsia" w:hAnsi="Frutiger Light" w:cstheme="majorBidi"/>
                <w:u w:val="single"/>
                <w:lang w:eastAsia="zh-HK"/>
                <w:rPrChange w:id="2875" w:author="Ms CHAN Man Ting Ida 陳敏婷女士" w:date="2026-01-15T10:26:00Z">
                  <w:rPr/>
                </w:rPrChange>
              </w:rPr>
            </w:pPr>
            <w:r w:rsidRPr="5FA771BC">
              <w:rPr>
                <w:rFonts w:ascii="Frutiger Light" w:eastAsiaTheme="majorEastAsia" w:hAnsi="Frutiger Light" w:cstheme="majorBidi"/>
                <w:u w:val="single"/>
                <w:lang w:eastAsia="zh-HK"/>
              </w:rPr>
              <w:t>Discussion on BI assisted chiller system health check based on DRDCC/</w:t>
            </w:r>
            <w:proofErr w:type="spellStart"/>
            <w:r w:rsidRPr="5FA771BC">
              <w:rPr>
                <w:rFonts w:ascii="Frutiger Light" w:eastAsiaTheme="majorEastAsia" w:hAnsi="Frutiger Light" w:cstheme="majorBidi"/>
                <w:u w:val="single"/>
                <w:lang w:eastAsia="zh-HK"/>
              </w:rPr>
              <w:t>iBMS</w:t>
            </w:r>
            <w:proofErr w:type="spellEnd"/>
            <w:r w:rsidRPr="5FA771BC">
              <w:rPr>
                <w:rFonts w:ascii="Frutiger Light" w:eastAsiaTheme="majorEastAsia" w:hAnsi="Frutiger Light" w:cstheme="majorBidi"/>
                <w:u w:val="single"/>
                <w:lang w:eastAsia="zh-HK"/>
              </w:rPr>
              <w:t xml:space="preserve"> data</w:t>
            </w:r>
          </w:p>
          <w:p w14:paraId="382E4657" w14:textId="4F3B39ED" w:rsidR="008D3C0A" w:rsidRPr="00697433" w:rsidRDefault="008D3C0A" w:rsidP="008D3C0A">
            <w:pPr>
              <w:jc w:val="both"/>
              <w:rPr>
                <w:rFonts w:ascii="Frutiger Light" w:eastAsiaTheme="majorEastAsia" w:hAnsi="Frutiger Light" w:cstheme="majorBidi"/>
                <w:lang w:eastAsia="zh-HK"/>
                <w:rPrChange w:id="2876" w:author="Ms CHAN Man Ting Ida 陳敏婷女士" w:date="2026-01-15T10:26:00Z">
                  <w:rPr/>
                </w:rPrChange>
              </w:rPr>
            </w:pPr>
            <w:r w:rsidRPr="00697433">
              <w:rPr>
                <w:rFonts w:ascii="Frutiger Light" w:hAnsi="Frutiger Light"/>
              </w:rPr>
              <w:t>SPE/DSS</w:t>
            </w:r>
            <w:r w:rsidRPr="5FA771BC">
              <w:rPr>
                <w:rFonts w:ascii="Frutiger Light" w:eastAsiaTheme="majorEastAsia" w:hAnsi="Frutiger Light" w:cstheme="majorBidi"/>
                <w:lang w:eastAsia="zh-HK"/>
              </w:rPr>
              <w:t xml:space="preserve"> stated that whilst the </w:t>
            </w:r>
            <w:proofErr w:type="spellStart"/>
            <w:r w:rsidRPr="5FA771BC">
              <w:rPr>
                <w:rFonts w:ascii="Frutiger Light" w:eastAsiaTheme="majorEastAsia" w:hAnsi="Frutiger Light" w:cstheme="majorBidi"/>
                <w:lang w:eastAsia="zh-HK"/>
              </w:rPr>
              <w:t>proptotype</w:t>
            </w:r>
            <w:proofErr w:type="spellEnd"/>
            <w:r w:rsidRPr="5FA771BC">
              <w:rPr>
                <w:rFonts w:ascii="Frutiger Light" w:eastAsiaTheme="majorEastAsia" w:hAnsi="Frutiger Light" w:cstheme="majorBidi"/>
                <w:lang w:eastAsia="zh-HK"/>
              </w:rPr>
              <w:t xml:space="preserve"> BI system templates for chiller systems were being developed, responsible S/D should be assigned in the technical development of the BI health check system based on the template designs. The Chairman assigned SE/INNO to review and propose the suitable S/D to take up the development and on-going administration works. </w:t>
            </w:r>
          </w:p>
        </w:tc>
        <w:tc>
          <w:tcPr>
            <w:tcW w:w="1213" w:type="dxa"/>
            <w:tcPrChange w:id="2877" w:author="bcsin@connect.hku.hk" w:date="2026-01-22T19:56:00Z">
              <w:tcPr>
                <w:tcW w:w="0" w:type="auto"/>
              </w:tcPr>
            </w:tcPrChange>
          </w:tcPr>
          <w:p w14:paraId="624D3D5D" w14:textId="2E2A1E2D" w:rsidR="008D3C0A" w:rsidRPr="00697433" w:rsidRDefault="008D3C0A" w:rsidP="008D3C0A">
            <w:pPr>
              <w:jc w:val="center"/>
              <w:rPr>
                <w:rFonts w:ascii="Frutiger Light" w:hAnsi="Frutiger Light"/>
              </w:rPr>
            </w:pPr>
            <w:r w:rsidRPr="00697433">
              <w:rPr>
                <w:rFonts w:ascii="Frutiger Light" w:hAnsi="Frutiger Light"/>
              </w:rPr>
              <w:t>SPE/DSS, SE/INNO</w:t>
            </w:r>
          </w:p>
        </w:tc>
      </w:tr>
      <w:tr w:rsidR="008D3C0A" w:rsidRPr="00697433" w14:paraId="1AC49B4E" w14:textId="77777777" w:rsidTr="2C2174BB">
        <w:trPr>
          <w:trPrChange w:id="2878" w:author="bcsin@connect.hku.hk" w:date="2026-01-22T19:56:00Z">
            <w:trPr>
              <w:gridBefore w:val="9"/>
              <w:gridAfter w:val="0"/>
            </w:trPr>
          </w:trPrChange>
        </w:trPr>
        <w:tc>
          <w:tcPr>
            <w:tcW w:w="760" w:type="dxa"/>
            <w:tcPrChange w:id="2879" w:author="bcsin@connect.hku.hk" w:date="2026-01-22T19:56:00Z">
              <w:tcPr>
                <w:tcW w:w="0" w:type="auto"/>
              </w:tcPr>
            </w:tcPrChange>
          </w:tcPr>
          <w:p w14:paraId="292E089F" w14:textId="77777777" w:rsidR="008D3C0A" w:rsidRPr="00697433" w:rsidRDefault="008D3C0A" w:rsidP="008D3C0A">
            <w:pPr>
              <w:rPr>
                <w:rFonts w:ascii="Frutiger Light" w:hAnsi="Frutiger Light"/>
                <w:szCs w:val="24"/>
              </w:rPr>
            </w:pPr>
          </w:p>
        </w:tc>
        <w:tc>
          <w:tcPr>
            <w:tcW w:w="7564" w:type="dxa"/>
            <w:gridSpan w:val="4"/>
            <w:tcPrChange w:id="2880" w:author="bcsin@connect.hku.hk" w:date="2026-01-22T19:56:00Z">
              <w:tcPr>
                <w:tcW w:w="7564" w:type="dxa"/>
                <w:gridSpan w:val="4"/>
              </w:tcPr>
            </w:tcPrChange>
          </w:tcPr>
          <w:p w14:paraId="660D72FB" w14:textId="77777777"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881" w:author="bcsin@connect.hku.hk" w:date="2026-01-22T19:56:00Z">
              <w:tcPr>
                <w:tcW w:w="0" w:type="auto"/>
              </w:tcPr>
            </w:tcPrChange>
          </w:tcPr>
          <w:p w14:paraId="2D01025E" w14:textId="0E4D2A60" w:rsidR="008D3C0A" w:rsidRPr="00697433" w:rsidRDefault="008D3C0A" w:rsidP="008D3C0A">
            <w:pPr>
              <w:jc w:val="center"/>
              <w:rPr>
                <w:rFonts w:ascii="Frutiger Light" w:hAnsi="Frutiger Light"/>
              </w:rPr>
            </w:pPr>
          </w:p>
        </w:tc>
      </w:tr>
      <w:tr w:rsidR="008D3C0A" w:rsidRPr="00697433" w14:paraId="36501712" w14:textId="77777777" w:rsidTr="2C2174BB">
        <w:trPr>
          <w:trPrChange w:id="2882" w:author="bcsin@connect.hku.hk" w:date="2026-01-22T19:56:00Z">
            <w:trPr>
              <w:gridBefore w:val="9"/>
              <w:gridAfter w:val="0"/>
            </w:trPr>
          </w:trPrChange>
        </w:trPr>
        <w:tc>
          <w:tcPr>
            <w:tcW w:w="760" w:type="dxa"/>
            <w:tcPrChange w:id="2883" w:author="bcsin@connect.hku.hk" w:date="2026-01-22T19:56:00Z">
              <w:tcPr>
                <w:tcW w:w="0" w:type="auto"/>
              </w:tcPr>
            </w:tcPrChange>
          </w:tcPr>
          <w:p w14:paraId="7E42FCEC" w14:textId="77777777" w:rsidR="008D3C0A" w:rsidRPr="00697433" w:rsidRDefault="008D3C0A" w:rsidP="008D3C0A">
            <w:pPr>
              <w:pStyle w:val="ListParagraph"/>
              <w:numPr>
                <w:ilvl w:val="1"/>
                <w:numId w:val="2"/>
              </w:numPr>
              <w:ind w:left="0" w:firstLine="0"/>
              <w:rPr>
                <w:b w:val="0"/>
              </w:rPr>
            </w:pPr>
          </w:p>
        </w:tc>
        <w:tc>
          <w:tcPr>
            <w:tcW w:w="7564" w:type="dxa"/>
            <w:gridSpan w:val="4"/>
            <w:tcPrChange w:id="2884" w:author="bcsin@connect.hku.hk" w:date="2026-01-22T19:56:00Z">
              <w:tcPr>
                <w:tcW w:w="7564" w:type="dxa"/>
                <w:gridSpan w:val="4"/>
              </w:tcPr>
            </w:tcPrChange>
          </w:tcPr>
          <w:p w14:paraId="5DAB8013" w14:textId="20D47F76" w:rsidR="008D3C0A" w:rsidRPr="00697433" w:rsidRDefault="008D3C0A" w:rsidP="008D3C0A">
            <w:pPr>
              <w:jc w:val="both"/>
              <w:rPr>
                <w:rFonts w:ascii="Frutiger Light" w:hAnsi="Frutiger Light"/>
                <w:u w:val="single"/>
              </w:rPr>
            </w:pPr>
            <w:r w:rsidRPr="00697433">
              <w:rPr>
                <w:rFonts w:ascii="Frutiger Light" w:hAnsi="Frutiger Light"/>
                <w:u w:val="single"/>
              </w:rPr>
              <w:t>Integrated Management System (IMS)</w:t>
            </w:r>
          </w:p>
          <w:p w14:paraId="6AEDE6A3" w14:textId="2C272DDB" w:rsidR="008D3C0A" w:rsidRPr="00697433" w:rsidRDefault="008D3C0A" w:rsidP="008D3C0A">
            <w:pPr>
              <w:ind w:left="1" w:hanging="1"/>
              <w:jc w:val="both"/>
              <w:rPr>
                <w:rFonts w:ascii="Frutiger Light" w:hAnsi="Frutiger Light"/>
                <w:u w:val="single"/>
              </w:rPr>
            </w:pPr>
            <w:r w:rsidRPr="00697433">
              <w:rPr>
                <w:rFonts w:ascii="Frutiger Light" w:hAnsi="Frutiger Light"/>
              </w:rPr>
              <w:t xml:space="preserve">SE/ITSS2 reported that the IMS external audit (certificate renewal) was completed on 30 September. DTD had no Non-Compliance (NC) or Areas for Improvement (AFI) items reported by auditors. With the audit completed, the certificates (for EMSTF) of ISO 9001, ISO 14001, ISO </w:t>
            </w:r>
            <w:r w:rsidRPr="00697433">
              <w:rPr>
                <w:rFonts w:ascii="Frutiger Light" w:hAnsi="Frutiger Light"/>
              </w:rPr>
              <w:lastRenderedPageBreak/>
              <w:t>37001, ISO 45001 and Factories and Industrial Undertakings (F&amp;IU) would be renewed for three years. The next internal audit was planned to be held in May/June 2026. (KIV)</w:t>
            </w:r>
          </w:p>
        </w:tc>
        <w:tc>
          <w:tcPr>
            <w:tcW w:w="1213" w:type="dxa"/>
            <w:tcPrChange w:id="2885" w:author="bcsin@connect.hku.hk" w:date="2026-01-22T19:56:00Z">
              <w:tcPr>
                <w:tcW w:w="0" w:type="auto"/>
              </w:tcPr>
            </w:tcPrChange>
          </w:tcPr>
          <w:p w14:paraId="43B5F3A0" w14:textId="415F6F5B" w:rsidR="008D3C0A" w:rsidRPr="00697433" w:rsidRDefault="008D3C0A" w:rsidP="008D3C0A">
            <w:pPr>
              <w:jc w:val="center"/>
              <w:rPr>
                <w:rFonts w:ascii="Frutiger Light" w:hAnsi="Frutiger Light"/>
              </w:rPr>
            </w:pPr>
            <w:r w:rsidRPr="00697433">
              <w:rPr>
                <w:rFonts w:ascii="Frutiger Light" w:hAnsi="Frutiger Light"/>
              </w:rPr>
              <w:lastRenderedPageBreak/>
              <w:t>SE/ITSS2</w:t>
            </w:r>
          </w:p>
        </w:tc>
      </w:tr>
      <w:tr w:rsidR="008D3C0A" w:rsidRPr="00697433" w14:paraId="3F38977E" w14:textId="77777777" w:rsidTr="2C2174BB">
        <w:trPr>
          <w:trPrChange w:id="2886" w:author="bcsin@connect.hku.hk" w:date="2026-01-22T19:56:00Z">
            <w:trPr>
              <w:gridBefore w:val="9"/>
              <w:gridAfter w:val="0"/>
            </w:trPr>
          </w:trPrChange>
        </w:trPr>
        <w:tc>
          <w:tcPr>
            <w:tcW w:w="760" w:type="dxa"/>
            <w:tcPrChange w:id="2887" w:author="bcsin@connect.hku.hk" w:date="2026-01-22T19:56:00Z">
              <w:tcPr>
                <w:tcW w:w="0" w:type="auto"/>
              </w:tcPr>
            </w:tcPrChange>
          </w:tcPr>
          <w:p w14:paraId="1CF68FB4" w14:textId="77777777" w:rsidR="008D3C0A" w:rsidRPr="00697433" w:rsidRDefault="008D3C0A" w:rsidP="008D3C0A">
            <w:pPr>
              <w:rPr>
                <w:rFonts w:ascii="Frutiger Light" w:hAnsi="Frutiger Light"/>
                <w:szCs w:val="24"/>
              </w:rPr>
            </w:pPr>
          </w:p>
        </w:tc>
        <w:tc>
          <w:tcPr>
            <w:tcW w:w="7564" w:type="dxa"/>
            <w:gridSpan w:val="4"/>
            <w:tcPrChange w:id="2888" w:author="bcsin@connect.hku.hk" w:date="2026-01-22T19:56:00Z">
              <w:tcPr>
                <w:tcW w:w="7564" w:type="dxa"/>
                <w:gridSpan w:val="4"/>
              </w:tcPr>
            </w:tcPrChange>
          </w:tcPr>
          <w:p w14:paraId="39F3BFDD" w14:textId="77777777" w:rsidR="008D3C0A" w:rsidRPr="00697433" w:rsidRDefault="008D3C0A" w:rsidP="008D3C0A">
            <w:pPr>
              <w:jc w:val="both"/>
              <w:rPr>
                <w:rFonts w:ascii="Frutiger Light" w:hAnsi="Frutiger Light"/>
                <w:u w:val="single"/>
              </w:rPr>
            </w:pPr>
          </w:p>
        </w:tc>
        <w:tc>
          <w:tcPr>
            <w:tcW w:w="1213" w:type="dxa"/>
            <w:tcPrChange w:id="2889" w:author="bcsin@connect.hku.hk" w:date="2026-01-22T19:56:00Z">
              <w:tcPr>
                <w:tcW w:w="0" w:type="auto"/>
              </w:tcPr>
            </w:tcPrChange>
          </w:tcPr>
          <w:p w14:paraId="57144219" w14:textId="77777777" w:rsidR="008D3C0A" w:rsidRPr="00697433" w:rsidRDefault="008D3C0A" w:rsidP="008D3C0A">
            <w:pPr>
              <w:jc w:val="center"/>
              <w:rPr>
                <w:rFonts w:ascii="Frutiger Light" w:hAnsi="Frutiger Light"/>
              </w:rPr>
            </w:pPr>
          </w:p>
        </w:tc>
      </w:tr>
      <w:tr w:rsidR="008D3C0A" w:rsidRPr="00697433" w14:paraId="7C13C526" w14:textId="77777777" w:rsidTr="2C2174BB">
        <w:trPr>
          <w:trPrChange w:id="2890" w:author="bcsin@connect.hku.hk" w:date="2026-01-22T19:56:00Z">
            <w:trPr>
              <w:gridBefore w:val="9"/>
              <w:gridAfter w:val="0"/>
            </w:trPr>
          </w:trPrChange>
        </w:trPr>
        <w:tc>
          <w:tcPr>
            <w:tcW w:w="760" w:type="dxa"/>
            <w:tcPrChange w:id="2891" w:author="bcsin@connect.hku.hk" w:date="2026-01-22T19:56:00Z">
              <w:tcPr>
                <w:tcW w:w="0" w:type="auto"/>
              </w:tcPr>
            </w:tcPrChange>
          </w:tcPr>
          <w:p w14:paraId="7008ECFB" w14:textId="77777777" w:rsidR="008D3C0A" w:rsidRPr="00697433" w:rsidRDefault="008D3C0A" w:rsidP="008D3C0A">
            <w:pPr>
              <w:pStyle w:val="ListParagraph"/>
              <w:numPr>
                <w:ilvl w:val="1"/>
                <w:numId w:val="2"/>
              </w:numPr>
              <w:ind w:left="0" w:firstLine="0"/>
              <w:rPr>
                <w:b w:val="0"/>
              </w:rPr>
            </w:pPr>
          </w:p>
        </w:tc>
        <w:tc>
          <w:tcPr>
            <w:tcW w:w="7564" w:type="dxa"/>
            <w:gridSpan w:val="4"/>
            <w:tcPrChange w:id="2892" w:author="bcsin@connect.hku.hk" w:date="2026-01-22T19:56:00Z">
              <w:tcPr>
                <w:tcW w:w="7564" w:type="dxa"/>
                <w:gridSpan w:val="4"/>
              </w:tcPr>
            </w:tcPrChange>
          </w:tcPr>
          <w:p w14:paraId="57D5680C" w14:textId="77777777" w:rsidR="008D3C0A" w:rsidRPr="00697433" w:rsidRDefault="008D3C0A" w:rsidP="008D3C0A">
            <w:pPr>
              <w:jc w:val="both"/>
              <w:rPr>
                <w:rFonts w:ascii="Frutiger Light" w:hAnsi="Frutiger Light"/>
                <w:u w:val="single"/>
              </w:rPr>
            </w:pPr>
            <w:r w:rsidRPr="00697433">
              <w:rPr>
                <w:rFonts w:ascii="Frutiger Light" w:hAnsi="Frutiger Light"/>
                <w:u w:val="single"/>
              </w:rPr>
              <w:t xml:space="preserve">Government Wide </w:t>
            </w:r>
            <w:proofErr w:type="spellStart"/>
            <w:r w:rsidRPr="00697433">
              <w:rPr>
                <w:rFonts w:ascii="Frutiger Light" w:hAnsi="Frutiger Light"/>
                <w:u w:val="single"/>
              </w:rPr>
              <w:t>Mobilisation</w:t>
            </w:r>
            <w:proofErr w:type="spellEnd"/>
            <w:r w:rsidRPr="00697433">
              <w:rPr>
                <w:rFonts w:ascii="Frutiger Light" w:hAnsi="Frutiger Light"/>
                <w:u w:val="single"/>
              </w:rPr>
              <w:t xml:space="preserve"> Level (GWML)</w:t>
            </w:r>
          </w:p>
          <w:p w14:paraId="48F619C4" w14:textId="418883A5" w:rsidR="008D3C0A" w:rsidRPr="003449C1" w:rsidRDefault="008D3C0A" w:rsidP="008D3C0A">
            <w:pPr>
              <w:jc w:val="both"/>
              <w:rPr>
                <w:rFonts w:ascii="Frutiger Light" w:hAnsi="Frutiger Light"/>
                <w:color w:val="FF0000"/>
                <w:rPrChange w:id="2893" w:author="Wave Tseung" w:date="2026-01-26T17:51:00Z">
                  <w:rPr>
                    <w:rFonts w:ascii="Frutiger Light" w:hAnsi="Frutiger Light"/>
                  </w:rPr>
                </w:rPrChange>
              </w:rPr>
            </w:pPr>
            <w:r w:rsidRPr="003449C1">
              <w:rPr>
                <w:rFonts w:ascii="Frutiger Light" w:hAnsi="Frutiger Light"/>
                <w:color w:val="FF0000"/>
                <w:rPrChange w:id="2894" w:author="Wave Tseung" w:date="2026-01-26T17:51:00Z">
                  <w:rPr>
                    <w:rFonts w:ascii="Frutiger Light" w:hAnsi="Frutiger Light"/>
                  </w:rPr>
                </w:rPrChange>
              </w:rPr>
              <w:t xml:space="preserve">SE/ITSS2 reported that </w:t>
            </w:r>
            <w:del w:id="2895" w:author="Wave Tseung" w:date="2026-01-26T15:12:00Z">
              <w:r w:rsidRPr="003449C1">
                <w:rPr>
                  <w:rFonts w:ascii="Frutiger Light" w:hAnsi="Frutiger Light"/>
                  <w:color w:val="FF0000"/>
                  <w:rPrChange w:id="2896" w:author="Wave Tseung" w:date="2026-01-26T17:51:00Z">
                    <w:rPr>
                      <w:rFonts w:ascii="Frutiger Light" w:hAnsi="Frutiger Light"/>
                    </w:rPr>
                  </w:rPrChange>
                </w:rPr>
                <w:delText>the GWML was activated on 27 November and deactivated on 4 December to provide supporting services to the residents of Wang Fuk Court in Tai Po for fire incident. The DTD Teams were in standby status in roster and Team 1 of DTD was deployed to provide supporting services on site on 29 November, Saturday.</w:delText>
              </w:r>
            </w:del>
            <w:ins w:id="2897" w:author="Mr POON Pok Man, Michael 潘博文先生" w:date="2026-01-30T16:29:00Z">
              <w:r w:rsidR="00A7178C">
                <w:rPr>
                  <w:rFonts w:ascii="Frutiger Light" w:hAnsi="Frutiger Light"/>
                  <w:color w:val="FF0000"/>
                </w:rPr>
                <w:t>DTD’s</w:t>
              </w:r>
            </w:ins>
            <w:ins w:id="2898" w:author="Wave Tseung" w:date="2026-01-26T15:12:00Z">
              <w:del w:id="2899" w:author="Mr POON Pok Man, Michael 潘博文先生" w:date="2026-01-30T16:29:00Z">
                <w:r w:rsidR="00860932" w:rsidRPr="003449C1">
                  <w:rPr>
                    <w:rFonts w:ascii="Frutiger Light" w:hAnsi="Frutiger Light"/>
                    <w:color w:val="FF0000"/>
                    <w:rPrChange w:id="2900" w:author="Wave Tseung" w:date="2026-01-26T15:13:00Z">
                      <w:rPr>
                        <w:rFonts w:ascii="Frutiger Light" w:hAnsi="Frutiger Light"/>
                      </w:rPr>
                    </w:rPrChange>
                  </w:rPr>
                  <w:delText>t</w:delText>
                </w:r>
              </w:del>
            </w:ins>
            <w:ins w:id="2901" w:author="Wave Tseung" w:date="2026-01-26T14:03:00Z">
              <w:del w:id="2902" w:author="Mr POON Pok Man, Michael 潘博文先生" w:date="2026-01-30T16:29:00Z">
                <w:r w:rsidR="000669B3" w:rsidRPr="003449C1">
                  <w:rPr>
                    <w:rFonts w:ascii="Frutiger Light" w:hAnsi="Frutiger Light"/>
                    <w:color w:val="FF0000"/>
                    <w:rPrChange w:id="2903" w:author="Wave Tseung" w:date="2026-01-26T15:13:00Z">
                      <w:rPr>
                        <w:rFonts w:ascii="Frutiger Light" w:hAnsi="Frutiger Light"/>
                      </w:rPr>
                    </w:rPrChange>
                  </w:rPr>
                  <w:delText>he</w:delText>
                </w:r>
              </w:del>
              <w:r w:rsidR="000669B3" w:rsidRPr="003449C1">
                <w:rPr>
                  <w:rFonts w:ascii="Frutiger Light" w:hAnsi="Frutiger Light"/>
                  <w:color w:val="FF0000"/>
                  <w:rPrChange w:id="2904" w:author="Wave Tseung" w:date="2026-01-26T15:13:00Z">
                    <w:rPr>
                      <w:rFonts w:ascii="Frutiger Light" w:hAnsi="Frutiger Light"/>
                    </w:rPr>
                  </w:rPrChange>
                </w:rPr>
                <w:t xml:space="preserve"> staff list for GWML was updated in late December 2025</w:t>
              </w:r>
            </w:ins>
            <w:ins w:id="2905" w:author="Wave Tseung" w:date="2026-01-26T15:47:00Z">
              <w:r w:rsidR="00DF5B1D">
                <w:rPr>
                  <w:rFonts w:ascii="Frutiger Light" w:hAnsi="Frutiger Light"/>
                  <w:color w:val="FF0000"/>
                </w:rPr>
                <w:t>. N</w:t>
              </w:r>
            </w:ins>
            <w:ins w:id="2906" w:author="Wave Tseung" w:date="2026-01-26T15:12:00Z">
              <w:r w:rsidR="00860932" w:rsidRPr="003449C1">
                <w:rPr>
                  <w:rFonts w:ascii="Frutiger Light" w:hAnsi="Frutiger Light"/>
                  <w:color w:val="FF0000"/>
                  <w:rPrChange w:id="2907" w:author="Wave Tseung" w:date="2026-01-26T15:13:00Z">
                    <w:rPr>
                      <w:rFonts w:ascii="Frutiger Light" w:hAnsi="Frutiger Light"/>
                    </w:rPr>
                  </w:rPrChange>
                </w:rPr>
                <w:t xml:space="preserve">ext </w:t>
              </w:r>
            </w:ins>
            <w:ins w:id="2908" w:author="Wave Tseung" w:date="2026-01-26T15:47:00Z">
              <w:r w:rsidR="00906B75">
                <w:rPr>
                  <w:rFonts w:ascii="Frutiger Light" w:hAnsi="Frutiger Light"/>
                  <w:color w:val="FF0000"/>
                </w:rPr>
                <w:t xml:space="preserve">staff list </w:t>
              </w:r>
            </w:ins>
            <w:ins w:id="2909" w:author="Wave Tseung" w:date="2026-01-26T15:12:00Z">
              <w:r w:rsidR="00860932" w:rsidRPr="003449C1">
                <w:rPr>
                  <w:rFonts w:ascii="Frutiger Light" w:hAnsi="Frutiger Light"/>
                  <w:color w:val="FF0000"/>
                  <w:rPrChange w:id="2910" w:author="Wave Tseung" w:date="2026-01-26T15:13:00Z">
                    <w:rPr>
                      <w:rFonts w:ascii="Frutiger Light" w:hAnsi="Frutiger Light"/>
                    </w:rPr>
                  </w:rPrChange>
                </w:rPr>
                <w:t xml:space="preserve">update </w:t>
              </w:r>
            </w:ins>
            <w:ins w:id="2911" w:author="Wave Tseung" w:date="2026-01-26T15:13:00Z">
              <w:r w:rsidR="00860932" w:rsidRPr="003449C1">
                <w:rPr>
                  <w:rFonts w:ascii="Frutiger Light" w:hAnsi="Frutiger Light"/>
                  <w:color w:val="FF0000"/>
                  <w:rPrChange w:id="2912" w:author="Wave Tseung" w:date="2026-01-26T15:13:00Z">
                    <w:rPr>
                      <w:rFonts w:ascii="Frutiger Light" w:hAnsi="Frutiger Light"/>
                    </w:rPr>
                  </w:rPrChange>
                </w:rPr>
                <w:t>would be called in late-March 2026.</w:t>
              </w:r>
            </w:ins>
          </w:p>
          <w:p w14:paraId="2178471B" w14:textId="59C3D603"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913" w:author="bcsin@connect.hku.hk" w:date="2026-01-22T19:56:00Z">
              <w:tcPr>
                <w:tcW w:w="0" w:type="auto"/>
              </w:tcPr>
            </w:tcPrChange>
          </w:tcPr>
          <w:p w14:paraId="1E4C9C45" w14:textId="59409F12" w:rsidR="008D3C0A" w:rsidRPr="00697433" w:rsidRDefault="008D3C0A" w:rsidP="008D3C0A">
            <w:pPr>
              <w:jc w:val="center"/>
              <w:rPr>
                <w:rFonts w:ascii="Frutiger Light" w:hAnsi="Frutiger Light"/>
              </w:rPr>
            </w:pPr>
            <w:r w:rsidRPr="00697433">
              <w:rPr>
                <w:rFonts w:ascii="Frutiger Light" w:hAnsi="Frutiger Light"/>
              </w:rPr>
              <w:t>SE/ITSS2</w:t>
            </w:r>
          </w:p>
        </w:tc>
      </w:tr>
      <w:tr w:rsidR="008D3C0A" w:rsidRPr="00697433" w14:paraId="59218051" w14:textId="77777777" w:rsidTr="2C2174BB">
        <w:trPr>
          <w:trPrChange w:id="2914" w:author="bcsin@connect.hku.hk" w:date="2026-01-22T19:56:00Z">
            <w:trPr>
              <w:gridBefore w:val="9"/>
              <w:gridAfter w:val="0"/>
            </w:trPr>
          </w:trPrChange>
        </w:trPr>
        <w:tc>
          <w:tcPr>
            <w:tcW w:w="760" w:type="dxa"/>
            <w:tcPrChange w:id="2915" w:author="bcsin@connect.hku.hk" w:date="2026-01-22T19:56:00Z">
              <w:tcPr>
                <w:tcW w:w="0" w:type="auto"/>
              </w:tcPr>
            </w:tcPrChange>
          </w:tcPr>
          <w:p w14:paraId="2BBCABDB" w14:textId="77777777" w:rsidR="008D3C0A" w:rsidRPr="00697433" w:rsidRDefault="008D3C0A" w:rsidP="008D3C0A">
            <w:pPr>
              <w:pStyle w:val="ListParagraph"/>
              <w:numPr>
                <w:ilvl w:val="1"/>
                <w:numId w:val="2"/>
              </w:numPr>
              <w:ind w:left="0" w:firstLine="0"/>
              <w:rPr>
                <w:color w:val="FF0000"/>
              </w:rPr>
            </w:pPr>
          </w:p>
        </w:tc>
        <w:tc>
          <w:tcPr>
            <w:tcW w:w="7564" w:type="dxa"/>
            <w:gridSpan w:val="4"/>
            <w:tcPrChange w:id="2916" w:author="bcsin@connect.hku.hk" w:date="2026-01-22T19:56:00Z">
              <w:tcPr>
                <w:tcW w:w="7564" w:type="dxa"/>
                <w:gridSpan w:val="4"/>
              </w:tcPr>
            </w:tcPrChange>
          </w:tcPr>
          <w:p w14:paraId="5AC44303" w14:textId="1F236782" w:rsidR="008D3C0A" w:rsidRPr="00697433" w:rsidRDefault="008D3C0A" w:rsidP="008D3C0A">
            <w:pPr>
              <w:jc w:val="both"/>
              <w:rPr>
                <w:rFonts w:ascii="Frutiger Light" w:hAnsi="Frutiger Light"/>
              </w:rPr>
            </w:pPr>
            <w:r w:rsidRPr="00697433">
              <w:rPr>
                <w:rFonts w:ascii="Frutiger Light" w:hAnsi="Frutiger Light"/>
                <w:u w:val="single"/>
              </w:rPr>
              <w:t>Left-Right Circle Theory</w:t>
            </w:r>
            <w:r w:rsidRPr="00697433">
              <w:rPr>
                <w:rFonts w:ascii="Frutiger Light" w:hAnsi="Frutiger Light"/>
              </w:rPr>
              <w:t xml:space="preserve"> </w:t>
            </w:r>
          </w:p>
          <w:p w14:paraId="0019C6BB" w14:textId="11AE16FB" w:rsidR="008D3C0A" w:rsidRPr="00697433" w:rsidRDefault="008D3C0A" w:rsidP="008D3C0A">
            <w:pPr>
              <w:jc w:val="both"/>
              <w:rPr>
                <w:rFonts w:ascii="Frutiger Light" w:hAnsi="Frutiger Light"/>
                <w:u w:val="single"/>
                <w:rPrChange w:id="2917" w:author="Ms CHAN Man Ting Ida 陳敏婷女士" w:date="2026-01-15T10:26:00Z">
                  <w:rPr/>
                </w:rPrChange>
              </w:rPr>
            </w:pPr>
            <w:r w:rsidRPr="00697433">
              <w:rPr>
                <w:rFonts w:ascii="Frutiger Light" w:hAnsi="Frutiger Light"/>
              </w:rPr>
              <w:t xml:space="preserve">AD/3 shared the Left-Right Circle Theory learnt from a recent workshop. </w:t>
            </w:r>
            <w:r w:rsidRPr="00697433">
              <w:rPr>
                <w:rFonts w:ascii="Frutiger Light" w:hAnsi="Frutiger Light"/>
                <w:lang w:eastAsia="zh-HK"/>
              </w:rPr>
              <w:t xml:space="preserve">Appendix A </w:t>
            </w:r>
            <w:r>
              <w:rPr>
                <w:rFonts w:ascii="Frutiger Light" w:hAnsi="Frutiger Light"/>
                <w:lang w:eastAsia="zh-HK"/>
              </w:rPr>
              <w:t>refers</w:t>
            </w:r>
            <w:r w:rsidRPr="00697433">
              <w:rPr>
                <w:rFonts w:ascii="Frutiger Light" w:hAnsi="Frutiger Light"/>
                <w:lang w:eastAsia="zh-HK"/>
              </w:rPr>
              <w:t>.</w:t>
            </w:r>
            <w:ins w:id="2918" w:author="Miss YAU Chi Ying, Vanessa 邱芝瑩" w:date="2026-02-03T18:48:00Z">
              <w:r w:rsidR="00F17B7D">
                <w:rPr>
                  <w:rFonts w:ascii="Frutiger Light" w:hAnsi="Frutiger Light"/>
                  <w:lang w:eastAsia="zh-HK"/>
                </w:rPr>
                <w:t xml:space="preserve"> </w:t>
              </w:r>
              <w:r w:rsidR="00F17B7D" w:rsidRPr="00F17B7D">
                <w:rPr>
                  <w:rFonts w:ascii="Frutiger Light" w:hAnsi="Frutiger Light"/>
                  <w:color w:val="FF0000"/>
                  <w:lang w:eastAsia="zh-HK"/>
                  <w:rPrChange w:id="2919" w:author="Miss YAU Chi Ying, Vanessa 邱芝瑩" w:date="2026-02-03T18:49:00Z">
                    <w:rPr>
                      <w:rFonts w:ascii="Frutiger Light" w:hAnsi="Frutiger Light"/>
                      <w:lang w:eastAsia="zh-HK"/>
                    </w:rPr>
                  </w:rPrChange>
                </w:rPr>
                <w:t>[Item to be del</w:t>
              </w:r>
            </w:ins>
            <w:ins w:id="2920" w:author="Miss YAU Chi Ying, Vanessa 邱芝瑩" w:date="2026-02-03T18:49:00Z">
              <w:r w:rsidR="00F17B7D" w:rsidRPr="00F17B7D">
                <w:rPr>
                  <w:rFonts w:ascii="Frutiger Light" w:hAnsi="Frutiger Light"/>
                  <w:color w:val="FF0000"/>
                  <w:lang w:eastAsia="zh-HK"/>
                  <w:rPrChange w:id="2921" w:author="Miss YAU Chi Ying, Vanessa 邱芝瑩" w:date="2026-02-03T18:49:00Z">
                    <w:rPr>
                      <w:rFonts w:ascii="Frutiger Light" w:hAnsi="Frutiger Light"/>
                      <w:lang w:eastAsia="zh-HK"/>
                    </w:rPr>
                  </w:rPrChange>
                </w:rPr>
                <w:t>eted].</w:t>
              </w:r>
            </w:ins>
          </w:p>
        </w:tc>
        <w:tc>
          <w:tcPr>
            <w:tcW w:w="1213" w:type="dxa"/>
            <w:tcPrChange w:id="2922" w:author="bcsin@connect.hku.hk" w:date="2026-01-22T19:56:00Z">
              <w:tcPr>
                <w:tcW w:w="0" w:type="auto"/>
              </w:tcPr>
            </w:tcPrChange>
          </w:tcPr>
          <w:p w14:paraId="77E9A30F" w14:textId="1D60B91E" w:rsidR="008D3C0A" w:rsidRPr="00697433" w:rsidRDefault="008D3C0A" w:rsidP="008D3C0A">
            <w:pPr>
              <w:jc w:val="center"/>
              <w:rPr>
                <w:rFonts w:ascii="Frutiger Light" w:hAnsi="Frutiger Light"/>
                <w:u w:val="single"/>
                <w:lang w:eastAsia="zh-HK"/>
              </w:rPr>
            </w:pPr>
            <w:r w:rsidRPr="00697433">
              <w:rPr>
                <w:rFonts w:ascii="Frutiger Light" w:hAnsi="Frutiger Light" w:cs="Frutiger Light"/>
              </w:rPr>
              <w:t>All to note</w:t>
            </w:r>
          </w:p>
        </w:tc>
      </w:tr>
      <w:tr w:rsidR="008D3C0A" w:rsidRPr="00697433" w14:paraId="1ABFC677" w14:textId="77777777" w:rsidTr="2C2174BB">
        <w:trPr>
          <w:trPrChange w:id="2923" w:author="bcsin@connect.hku.hk" w:date="2026-01-22T19:56:00Z">
            <w:trPr>
              <w:gridBefore w:val="9"/>
              <w:gridAfter w:val="0"/>
            </w:trPr>
          </w:trPrChange>
        </w:trPr>
        <w:tc>
          <w:tcPr>
            <w:tcW w:w="760" w:type="dxa"/>
            <w:tcPrChange w:id="2924" w:author="bcsin@connect.hku.hk" w:date="2026-01-22T19:56:00Z">
              <w:tcPr>
                <w:tcW w:w="0" w:type="auto"/>
              </w:tcPr>
            </w:tcPrChange>
          </w:tcPr>
          <w:p w14:paraId="7488BA05" w14:textId="77777777" w:rsidR="008D3C0A" w:rsidRPr="00697433" w:rsidRDefault="008D3C0A" w:rsidP="008D3C0A">
            <w:pPr>
              <w:rPr>
                <w:rFonts w:ascii="Frutiger Light" w:hAnsi="Frutiger Light"/>
                <w:szCs w:val="24"/>
              </w:rPr>
            </w:pPr>
          </w:p>
        </w:tc>
        <w:tc>
          <w:tcPr>
            <w:tcW w:w="7564" w:type="dxa"/>
            <w:gridSpan w:val="4"/>
            <w:tcPrChange w:id="2925" w:author="bcsin@connect.hku.hk" w:date="2026-01-22T19:56:00Z">
              <w:tcPr>
                <w:tcW w:w="7564" w:type="dxa"/>
                <w:gridSpan w:val="4"/>
              </w:tcPr>
            </w:tcPrChange>
          </w:tcPr>
          <w:p w14:paraId="3C554EA6" w14:textId="77777777" w:rsidR="008D3C0A" w:rsidRPr="00697433" w:rsidRDefault="008D3C0A" w:rsidP="008D3C0A">
            <w:pPr>
              <w:jc w:val="both"/>
              <w:rPr>
                <w:rFonts w:ascii="Frutiger Light" w:eastAsiaTheme="majorEastAsia" w:hAnsi="Frutiger Light" w:cstheme="majorBidi"/>
                <w:u w:val="single"/>
                <w:lang w:eastAsia="zh-HK"/>
              </w:rPr>
            </w:pPr>
          </w:p>
        </w:tc>
        <w:tc>
          <w:tcPr>
            <w:tcW w:w="1213" w:type="dxa"/>
            <w:tcPrChange w:id="2926" w:author="bcsin@connect.hku.hk" w:date="2026-01-22T19:56:00Z">
              <w:tcPr>
                <w:tcW w:w="0" w:type="auto"/>
              </w:tcPr>
            </w:tcPrChange>
          </w:tcPr>
          <w:p w14:paraId="2FB70176" w14:textId="77777777" w:rsidR="008D3C0A" w:rsidRPr="00697433" w:rsidRDefault="008D3C0A" w:rsidP="008D3C0A">
            <w:pPr>
              <w:jc w:val="center"/>
              <w:rPr>
                <w:rFonts w:ascii="Frutiger Light" w:hAnsi="Frutiger Light"/>
              </w:rPr>
            </w:pPr>
          </w:p>
        </w:tc>
      </w:tr>
      <w:tr w:rsidR="008D3C0A" w:rsidRPr="00697433" w14:paraId="5B38CE99" w14:textId="77777777" w:rsidTr="2C2174BB">
        <w:trPr>
          <w:trPrChange w:id="2927" w:author="bcsin@connect.hku.hk" w:date="2026-01-22T19:56:00Z">
            <w:trPr>
              <w:gridBefore w:val="9"/>
              <w:gridAfter w:val="0"/>
            </w:trPr>
          </w:trPrChange>
        </w:trPr>
        <w:tc>
          <w:tcPr>
            <w:tcW w:w="760" w:type="dxa"/>
            <w:tcPrChange w:id="2928" w:author="bcsin@connect.hku.hk" w:date="2026-01-22T19:56:00Z">
              <w:tcPr>
                <w:tcW w:w="0" w:type="auto"/>
              </w:tcPr>
            </w:tcPrChange>
          </w:tcPr>
          <w:p w14:paraId="18C23488" w14:textId="77777777" w:rsidR="008D3C0A" w:rsidRPr="00697433" w:rsidRDefault="008D3C0A" w:rsidP="008D3C0A">
            <w:pPr>
              <w:pStyle w:val="ListParagraph"/>
              <w:numPr>
                <w:ilvl w:val="1"/>
                <w:numId w:val="2"/>
              </w:numPr>
              <w:ind w:left="0" w:firstLine="0"/>
              <w:rPr>
                <w:b w:val="0"/>
              </w:rPr>
            </w:pPr>
          </w:p>
        </w:tc>
        <w:tc>
          <w:tcPr>
            <w:tcW w:w="7564" w:type="dxa"/>
            <w:gridSpan w:val="4"/>
            <w:tcPrChange w:id="2929" w:author="bcsin@connect.hku.hk" w:date="2026-01-22T19:56:00Z">
              <w:tcPr>
                <w:tcW w:w="7564" w:type="dxa"/>
                <w:gridSpan w:val="4"/>
              </w:tcPr>
            </w:tcPrChange>
          </w:tcPr>
          <w:p w14:paraId="66DD5DE0" w14:textId="4C0708B5"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Operational Guidelines on Enhancement Measures on Due Diligence in Government Procurement and Contract Management (GLD Circular no. 5/2025)</w:t>
            </w:r>
          </w:p>
          <w:p w14:paraId="6D65FC24" w14:textId="70BA39D6" w:rsidR="008D3C0A" w:rsidRPr="00697433" w:rsidRDefault="008D3C0A" w:rsidP="008D3C0A">
            <w:pPr>
              <w:jc w:val="both"/>
              <w:rPr>
                <w:rFonts w:ascii="Frutiger Light" w:eastAsiaTheme="majorEastAsia" w:hAnsi="Frutiger Light" w:cstheme="majorBidi"/>
                <w:lang w:eastAsia="zh-HK"/>
                <w:rPrChange w:id="2930" w:author="Ms CHAN Man Ting Ida 陳敏婷女士" w:date="2026-01-15T10:26:00Z">
                  <w:rPr/>
                </w:rPrChange>
              </w:rPr>
            </w:pPr>
            <w:r w:rsidRPr="00697433">
              <w:rPr>
                <w:rFonts w:ascii="Frutiger Light" w:hAnsi="Frutiger Light"/>
                <w:lang w:eastAsia="zh-HK"/>
              </w:rPr>
              <w:t xml:space="preserve">E/DRA/4 shared the content of the </w:t>
            </w:r>
            <w:proofErr w:type="spellStart"/>
            <w:r w:rsidRPr="00697433">
              <w:rPr>
                <w:rFonts w:ascii="Frutiger Light" w:hAnsi="Frutiger Light"/>
                <w:lang w:eastAsia="zh-HK"/>
              </w:rPr>
              <w:t>captined</w:t>
            </w:r>
            <w:proofErr w:type="spellEnd"/>
            <w:r w:rsidRPr="00697433">
              <w:rPr>
                <w:rFonts w:ascii="Frutiger Light" w:hAnsi="Frutiger Light"/>
                <w:lang w:eastAsia="zh-HK"/>
              </w:rPr>
              <w:t xml:space="preserve"> conducted by GLD on 7 November about the new GLD Circular no. 5/2025 “Operational Guidelines on Enhancement Measures on Due Diligence in Government Procurement and Contract Management”, Appendix B </w:t>
            </w:r>
            <w:r>
              <w:rPr>
                <w:rFonts w:ascii="Frutiger Light" w:hAnsi="Frutiger Light"/>
                <w:lang w:eastAsia="zh-HK"/>
              </w:rPr>
              <w:t>refers</w:t>
            </w:r>
            <w:r w:rsidRPr="00697433">
              <w:rPr>
                <w:rFonts w:ascii="Frutiger Light" w:hAnsi="Frutiger Light"/>
                <w:lang w:eastAsia="zh-HK"/>
              </w:rPr>
              <w:t>.</w:t>
            </w:r>
          </w:p>
        </w:tc>
        <w:tc>
          <w:tcPr>
            <w:tcW w:w="1213" w:type="dxa"/>
            <w:tcPrChange w:id="2931" w:author="bcsin@connect.hku.hk" w:date="2026-01-22T19:56:00Z">
              <w:tcPr>
                <w:tcW w:w="0" w:type="auto"/>
              </w:tcPr>
            </w:tcPrChange>
          </w:tcPr>
          <w:p w14:paraId="7C86D225" w14:textId="0827C16A" w:rsidR="008D3C0A" w:rsidRPr="00697433" w:rsidRDefault="008D3C0A" w:rsidP="008D3C0A">
            <w:pPr>
              <w:rPr>
                <w:rFonts w:ascii="Frutiger Light" w:hAnsi="Frutiger Light"/>
              </w:rPr>
            </w:pPr>
            <w:r w:rsidRPr="00697433">
              <w:rPr>
                <w:rFonts w:ascii="Frutiger Light" w:hAnsi="Frutiger Light" w:cs="Frutiger Light"/>
              </w:rPr>
              <w:t>All to note</w:t>
            </w:r>
          </w:p>
        </w:tc>
      </w:tr>
      <w:tr w:rsidR="008D3C0A" w:rsidRPr="00697433" w14:paraId="3D1F88D8" w14:textId="77777777" w:rsidTr="2C2174BB">
        <w:trPr>
          <w:trPrChange w:id="2932" w:author="bcsin@connect.hku.hk" w:date="2026-01-22T19:56:00Z">
            <w:trPr>
              <w:gridBefore w:val="9"/>
              <w:gridAfter w:val="0"/>
            </w:trPr>
          </w:trPrChange>
        </w:trPr>
        <w:tc>
          <w:tcPr>
            <w:tcW w:w="760" w:type="dxa"/>
            <w:tcPrChange w:id="2933" w:author="bcsin@connect.hku.hk" w:date="2026-01-22T19:56:00Z">
              <w:tcPr>
                <w:tcW w:w="0" w:type="auto"/>
              </w:tcPr>
            </w:tcPrChange>
          </w:tcPr>
          <w:p w14:paraId="31AB8710" w14:textId="77777777" w:rsidR="008D3C0A" w:rsidRPr="00697433" w:rsidRDefault="008D3C0A" w:rsidP="008D3C0A">
            <w:pPr>
              <w:pStyle w:val="ListParagraph"/>
              <w:rPr>
                <w:b w:val="0"/>
              </w:rPr>
            </w:pPr>
          </w:p>
        </w:tc>
        <w:tc>
          <w:tcPr>
            <w:tcW w:w="7564" w:type="dxa"/>
            <w:gridSpan w:val="4"/>
            <w:tcPrChange w:id="2934" w:author="bcsin@connect.hku.hk" w:date="2026-01-22T19:56:00Z">
              <w:tcPr>
                <w:tcW w:w="7564" w:type="dxa"/>
                <w:gridSpan w:val="4"/>
              </w:tcPr>
            </w:tcPrChange>
          </w:tcPr>
          <w:p w14:paraId="1C693633" w14:textId="77777777" w:rsidR="008D3C0A" w:rsidRPr="00697433" w:rsidRDefault="008D3C0A" w:rsidP="008D3C0A">
            <w:pPr>
              <w:jc w:val="both"/>
              <w:rPr>
                <w:rFonts w:ascii="Frutiger Light" w:hAnsi="Frutiger Light"/>
                <w:u w:val="single"/>
                <w:lang w:eastAsia="zh-HK"/>
              </w:rPr>
            </w:pPr>
          </w:p>
        </w:tc>
        <w:tc>
          <w:tcPr>
            <w:tcW w:w="1213" w:type="dxa"/>
            <w:tcPrChange w:id="2935" w:author="bcsin@connect.hku.hk" w:date="2026-01-22T19:56:00Z">
              <w:tcPr>
                <w:tcW w:w="0" w:type="auto"/>
              </w:tcPr>
            </w:tcPrChange>
          </w:tcPr>
          <w:p w14:paraId="0B50FDA6" w14:textId="77777777" w:rsidR="008D3C0A" w:rsidRPr="00697433" w:rsidRDefault="008D3C0A" w:rsidP="008D3C0A">
            <w:pPr>
              <w:jc w:val="center"/>
              <w:rPr>
                <w:rFonts w:ascii="Frutiger Light" w:hAnsi="Frutiger Light"/>
              </w:rPr>
            </w:pPr>
          </w:p>
        </w:tc>
      </w:tr>
      <w:tr w:rsidR="008D3C0A" w:rsidRPr="00697433" w14:paraId="7E1D5DE7" w14:textId="77777777" w:rsidTr="2C2174BB">
        <w:trPr>
          <w:trPrChange w:id="2936" w:author="bcsin@connect.hku.hk" w:date="2026-01-22T19:56:00Z">
            <w:trPr>
              <w:gridBefore w:val="9"/>
              <w:gridAfter w:val="0"/>
            </w:trPr>
          </w:trPrChange>
        </w:trPr>
        <w:tc>
          <w:tcPr>
            <w:tcW w:w="760" w:type="dxa"/>
            <w:tcPrChange w:id="2937" w:author="bcsin@connect.hku.hk" w:date="2026-01-22T19:56:00Z">
              <w:tcPr>
                <w:tcW w:w="0" w:type="auto"/>
              </w:tcPr>
            </w:tcPrChange>
          </w:tcPr>
          <w:p w14:paraId="688DF55E" w14:textId="77777777" w:rsidR="008D3C0A" w:rsidRPr="00697433" w:rsidRDefault="008D3C0A" w:rsidP="008D3C0A">
            <w:pPr>
              <w:pStyle w:val="ListParagraph"/>
              <w:numPr>
                <w:ilvl w:val="1"/>
                <w:numId w:val="2"/>
              </w:numPr>
              <w:ind w:left="0" w:firstLine="0"/>
              <w:rPr>
                <w:b w:val="0"/>
              </w:rPr>
            </w:pPr>
          </w:p>
        </w:tc>
        <w:tc>
          <w:tcPr>
            <w:tcW w:w="7564" w:type="dxa"/>
            <w:gridSpan w:val="4"/>
            <w:tcPrChange w:id="2938" w:author="bcsin@connect.hku.hk" w:date="2026-01-22T19:56:00Z">
              <w:tcPr>
                <w:tcW w:w="7564" w:type="dxa"/>
                <w:gridSpan w:val="4"/>
              </w:tcPr>
            </w:tcPrChange>
          </w:tcPr>
          <w:p w14:paraId="1D5C4BA7" w14:textId="77777777"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AI Governance Framework</w:t>
            </w:r>
          </w:p>
          <w:p w14:paraId="28234087" w14:textId="574C40FD" w:rsidR="008D3C0A" w:rsidRPr="00697433" w:rsidRDefault="008D3C0A" w:rsidP="008D3C0A">
            <w:pPr>
              <w:jc w:val="both"/>
              <w:rPr>
                <w:rFonts w:ascii="Frutiger Light" w:hAnsi="Frutiger Light"/>
                <w:lang w:eastAsia="zh-HK"/>
              </w:rPr>
            </w:pPr>
            <w:r w:rsidRPr="00697433">
              <w:rPr>
                <w:rFonts w:ascii="Frutiger Light" w:hAnsi="Frutiger Light"/>
                <w:lang w:eastAsia="zh-HK"/>
              </w:rPr>
              <w:t xml:space="preserve">SE/ITSS1 presented the proposed AI governance framework to all members, Appendix C </w:t>
            </w:r>
            <w:r>
              <w:rPr>
                <w:rFonts w:ascii="Frutiger Light" w:hAnsi="Frutiger Light"/>
                <w:lang w:eastAsia="zh-HK"/>
              </w:rPr>
              <w:t>refers</w:t>
            </w:r>
            <w:r w:rsidRPr="00697433">
              <w:rPr>
                <w:rFonts w:ascii="Frutiger Light" w:hAnsi="Frutiger Light"/>
                <w:lang w:eastAsia="zh-HK"/>
              </w:rPr>
              <w:t>.</w:t>
            </w:r>
            <w:r>
              <w:rPr>
                <w:rFonts w:ascii="Frutiger Light" w:hAnsi="Frutiger Light"/>
                <w:lang w:eastAsia="zh-HK"/>
              </w:rPr>
              <w:t xml:space="preserve"> </w:t>
            </w:r>
            <w:r w:rsidRPr="00697433">
              <w:rPr>
                <w:rFonts w:ascii="Frutiger Light" w:hAnsi="Frutiger Light"/>
                <w:lang w:eastAsia="zh-HK"/>
              </w:rPr>
              <w:t>The governance framework would first be trial run in DTD.</w:t>
            </w:r>
            <w:ins w:id="2939" w:author="bcsin@connect.hku.hk" w:date="2026-01-23T11:31:00Z">
              <w:r w:rsidR="00DC10AC">
                <w:rPr>
                  <w:rFonts w:ascii="Frutiger Light" w:hAnsi="Frutiger Light" w:hint="eastAsia"/>
                  <w:lang w:eastAsia="zh-HK"/>
                </w:rPr>
                <w:t xml:space="preserve"> </w:t>
              </w:r>
            </w:ins>
            <w:ins w:id="2940" w:author="bcsin@connect.hku.hk" w:date="2026-01-23T11:54:00Z">
              <w:r w:rsidR="00005AD7">
                <w:rPr>
                  <w:rFonts w:ascii="Frutiger Light" w:hAnsi="Frutiger Light" w:hint="eastAsia"/>
                  <w:lang w:eastAsia="zh-HK"/>
                </w:rPr>
                <w:t>T</w:t>
              </w:r>
            </w:ins>
            <w:ins w:id="2941" w:author="bcsin@connect.hku.hk" w:date="2026-01-23T11:55:00Z">
              <w:r w:rsidR="00005AD7">
                <w:rPr>
                  <w:rFonts w:ascii="Frutiger Light" w:hAnsi="Frutiger Light" w:hint="eastAsia"/>
                  <w:lang w:eastAsia="zh-HK"/>
                </w:rPr>
                <w:t xml:space="preserve">rial run on </w:t>
              </w:r>
              <w:proofErr w:type="spellStart"/>
              <w:r w:rsidR="00005AD7">
                <w:rPr>
                  <w:rFonts w:ascii="Frutiger Light" w:hAnsi="Frutiger Light" w:hint="eastAsia"/>
                  <w:lang w:eastAsia="zh-HK"/>
                </w:rPr>
                <w:t>iFlyTek</w:t>
              </w:r>
              <w:proofErr w:type="spellEnd"/>
              <w:r w:rsidR="00005AD7">
                <w:rPr>
                  <w:rFonts w:ascii="Frutiger Light" w:hAnsi="Frutiger Light" w:hint="eastAsia"/>
                  <w:lang w:eastAsia="zh-HK"/>
                </w:rPr>
                <w:t xml:space="preserve"> AI meeting summary solution was completed</w:t>
              </w:r>
              <w:r w:rsidR="0064164C">
                <w:rPr>
                  <w:rFonts w:ascii="Frutiger Light" w:hAnsi="Frutiger Light" w:hint="eastAsia"/>
                  <w:lang w:eastAsia="zh-HK"/>
                </w:rPr>
                <w:t xml:space="preserve"> with</w:t>
              </w:r>
            </w:ins>
            <w:ins w:id="2942" w:author="bcsin@connect.hku.hk" w:date="2026-01-23T11:56:00Z">
              <w:r w:rsidR="0064164C">
                <w:rPr>
                  <w:rFonts w:ascii="Frutiger Light" w:hAnsi="Frutiger Light" w:hint="eastAsia"/>
                  <w:lang w:eastAsia="zh-HK"/>
                </w:rPr>
                <w:t xml:space="preserve"> suggested improvement items</w:t>
              </w:r>
              <w:r w:rsidR="00651283">
                <w:rPr>
                  <w:rFonts w:ascii="Frutiger Light" w:hAnsi="Frutiger Light" w:hint="eastAsia"/>
                  <w:lang w:eastAsia="zh-HK"/>
                </w:rPr>
                <w:t>.</w:t>
              </w:r>
            </w:ins>
            <w:ins w:id="2943" w:author="bcsin@connect.hku.hk" w:date="2026-01-23T11:55:00Z">
              <w:r w:rsidR="00005AD7">
                <w:rPr>
                  <w:rFonts w:ascii="Frutiger Light" w:hAnsi="Frutiger Light" w:hint="eastAsia"/>
                  <w:lang w:eastAsia="zh-HK"/>
                </w:rPr>
                <w:t xml:space="preserve"> </w:t>
              </w:r>
            </w:ins>
            <w:ins w:id="2944" w:author="bcsin@connect.hku.hk" w:date="2026-01-23T11:56:00Z">
              <w:r w:rsidR="00CB787A">
                <w:rPr>
                  <w:rFonts w:ascii="Frutiger Light" w:hAnsi="Frutiger Light" w:hint="eastAsia"/>
                  <w:lang w:eastAsia="zh-HK"/>
                </w:rPr>
                <w:t>The refin</w:t>
              </w:r>
            </w:ins>
            <w:ins w:id="2945" w:author="bcsin@connect.hku.hk" w:date="2026-01-23T11:57:00Z">
              <w:r w:rsidR="00CB787A">
                <w:rPr>
                  <w:rFonts w:ascii="Frutiger Light" w:hAnsi="Frutiger Light" w:hint="eastAsia"/>
                  <w:lang w:eastAsia="zh-HK"/>
                </w:rPr>
                <w:t xml:space="preserve">ement of </w:t>
              </w:r>
              <w:r w:rsidR="00CB787A" w:rsidRPr="00697433">
                <w:rPr>
                  <w:rFonts w:ascii="Frutiger Light" w:hAnsi="Frutiger Light"/>
                  <w:lang w:eastAsia="zh-HK"/>
                </w:rPr>
                <w:t>AI governance framework</w:t>
              </w:r>
              <w:r w:rsidR="00CB787A">
                <w:rPr>
                  <w:rFonts w:ascii="Frutiger Light" w:hAnsi="Frutiger Light" w:hint="eastAsia"/>
                  <w:lang w:eastAsia="zh-HK"/>
                </w:rPr>
                <w:t xml:space="preserve"> is undergoing. </w:t>
              </w:r>
            </w:ins>
          </w:p>
          <w:p w14:paraId="290B05F8" w14:textId="2F674733" w:rsidR="008D3C0A" w:rsidRPr="00697433" w:rsidRDefault="008D3C0A" w:rsidP="008D3C0A">
            <w:pPr>
              <w:jc w:val="both"/>
              <w:rPr>
                <w:rFonts w:ascii="Frutiger Light" w:hAnsi="Frutiger Light"/>
                <w:lang w:eastAsia="zh-HK"/>
              </w:rPr>
            </w:pPr>
          </w:p>
        </w:tc>
        <w:tc>
          <w:tcPr>
            <w:tcW w:w="1213" w:type="dxa"/>
            <w:tcPrChange w:id="2946" w:author="bcsin@connect.hku.hk" w:date="2026-01-22T19:56:00Z">
              <w:tcPr>
                <w:tcW w:w="0" w:type="auto"/>
              </w:tcPr>
            </w:tcPrChange>
          </w:tcPr>
          <w:p w14:paraId="26F0C75F" w14:textId="4304B602" w:rsidR="008D3C0A" w:rsidRPr="00697433" w:rsidRDefault="008D3C0A" w:rsidP="008D3C0A">
            <w:pPr>
              <w:jc w:val="center"/>
              <w:rPr>
                <w:rFonts w:ascii="Frutiger Light" w:hAnsi="Frutiger Light"/>
              </w:rPr>
            </w:pPr>
            <w:r w:rsidRPr="00697433">
              <w:rPr>
                <w:rFonts w:ascii="Frutiger Light" w:hAnsi="Frutiger Light" w:cs="Frutiger Light"/>
              </w:rPr>
              <w:t>All to note</w:t>
            </w:r>
          </w:p>
        </w:tc>
      </w:tr>
      <w:tr w:rsidR="008D3C0A" w:rsidRPr="00697433" w14:paraId="7EBC7C25" w14:textId="77777777" w:rsidTr="2C2174BB">
        <w:trPr>
          <w:trPrChange w:id="2947" w:author="bcsin@connect.hku.hk" w:date="2026-01-22T19:56:00Z">
            <w:trPr>
              <w:gridBefore w:val="9"/>
              <w:gridAfter w:val="0"/>
            </w:trPr>
          </w:trPrChange>
        </w:trPr>
        <w:tc>
          <w:tcPr>
            <w:tcW w:w="760" w:type="dxa"/>
            <w:tcPrChange w:id="2948" w:author="bcsin@connect.hku.hk" w:date="2026-01-22T19:56:00Z">
              <w:tcPr>
                <w:tcW w:w="0" w:type="auto"/>
              </w:tcPr>
            </w:tcPrChange>
          </w:tcPr>
          <w:p w14:paraId="7AD8D199" w14:textId="77777777" w:rsidR="008D3C0A" w:rsidRPr="00697433" w:rsidRDefault="008D3C0A" w:rsidP="008D3C0A">
            <w:pPr>
              <w:pStyle w:val="ListParagraph"/>
              <w:numPr>
                <w:ilvl w:val="1"/>
                <w:numId w:val="2"/>
              </w:numPr>
              <w:ind w:left="0" w:firstLine="0"/>
              <w:rPr>
                <w:b w:val="0"/>
              </w:rPr>
            </w:pPr>
          </w:p>
        </w:tc>
        <w:tc>
          <w:tcPr>
            <w:tcW w:w="7564" w:type="dxa"/>
            <w:gridSpan w:val="4"/>
            <w:tcPrChange w:id="2949" w:author="bcsin@connect.hku.hk" w:date="2026-01-22T19:56:00Z">
              <w:tcPr>
                <w:tcW w:w="7564" w:type="dxa"/>
                <w:gridSpan w:val="4"/>
              </w:tcPr>
            </w:tcPrChange>
          </w:tcPr>
          <w:p w14:paraId="5D559A8C" w14:textId="25E76945"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Updated CI Manual on Project Logo Requirement.</w:t>
            </w:r>
          </w:p>
          <w:p w14:paraId="37398A09" w14:textId="2445F36B" w:rsidR="008D3C0A" w:rsidRPr="00697433" w:rsidRDefault="008D3C0A" w:rsidP="008D3C0A">
            <w:pPr>
              <w:jc w:val="both"/>
              <w:rPr>
                <w:rFonts w:ascii="Frutiger Light" w:hAnsi="Frutiger Light"/>
                <w:lang w:eastAsia="zh-HK"/>
              </w:rPr>
            </w:pPr>
            <w:r w:rsidRPr="00697433">
              <w:rPr>
                <w:rFonts w:ascii="Frutiger Light" w:hAnsi="Frutiger Light"/>
                <w:lang w:eastAsia="zh-HK"/>
              </w:rPr>
              <w:t>The Chairman briefed the updates of CI Manual and reminded all S/Ds to observe and incorporate the requirements of the use of the logos, Appendix D refers.</w:t>
            </w:r>
          </w:p>
          <w:p w14:paraId="6AEDCA13" w14:textId="442414AA" w:rsidR="008D3C0A" w:rsidRPr="00697433" w:rsidRDefault="008D3C0A" w:rsidP="008D3C0A">
            <w:pPr>
              <w:jc w:val="both"/>
              <w:rPr>
                <w:rFonts w:ascii="Frutiger Light" w:hAnsi="Frutiger Light"/>
                <w:lang w:eastAsia="zh-HK"/>
              </w:rPr>
            </w:pPr>
          </w:p>
        </w:tc>
        <w:tc>
          <w:tcPr>
            <w:tcW w:w="1213" w:type="dxa"/>
            <w:tcPrChange w:id="2950" w:author="bcsin@connect.hku.hk" w:date="2026-01-22T19:56:00Z">
              <w:tcPr>
                <w:tcW w:w="0" w:type="auto"/>
              </w:tcPr>
            </w:tcPrChange>
          </w:tcPr>
          <w:p w14:paraId="3F6E1F88" w14:textId="15B6A9D0" w:rsidR="008D3C0A" w:rsidRPr="00697433" w:rsidRDefault="008D3C0A" w:rsidP="008D3C0A">
            <w:pPr>
              <w:jc w:val="center"/>
              <w:rPr>
                <w:rFonts w:ascii="Frutiger Light" w:hAnsi="Frutiger Light" w:cs="Frutiger Light"/>
              </w:rPr>
            </w:pPr>
            <w:r w:rsidRPr="00697433">
              <w:rPr>
                <w:rFonts w:ascii="Frutiger Light" w:hAnsi="Frutiger Light" w:cs="Frutiger Light"/>
              </w:rPr>
              <w:t>All to note</w:t>
            </w:r>
          </w:p>
        </w:tc>
      </w:tr>
      <w:tr w:rsidR="008D3C0A" w:rsidRPr="00697433" w14:paraId="4F336625" w14:textId="77777777" w:rsidTr="2C2174BB">
        <w:trPr>
          <w:trPrChange w:id="2951" w:author="bcsin@connect.hku.hk" w:date="2026-01-22T19:56:00Z">
            <w:trPr>
              <w:gridBefore w:val="9"/>
              <w:gridAfter w:val="0"/>
            </w:trPr>
          </w:trPrChange>
        </w:trPr>
        <w:tc>
          <w:tcPr>
            <w:tcW w:w="760" w:type="dxa"/>
            <w:tcPrChange w:id="2952" w:author="bcsin@connect.hku.hk" w:date="2026-01-22T19:56:00Z">
              <w:tcPr>
                <w:tcW w:w="0" w:type="auto"/>
              </w:tcPr>
            </w:tcPrChange>
          </w:tcPr>
          <w:p w14:paraId="194A1D26" w14:textId="77777777" w:rsidR="008D3C0A" w:rsidRPr="00697433" w:rsidRDefault="008D3C0A" w:rsidP="008D3C0A">
            <w:pPr>
              <w:pStyle w:val="ListParagraph"/>
              <w:numPr>
                <w:ilvl w:val="1"/>
                <w:numId w:val="2"/>
              </w:numPr>
              <w:ind w:left="0" w:firstLine="0"/>
              <w:rPr>
                <w:b w:val="0"/>
              </w:rPr>
            </w:pPr>
          </w:p>
        </w:tc>
        <w:tc>
          <w:tcPr>
            <w:tcW w:w="7564" w:type="dxa"/>
            <w:gridSpan w:val="4"/>
            <w:tcPrChange w:id="2953" w:author="bcsin@connect.hku.hk" w:date="2026-01-22T19:56:00Z">
              <w:tcPr>
                <w:tcW w:w="7564" w:type="dxa"/>
                <w:gridSpan w:val="4"/>
              </w:tcPr>
            </w:tcPrChange>
          </w:tcPr>
          <w:p w14:paraId="328357CE" w14:textId="21365596" w:rsidR="008D3C0A" w:rsidRPr="00697433" w:rsidRDefault="008D3C0A" w:rsidP="008D3C0A">
            <w:pPr>
              <w:jc w:val="both"/>
              <w:rPr>
                <w:rFonts w:ascii="Frutiger Light" w:hAnsi="Frutiger Light"/>
                <w:u w:val="single"/>
                <w:lang w:eastAsia="zh-HK"/>
              </w:rPr>
            </w:pPr>
            <w:r w:rsidRPr="00697433">
              <w:rPr>
                <w:rFonts w:ascii="Frutiger Light" w:hAnsi="Frutiger Light"/>
                <w:u w:val="single"/>
                <w:lang w:eastAsia="zh-HK"/>
              </w:rPr>
              <w:t>EMSTF 30</w:t>
            </w:r>
            <w:r w:rsidRPr="00697433">
              <w:rPr>
                <w:rFonts w:ascii="Frutiger Light" w:hAnsi="Frutiger Light"/>
                <w:u w:val="single"/>
                <w:vertAlign w:val="superscript"/>
                <w:lang w:eastAsia="zh-HK"/>
              </w:rPr>
              <w:t>th</w:t>
            </w:r>
            <w:r w:rsidRPr="00697433">
              <w:rPr>
                <w:rFonts w:ascii="Frutiger Light" w:hAnsi="Frutiger Light"/>
                <w:u w:val="single"/>
                <w:lang w:eastAsia="zh-HK"/>
              </w:rPr>
              <w:t xml:space="preserve"> Anniversary</w:t>
            </w:r>
          </w:p>
          <w:p w14:paraId="4B4CF5FF" w14:textId="11AB26E1" w:rsidR="008D3C0A" w:rsidRPr="00697433" w:rsidRDefault="008D3C0A" w:rsidP="008D3C0A">
            <w:pPr>
              <w:jc w:val="both"/>
              <w:rPr>
                <w:rFonts w:ascii="Frutiger Light" w:hAnsi="Frutiger Light"/>
                <w:lang w:eastAsia="zh-HK"/>
              </w:rPr>
            </w:pPr>
            <w:r w:rsidRPr="00697433">
              <w:rPr>
                <w:rFonts w:ascii="Frutiger Light" w:hAnsi="Frutiger Light"/>
                <w:lang w:eastAsia="zh-HK"/>
              </w:rPr>
              <w:t>The Chairman mentioned about the 30</w:t>
            </w:r>
            <w:r w:rsidRPr="00697433">
              <w:rPr>
                <w:rFonts w:ascii="Frutiger Light" w:hAnsi="Frutiger Light"/>
                <w:vertAlign w:val="superscript"/>
                <w:lang w:eastAsia="zh-HK"/>
              </w:rPr>
              <w:t>th</w:t>
            </w:r>
            <w:r w:rsidRPr="00697433">
              <w:rPr>
                <w:rFonts w:ascii="Frutiger Light" w:hAnsi="Frutiger Light"/>
                <w:lang w:eastAsia="zh-HK"/>
              </w:rPr>
              <w:t xml:space="preserve"> Anniversary of EMSTF was coming in 2026 and reminded members for the necessary preparation.</w:t>
            </w:r>
          </w:p>
        </w:tc>
        <w:tc>
          <w:tcPr>
            <w:tcW w:w="1213" w:type="dxa"/>
            <w:tcPrChange w:id="2954" w:author="bcsin@connect.hku.hk" w:date="2026-01-22T19:56:00Z">
              <w:tcPr>
                <w:tcW w:w="0" w:type="auto"/>
              </w:tcPr>
            </w:tcPrChange>
          </w:tcPr>
          <w:p w14:paraId="62862481" w14:textId="08A13EA6" w:rsidR="008D3C0A" w:rsidRPr="00697433" w:rsidRDefault="008D3C0A" w:rsidP="008D3C0A">
            <w:pPr>
              <w:jc w:val="center"/>
              <w:rPr>
                <w:rFonts w:ascii="Frutiger Light" w:hAnsi="Frutiger Light"/>
              </w:rPr>
            </w:pPr>
            <w:r w:rsidRPr="00697433">
              <w:rPr>
                <w:rFonts w:ascii="Frutiger Light" w:hAnsi="Frutiger Light" w:cs="Frutiger Light"/>
              </w:rPr>
              <w:t>All to note</w:t>
            </w:r>
          </w:p>
        </w:tc>
      </w:tr>
      <w:tr w:rsidR="008D3C0A" w:rsidRPr="00697433" w14:paraId="694F1EF9" w14:textId="77777777" w:rsidTr="2C2174BB">
        <w:trPr>
          <w:trPrChange w:id="2955" w:author="bcsin@connect.hku.hk" w:date="2026-01-22T19:56:00Z">
            <w:trPr>
              <w:gridBefore w:val="9"/>
              <w:gridAfter w:val="0"/>
            </w:trPr>
          </w:trPrChange>
        </w:trPr>
        <w:tc>
          <w:tcPr>
            <w:tcW w:w="760" w:type="dxa"/>
            <w:tcPrChange w:id="2956" w:author="bcsin@connect.hku.hk" w:date="2026-01-22T19:56:00Z">
              <w:tcPr>
                <w:tcW w:w="0" w:type="auto"/>
              </w:tcPr>
            </w:tcPrChange>
          </w:tcPr>
          <w:p w14:paraId="487CFCD9" w14:textId="77777777" w:rsidR="008D3C0A" w:rsidRPr="00697433" w:rsidRDefault="008D3C0A" w:rsidP="008D3C0A">
            <w:pPr>
              <w:pStyle w:val="ListParagraph"/>
              <w:rPr>
                <w:b w:val="0"/>
              </w:rPr>
            </w:pPr>
          </w:p>
        </w:tc>
        <w:tc>
          <w:tcPr>
            <w:tcW w:w="7564" w:type="dxa"/>
            <w:gridSpan w:val="4"/>
            <w:tcPrChange w:id="2957" w:author="bcsin@connect.hku.hk" w:date="2026-01-22T19:56:00Z">
              <w:tcPr>
                <w:tcW w:w="7564" w:type="dxa"/>
                <w:gridSpan w:val="4"/>
              </w:tcPr>
            </w:tcPrChange>
          </w:tcPr>
          <w:p w14:paraId="7DFCE067" w14:textId="77777777" w:rsidR="008D3C0A" w:rsidRPr="00697433" w:rsidRDefault="008D3C0A" w:rsidP="008D3C0A">
            <w:pPr>
              <w:jc w:val="both"/>
              <w:rPr>
                <w:rFonts w:ascii="Frutiger Light" w:hAnsi="Frutiger Light"/>
                <w:u w:val="single"/>
                <w:lang w:eastAsia="zh-HK"/>
              </w:rPr>
            </w:pPr>
          </w:p>
        </w:tc>
        <w:tc>
          <w:tcPr>
            <w:tcW w:w="1213" w:type="dxa"/>
            <w:tcPrChange w:id="2958" w:author="bcsin@connect.hku.hk" w:date="2026-01-22T19:56:00Z">
              <w:tcPr>
                <w:tcW w:w="0" w:type="auto"/>
              </w:tcPr>
            </w:tcPrChange>
          </w:tcPr>
          <w:p w14:paraId="6939CBDF" w14:textId="77777777" w:rsidR="008D3C0A" w:rsidRPr="00697433" w:rsidRDefault="008D3C0A" w:rsidP="008D3C0A">
            <w:pPr>
              <w:jc w:val="center"/>
              <w:rPr>
                <w:rFonts w:ascii="Frutiger Light" w:hAnsi="Frutiger Light"/>
              </w:rPr>
            </w:pPr>
          </w:p>
        </w:tc>
      </w:tr>
      <w:tr w:rsidR="008D3C0A" w:rsidRPr="00697433" w14:paraId="2F21E583" w14:textId="77777777" w:rsidTr="2C2174BB">
        <w:trPr>
          <w:trPrChange w:id="2959" w:author="bcsin@connect.hku.hk" w:date="2026-01-22T19:56:00Z">
            <w:trPr>
              <w:gridBefore w:val="9"/>
              <w:gridAfter w:val="0"/>
            </w:trPr>
          </w:trPrChange>
        </w:trPr>
        <w:tc>
          <w:tcPr>
            <w:tcW w:w="760" w:type="dxa"/>
            <w:tcPrChange w:id="2960" w:author="bcsin@connect.hku.hk" w:date="2026-01-22T19:56:00Z">
              <w:tcPr>
                <w:tcW w:w="0" w:type="auto"/>
              </w:tcPr>
            </w:tcPrChange>
          </w:tcPr>
          <w:p w14:paraId="56BECAF9" w14:textId="77777777" w:rsidR="008D3C0A" w:rsidRPr="00697433" w:rsidRDefault="008D3C0A" w:rsidP="008D3C0A">
            <w:pPr>
              <w:pStyle w:val="ListParagraph"/>
              <w:numPr>
                <w:ilvl w:val="0"/>
                <w:numId w:val="2"/>
              </w:numPr>
              <w:ind w:left="0" w:firstLine="0"/>
              <w:rPr>
                <w:b w:val="0"/>
              </w:rPr>
            </w:pPr>
          </w:p>
        </w:tc>
        <w:tc>
          <w:tcPr>
            <w:tcW w:w="7564" w:type="dxa"/>
            <w:gridSpan w:val="4"/>
            <w:tcPrChange w:id="2961" w:author="bcsin@connect.hku.hk" w:date="2026-01-22T19:56:00Z">
              <w:tcPr>
                <w:tcW w:w="7564" w:type="dxa"/>
                <w:gridSpan w:val="4"/>
              </w:tcPr>
            </w:tcPrChange>
          </w:tcPr>
          <w:p w14:paraId="707D8626" w14:textId="3EFB7781" w:rsidR="008D3C0A" w:rsidRPr="00697433" w:rsidRDefault="008D3C0A" w:rsidP="008D3C0A">
            <w:pPr>
              <w:jc w:val="both"/>
              <w:rPr>
                <w:rFonts w:ascii="Frutiger Light" w:hAnsi="Frutiger Light"/>
                <w:u w:val="single"/>
                <w:lang w:eastAsia="zh-HK"/>
              </w:rPr>
            </w:pPr>
            <w:r w:rsidRPr="00697433">
              <w:rPr>
                <w:rFonts w:ascii="Frutiger Light" w:hAnsi="Frutiger Light"/>
                <w:b/>
                <w:bCs/>
                <w:u w:val="single"/>
                <w:lang w:eastAsia="zh-HK"/>
              </w:rPr>
              <w:t>Schedule of Next Meeting</w:t>
            </w:r>
          </w:p>
        </w:tc>
        <w:tc>
          <w:tcPr>
            <w:tcW w:w="1213" w:type="dxa"/>
            <w:tcPrChange w:id="2962" w:author="bcsin@connect.hku.hk" w:date="2026-01-22T19:56:00Z">
              <w:tcPr>
                <w:tcW w:w="0" w:type="auto"/>
              </w:tcPr>
            </w:tcPrChange>
          </w:tcPr>
          <w:p w14:paraId="1A905BE3" w14:textId="77777777" w:rsidR="008D3C0A" w:rsidRPr="00697433" w:rsidRDefault="008D3C0A" w:rsidP="008D3C0A">
            <w:pPr>
              <w:jc w:val="center"/>
              <w:rPr>
                <w:rFonts w:ascii="Frutiger Light" w:hAnsi="Frutiger Light"/>
              </w:rPr>
            </w:pPr>
          </w:p>
        </w:tc>
      </w:tr>
      <w:tr w:rsidR="008D3C0A" w:rsidRPr="00697433" w14:paraId="56883351" w14:textId="77777777" w:rsidTr="2C2174BB">
        <w:trPr>
          <w:trPrChange w:id="2963" w:author="bcsin@connect.hku.hk" w:date="2026-01-22T19:56:00Z">
            <w:trPr>
              <w:gridBefore w:val="9"/>
              <w:gridAfter w:val="0"/>
            </w:trPr>
          </w:trPrChange>
        </w:trPr>
        <w:tc>
          <w:tcPr>
            <w:tcW w:w="760" w:type="dxa"/>
            <w:tcPrChange w:id="2964" w:author="bcsin@connect.hku.hk" w:date="2026-01-22T19:56:00Z">
              <w:tcPr>
                <w:tcW w:w="0" w:type="auto"/>
              </w:tcPr>
            </w:tcPrChange>
          </w:tcPr>
          <w:p w14:paraId="698BD998" w14:textId="77777777" w:rsidR="008D3C0A" w:rsidRPr="00697433" w:rsidRDefault="008D3C0A" w:rsidP="008D3C0A">
            <w:pPr>
              <w:pStyle w:val="ListParagraph"/>
              <w:rPr>
                <w:b w:val="0"/>
              </w:rPr>
            </w:pPr>
          </w:p>
        </w:tc>
        <w:tc>
          <w:tcPr>
            <w:tcW w:w="7564" w:type="dxa"/>
            <w:gridSpan w:val="4"/>
            <w:tcPrChange w:id="2965" w:author="bcsin@connect.hku.hk" w:date="2026-01-22T19:56:00Z">
              <w:tcPr>
                <w:tcW w:w="7564" w:type="dxa"/>
                <w:gridSpan w:val="4"/>
              </w:tcPr>
            </w:tcPrChange>
          </w:tcPr>
          <w:p w14:paraId="35278D96" w14:textId="0873A72C" w:rsidR="008D3C0A" w:rsidRPr="00697433" w:rsidRDefault="008D3C0A" w:rsidP="008D3C0A">
            <w:pPr>
              <w:jc w:val="both"/>
              <w:rPr>
                <w:rFonts w:ascii="Frutiger Light" w:eastAsiaTheme="majorEastAsia" w:hAnsi="Frutiger Light" w:cstheme="majorBidi"/>
                <w:lang w:eastAsia="zh-HK"/>
                <w:rPrChange w:id="2966" w:author="Ms CHAN Man Ting Ida 陳敏婷女士" w:date="2026-01-15T10:26:00Z">
                  <w:rPr/>
                </w:rPrChange>
              </w:rPr>
            </w:pPr>
            <w:r w:rsidRPr="5FA771BC">
              <w:rPr>
                <w:rFonts w:ascii="Frutiger Light" w:eastAsiaTheme="majorEastAsia" w:hAnsi="Frutiger Light" w:cstheme="majorBidi"/>
                <w:lang w:eastAsia="zh-HK"/>
              </w:rPr>
              <w:t>The meeting adjourned at around 17:20 p.m. Next meeting would be held on 4 February 2026 at 2:00pm. The Secretary would be SE/DRA.</w:t>
            </w:r>
          </w:p>
        </w:tc>
        <w:tc>
          <w:tcPr>
            <w:tcW w:w="1213" w:type="dxa"/>
            <w:tcPrChange w:id="2967" w:author="bcsin@connect.hku.hk" w:date="2026-01-22T19:56:00Z">
              <w:tcPr>
                <w:tcW w:w="0" w:type="auto"/>
              </w:tcPr>
            </w:tcPrChange>
          </w:tcPr>
          <w:p w14:paraId="48A915A7" w14:textId="77777777" w:rsidR="008D3C0A" w:rsidRPr="00697433" w:rsidRDefault="008D3C0A" w:rsidP="008D3C0A">
            <w:pPr>
              <w:jc w:val="center"/>
              <w:rPr>
                <w:rFonts w:ascii="Frutiger Light" w:hAnsi="Frutiger Light"/>
              </w:rPr>
            </w:pPr>
            <w:r w:rsidRPr="00697433">
              <w:rPr>
                <w:rFonts w:ascii="Frutiger Light" w:hAnsi="Frutiger Light"/>
              </w:rPr>
              <w:t>All to note</w:t>
            </w:r>
          </w:p>
          <w:p w14:paraId="496F8683" w14:textId="77777777" w:rsidR="008D3C0A" w:rsidRPr="00697433" w:rsidRDefault="008D3C0A" w:rsidP="008D3C0A">
            <w:pPr>
              <w:jc w:val="center"/>
              <w:rPr>
                <w:rFonts w:ascii="Frutiger Light" w:hAnsi="Frutiger Light"/>
              </w:rPr>
            </w:pPr>
          </w:p>
        </w:tc>
      </w:tr>
      <w:tr w:rsidR="008D3C0A" w:rsidRPr="00697433" w14:paraId="3417D1D4" w14:textId="01F4DBDD" w:rsidTr="2C2174BB">
        <w:trPr>
          <w:trPrChange w:id="2968" w:author="bcsin@connect.hku.hk" w:date="2026-01-22T19:56:00Z">
            <w:trPr>
              <w:gridBefore w:val="9"/>
              <w:gridAfter w:val="0"/>
            </w:trPr>
          </w:trPrChange>
        </w:trPr>
        <w:tc>
          <w:tcPr>
            <w:tcW w:w="760" w:type="dxa"/>
            <w:tcPrChange w:id="2969" w:author="bcsin@connect.hku.hk" w:date="2026-01-22T19:56:00Z">
              <w:tcPr>
                <w:tcW w:w="0" w:type="auto"/>
              </w:tcPr>
            </w:tcPrChange>
          </w:tcPr>
          <w:p w14:paraId="4EAA938F" w14:textId="4458734D" w:rsidR="008D3C0A" w:rsidRPr="00697433" w:rsidRDefault="008D3C0A" w:rsidP="008D3C0A">
            <w:pPr>
              <w:widowControl/>
              <w:rPr>
                <w:rFonts w:ascii="Frutiger Light" w:hAnsi="Frutiger Light"/>
                <w:szCs w:val="24"/>
              </w:rPr>
            </w:pPr>
          </w:p>
        </w:tc>
        <w:tc>
          <w:tcPr>
            <w:tcW w:w="3748" w:type="dxa"/>
            <w:gridSpan w:val="3"/>
            <w:tcPrChange w:id="2970" w:author="bcsin@connect.hku.hk" w:date="2026-01-22T19:56:00Z">
              <w:tcPr>
                <w:tcW w:w="3748" w:type="dxa"/>
                <w:gridSpan w:val="2"/>
              </w:tcPr>
            </w:tcPrChange>
          </w:tcPr>
          <w:p w14:paraId="0ADF564E" w14:textId="77777777" w:rsidR="008D3C0A" w:rsidRPr="00697433" w:rsidRDefault="008D3C0A" w:rsidP="008D3C0A">
            <w:pPr>
              <w:ind w:right="-6"/>
              <w:jc w:val="center"/>
              <w:rPr>
                <w:rFonts w:ascii="Frutiger Light" w:hAnsi="Frutiger Light"/>
                <w:lang w:eastAsia="zh-HK"/>
              </w:rPr>
            </w:pPr>
          </w:p>
        </w:tc>
        <w:tc>
          <w:tcPr>
            <w:tcW w:w="3816" w:type="dxa"/>
            <w:tcPrChange w:id="2971" w:author="bcsin@connect.hku.hk" w:date="2026-01-22T19:56:00Z">
              <w:tcPr>
                <w:tcW w:w="0" w:type="auto"/>
                <w:gridSpan w:val="2"/>
              </w:tcPr>
            </w:tcPrChange>
          </w:tcPr>
          <w:p w14:paraId="79466530" w14:textId="2C86C309" w:rsidR="008D3C0A" w:rsidRDefault="008D3C0A" w:rsidP="008D3C0A">
            <w:pPr>
              <w:tabs>
                <w:tab w:val="center" w:pos="6153"/>
              </w:tabs>
              <w:ind w:right="-6"/>
              <w:jc w:val="center"/>
              <w:rPr>
                <w:rFonts w:ascii="Frutiger Light" w:hAnsi="Frutiger Light"/>
                <w:lang w:eastAsia="zh-HK"/>
              </w:rPr>
            </w:pPr>
          </w:p>
          <w:p w14:paraId="48F50670" w14:textId="599D4D82" w:rsidR="008D3C0A" w:rsidRDefault="008D3C0A" w:rsidP="008D3C0A">
            <w:pPr>
              <w:tabs>
                <w:tab w:val="center" w:pos="6153"/>
              </w:tabs>
              <w:ind w:right="-6"/>
              <w:jc w:val="center"/>
              <w:rPr>
                <w:rFonts w:ascii="Frutiger Light" w:hAnsi="Frutiger Light"/>
                <w:lang w:eastAsia="zh-HK"/>
              </w:rPr>
            </w:pPr>
          </w:p>
          <w:p w14:paraId="02B363F3" w14:textId="77777777" w:rsidR="008D3C0A" w:rsidRPr="00697433" w:rsidRDefault="008D3C0A" w:rsidP="008D3C0A">
            <w:pPr>
              <w:tabs>
                <w:tab w:val="center" w:pos="6153"/>
              </w:tabs>
              <w:ind w:right="-6"/>
              <w:jc w:val="center"/>
              <w:rPr>
                <w:rFonts w:ascii="Frutiger Light" w:hAnsi="Frutiger Light"/>
                <w:lang w:eastAsia="zh-HK"/>
              </w:rPr>
            </w:pPr>
          </w:p>
          <w:p w14:paraId="4199AAA0" w14:textId="486791C8" w:rsidR="008D3C0A" w:rsidRPr="00697433" w:rsidRDefault="008D3C0A" w:rsidP="008D3C0A">
            <w:pPr>
              <w:tabs>
                <w:tab w:val="center" w:pos="6153"/>
              </w:tabs>
              <w:ind w:right="-6"/>
              <w:jc w:val="center"/>
              <w:rPr>
                <w:rFonts w:ascii="Frutiger Light" w:hAnsi="Frutiger Light"/>
                <w:lang w:eastAsia="zh-HK"/>
              </w:rPr>
            </w:pPr>
          </w:p>
          <w:p w14:paraId="4DF36C38" w14:textId="48507169" w:rsidR="008D3C0A" w:rsidRPr="00697433" w:rsidRDefault="008D3C0A" w:rsidP="008D3C0A">
            <w:pPr>
              <w:tabs>
                <w:tab w:val="center" w:pos="6153"/>
              </w:tabs>
              <w:ind w:right="-6"/>
              <w:jc w:val="center"/>
              <w:rPr>
                <w:rFonts w:ascii="Frutiger Light" w:hAnsi="Frutiger Light"/>
              </w:rPr>
            </w:pPr>
            <w:r w:rsidRPr="00697433">
              <w:rPr>
                <w:rFonts w:ascii="Frutiger Light" w:hAnsi="Frutiger Light"/>
              </w:rPr>
              <w:t>LAI Chun Fai, Alex</w:t>
            </w:r>
          </w:p>
          <w:p w14:paraId="4E63AC5C" w14:textId="511B951F" w:rsidR="008D3C0A" w:rsidRPr="00697433" w:rsidRDefault="008D3C0A" w:rsidP="008D3C0A">
            <w:pPr>
              <w:tabs>
                <w:tab w:val="center" w:pos="5987"/>
              </w:tabs>
              <w:ind w:right="-6"/>
              <w:jc w:val="center"/>
              <w:rPr>
                <w:rFonts w:ascii="Frutiger Light" w:hAnsi="Frutiger Light"/>
              </w:rPr>
            </w:pPr>
            <w:r w:rsidRPr="00697433">
              <w:rPr>
                <w:rFonts w:ascii="Frutiger Light" w:hAnsi="Frutiger Light"/>
              </w:rPr>
              <w:t>(Ag. CE/DT)</w:t>
            </w:r>
          </w:p>
          <w:p w14:paraId="6ED67372" w14:textId="2A34A725" w:rsidR="008D3C0A" w:rsidRPr="00697433" w:rsidRDefault="008D3C0A" w:rsidP="008D3C0A">
            <w:pPr>
              <w:tabs>
                <w:tab w:val="center" w:pos="5987"/>
              </w:tabs>
              <w:ind w:right="-6"/>
              <w:jc w:val="center"/>
              <w:rPr>
                <w:rFonts w:ascii="Frutiger Light" w:hAnsi="Frutiger Light"/>
              </w:rPr>
            </w:pPr>
            <w:r w:rsidRPr="00697433">
              <w:rPr>
                <w:rFonts w:ascii="Frutiger Light" w:hAnsi="Frutiger Light"/>
                <w:lang w:eastAsia="zh-HK"/>
              </w:rPr>
              <w:t>Chairman</w:t>
            </w:r>
          </w:p>
        </w:tc>
        <w:tc>
          <w:tcPr>
            <w:tcW w:w="1213" w:type="dxa"/>
            <w:shd w:val="clear" w:color="auto" w:fill="auto"/>
            <w:tcPrChange w:id="2972" w:author="bcsin@connect.hku.hk" w:date="2026-01-22T19:56:00Z">
              <w:tcPr>
                <w:tcW w:w="0" w:type="auto"/>
              </w:tcPr>
            </w:tcPrChange>
          </w:tcPr>
          <w:p w14:paraId="29A34FAE" w14:textId="77777777" w:rsidR="008D3C0A" w:rsidRPr="00697433" w:rsidRDefault="008D3C0A" w:rsidP="008D3C0A">
            <w:pPr>
              <w:widowControl/>
              <w:jc w:val="center"/>
              <w:rPr>
                <w:rFonts w:ascii="Frutiger Light" w:hAnsi="Frutiger Light"/>
              </w:rPr>
            </w:pPr>
          </w:p>
        </w:tc>
      </w:tr>
    </w:tbl>
    <w:p w14:paraId="198C0F40" w14:textId="77777777" w:rsidR="00B005DB" w:rsidRPr="00697433" w:rsidRDefault="00B005DB" w:rsidP="00B005DB">
      <w:pPr>
        <w:widowControl/>
        <w:rPr>
          <w:rFonts w:ascii="Frutiger Light" w:hAnsi="Frutiger Light"/>
          <w:lang w:eastAsia="zh-HK"/>
        </w:rPr>
      </w:pPr>
      <w:r w:rsidRPr="00697433">
        <w:rPr>
          <w:rFonts w:ascii="Frutiger Light" w:hAnsi="Frutiger Light"/>
          <w:u w:val="single"/>
          <w:lang w:eastAsia="zh-HK"/>
        </w:rPr>
        <w:t>Distribution</w:t>
      </w:r>
      <w:r w:rsidRPr="00697433">
        <w:rPr>
          <w:rFonts w:ascii="Frutiger Light" w:hAnsi="Frutiger Light"/>
          <w:lang w:eastAsia="zh-HK"/>
        </w:rPr>
        <w:t xml:space="preserve"> </w:t>
      </w:r>
    </w:p>
    <w:p w14:paraId="2D31C538" w14:textId="77777777" w:rsidR="00B005DB" w:rsidRPr="00697433" w:rsidRDefault="00B005DB" w:rsidP="00B005DB">
      <w:pPr>
        <w:widowControl/>
        <w:rPr>
          <w:rFonts w:ascii="Frutiger Light" w:hAnsi="Frutiger Light"/>
          <w:lang w:eastAsia="zh-HK"/>
        </w:rPr>
      </w:pPr>
      <w:r w:rsidRPr="00697433">
        <w:rPr>
          <w:rFonts w:ascii="Frutiger Light" w:hAnsi="Frutiger Light"/>
          <w:lang w:eastAsia="zh-HK"/>
        </w:rPr>
        <w:t>All Present</w:t>
      </w:r>
    </w:p>
    <w:p w14:paraId="37C40EC5" w14:textId="5FB99C24" w:rsidR="006D7B27" w:rsidRPr="00697433" w:rsidRDefault="00B005DB" w:rsidP="001F4317">
      <w:pPr>
        <w:ind w:right="120"/>
        <w:rPr>
          <w:rFonts w:ascii="Frutiger Light" w:hAnsi="Frutiger Light"/>
        </w:rPr>
      </w:pPr>
      <w:r w:rsidRPr="00697433">
        <w:rPr>
          <w:rFonts w:ascii="Frutiger Light" w:hAnsi="Frutiger Light"/>
          <w:lang w:eastAsia="zh-HK"/>
        </w:rPr>
        <w:t>c.c. AD/3</w:t>
      </w:r>
      <w:r w:rsidR="008F4659" w:rsidRPr="00697433">
        <w:rPr>
          <w:rFonts w:ascii="Frutiger Light" w:hAnsi="Frutiger Light"/>
          <w:lang w:eastAsia="zh-HK"/>
        </w:rPr>
        <w:t>, PS/CEDT</w:t>
      </w:r>
    </w:p>
    <w:sectPr w:rsidR="006D7B27" w:rsidRPr="00697433" w:rsidSect="00431B98">
      <w:footerReference w:type="default" r:id="rId13"/>
      <w:pgSz w:w="11906" w:h="16838"/>
      <w:pgMar w:top="1135" w:right="849" w:bottom="851" w:left="1800" w:header="851" w:footer="32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FE066" w14:textId="77777777" w:rsidR="00710AA4" w:rsidRDefault="00710AA4">
      <w:r>
        <w:separator/>
      </w:r>
    </w:p>
  </w:endnote>
  <w:endnote w:type="continuationSeparator" w:id="0">
    <w:p w14:paraId="6649B0B9" w14:textId="77777777" w:rsidR="00710AA4" w:rsidRDefault="00710AA4">
      <w:r>
        <w:continuationSeparator/>
      </w:r>
    </w:p>
  </w:endnote>
  <w:endnote w:type="continuationNotice" w:id="1">
    <w:p w14:paraId="07814CE1" w14:textId="77777777" w:rsidR="00710AA4" w:rsidRDefault="00710A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utiger Light">
    <w:altName w:val="Frutiger Light"/>
    <w:panose1 w:val="00000300000000000000"/>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Light">
    <w:altName w:val="Malgun Gothic Semilight"/>
    <w:panose1 w:val="00000000000000000000"/>
    <w:charset w:val="00"/>
    <w:family w:val="swiss"/>
    <w:notTrueType/>
    <w:pitch w:val="default"/>
    <w:sig w:usb0="00000003" w:usb1="00000000" w:usb2="00000000" w:usb3="00000000" w:csb0="00000001" w:csb1="00000000"/>
  </w:font>
  <w:font w:name="DengXian">
    <w:altName w:val="DengXian"/>
    <w:panose1 w:val="02010600030101010101"/>
    <w:charset w:val="86"/>
    <w:family w:val="auto"/>
    <w:pitch w:val="variable"/>
    <w:sig w:usb0="A00002BF" w:usb1="38CF7CFA" w:usb2="00000016" w:usb3="00000000" w:csb0="0004000F" w:csb1="00000000"/>
  </w:font>
  <w:font w:name="Frutiger Light,細明體">
    <w:altName w:val="細明體-ExtB"/>
    <w:panose1 w:val="00000000000000000000"/>
    <w:charset w:val="88"/>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908035"/>
      <w:docPartObj>
        <w:docPartGallery w:val="Page Numbers (Bottom of Page)"/>
        <w:docPartUnique/>
      </w:docPartObj>
    </w:sdtPr>
    <w:sdtEndPr/>
    <w:sdtContent>
      <w:p w14:paraId="052B0A59" w14:textId="15DAD5FC" w:rsidR="009B075E" w:rsidRDefault="009B075E">
        <w:pPr>
          <w:pStyle w:val="Footer"/>
          <w:jc w:val="center"/>
        </w:pPr>
        <w:r>
          <w:fldChar w:fldCharType="begin"/>
        </w:r>
        <w:r>
          <w:instrText>PAGE   \* MERGEFORMAT</w:instrText>
        </w:r>
        <w:r>
          <w:fldChar w:fldCharType="separate"/>
        </w:r>
        <w:r w:rsidRPr="00FF592F">
          <w:rPr>
            <w:noProof/>
            <w:lang w:val="zh-TW"/>
          </w:rPr>
          <w:t>1</w:t>
        </w:r>
        <w:r>
          <w:fldChar w:fldCharType="end"/>
        </w:r>
      </w:p>
    </w:sdtContent>
  </w:sdt>
  <w:p w14:paraId="5F38A9B5" w14:textId="77777777" w:rsidR="009B075E" w:rsidRDefault="009B0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9F969" w14:textId="77777777" w:rsidR="00710AA4" w:rsidRDefault="00710AA4">
      <w:r>
        <w:separator/>
      </w:r>
    </w:p>
  </w:footnote>
  <w:footnote w:type="continuationSeparator" w:id="0">
    <w:p w14:paraId="223DFF20" w14:textId="77777777" w:rsidR="00710AA4" w:rsidRDefault="00710AA4">
      <w:r>
        <w:continuationSeparator/>
      </w:r>
    </w:p>
  </w:footnote>
  <w:footnote w:type="continuationNotice" w:id="1">
    <w:p w14:paraId="765221C8" w14:textId="77777777" w:rsidR="00710AA4" w:rsidRDefault="00710A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35FF"/>
    <w:multiLevelType w:val="hybridMultilevel"/>
    <w:tmpl w:val="89FCED92"/>
    <w:lvl w:ilvl="0" w:tplc="125A5A1E">
      <w:start w:val="2"/>
      <w:numFmt w:val="decimal"/>
      <w:lvlText w:val="7.%1"/>
      <w:lvlJc w:val="left"/>
      <w:pPr>
        <w:ind w:left="905" w:hanging="480"/>
      </w:pPr>
      <w:rPr>
        <w:rFonts w:ascii="Frutiger Light" w:eastAsiaTheme="minorEastAsia" w:hAnsi="Frutiger Light" w:hint="default"/>
        <w:sz w:val="22"/>
        <w:szCs w:val="22"/>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 w15:restartNumberingAfterBreak="0">
    <w:nsid w:val="0CDF6A95"/>
    <w:multiLevelType w:val="hybridMultilevel"/>
    <w:tmpl w:val="6E004EAE"/>
    <w:lvl w:ilvl="0" w:tplc="23F60DC8">
      <w:numFmt w:val="bullet"/>
      <w:lvlText w:val="-"/>
      <w:lvlJc w:val="left"/>
      <w:pPr>
        <w:ind w:left="480" w:hanging="480"/>
      </w:pPr>
      <w:rPr>
        <w:rFonts w:ascii="Frutiger Light" w:eastAsiaTheme="minorEastAsia" w:hAnsi="Frutiger Light"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9EE6771"/>
    <w:multiLevelType w:val="multilevel"/>
    <w:tmpl w:val="999A28E6"/>
    <w:lvl w:ilvl="0">
      <w:start w:val="15"/>
      <w:numFmt w:val="decimal"/>
      <w:lvlText w:val="%1."/>
      <w:lvlJc w:val="left"/>
      <w:pPr>
        <w:ind w:left="425" w:hanging="425"/>
      </w:pPr>
      <w:rPr>
        <w:rFonts w:hint="eastAsia"/>
        <w:b/>
        <w:color w:val="auto"/>
      </w:rPr>
    </w:lvl>
    <w:lvl w:ilvl="1">
      <w:start w:val="1"/>
      <w:numFmt w:val="decimal"/>
      <w:lvlText w:val="%1.%2."/>
      <w:lvlJc w:val="left"/>
      <w:pPr>
        <w:ind w:left="1418" w:hanging="567"/>
      </w:pPr>
      <w:rPr>
        <w:rFonts w:hint="eastAsia"/>
        <w:b w:val="0"/>
        <w:color w:val="auto"/>
        <w:sz w:val="22"/>
        <w:szCs w:val="22"/>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1F56A31"/>
    <w:multiLevelType w:val="hybridMultilevel"/>
    <w:tmpl w:val="A3904900"/>
    <w:lvl w:ilvl="0" w:tplc="5150F838">
      <w:numFmt w:val="bullet"/>
      <w:lvlText w:val="-"/>
      <w:lvlJc w:val="left"/>
      <w:pPr>
        <w:ind w:left="480" w:hanging="480"/>
      </w:pPr>
      <w:rPr>
        <w:rFonts w:ascii="Frutiger Light" w:eastAsiaTheme="minorEastAsia" w:hAnsi="Frutiger Light" w:cs="Frutiger Light" w:hint="default"/>
      </w:rPr>
    </w:lvl>
    <w:lvl w:ilvl="1" w:tplc="0409000B">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1857943"/>
    <w:multiLevelType w:val="hybridMultilevel"/>
    <w:tmpl w:val="AEB01356"/>
    <w:lvl w:ilvl="0" w:tplc="5150F838">
      <w:numFmt w:val="bullet"/>
      <w:lvlText w:val="-"/>
      <w:lvlJc w:val="left"/>
      <w:pPr>
        <w:ind w:left="480" w:hanging="480"/>
      </w:pPr>
      <w:rPr>
        <w:rFonts w:ascii="Frutiger Light" w:eastAsiaTheme="minorEastAsia" w:hAnsi="Frutiger Light" w:cs="Frutiger Light"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6B1634E"/>
    <w:multiLevelType w:val="hybridMultilevel"/>
    <w:tmpl w:val="A51A4790"/>
    <w:lvl w:ilvl="0" w:tplc="1596A396">
      <w:numFmt w:val="bullet"/>
      <w:lvlText w:val="-"/>
      <w:lvlJc w:val="left"/>
      <w:pPr>
        <w:ind w:left="480" w:hanging="480"/>
      </w:pPr>
      <w:rPr>
        <w:rFonts w:ascii="Frutiger Light" w:eastAsiaTheme="minorEastAsia" w:hAnsi="Frutiger Light" w:cstheme="minorBidi"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 w15:restartNumberingAfterBreak="0">
    <w:nsid w:val="399D6D5A"/>
    <w:multiLevelType w:val="hybridMultilevel"/>
    <w:tmpl w:val="8A903AAE"/>
    <w:lvl w:ilvl="0" w:tplc="7338904E">
      <w:start w:val="1"/>
      <w:numFmt w:val="lowerRoman"/>
      <w:lvlText w:val="(%1)"/>
      <w:lvlJc w:val="left"/>
      <w:pPr>
        <w:ind w:left="480" w:hanging="480"/>
      </w:pPr>
      <w:rPr>
        <w:rFonts w:hint="default"/>
      </w:rPr>
    </w:lvl>
    <w:lvl w:ilvl="1" w:tplc="5150F838">
      <w:numFmt w:val="bullet"/>
      <w:lvlText w:val="-"/>
      <w:lvlJc w:val="left"/>
      <w:pPr>
        <w:ind w:left="960" w:hanging="480"/>
      </w:pPr>
      <w:rPr>
        <w:rFonts w:ascii="Frutiger Light" w:eastAsiaTheme="minorEastAsia" w:hAnsi="Frutiger Light" w:cs="Frutiger Light"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97134FB"/>
    <w:multiLevelType w:val="hybridMultilevel"/>
    <w:tmpl w:val="C39CBA46"/>
    <w:lvl w:ilvl="0" w:tplc="A6106634">
      <w:start w:val="1"/>
      <w:numFmt w:val="lowerLetter"/>
      <w:lvlText w:val="(%1)"/>
      <w:lvlJc w:val="left"/>
      <w:pPr>
        <w:ind w:left="569" w:hanging="480"/>
      </w:pPr>
      <w:rPr>
        <w:rFonts w:ascii="Times New Roman" w:eastAsia="DFKai-SB" w:hAnsi="Times New Roman" w:cs="Times New Roman"/>
      </w:rPr>
    </w:lvl>
    <w:lvl w:ilvl="1" w:tplc="04090019" w:tentative="1">
      <w:start w:val="1"/>
      <w:numFmt w:val="ideographTraditional"/>
      <w:lvlText w:val="%2、"/>
      <w:lvlJc w:val="left"/>
      <w:pPr>
        <w:ind w:left="1049" w:hanging="480"/>
      </w:pPr>
    </w:lvl>
    <w:lvl w:ilvl="2" w:tplc="0409001B" w:tentative="1">
      <w:start w:val="1"/>
      <w:numFmt w:val="lowerRoman"/>
      <w:lvlText w:val="%3."/>
      <w:lvlJc w:val="right"/>
      <w:pPr>
        <w:ind w:left="1529" w:hanging="480"/>
      </w:pPr>
    </w:lvl>
    <w:lvl w:ilvl="3" w:tplc="0409000F" w:tentative="1">
      <w:start w:val="1"/>
      <w:numFmt w:val="decimal"/>
      <w:lvlText w:val="%4."/>
      <w:lvlJc w:val="left"/>
      <w:pPr>
        <w:ind w:left="2009" w:hanging="480"/>
      </w:pPr>
    </w:lvl>
    <w:lvl w:ilvl="4" w:tplc="04090019" w:tentative="1">
      <w:start w:val="1"/>
      <w:numFmt w:val="ideographTraditional"/>
      <w:lvlText w:val="%5、"/>
      <w:lvlJc w:val="left"/>
      <w:pPr>
        <w:ind w:left="2489" w:hanging="480"/>
      </w:pPr>
    </w:lvl>
    <w:lvl w:ilvl="5" w:tplc="0409001B" w:tentative="1">
      <w:start w:val="1"/>
      <w:numFmt w:val="lowerRoman"/>
      <w:lvlText w:val="%6."/>
      <w:lvlJc w:val="right"/>
      <w:pPr>
        <w:ind w:left="2969" w:hanging="480"/>
      </w:pPr>
    </w:lvl>
    <w:lvl w:ilvl="6" w:tplc="0409000F" w:tentative="1">
      <w:start w:val="1"/>
      <w:numFmt w:val="decimal"/>
      <w:lvlText w:val="%7."/>
      <w:lvlJc w:val="left"/>
      <w:pPr>
        <w:ind w:left="3449" w:hanging="480"/>
      </w:pPr>
    </w:lvl>
    <w:lvl w:ilvl="7" w:tplc="04090019" w:tentative="1">
      <w:start w:val="1"/>
      <w:numFmt w:val="ideographTraditional"/>
      <w:lvlText w:val="%8、"/>
      <w:lvlJc w:val="left"/>
      <w:pPr>
        <w:ind w:left="3929" w:hanging="480"/>
      </w:pPr>
    </w:lvl>
    <w:lvl w:ilvl="8" w:tplc="0409001B" w:tentative="1">
      <w:start w:val="1"/>
      <w:numFmt w:val="lowerRoman"/>
      <w:lvlText w:val="%9."/>
      <w:lvlJc w:val="right"/>
      <w:pPr>
        <w:ind w:left="4409" w:hanging="480"/>
      </w:pPr>
    </w:lvl>
  </w:abstractNum>
  <w:abstractNum w:abstractNumId="8" w15:restartNumberingAfterBreak="0">
    <w:nsid w:val="4B1C38F9"/>
    <w:multiLevelType w:val="hybridMultilevel"/>
    <w:tmpl w:val="233E7A58"/>
    <w:lvl w:ilvl="0" w:tplc="7338904E">
      <w:start w:val="1"/>
      <w:numFmt w:val="lowerRoman"/>
      <w:lvlText w:val="(%1)"/>
      <w:lvlJc w:val="left"/>
      <w:pPr>
        <w:ind w:left="480" w:hanging="480"/>
      </w:pPr>
      <w:rPr>
        <w:rFonts w:hint="default"/>
        <w:b w:val="0"/>
      </w:rPr>
    </w:lvl>
    <w:lvl w:ilvl="1" w:tplc="5150F838">
      <w:numFmt w:val="bullet"/>
      <w:lvlText w:val="-"/>
      <w:lvlJc w:val="left"/>
      <w:pPr>
        <w:ind w:left="960" w:hanging="480"/>
      </w:pPr>
      <w:rPr>
        <w:rFonts w:ascii="Frutiger Light" w:eastAsiaTheme="minorEastAsia" w:hAnsi="Frutiger Light" w:cs="Frutiger Light"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F787B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rPr>
        <w:b w:val="0"/>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5CA5685B"/>
    <w:multiLevelType w:val="hybridMultilevel"/>
    <w:tmpl w:val="E1565C06"/>
    <w:lvl w:ilvl="0" w:tplc="D884BD36">
      <w:start w:val="1"/>
      <w:numFmt w:val="lowerRoman"/>
      <w:lvlText w:val="(%1)"/>
      <w:lvlJc w:val="left"/>
      <w:pPr>
        <w:ind w:left="360" w:hanging="360"/>
      </w:pPr>
      <w:rPr>
        <w:rFonts w:hint="default"/>
        <w:b w:val="0"/>
        <w:bC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D263B39"/>
    <w:multiLevelType w:val="hybridMultilevel"/>
    <w:tmpl w:val="8F08B4BE"/>
    <w:lvl w:ilvl="0" w:tplc="64521B5A">
      <w:start w:val="1"/>
      <w:numFmt w:val="decimal"/>
      <w:lvlText w:val="%1."/>
      <w:lvlJc w:val="left"/>
      <w:pPr>
        <w:ind w:left="720" w:hanging="360"/>
      </w:pPr>
    </w:lvl>
    <w:lvl w:ilvl="1" w:tplc="9D7C2588">
      <w:start w:val="1"/>
      <w:numFmt w:val="lowerLetter"/>
      <w:lvlText w:val="%2."/>
      <w:lvlJc w:val="left"/>
      <w:pPr>
        <w:ind w:left="1440" w:hanging="360"/>
      </w:pPr>
    </w:lvl>
    <w:lvl w:ilvl="2" w:tplc="1A20C23A">
      <w:start w:val="1"/>
      <w:numFmt w:val="lowerRoman"/>
      <w:lvlText w:val="%3."/>
      <w:lvlJc w:val="right"/>
      <w:pPr>
        <w:ind w:left="2160" w:hanging="180"/>
      </w:pPr>
    </w:lvl>
    <w:lvl w:ilvl="3" w:tplc="A2901E76">
      <w:start w:val="1"/>
      <w:numFmt w:val="decimal"/>
      <w:lvlText w:val="%4."/>
      <w:lvlJc w:val="left"/>
      <w:pPr>
        <w:ind w:left="2880" w:hanging="360"/>
      </w:pPr>
    </w:lvl>
    <w:lvl w:ilvl="4" w:tplc="D75A5A9A">
      <w:start w:val="1"/>
      <w:numFmt w:val="lowerLetter"/>
      <w:lvlText w:val="%5."/>
      <w:lvlJc w:val="left"/>
      <w:pPr>
        <w:ind w:left="3600" w:hanging="360"/>
      </w:pPr>
    </w:lvl>
    <w:lvl w:ilvl="5" w:tplc="1844279C">
      <w:start w:val="1"/>
      <w:numFmt w:val="lowerRoman"/>
      <w:lvlText w:val="%6."/>
      <w:lvlJc w:val="right"/>
      <w:pPr>
        <w:ind w:left="4320" w:hanging="180"/>
      </w:pPr>
    </w:lvl>
    <w:lvl w:ilvl="6" w:tplc="DE20268E">
      <w:start w:val="1"/>
      <w:numFmt w:val="decimal"/>
      <w:lvlText w:val="%7."/>
      <w:lvlJc w:val="left"/>
      <w:pPr>
        <w:ind w:left="5040" w:hanging="360"/>
      </w:pPr>
    </w:lvl>
    <w:lvl w:ilvl="7" w:tplc="A1D05132">
      <w:start w:val="1"/>
      <w:numFmt w:val="lowerLetter"/>
      <w:lvlText w:val="%8."/>
      <w:lvlJc w:val="left"/>
      <w:pPr>
        <w:ind w:left="5760" w:hanging="360"/>
      </w:pPr>
    </w:lvl>
    <w:lvl w:ilvl="8" w:tplc="7A904D56">
      <w:start w:val="1"/>
      <w:numFmt w:val="lowerRoman"/>
      <w:lvlText w:val="%9."/>
      <w:lvlJc w:val="right"/>
      <w:pPr>
        <w:ind w:left="6480" w:hanging="180"/>
      </w:pPr>
    </w:lvl>
  </w:abstractNum>
  <w:abstractNum w:abstractNumId="12" w15:restartNumberingAfterBreak="0">
    <w:nsid w:val="68D87846"/>
    <w:multiLevelType w:val="hybridMultilevel"/>
    <w:tmpl w:val="9378E486"/>
    <w:lvl w:ilvl="0" w:tplc="73ECB5E4">
      <w:start w:val="1"/>
      <w:numFmt w:val="lowerRoman"/>
      <w:lvlText w:val="(%1)"/>
      <w:lvlJc w:val="left"/>
      <w:pPr>
        <w:ind w:left="360" w:hanging="360"/>
      </w:pPr>
      <w:rPr>
        <w:rFonts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B056A43"/>
    <w:multiLevelType w:val="hybridMultilevel"/>
    <w:tmpl w:val="3676CC72"/>
    <w:lvl w:ilvl="0" w:tplc="0D10724C">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3A5FD7"/>
    <w:multiLevelType w:val="hybridMultilevel"/>
    <w:tmpl w:val="22187F1C"/>
    <w:lvl w:ilvl="0" w:tplc="23F60DC8">
      <w:numFmt w:val="bullet"/>
      <w:lvlText w:val="-"/>
      <w:lvlJc w:val="left"/>
      <w:pPr>
        <w:ind w:left="360" w:hanging="360"/>
      </w:pPr>
      <w:rPr>
        <w:rFonts w:ascii="Frutiger Light" w:eastAsiaTheme="minorEastAsia" w:hAnsi="Frutiger Light"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E97712"/>
    <w:multiLevelType w:val="hybridMultilevel"/>
    <w:tmpl w:val="8F08B4BE"/>
    <w:lvl w:ilvl="0" w:tplc="64521B5A">
      <w:start w:val="1"/>
      <w:numFmt w:val="decimal"/>
      <w:lvlText w:val="%1."/>
      <w:lvlJc w:val="left"/>
      <w:pPr>
        <w:ind w:left="720" w:hanging="360"/>
      </w:pPr>
    </w:lvl>
    <w:lvl w:ilvl="1" w:tplc="9D7C2588">
      <w:start w:val="1"/>
      <w:numFmt w:val="lowerLetter"/>
      <w:lvlText w:val="%2."/>
      <w:lvlJc w:val="left"/>
      <w:pPr>
        <w:ind w:left="1440" w:hanging="360"/>
      </w:pPr>
    </w:lvl>
    <w:lvl w:ilvl="2" w:tplc="1A20C23A">
      <w:start w:val="1"/>
      <w:numFmt w:val="lowerRoman"/>
      <w:lvlText w:val="%3."/>
      <w:lvlJc w:val="right"/>
      <w:pPr>
        <w:ind w:left="2160" w:hanging="180"/>
      </w:pPr>
    </w:lvl>
    <w:lvl w:ilvl="3" w:tplc="A2901E76">
      <w:start w:val="1"/>
      <w:numFmt w:val="decimal"/>
      <w:lvlText w:val="%4."/>
      <w:lvlJc w:val="left"/>
      <w:pPr>
        <w:ind w:left="2880" w:hanging="360"/>
      </w:pPr>
    </w:lvl>
    <w:lvl w:ilvl="4" w:tplc="D75A5A9A">
      <w:start w:val="1"/>
      <w:numFmt w:val="lowerLetter"/>
      <w:lvlText w:val="%5."/>
      <w:lvlJc w:val="left"/>
      <w:pPr>
        <w:ind w:left="3600" w:hanging="360"/>
      </w:pPr>
    </w:lvl>
    <w:lvl w:ilvl="5" w:tplc="1844279C">
      <w:start w:val="1"/>
      <w:numFmt w:val="lowerRoman"/>
      <w:lvlText w:val="%6."/>
      <w:lvlJc w:val="right"/>
      <w:pPr>
        <w:ind w:left="4320" w:hanging="180"/>
      </w:pPr>
    </w:lvl>
    <w:lvl w:ilvl="6" w:tplc="DE20268E">
      <w:start w:val="1"/>
      <w:numFmt w:val="decimal"/>
      <w:lvlText w:val="%7."/>
      <w:lvlJc w:val="left"/>
      <w:pPr>
        <w:ind w:left="5040" w:hanging="360"/>
      </w:pPr>
    </w:lvl>
    <w:lvl w:ilvl="7" w:tplc="A1D05132">
      <w:start w:val="1"/>
      <w:numFmt w:val="lowerLetter"/>
      <w:lvlText w:val="%8."/>
      <w:lvlJc w:val="left"/>
      <w:pPr>
        <w:ind w:left="5760" w:hanging="360"/>
      </w:pPr>
    </w:lvl>
    <w:lvl w:ilvl="8" w:tplc="7A904D56">
      <w:start w:val="1"/>
      <w:numFmt w:val="lowerRoman"/>
      <w:lvlText w:val="%9."/>
      <w:lvlJc w:val="right"/>
      <w:pPr>
        <w:ind w:left="6480" w:hanging="180"/>
      </w:pPr>
    </w:lvl>
  </w:abstractNum>
  <w:abstractNum w:abstractNumId="16" w15:restartNumberingAfterBreak="0">
    <w:nsid w:val="6D094B40"/>
    <w:multiLevelType w:val="multilevel"/>
    <w:tmpl w:val="1EFE7D70"/>
    <w:lvl w:ilvl="0">
      <w:start w:val="15"/>
      <w:numFmt w:val="decimal"/>
      <w:lvlText w:val="%1."/>
      <w:lvlJc w:val="left"/>
      <w:pPr>
        <w:ind w:left="425" w:hanging="425"/>
      </w:pPr>
      <w:rPr>
        <w:rFonts w:hint="eastAsia"/>
        <w:b/>
        <w:color w:val="auto"/>
      </w:rPr>
    </w:lvl>
    <w:lvl w:ilvl="1">
      <w:start w:val="7"/>
      <w:numFmt w:val="decimal"/>
      <w:lvlText w:val="%1.%2."/>
      <w:lvlJc w:val="left"/>
      <w:pPr>
        <w:ind w:left="1276" w:hanging="567"/>
      </w:pPr>
      <w:rPr>
        <w:rFonts w:hint="eastAsia"/>
        <w:b w:val="0"/>
        <w:color w:val="auto"/>
        <w:sz w:val="22"/>
        <w:szCs w:val="22"/>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F002929"/>
    <w:multiLevelType w:val="hybridMultilevel"/>
    <w:tmpl w:val="A9722408"/>
    <w:lvl w:ilvl="0" w:tplc="7338904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7B70786"/>
    <w:multiLevelType w:val="hybridMultilevel"/>
    <w:tmpl w:val="BFA4936C"/>
    <w:lvl w:ilvl="0" w:tplc="004E167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A626317"/>
    <w:multiLevelType w:val="multilevel"/>
    <w:tmpl w:val="F8F4512A"/>
    <w:lvl w:ilvl="0">
      <w:start w:val="1"/>
      <w:numFmt w:val="decimal"/>
      <w:lvlText w:val="%1."/>
      <w:lvlJc w:val="left"/>
      <w:pPr>
        <w:ind w:left="425" w:hanging="425"/>
      </w:pPr>
      <w:rPr>
        <w:rFonts w:hint="eastAsia"/>
        <w:b/>
        <w:color w:val="auto"/>
      </w:rPr>
    </w:lvl>
    <w:lvl w:ilvl="1">
      <w:start w:val="1"/>
      <w:numFmt w:val="decimal"/>
      <w:lvlText w:val="%1.%2"/>
      <w:lvlJc w:val="left"/>
      <w:pPr>
        <w:ind w:left="1418" w:hanging="567"/>
      </w:pPr>
      <w:rPr>
        <w:rFonts w:hint="eastAsia"/>
        <w:b w:val="0"/>
        <w:color w:val="auto"/>
        <w:sz w:val="24"/>
        <w:szCs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7C24321F"/>
    <w:multiLevelType w:val="hybridMultilevel"/>
    <w:tmpl w:val="761A5232"/>
    <w:lvl w:ilvl="0" w:tplc="E8767498">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B44FB"/>
    <w:multiLevelType w:val="hybridMultilevel"/>
    <w:tmpl w:val="3AD42342"/>
    <w:lvl w:ilvl="0" w:tplc="5150F838">
      <w:numFmt w:val="bullet"/>
      <w:lvlText w:val="-"/>
      <w:lvlJc w:val="left"/>
      <w:pPr>
        <w:ind w:left="480" w:hanging="480"/>
      </w:pPr>
      <w:rPr>
        <w:rFonts w:ascii="Frutiger Light" w:eastAsiaTheme="minorEastAsia" w:hAnsi="Frutiger Light" w:cs="Frutiger Light"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E670F7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F215D70"/>
    <w:multiLevelType w:val="hybridMultilevel"/>
    <w:tmpl w:val="ED2C413E"/>
    <w:lvl w:ilvl="0" w:tplc="0409000F">
      <w:start w:val="1"/>
      <w:numFmt w:val="decimal"/>
      <w:lvlText w:val="%1."/>
      <w:lvlJc w:val="left"/>
      <w:pPr>
        <w:tabs>
          <w:tab w:val="num" w:pos="480"/>
        </w:tabs>
        <w:ind w:left="480" w:hanging="480"/>
      </w:pPr>
    </w:lvl>
    <w:lvl w:ilvl="1" w:tplc="F2A68154">
      <w:start w:val="1"/>
      <w:numFmt w:val="low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2"/>
  </w:num>
  <w:num w:numId="2">
    <w:abstractNumId w:val="19"/>
  </w:num>
  <w:num w:numId="3">
    <w:abstractNumId w:val="9"/>
  </w:num>
  <w:num w:numId="4">
    <w:abstractNumId w:val="10"/>
  </w:num>
  <w:num w:numId="5">
    <w:abstractNumId w:val="6"/>
  </w:num>
  <w:num w:numId="6">
    <w:abstractNumId w:val="8"/>
  </w:num>
  <w:num w:numId="7">
    <w:abstractNumId w:val="14"/>
  </w:num>
  <w:num w:numId="8">
    <w:abstractNumId w:val="21"/>
  </w:num>
  <w:num w:numId="9">
    <w:abstractNumId w:val="3"/>
  </w:num>
  <w:num w:numId="10">
    <w:abstractNumId w:val="5"/>
  </w:num>
  <w:num w:numId="11">
    <w:abstractNumId w:val="13"/>
  </w:num>
  <w:num w:numId="12">
    <w:abstractNumId w:val="1"/>
  </w:num>
  <w:num w:numId="13">
    <w:abstractNumId w:val="4"/>
  </w:num>
  <w:num w:numId="14">
    <w:abstractNumId w:val="16"/>
  </w:num>
  <w:num w:numId="15">
    <w:abstractNumId w:val="17"/>
  </w:num>
  <w:num w:numId="16">
    <w:abstractNumId w:val="20"/>
  </w:num>
  <w:num w:numId="17">
    <w:abstractNumId w:val="12"/>
  </w:num>
  <w:num w:numId="18">
    <w:abstractNumId w:val="0"/>
  </w:num>
  <w:num w:numId="19">
    <w:abstractNumId w:val="2"/>
  </w:num>
  <w:num w:numId="20">
    <w:abstractNumId w:val="18"/>
  </w:num>
  <w:num w:numId="21">
    <w:abstractNumId w:val="23"/>
  </w:num>
  <w:num w:numId="22">
    <w:abstractNumId w:val="15"/>
  </w:num>
  <w:num w:numId="23">
    <w:abstractNumId w:val="11"/>
  </w:num>
  <w:num w:numId="24">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ss YAU Chi Ying, Vanessa 邱芝瑩">
    <w15:presenceInfo w15:providerId="AD" w15:userId="S-1-5-21-839522115-412668190-682003330-5664"/>
  </w15:person>
  <w15:person w15:author="bcsin@connect.hku.hk">
    <w15:presenceInfo w15:providerId="AD" w15:userId="S::bcsin@connect.hku.hk::724a989e-10dd-4422-a5ef-451ad97c1e41"/>
  </w15:person>
  <w15:person w15:author="Steve HON">
    <w15:presenceInfo w15:providerId="Windows Live" w15:userId="35d770a3820a20ae"/>
  </w15:person>
  <w15:person w15:author="Mr CHEUNG Ka Kei 張家麒先生">
    <w15:presenceInfo w15:providerId="AD" w15:userId="S-1-5-21-839522115-412668190-682003330-40364"/>
  </w15:person>
  <w15:person w15:author="Mr JIANG Weier 江維尔先生">
    <w15:presenceInfo w15:providerId="AD" w15:userId="S-1-5-21-839522115-412668190-682003330-70737"/>
  </w15:person>
  <w15:person w15:author="Ms AUYEUNG Pui Pui 歐陽佩佩女士">
    <w15:presenceInfo w15:providerId="AD" w15:userId="S-1-5-21-839522115-412668190-682003330-47998"/>
  </w15:person>
  <w15:person w15:author="Kam Keung LI">
    <w15:presenceInfo w15:providerId="Windows Live" w15:userId="ca29f8ede4a8113d"/>
  </w15:person>
  <w15:person w15:author="馬高 LUI">
    <w15:presenceInfo w15:providerId="Windows Live" w15:userId="f56f026c0b79878d"/>
  </w15:person>
  <w15:person w15:author="Manon TAM">
    <w15:presenceInfo w15:providerId="Windows Live" w15:userId="0b9ea8b3986a2c6e"/>
  </w15:person>
  <w15:person w15:author="EINNO3">
    <w15:presenceInfo w15:providerId="None" w15:userId="EINNO3"/>
  </w15:person>
  <w15:person w15:author="Mr HUI Ka Wai 許嘉威先生">
    <w15:presenceInfo w15:providerId="AD" w15:userId="S-1-5-21-839522115-412668190-682003330-63162"/>
  </w15:person>
  <w15:person w15:author="Chun-kit">
    <w15:presenceInfo w15:providerId="Windows Live" w15:userId="e4370b623617fcc3"/>
  </w15:person>
  <w15:person w15:author="Alex Sin">
    <w15:presenceInfo w15:providerId="Windows Live" w15:userId="f4ce6b6aeae55220"/>
  </w15:person>
  <w15:person w15:author="Mr CHAN Wing Chung, Simon 陳永聰先生">
    <w15:presenceInfo w15:providerId="AD" w15:userId="S-1-5-21-839522115-412668190-682003330-67445"/>
  </w15:person>
  <w15:person w15:author="Mr YUNG Ka Kit 翁嘉傑先生">
    <w15:presenceInfo w15:providerId="AD" w15:userId="S-1-5-21-839522115-412668190-682003330-67772"/>
  </w15:person>
  <w15:person w15:author="Mr CHAN Hei Yim, Leo 陳禧棪">
    <w15:presenceInfo w15:providerId="AD" w15:userId="S-1-5-21-839522115-412668190-682003330-10963"/>
  </w15:person>
  <w15:person w15:author="Mr CHAN Hei Yim, Leo 陳禧棪先生">
    <w15:presenceInfo w15:providerId="AD" w15:userId="S-1-5-21-839522115-412668190-682003330-10963"/>
  </w15:person>
  <w15:person w15:author="Denise LAU">
    <w15:presenceInfo w15:providerId="Windows Live" w15:userId="462a8d2070cf8934"/>
  </w15:person>
  <w15:person w15:author="Mr LEUNG Yan Sing 梁恩星">
    <w15:presenceInfo w15:providerId="AD" w15:userId="S-1-5-21-839522115-412668190-682003330-42842"/>
  </w15:person>
  <w15:person w15:author="EMSD Alan Chan">
    <w15:presenceInfo w15:providerId="Windows Live" w15:userId="309be8bf5f6b6700"/>
  </w15:person>
  <w15:person w15:author="Mr TANG Chi Wang Andy 鄧志弘先生">
    <w15:presenceInfo w15:providerId="None" w15:userId="Mr TANG Chi Wang Andy 鄧志弘先生"/>
  </w15:person>
  <w15:person w15:author="Wave Tseung">
    <w15:presenceInfo w15:providerId="Windows Live" w15:userId="3131eedbfd507888"/>
  </w15:person>
  <w15:person w15:author="Mr POON Pok Man, Michael 潘博文先生">
    <w15:presenceInfo w15:providerId="AD" w15:userId="S-1-5-21-839522115-412668190-682003330-5856"/>
  </w15:person>
  <w15:person w15:author="Mr TANG Chi Wang Andy 鄧志弘先生 [2]">
    <w15:presenceInfo w15:providerId="AD" w15:userId="S-1-5-21-839522115-412668190-682003330-54560"/>
  </w15:person>
  <w15:person w15:author="Ms LEUNG Mei Chong, Winnie  梁美莊">
    <w15:presenceInfo w15:providerId="AD" w15:userId="S-1-5-21-839522115-412668190-682003330-1438"/>
  </w15:person>
  <w15:person w15:author="Miss WONG Lee Man 王俐文女士">
    <w15:presenceInfo w15:providerId="AD" w15:userId="S-1-5-21-839522115-412668190-682003330-55140"/>
  </w15:person>
  <w15:person w15:author="ITM/ITSS2/2, Mavis Wong">
    <w15:presenceInfo w15:providerId="None" w15:userId="ITM/ITSS2/2, Mavis W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hideGrammaticalErrors/>
  <w:proofState w:spelling="clean" w:grammar="clean"/>
  <w:trackRevisions/>
  <w:defaultTabStop w:val="480"/>
  <w:displayHorizontalDrawingGridEvery w:val="0"/>
  <w:displayVerticalDrawingGridEvery w:val="2"/>
  <w:characterSpacingControl w:val="compressPunctuation"/>
  <w:hdrShapeDefaults>
    <o:shapedefaults v:ext="edit" spidmax="7987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wMzM3M7E0Mje1tDBV0lEKTi0uzszPAykwNK4FAGaGIpYtAAAA"/>
  </w:docVars>
  <w:rsids>
    <w:rsidRoot w:val="00137B5F"/>
    <w:rsid w:val="00000694"/>
    <w:rsid w:val="00000798"/>
    <w:rsid w:val="00000A1C"/>
    <w:rsid w:val="00000F64"/>
    <w:rsid w:val="00000F67"/>
    <w:rsid w:val="00001402"/>
    <w:rsid w:val="0000188B"/>
    <w:rsid w:val="00001BE7"/>
    <w:rsid w:val="00001D85"/>
    <w:rsid w:val="00002108"/>
    <w:rsid w:val="00002403"/>
    <w:rsid w:val="00002863"/>
    <w:rsid w:val="00002E1F"/>
    <w:rsid w:val="00002EF6"/>
    <w:rsid w:val="00002F01"/>
    <w:rsid w:val="00003455"/>
    <w:rsid w:val="0000346C"/>
    <w:rsid w:val="00003ED2"/>
    <w:rsid w:val="00003FAF"/>
    <w:rsid w:val="0000425B"/>
    <w:rsid w:val="000043E4"/>
    <w:rsid w:val="00004736"/>
    <w:rsid w:val="00004B0B"/>
    <w:rsid w:val="00004B35"/>
    <w:rsid w:val="00004FFF"/>
    <w:rsid w:val="000053F0"/>
    <w:rsid w:val="000055DF"/>
    <w:rsid w:val="00005645"/>
    <w:rsid w:val="00005A4A"/>
    <w:rsid w:val="00005AD7"/>
    <w:rsid w:val="00006095"/>
    <w:rsid w:val="000060D9"/>
    <w:rsid w:val="00006526"/>
    <w:rsid w:val="000068FC"/>
    <w:rsid w:val="00006BB5"/>
    <w:rsid w:val="00006BD0"/>
    <w:rsid w:val="000074A6"/>
    <w:rsid w:val="00007983"/>
    <w:rsid w:val="000100EC"/>
    <w:rsid w:val="000122CA"/>
    <w:rsid w:val="00012621"/>
    <w:rsid w:val="00012760"/>
    <w:rsid w:val="000128C3"/>
    <w:rsid w:val="000128E7"/>
    <w:rsid w:val="00012CCC"/>
    <w:rsid w:val="00012FD3"/>
    <w:rsid w:val="000130D9"/>
    <w:rsid w:val="000136FA"/>
    <w:rsid w:val="00013991"/>
    <w:rsid w:val="00013B26"/>
    <w:rsid w:val="00014173"/>
    <w:rsid w:val="000144FC"/>
    <w:rsid w:val="000145EE"/>
    <w:rsid w:val="0001472D"/>
    <w:rsid w:val="00014FFE"/>
    <w:rsid w:val="00015625"/>
    <w:rsid w:val="000157FC"/>
    <w:rsid w:val="000165C4"/>
    <w:rsid w:val="00016726"/>
    <w:rsid w:val="00016B03"/>
    <w:rsid w:val="0001707A"/>
    <w:rsid w:val="0001751D"/>
    <w:rsid w:val="00017D6E"/>
    <w:rsid w:val="0002019A"/>
    <w:rsid w:val="000204FB"/>
    <w:rsid w:val="00020562"/>
    <w:rsid w:val="00020A23"/>
    <w:rsid w:val="00020C6B"/>
    <w:rsid w:val="00020FE1"/>
    <w:rsid w:val="000210F0"/>
    <w:rsid w:val="0002152D"/>
    <w:rsid w:val="00021610"/>
    <w:rsid w:val="00021845"/>
    <w:rsid w:val="00021E52"/>
    <w:rsid w:val="00022163"/>
    <w:rsid w:val="000227EB"/>
    <w:rsid w:val="00022FC0"/>
    <w:rsid w:val="000236E7"/>
    <w:rsid w:val="00023E46"/>
    <w:rsid w:val="00024507"/>
    <w:rsid w:val="00024916"/>
    <w:rsid w:val="00024B63"/>
    <w:rsid w:val="00024D55"/>
    <w:rsid w:val="00025438"/>
    <w:rsid w:val="000256AA"/>
    <w:rsid w:val="00025941"/>
    <w:rsid w:val="00025CDC"/>
    <w:rsid w:val="00026101"/>
    <w:rsid w:val="0002618B"/>
    <w:rsid w:val="00026814"/>
    <w:rsid w:val="00026F98"/>
    <w:rsid w:val="000270FE"/>
    <w:rsid w:val="000279B3"/>
    <w:rsid w:val="00027E8D"/>
    <w:rsid w:val="00030304"/>
    <w:rsid w:val="00030311"/>
    <w:rsid w:val="00030735"/>
    <w:rsid w:val="0003099F"/>
    <w:rsid w:val="0003112E"/>
    <w:rsid w:val="00031388"/>
    <w:rsid w:val="00031689"/>
    <w:rsid w:val="00031792"/>
    <w:rsid w:val="00031D47"/>
    <w:rsid w:val="00031E98"/>
    <w:rsid w:val="000325F9"/>
    <w:rsid w:val="00032ECD"/>
    <w:rsid w:val="00033654"/>
    <w:rsid w:val="000337D8"/>
    <w:rsid w:val="00033B0F"/>
    <w:rsid w:val="00033B5B"/>
    <w:rsid w:val="00034521"/>
    <w:rsid w:val="00034957"/>
    <w:rsid w:val="00034EB3"/>
    <w:rsid w:val="00034FDB"/>
    <w:rsid w:val="0003532A"/>
    <w:rsid w:val="00035A08"/>
    <w:rsid w:val="00035C9D"/>
    <w:rsid w:val="00035EDB"/>
    <w:rsid w:val="000363FB"/>
    <w:rsid w:val="0003667D"/>
    <w:rsid w:val="000366BB"/>
    <w:rsid w:val="00036F49"/>
    <w:rsid w:val="000370A7"/>
    <w:rsid w:val="000371FD"/>
    <w:rsid w:val="000374D6"/>
    <w:rsid w:val="00037AAB"/>
    <w:rsid w:val="00037C0B"/>
    <w:rsid w:val="00040A23"/>
    <w:rsid w:val="00040BCA"/>
    <w:rsid w:val="00040F46"/>
    <w:rsid w:val="0004149A"/>
    <w:rsid w:val="000415E3"/>
    <w:rsid w:val="000419C3"/>
    <w:rsid w:val="00041C41"/>
    <w:rsid w:val="00041C7E"/>
    <w:rsid w:val="0004203A"/>
    <w:rsid w:val="00042534"/>
    <w:rsid w:val="000426F4"/>
    <w:rsid w:val="00042D36"/>
    <w:rsid w:val="00042E29"/>
    <w:rsid w:val="000433E1"/>
    <w:rsid w:val="000435E8"/>
    <w:rsid w:val="00043A2B"/>
    <w:rsid w:val="00043BEA"/>
    <w:rsid w:val="00043BED"/>
    <w:rsid w:val="00044B3F"/>
    <w:rsid w:val="00045013"/>
    <w:rsid w:val="00045512"/>
    <w:rsid w:val="00045965"/>
    <w:rsid w:val="00045C08"/>
    <w:rsid w:val="000461A7"/>
    <w:rsid w:val="00046436"/>
    <w:rsid w:val="00046ABC"/>
    <w:rsid w:val="00046E7D"/>
    <w:rsid w:val="00046FB9"/>
    <w:rsid w:val="00047888"/>
    <w:rsid w:val="00050444"/>
    <w:rsid w:val="00050566"/>
    <w:rsid w:val="00050DC8"/>
    <w:rsid w:val="00050EA7"/>
    <w:rsid w:val="00051005"/>
    <w:rsid w:val="00051448"/>
    <w:rsid w:val="00051D6D"/>
    <w:rsid w:val="00051DF1"/>
    <w:rsid w:val="00051EF1"/>
    <w:rsid w:val="000521E3"/>
    <w:rsid w:val="000522D6"/>
    <w:rsid w:val="00052C68"/>
    <w:rsid w:val="00053B73"/>
    <w:rsid w:val="00053E07"/>
    <w:rsid w:val="00054E08"/>
    <w:rsid w:val="00054E16"/>
    <w:rsid w:val="00054E2D"/>
    <w:rsid w:val="000552C2"/>
    <w:rsid w:val="00055AB3"/>
    <w:rsid w:val="00056077"/>
    <w:rsid w:val="000560E1"/>
    <w:rsid w:val="000561DA"/>
    <w:rsid w:val="000567BF"/>
    <w:rsid w:val="00056E25"/>
    <w:rsid w:val="0005717F"/>
    <w:rsid w:val="00057E12"/>
    <w:rsid w:val="000602D6"/>
    <w:rsid w:val="00060DB4"/>
    <w:rsid w:val="00061BFB"/>
    <w:rsid w:val="0006217B"/>
    <w:rsid w:val="000624A9"/>
    <w:rsid w:val="00062BD8"/>
    <w:rsid w:val="00062DF6"/>
    <w:rsid w:val="00063075"/>
    <w:rsid w:val="0006316D"/>
    <w:rsid w:val="000631D6"/>
    <w:rsid w:val="000631D7"/>
    <w:rsid w:val="000634B3"/>
    <w:rsid w:val="0006362C"/>
    <w:rsid w:val="00063724"/>
    <w:rsid w:val="0006373E"/>
    <w:rsid w:val="00063CEF"/>
    <w:rsid w:val="000643DA"/>
    <w:rsid w:val="00064532"/>
    <w:rsid w:val="00064538"/>
    <w:rsid w:val="0006475F"/>
    <w:rsid w:val="0006483A"/>
    <w:rsid w:val="00064B41"/>
    <w:rsid w:val="00064F40"/>
    <w:rsid w:val="0006536B"/>
    <w:rsid w:val="000656A2"/>
    <w:rsid w:val="0006584D"/>
    <w:rsid w:val="00065924"/>
    <w:rsid w:val="00065AD6"/>
    <w:rsid w:val="00065C2E"/>
    <w:rsid w:val="00065D6A"/>
    <w:rsid w:val="00065D73"/>
    <w:rsid w:val="00065EF4"/>
    <w:rsid w:val="00065F5D"/>
    <w:rsid w:val="000661BE"/>
    <w:rsid w:val="00066805"/>
    <w:rsid w:val="000669B3"/>
    <w:rsid w:val="00066BF8"/>
    <w:rsid w:val="00067B42"/>
    <w:rsid w:val="00070451"/>
    <w:rsid w:val="000708C2"/>
    <w:rsid w:val="00070B2F"/>
    <w:rsid w:val="00070C19"/>
    <w:rsid w:val="00070CA6"/>
    <w:rsid w:val="00070D0C"/>
    <w:rsid w:val="00070E7B"/>
    <w:rsid w:val="00070EF1"/>
    <w:rsid w:val="00070F08"/>
    <w:rsid w:val="00070F66"/>
    <w:rsid w:val="000711C9"/>
    <w:rsid w:val="00071347"/>
    <w:rsid w:val="0007199A"/>
    <w:rsid w:val="000724E6"/>
    <w:rsid w:val="00073539"/>
    <w:rsid w:val="00073C7B"/>
    <w:rsid w:val="00073FAA"/>
    <w:rsid w:val="000741D6"/>
    <w:rsid w:val="000744BE"/>
    <w:rsid w:val="000745B7"/>
    <w:rsid w:val="0007491F"/>
    <w:rsid w:val="00074CDC"/>
    <w:rsid w:val="00074CEF"/>
    <w:rsid w:val="00075234"/>
    <w:rsid w:val="0007638F"/>
    <w:rsid w:val="00076980"/>
    <w:rsid w:val="00076BD9"/>
    <w:rsid w:val="0007737D"/>
    <w:rsid w:val="000773C3"/>
    <w:rsid w:val="00077A9E"/>
    <w:rsid w:val="00077E8A"/>
    <w:rsid w:val="00077EA1"/>
    <w:rsid w:val="00080986"/>
    <w:rsid w:val="00080E30"/>
    <w:rsid w:val="00081456"/>
    <w:rsid w:val="0008163C"/>
    <w:rsid w:val="00081695"/>
    <w:rsid w:val="00081768"/>
    <w:rsid w:val="00081DD5"/>
    <w:rsid w:val="00081E56"/>
    <w:rsid w:val="0008208D"/>
    <w:rsid w:val="00082172"/>
    <w:rsid w:val="000824AD"/>
    <w:rsid w:val="00082A12"/>
    <w:rsid w:val="00082C0F"/>
    <w:rsid w:val="00082E9A"/>
    <w:rsid w:val="00082F96"/>
    <w:rsid w:val="000834B8"/>
    <w:rsid w:val="000838BD"/>
    <w:rsid w:val="00083E01"/>
    <w:rsid w:val="00083F8E"/>
    <w:rsid w:val="000844EA"/>
    <w:rsid w:val="000845F7"/>
    <w:rsid w:val="00084D1E"/>
    <w:rsid w:val="00085B56"/>
    <w:rsid w:val="00085DDF"/>
    <w:rsid w:val="000862E6"/>
    <w:rsid w:val="00086B70"/>
    <w:rsid w:val="00086BCE"/>
    <w:rsid w:val="00086C68"/>
    <w:rsid w:val="000870A4"/>
    <w:rsid w:val="0008742E"/>
    <w:rsid w:val="00087622"/>
    <w:rsid w:val="00087F40"/>
    <w:rsid w:val="000905C3"/>
    <w:rsid w:val="0009072A"/>
    <w:rsid w:val="00090C03"/>
    <w:rsid w:val="00090CE7"/>
    <w:rsid w:val="00090D05"/>
    <w:rsid w:val="00090E03"/>
    <w:rsid w:val="000910FB"/>
    <w:rsid w:val="00091377"/>
    <w:rsid w:val="00091A11"/>
    <w:rsid w:val="00091A8A"/>
    <w:rsid w:val="00091ABE"/>
    <w:rsid w:val="000922E8"/>
    <w:rsid w:val="00092626"/>
    <w:rsid w:val="0009289B"/>
    <w:rsid w:val="00092A50"/>
    <w:rsid w:val="00092B28"/>
    <w:rsid w:val="00092B63"/>
    <w:rsid w:val="00092C62"/>
    <w:rsid w:val="00092CD7"/>
    <w:rsid w:val="00092E9C"/>
    <w:rsid w:val="0009317F"/>
    <w:rsid w:val="00093320"/>
    <w:rsid w:val="00093BD1"/>
    <w:rsid w:val="00094068"/>
    <w:rsid w:val="0009410A"/>
    <w:rsid w:val="000945D0"/>
    <w:rsid w:val="000947D2"/>
    <w:rsid w:val="000947D7"/>
    <w:rsid w:val="00094CB1"/>
    <w:rsid w:val="00094F16"/>
    <w:rsid w:val="00095297"/>
    <w:rsid w:val="00095378"/>
    <w:rsid w:val="000961AD"/>
    <w:rsid w:val="0009659B"/>
    <w:rsid w:val="000965F4"/>
    <w:rsid w:val="000965FE"/>
    <w:rsid w:val="00096AA3"/>
    <w:rsid w:val="00096DA3"/>
    <w:rsid w:val="00097049"/>
    <w:rsid w:val="000970E4"/>
    <w:rsid w:val="0009712E"/>
    <w:rsid w:val="00097328"/>
    <w:rsid w:val="00097391"/>
    <w:rsid w:val="000974A0"/>
    <w:rsid w:val="000974C6"/>
    <w:rsid w:val="00097FAC"/>
    <w:rsid w:val="000A1963"/>
    <w:rsid w:val="000A1E3E"/>
    <w:rsid w:val="000A20C2"/>
    <w:rsid w:val="000A2275"/>
    <w:rsid w:val="000A2501"/>
    <w:rsid w:val="000A275D"/>
    <w:rsid w:val="000A2846"/>
    <w:rsid w:val="000A289A"/>
    <w:rsid w:val="000A2E5D"/>
    <w:rsid w:val="000A33BC"/>
    <w:rsid w:val="000A3478"/>
    <w:rsid w:val="000A3564"/>
    <w:rsid w:val="000A37C9"/>
    <w:rsid w:val="000A3851"/>
    <w:rsid w:val="000A3AA0"/>
    <w:rsid w:val="000A414C"/>
    <w:rsid w:val="000A41BC"/>
    <w:rsid w:val="000A477C"/>
    <w:rsid w:val="000A48EF"/>
    <w:rsid w:val="000A4B5C"/>
    <w:rsid w:val="000A4F0D"/>
    <w:rsid w:val="000A50AB"/>
    <w:rsid w:val="000A51A8"/>
    <w:rsid w:val="000A51DC"/>
    <w:rsid w:val="000A60AD"/>
    <w:rsid w:val="000A67DF"/>
    <w:rsid w:val="000A6846"/>
    <w:rsid w:val="000A686D"/>
    <w:rsid w:val="000A6878"/>
    <w:rsid w:val="000A68D7"/>
    <w:rsid w:val="000A6BE5"/>
    <w:rsid w:val="000A6DAC"/>
    <w:rsid w:val="000A6F6A"/>
    <w:rsid w:val="000A7138"/>
    <w:rsid w:val="000A754C"/>
    <w:rsid w:val="000A78B5"/>
    <w:rsid w:val="000A7A9A"/>
    <w:rsid w:val="000A7BB6"/>
    <w:rsid w:val="000A7C32"/>
    <w:rsid w:val="000B0179"/>
    <w:rsid w:val="000B03F1"/>
    <w:rsid w:val="000B054D"/>
    <w:rsid w:val="000B0C1D"/>
    <w:rsid w:val="000B155B"/>
    <w:rsid w:val="000B1971"/>
    <w:rsid w:val="000B1A99"/>
    <w:rsid w:val="000B1B19"/>
    <w:rsid w:val="000B1BE5"/>
    <w:rsid w:val="000B1F6F"/>
    <w:rsid w:val="000B2065"/>
    <w:rsid w:val="000B224D"/>
    <w:rsid w:val="000B22D1"/>
    <w:rsid w:val="000B25B3"/>
    <w:rsid w:val="000B2B49"/>
    <w:rsid w:val="000B2CD1"/>
    <w:rsid w:val="000B2CFC"/>
    <w:rsid w:val="000B3413"/>
    <w:rsid w:val="000B358A"/>
    <w:rsid w:val="000B3AE4"/>
    <w:rsid w:val="000B3C55"/>
    <w:rsid w:val="000B407B"/>
    <w:rsid w:val="000B44D6"/>
    <w:rsid w:val="000B45E8"/>
    <w:rsid w:val="000B4656"/>
    <w:rsid w:val="000B477C"/>
    <w:rsid w:val="000B48B9"/>
    <w:rsid w:val="000B4AD9"/>
    <w:rsid w:val="000B4BC8"/>
    <w:rsid w:val="000B4BDA"/>
    <w:rsid w:val="000B513B"/>
    <w:rsid w:val="000B564F"/>
    <w:rsid w:val="000B58F5"/>
    <w:rsid w:val="000B5949"/>
    <w:rsid w:val="000B5A00"/>
    <w:rsid w:val="000B5A03"/>
    <w:rsid w:val="000B5EEA"/>
    <w:rsid w:val="000B6082"/>
    <w:rsid w:val="000B609D"/>
    <w:rsid w:val="000B6791"/>
    <w:rsid w:val="000B70B5"/>
    <w:rsid w:val="000B72F7"/>
    <w:rsid w:val="000B7A28"/>
    <w:rsid w:val="000B7BFC"/>
    <w:rsid w:val="000B7CB9"/>
    <w:rsid w:val="000C0735"/>
    <w:rsid w:val="000C0757"/>
    <w:rsid w:val="000C0BF7"/>
    <w:rsid w:val="000C0D05"/>
    <w:rsid w:val="000C0D18"/>
    <w:rsid w:val="000C0F1C"/>
    <w:rsid w:val="000C1035"/>
    <w:rsid w:val="000C1468"/>
    <w:rsid w:val="000C178D"/>
    <w:rsid w:val="000C186B"/>
    <w:rsid w:val="000C1ABA"/>
    <w:rsid w:val="000C1B0A"/>
    <w:rsid w:val="000C2059"/>
    <w:rsid w:val="000C2955"/>
    <w:rsid w:val="000C296E"/>
    <w:rsid w:val="000C2C19"/>
    <w:rsid w:val="000C2D72"/>
    <w:rsid w:val="000C30A6"/>
    <w:rsid w:val="000C350C"/>
    <w:rsid w:val="000C35DE"/>
    <w:rsid w:val="000C3BD7"/>
    <w:rsid w:val="000C3C30"/>
    <w:rsid w:val="000C4056"/>
    <w:rsid w:val="000C40D3"/>
    <w:rsid w:val="000C4281"/>
    <w:rsid w:val="000C4BCC"/>
    <w:rsid w:val="000C4D90"/>
    <w:rsid w:val="000C4F89"/>
    <w:rsid w:val="000C5099"/>
    <w:rsid w:val="000C5712"/>
    <w:rsid w:val="000C5757"/>
    <w:rsid w:val="000C5A6D"/>
    <w:rsid w:val="000C5BF9"/>
    <w:rsid w:val="000C5CC1"/>
    <w:rsid w:val="000C5F39"/>
    <w:rsid w:val="000C5FE6"/>
    <w:rsid w:val="000C6651"/>
    <w:rsid w:val="000C66AE"/>
    <w:rsid w:val="000C67FE"/>
    <w:rsid w:val="000C6EE3"/>
    <w:rsid w:val="000C7068"/>
    <w:rsid w:val="000C7AEF"/>
    <w:rsid w:val="000C7BCB"/>
    <w:rsid w:val="000C7C35"/>
    <w:rsid w:val="000C7FB1"/>
    <w:rsid w:val="000C7FD0"/>
    <w:rsid w:val="000D0443"/>
    <w:rsid w:val="000D0597"/>
    <w:rsid w:val="000D0AA9"/>
    <w:rsid w:val="000D0B65"/>
    <w:rsid w:val="000D101D"/>
    <w:rsid w:val="000D1160"/>
    <w:rsid w:val="000D11F1"/>
    <w:rsid w:val="000D1380"/>
    <w:rsid w:val="000D192C"/>
    <w:rsid w:val="000D1C0D"/>
    <w:rsid w:val="000D1C71"/>
    <w:rsid w:val="000D1FE5"/>
    <w:rsid w:val="000D2573"/>
    <w:rsid w:val="000D2808"/>
    <w:rsid w:val="000D2A06"/>
    <w:rsid w:val="000D2C70"/>
    <w:rsid w:val="000D2EE0"/>
    <w:rsid w:val="000D3609"/>
    <w:rsid w:val="000D3D8D"/>
    <w:rsid w:val="000D3DBB"/>
    <w:rsid w:val="000D3FDE"/>
    <w:rsid w:val="000D43DE"/>
    <w:rsid w:val="000D4998"/>
    <w:rsid w:val="000D4A54"/>
    <w:rsid w:val="000D4A82"/>
    <w:rsid w:val="000D4C12"/>
    <w:rsid w:val="000D4C37"/>
    <w:rsid w:val="000D55B4"/>
    <w:rsid w:val="000D591B"/>
    <w:rsid w:val="000D592B"/>
    <w:rsid w:val="000D5A21"/>
    <w:rsid w:val="000D5C66"/>
    <w:rsid w:val="000D63BC"/>
    <w:rsid w:val="000D6680"/>
    <w:rsid w:val="000D70CD"/>
    <w:rsid w:val="000D718A"/>
    <w:rsid w:val="000D7542"/>
    <w:rsid w:val="000D786B"/>
    <w:rsid w:val="000D79BC"/>
    <w:rsid w:val="000D7EAF"/>
    <w:rsid w:val="000E019E"/>
    <w:rsid w:val="000E02F2"/>
    <w:rsid w:val="000E03A5"/>
    <w:rsid w:val="000E09C6"/>
    <w:rsid w:val="000E10D2"/>
    <w:rsid w:val="000E16F9"/>
    <w:rsid w:val="000E1993"/>
    <w:rsid w:val="000E22ED"/>
    <w:rsid w:val="000E2491"/>
    <w:rsid w:val="000E317E"/>
    <w:rsid w:val="000E3779"/>
    <w:rsid w:val="000E3C55"/>
    <w:rsid w:val="000E422A"/>
    <w:rsid w:val="000E4CBA"/>
    <w:rsid w:val="000E4E94"/>
    <w:rsid w:val="000E5339"/>
    <w:rsid w:val="000E580B"/>
    <w:rsid w:val="000E5BA5"/>
    <w:rsid w:val="000E5CC1"/>
    <w:rsid w:val="000E5D06"/>
    <w:rsid w:val="000E671D"/>
    <w:rsid w:val="000E699E"/>
    <w:rsid w:val="000E6AC1"/>
    <w:rsid w:val="000E6D7D"/>
    <w:rsid w:val="000E6FD1"/>
    <w:rsid w:val="000E70B9"/>
    <w:rsid w:val="000E7236"/>
    <w:rsid w:val="000E7326"/>
    <w:rsid w:val="000E7390"/>
    <w:rsid w:val="000E7543"/>
    <w:rsid w:val="000F098F"/>
    <w:rsid w:val="000F0AB4"/>
    <w:rsid w:val="000F0EB5"/>
    <w:rsid w:val="000F0F51"/>
    <w:rsid w:val="000F1379"/>
    <w:rsid w:val="000F168E"/>
    <w:rsid w:val="000F1763"/>
    <w:rsid w:val="000F18FC"/>
    <w:rsid w:val="000F2249"/>
    <w:rsid w:val="000F226D"/>
    <w:rsid w:val="000F2B44"/>
    <w:rsid w:val="000F2C29"/>
    <w:rsid w:val="000F2CB0"/>
    <w:rsid w:val="000F327A"/>
    <w:rsid w:val="000F330F"/>
    <w:rsid w:val="000F36CB"/>
    <w:rsid w:val="000F3B6D"/>
    <w:rsid w:val="000F3FEA"/>
    <w:rsid w:val="000F4398"/>
    <w:rsid w:val="000F4566"/>
    <w:rsid w:val="000F4E62"/>
    <w:rsid w:val="000F5CBA"/>
    <w:rsid w:val="000F6C82"/>
    <w:rsid w:val="000F6D58"/>
    <w:rsid w:val="000F6F38"/>
    <w:rsid w:val="000F7182"/>
    <w:rsid w:val="000F73E4"/>
    <w:rsid w:val="000F73F9"/>
    <w:rsid w:val="000F75DC"/>
    <w:rsid w:val="000F77D8"/>
    <w:rsid w:val="000F79E9"/>
    <w:rsid w:val="000F7E5F"/>
    <w:rsid w:val="0010037B"/>
    <w:rsid w:val="001007ED"/>
    <w:rsid w:val="00100CA8"/>
    <w:rsid w:val="00100E9D"/>
    <w:rsid w:val="00101822"/>
    <w:rsid w:val="001018F3"/>
    <w:rsid w:val="00101D3E"/>
    <w:rsid w:val="0010212D"/>
    <w:rsid w:val="00102401"/>
    <w:rsid w:val="0010291A"/>
    <w:rsid w:val="00102EE6"/>
    <w:rsid w:val="001035C3"/>
    <w:rsid w:val="00103BB4"/>
    <w:rsid w:val="00104A54"/>
    <w:rsid w:val="00104A73"/>
    <w:rsid w:val="00104E28"/>
    <w:rsid w:val="001053A2"/>
    <w:rsid w:val="00105592"/>
    <w:rsid w:val="001056A6"/>
    <w:rsid w:val="0010577A"/>
    <w:rsid w:val="001058A1"/>
    <w:rsid w:val="00105D08"/>
    <w:rsid w:val="001062CD"/>
    <w:rsid w:val="00106484"/>
    <w:rsid w:val="001065D7"/>
    <w:rsid w:val="0010710F"/>
    <w:rsid w:val="00107557"/>
    <w:rsid w:val="00107812"/>
    <w:rsid w:val="0010796D"/>
    <w:rsid w:val="00107A6C"/>
    <w:rsid w:val="00107BFB"/>
    <w:rsid w:val="00107E36"/>
    <w:rsid w:val="00107EF6"/>
    <w:rsid w:val="00110460"/>
    <w:rsid w:val="001106FF"/>
    <w:rsid w:val="001107DD"/>
    <w:rsid w:val="001108C7"/>
    <w:rsid w:val="00110AE8"/>
    <w:rsid w:val="00110E1D"/>
    <w:rsid w:val="00110EC7"/>
    <w:rsid w:val="00111645"/>
    <w:rsid w:val="00111782"/>
    <w:rsid w:val="00111ADC"/>
    <w:rsid w:val="00111D47"/>
    <w:rsid w:val="0011207F"/>
    <w:rsid w:val="0011274F"/>
    <w:rsid w:val="00112819"/>
    <w:rsid w:val="00112B87"/>
    <w:rsid w:val="00112BA0"/>
    <w:rsid w:val="00112D0A"/>
    <w:rsid w:val="00112DD5"/>
    <w:rsid w:val="00112DDB"/>
    <w:rsid w:val="00112FFC"/>
    <w:rsid w:val="00113075"/>
    <w:rsid w:val="0011324F"/>
    <w:rsid w:val="001135A2"/>
    <w:rsid w:val="00114004"/>
    <w:rsid w:val="00114D55"/>
    <w:rsid w:val="001150C8"/>
    <w:rsid w:val="00115636"/>
    <w:rsid w:val="00115687"/>
    <w:rsid w:val="00115A35"/>
    <w:rsid w:val="00115F7E"/>
    <w:rsid w:val="00116296"/>
    <w:rsid w:val="001164B9"/>
    <w:rsid w:val="00116562"/>
    <w:rsid w:val="001169AC"/>
    <w:rsid w:val="00116C35"/>
    <w:rsid w:val="0011744D"/>
    <w:rsid w:val="00117982"/>
    <w:rsid w:val="00117AA5"/>
    <w:rsid w:val="00117F60"/>
    <w:rsid w:val="001205FA"/>
    <w:rsid w:val="00120783"/>
    <w:rsid w:val="00120DE1"/>
    <w:rsid w:val="00120ECC"/>
    <w:rsid w:val="0012149D"/>
    <w:rsid w:val="001218FB"/>
    <w:rsid w:val="00121915"/>
    <w:rsid w:val="00121A8C"/>
    <w:rsid w:val="00121FB4"/>
    <w:rsid w:val="00122189"/>
    <w:rsid w:val="00122263"/>
    <w:rsid w:val="00122494"/>
    <w:rsid w:val="0012249F"/>
    <w:rsid w:val="00122809"/>
    <w:rsid w:val="001229A9"/>
    <w:rsid w:val="00122F01"/>
    <w:rsid w:val="00122FC0"/>
    <w:rsid w:val="00123548"/>
    <w:rsid w:val="00124668"/>
    <w:rsid w:val="001246C7"/>
    <w:rsid w:val="00124BF4"/>
    <w:rsid w:val="00124CC4"/>
    <w:rsid w:val="00124DF3"/>
    <w:rsid w:val="00124E72"/>
    <w:rsid w:val="00124ED7"/>
    <w:rsid w:val="00124F61"/>
    <w:rsid w:val="0012526E"/>
    <w:rsid w:val="00125C97"/>
    <w:rsid w:val="0012611B"/>
    <w:rsid w:val="00126A9A"/>
    <w:rsid w:val="00127116"/>
    <w:rsid w:val="001271D1"/>
    <w:rsid w:val="001275FC"/>
    <w:rsid w:val="00127D6B"/>
    <w:rsid w:val="00130096"/>
    <w:rsid w:val="001300E1"/>
    <w:rsid w:val="00130150"/>
    <w:rsid w:val="001302D9"/>
    <w:rsid w:val="00130359"/>
    <w:rsid w:val="00130376"/>
    <w:rsid w:val="001304DE"/>
    <w:rsid w:val="001304FA"/>
    <w:rsid w:val="001306F1"/>
    <w:rsid w:val="00130E73"/>
    <w:rsid w:val="0013107C"/>
    <w:rsid w:val="0013136D"/>
    <w:rsid w:val="0013145A"/>
    <w:rsid w:val="00131B59"/>
    <w:rsid w:val="001321B8"/>
    <w:rsid w:val="00132E71"/>
    <w:rsid w:val="00132EE4"/>
    <w:rsid w:val="001333F8"/>
    <w:rsid w:val="001333FF"/>
    <w:rsid w:val="00133557"/>
    <w:rsid w:val="00133995"/>
    <w:rsid w:val="00133D2D"/>
    <w:rsid w:val="00134835"/>
    <w:rsid w:val="00134BD4"/>
    <w:rsid w:val="00134E09"/>
    <w:rsid w:val="001351B4"/>
    <w:rsid w:val="00135627"/>
    <w:rsid w:val="001358ED"/>
    <w:rsid w:val="00135AC5"/>
    <w:rsid w:val="00136E15"/>
    <w:rsid w:val="001371F9"/>
    <w:rsid w:val="001379B2"/>
    <w:rsid w:val="00137B5F"/>
    <w:rsid w:val="00137F06"/>
    <w:rsid w:val="00137FCF"/>
    <w:rsid w:val="00140460"/>
    <w:rsid w:val="0014079E"/>
    <w:rsid w:val="001407B0"/>
    <w:rsid w:val="00140936"/>
    <w:rsid w:val="00140A8C"/>
    <w:rsid w:val="00140AE0"/>
    <w:rsid w:val="00140B5F"/>
    <w:rsid w:val="00140F72"/>
    <w:rsid w:val="001410AF"/>
    <w:rsid w:val="001411A9"/>
    <w:rsid w:val="00141806"/>
    <w:rsid w:val="00141861"/>
    <w:rsid w:val="00141AFE"/>
    <w:rsid w:val="00141BC3"/>
    <w:rsid w:val="00141E7E"/>
    <w:rsid w:val="00142844"/>
    <w:rsid w:val="00142C7E"/>
    <w:rsid w:val="0014319D"/>
    <w:rsid w:val="001432EC"/>
    <w:rsid w:val="00143603"/>
    <w:rsid w:val="00143676"/>
    <w:rsid w:val="00143855"/>
    <w:rsid w:val="00143B27"/>
    <w:rsid w:val="00143C3D"/>
    <w:rsid w:val="00143CA1"/>
    <w:rsid w:val="00143FA2"/>
    <w:rsid w:val="00144B9D"/>
    <w:rsid w:val="00144C88"/>
    <w:rsid w:val="00145534"/>
    <w:rsid w:val="00145A9B"/>
    <w:rsid w:val="00145D7F"/>
    <w:rsid w:val="00145DD5"/>
    <w:rsid w:val="001463E9"/>
    <w:rsid w:val="001463F2"/>
    <w:rsid w:val="001467A8"/>
    <w:rsid w:val="00146875"/>
    <w:rsid w:val="00146B14"/>
    <w:rsid w:val="00146C10"/>
    <w:rsid w:val="00146EE2"/>
    <w:rsid w:val="00147147"/>
    <w:rsid w:val="0014717B"/>
    <w:rsid w:val="001477DA"/>
    <w:rsid w:val="00147AA8"/>
    <w:rsid w:val="00147C0D"/>
    <w:rsid w:val="00150085"/>
    <w:rsid w:val="00150395"/>
    <w:rsid w:val="00150782"/>
    <w:rsid w:val="00150A82"/>
    <w:rsid w:val="0015112B"/>
    <w:rsid w:val="001515CC"/>
    <w:rsid w:val="00151720"/>
    <w:rsid w:val="00151BDC"/>
    <w:rsid w:val="00152709"/>
    <w:rsid w:val="00152FFE"/>
    <w:rsid w:val="001532F1"/>
    <w:rsid w:val="00153422"/>
    <w:rsid w:val="00153434"/>
    <w:rsid w:val="00153925"/>
    <w:rsid w:val="00153B5E"/>
    <w:rsid w:val="00154761"/>
    <w:rsid w:val="00154955"/>
    <w:rsid w:val="00154B0D"/>
    <w:rsid w:val="00154D89"/>
    <w:rsid w:val="001552AC"/>
    <w:rsid w:val="00155354"/>
    <w:rsid w:val="00155A93"/>
    <w:rsid w:val="00155C04"/>
    <w:rsid w:val="00155D72"/>
    <w:rsid w:val="00155D93"/>
    <w:rsid w:val="00155FE3"/>
    <w:rsid w:val="001561E4"/>
    <w:rsid w:val="0015634D"/>
    <w:rsid w:val="00156696"/>
    <w:rsid w:val="00157368"/>
    <w:rsid w:val="00157739"/>
    <w:rsid w:val="00157EB9"/>
    <w:rsid w:val="00157F70"/>
    <w:rsid w:val="001606F5"/>
    <w:rsid w:val="00160A1D"/>
    <w:rsid w:val="00160BE4"/>
    <w:rsid w:val="0016106A"/>
    <w:rsid w:val="00161482"/>
    <w:rsid w:val="001615D6"/>
    <w:rsid w:val="0016179E"/>
    <w:rsid w:val="00161A36"/>
    <w:rsid w:val="00161AF6"/>
    <w:rsid w:val="00161F25"/>
    <w:rsid w:val="00162016"/>
    <w:rsid w:val="001623A9"/>
    <w:rsid w:val="001637CA"/>
    <w:rsid w:val="0016382D"/>
    <w:rsid w:val="00163933"/>
    <w:rsid w:val="00163C71"/>
    <w:rsid w:val="00164047"/>
    <w:rsid w:val="00164148"/>
    <w:rsid w:val="0016434F"/>
    <w:rsid w:val="001644EE"/>
    <w:rsid w:val="00164861"/>
    <w:rsid w:val="001649D2"/>
    <w:rsid w:val="00164A12"/>
    <w:rsid w:val="00164A7C"/>
    <w:rsid w:val="00164E86"/>
    <w:rsid w:val="001651F5"/>
    <w:rsid w:val="001653BB"/>
    <w:rsid w:val="00165577"/>
    <w:rsid w:val="0016574C"/>
    <w:rsid w:val="001659F0"/>
    <w:rsid w:val="00165C4E"/>
    <w:rsid w:val="00165EC3"/>
    <w:rsid w:val="00165FFE"/>
    <w:rsid w:val="00166012"/>
    <w:rsid w:val="001667DF"/>
    <w:rsid w:val="00166B23"/>
    <w:rsid w:val="00166DB5"/>
    <w:rsid w:val="0016724B"/>
    <w:rsid w:val="0016758B"/>
    <w:rsid w:val="00167617"/>
    <w:rsid w:val="001676FD"/>
    <w:rsid w:val="0016782C"/>
    <w:rsid w:val="00167D5A"/>
    <w:rsid w:val="0017007B"/>
    <w:rsid w:val="001704D0"/>
    <w:rsid w:val="0017062F"/>
    <w:rsid w:val="0017071F"/>
    <w:rsid w:val="0017092F"/>
    <w:rsid w:val="0017153E"/>
    <w:rsid w:val="001715CE"/>
    <w:rsid w:val="001716F7"/>
    <w:rsid w:val="001718F8"/>
    <w:rsid w:val="00171B67"/>
    <w:rsid w:val="00171C90"/>
    <w:rsid w:val="001721FA"/>
    <w:rsid w:val="001725AC"/>
    <w:rsid w:val="00172771"/>
    <w:rsid w:val="00172B4C"/>
    <w:rsid w:val="00172EF3"/>
    <w:rsid w:val="00172FB5"/>
    <w:rsid w:val="00173432"/>
    <w:rsid w:val="00173973"/>
    <w:rsid w:val="00173A9E"/>
    <w:rsid w:val="00174036"/>
    <w:rsid w:val="0017429C"/>
    <w:rsid w:val="001743C6"/>
    <w:rsid w:val="00174C0C"/>
    <w:rsid w:val="00174DB4"/>
    <w:rsid w:val="00175617"/>
    <w:rsid w:val="00175BB7"/>
    <w:rsid w:val="00175C68"/>
    <w:rsid w:val="00175CD6"/>
    <w:rsid w:val="00175CF5"/>
    <w:rsid w:val="00175ED5"/>
    <w:rsid w:val="001765FC"/>
    <w:rsid w:val="00176C66"/>
    <w:rsid w:val="001771B1"/>
    <w:rsid w:val="00177244"/>
    <w:rsid w:val="001775F1"/>
    <w:rsid w:val="00177736"/>
    <w:rsid w:val="00177C49"/>
    <w:rsid w:val="00180037"/>
    <w:rsid w:val="001801DE"/>
    <w:rsid w:val="00180229"/>
    <w:rsid w:val="0018041A"/>
    <w:rsid w:val="0018057B"/>
    <w:rsid w:val="001807A0"/>
    <w:rsid w:val="00180844"/>
    <w:rsid w:val="001809A9"/>
    <w:rsid w:val="00180B49"/>
    <w:rsid w:val="00180D7C"/>
    <w:rsid w:val="00180E1C"/>
    <w:rsid w:val="0018120E"/>
    <w:rsid w:val="0018127F"/>
    <w:rsid w:val="00181D2E"/>
    <w:rsid w:val="00182A79"/>
    <w:rsid w:val="0018306E"/>
    <w:rsid w:val="0018316E"/>
    <w:rsid w:val="00183278"/>
    <w:rsid w:val="001839E2"/>
    <w:rsid w:val="00183A70"/>
    <w:rsid w:val="00183CC4"/>
    <w:rsid w:val="00184472"/>
    <w:rsid w:val="001844D5"/>
    <w:rsid w:val="001846C0"/>
    <w:rsid w:val="001846CD"/>
    <w:rsid w:val="00184751"/>
    <w:rsid w:val="0018499A"/>
    <w:rsid w:val="001850A3"/>
    <w:rsid w:val="00185495"/>
    <w:rsid w:val="001869B8"/>
    <w:rsid w:val="00186EC9"/>
    <w:rsid w:val="00187896"/>
    <w:rsid w:val="00187C67"/>
    <w:rsid w:val="00187DDA"/>
    <w:rsid w:val="00187E92"/>
    <w:rsid w:val="00190144"/>
    <w:rsid w:val="001909DA"/>
    <w:rsid w:val="00190F14"/>
    <w:rsid w:val="00190FA5"/>
    <w:rsid w:val="00191083"/>
    <w:rsid w:val="00191307"/>
    <w:rsid w:val="00191D08"/>
    <w:rsid w:val="00191EC5"/>
    <w:rsid w:val="00192379"/>
    <w:rsid w:val="001927C8"/>
    <w:rsid w:val="00192B6E"/>
    <w:rsid w:val="00192BEA"/>
    <w:rsid w:val="00192BF7"/>
    <w:rsid w:val="00192C48"/>
    <w:rsid w:val="00193312"/>
    <w:rsid w:val="0019357F"/>
    <w:rsid w:val="001938AD"/>
    <w:rsid w:val="00193E3F"/>
    <w:rsid w:val="0019459D"/>
    <w:rsid w:val="00194972"/>
    <w:rsid w:val="00194C3B"/>
    <w:rsid w:val="001950C1"/>
    <w:rsid w:val="00195600"/>
    <w:rsid w:val="0019576B"/>
    <w:rsid w:val="001959AC"/>
    <w:rsid w:val="00195DDF"/>
    <w:rsid w:val="00196054"/>
    <w:rsid w:val="001964CF"/>
    <w:rsid w:val="00196A3C"/>
    <w:rsid w:val="00196AFA"/>
    <w:rsid w:val="00196DED"/>
    <w:rsid w:val="00196EB8"/>
    <w:rsid w:val="00197086"/>
    <w:rsid w:val="0019724F"/>
    <w:rsid w:val="00197485"/>
    <w:rsid w:val="00197520"/>
    <w:rsid w:val="001976C2"/>
    <w:rsid w:val="00197A43"/>
    <w:rsid w:val="00197D51"/>
    <w:rsid w:val="00197DB9"/>
    <w:rsid w:val="001A0212"/>
    <w:rsid w:val="001A046A"/>
    <w:rsid w:val="001A112B"/>
    <w:rsid w:val="001A12D9"/>
    <w:rsid w:val="001A18E7"/>
    <w:rsid w:val="001A1D7D"/>
    <w:rsid w:val="001A2006"/>
    <w:rsid w:val="001A21DB"/>
    <w:rsid w:val="001A22E5"/>
    <w:rsid w:val="001A24C5"/>
    <w:rsid w:val="001A2809"/>
    <w:rsid w:val="001A2C5C"/>
    <w:rsid w:val="001A334E"/>
    <w:rsid w:val="001A3691"/>
    <w:rsid w:val="001A37D5"/>
    <w:rsid w:val="001A37E2"/>
    <w:rsid w:val="001A396A"/>
    <w:rsid w:val="001A3BA1"/>
    <w:rsid w:val="001A4487"/>
    <w:rsid w:val="001A4D77"/>
    <w:rsid w:val="001A55B9"/>
    <w:rsid w:val="001A5A95"/>
    <w:rsid w:val="001A5C6E"/>
    <w:rsid w:val="001A606D"/>
    <w:rsid w:val="001A6225"/>
    <w:rsid w:val="001A6777"/>
    <w:rsid w:val="001A6D0A"/>
    <w:rsid w:val="001A6D8A"/>
    <w:rsid w:val="001A70A6"/>
    <w:rsid w:val="001A713F"/>
    <w:rsid w:val="001A74E1"/>
    <w:rsid w:val="001A7CEE"/>
    <w:rsid w:val="001A7F67"/>
    <w:rsid w:val="001B0C4C"/>
    <w:rsid w:val="001B0D20"/>
    <w:rsid w:val="001B1F3A"/>
    <w:rsid w:val="001B1FD4"/>
    <w:rsid w:val="001B1FD5"/>
    <w:rsid w:val="001B2342"/>
    <w:rsid w:val="001B25D3"/>
    <w:rsid w:val="001B2883"/>
    <w:rsid w:val="001B2BC4"/>
    <w:rsid w:val="001B2C35"/>
    <w:rsid w:val="001B2CDB"/>
    <w:rsid w:val="001B2D1D"/>
    <w:rsid w:val="001B2E7D"/>
    <w:rsid w:val="001B324E"/>
    <w:rsid w:val="001B4255"/>
    <w:rsid w:val="001B448C"/>
    <w:rsid w:val="001B4AAF"/>
    <w:rsid w:val="001B4BF3"/>
    <w:rsid w:val="001B4F60"/>
    <w:rsid w:val="001B53F2"/>
    <w:rsid w:val="001B5429"/>
    <w:rsid w:val="001B5C62"/>
    <w:rsid w:val="001B5E4A"/>
    <w:rsid w:val="001B5EB5"/>
    <w:rsid w:val="001B5ECC"/>
    <w:rsid w:val="001B6474"/>
    <w:rsid w:val="001B671D"/>
    <w:rsid w:val="001B672B"/>
    <w:rsid w:val="001B6B5D"/>
    <w:rsid w:val="001B6E0D"/>
    <w:rsid w:val="001B6F85"/>
    <w:rsid w:val="001B71DF"/>
    <w:rsid w:val="001B76D9"/>
    <w:rsid w:val="001B7E11"/>
    <w:rsid w:val="001C0029"/>
    <w:rsid w:val="001C0173"/>
    <w:rsid w:val="001C06CE"/>
    <w:rsid w:val="001C0C62"/>
    <w:rsid w:val="001C0EBE"/>
    <w:rsid w:val="001C1765"/>
    <w:rsid w:val="001C195D"/>
    <w:rsid w:val="001C1A6A"/>
    <w:rsid w:val="001C1FB2"/>
    <w:rsid w:val="001C2253"/>
    <w:rsid w:val="001C2A0B"/>
    <w:rsid w:val="001C3933"/>
    <w:rsid w:val="001C426D"/>
    <w:rsid w:val="001C4277"/>
    <w:rsid w:val="001C42CC"/>
    <w:rsid w:val="001C47C3"/>
    <w:rsid w:val="001C4B68"/>
    <w:rsid w:val="001C4C02"/>
    <w:rsid w:val="001C4C57"/>
    <w:rsid w:val="001C53A1"/>
    <w:rsid w:val="001C561F"/>
    <w:rsid w:val="001C57AE"/>
    <w:rsid w:val="001C5AB1"/>
    <w:rsid w:val="001C5D7E"/>
    <w:rsid w:val="001C61AB"/>
    <w:rsid w:val="001C656E"/>
    <w:rsid w:val="001C664E"/>
    <w:rsid w:val="001C6E21"/>
    <w:rsid w:val="001C709A"/>
    <w:rsid w:val="001C710B"/>
    <w:rsid w:val="001C75A4"/>
    <w:rsid w:val="001C7BA1"/>
    <w:rsid w:val="001C7DC6"/>
    <w:rsid w:val="001D02FD"/>
    <w:rsid w:val="001D06B0"/>
    <w:rsid w:val="001D0767"/>
    <w:rsid w:val="001D0832"/>
    <w:rsid w:val="001D1126"/>
    <w:rsid w:val="001D1275"/>
    <w:rsid w:val="001D2157"/>
    <w:rsid w:val="001D25EA"/>
    <w:rsid w:val="001D2913"/>
    <w:rsid w:val="001D2D09"/>
    <w:rsid w:val="001D2DBA"/>
    <w:rsid w:val="001D2E36"/>
    <w:rsid w:val="001D39E9"/>
    <w:rsid w:val="001D3A34"/>
    <w:rsid w:val="001D3FE8"/>
    <w:rsid w:val="001D402F"/>
    <w:rsid w:val="001D41A9"/>
    <w:rsid w:val="001D4303"/>
    <w:rsid w:val="001D5048"/>
    <w:rsid w:val="001D507B"/>
    <w:rsid w:val="001D5105"/>
    <w:rsid w:val="001D5560"/>
    <w:rsid w:val="001D56E8"/>
    <w:rsid w:val="001D57E5"/>
    <w:rsid w:val="001D581B"/>
    <w:rsid w:val="001D590E"/>
    <w:rsid w:val="001D6186"/>
    <w:rsid w:val="001D653A"/>
    <w:rsid w:val="001D6A7E"/>
    <w:rsid w:val="001D6DDD"/>
    <w:rsid w:val="001D705F"/>
    <w:rsid w:val="001D7385"/>
    <w:rsid w:val="001D73E5"/>
    <w:rsid w:val="001D7A77"/>
    <w:rsid w:val="001D7C60"/>
    <w:rsid w:val="001D7FA3"/>
    <w:rsid w:val="001E0313"/>
    <w:rsid w:val="001E0572"/>
    <w:rsid w:val="001E05E0"/>
    <w:rsid w:val="001E06C4"/>
    <w:rsid w:val="001E1204"/>
    <w:rsid w:val="001E151A"/>
    <w:rsid w:val="001E17C3"/>
    <w:rsid w:val="001E1A81"/>
    <w:rsid w:val="001E1BD8"/>
    <w:rsid w:val="001E202E"/>
    <w:rsid w:val="001E21AB"/>
    <w:rsid w:val="001E2206"/>
    <w:rsid w:val="001E2D4C"/>
    <w:rsid w:val="001E2D63"/>
    <w:rsid w:val="001E2EB3"/>
    <w:rsid w:val="001E2EB7"/>
    <w:rsid w:val="001E2F27"/>
    <w:rsid w:val="001E3B53"/>
    <w:rsid w:val="001E3D46"/>
    <w:rsid w:val="001E3E88"/>
    <w:rsid w:val="001E3E89"/>
    <w:rsid w:val="001E4118"/>
    <w:rsid w:val="001E45F6"/>
    <w:rsid w:val="001E48A1"/>
    <w:rsid w:val="001E4A69"/>
    <w:rsid w:val="001E4C21"/>
    <w:rsid w:val="001E50F5"/>
    <w:rsid w:val="001E5207"/>
    <w:rsid w:val="001E568B"/>
    <w:rsid w:val="001E5BDB"/>
    <w:rsid w:val="001E5C3C"/>
    <w:rsid w:val="001E61AA"/>
    <w:rsid w:val="001E6200"/>
    <w:rsid w:val="001E62D3"/>
    <w:rsid w:val="001E6407"/>
    <w:rsid w:val="001E6771"/>
    <w:rsid w:val="001E69F3"/>
    <w:rsid w:val="001E6C1B"/>
    <w:rsid w:val="001E7291"/>
    <w:rsid w:val="001E7438"/>
    <w:rsid w:val="001E7510"/>
    <w:rsid w:val="001E754E"/>
    <w:rsid w:val="001E754F"/>
    <w:rsid w:val="001E79A9"/>
    <w:rsid w:val="001E7BB5"/>
    <w:rsid w:val="001E7BCF"/>
    <w:rsid w:val="001E7D02"/>
    <w:rsid w:val="001E7DA2"/>
    <w:rsid w:val="001F0025"/>
    <w:rsid w:val="001F0107"/>
    <w:rsid w:val="001F02E6"/>
    <w:rsid w:val="001F0AA0"/>
    <w:rsid w:val="001F0AA9"/>
    <w:rsid w:val="001F0D5C"/>
    <w:rsid w:val="001F0EB7"/>
    <w:rsid w:val="001F0EDE"/>
    <w:rsid w:val="001F10E1"/>
    <w:rsid w:val="001F154B"/>
    <w:rsid w:val="001F1575"/>
    <w:rsid w:val="001F1D0E"/>
    <w:rsid w:val="001F21B4"/>
    <w:rsid w:val="001F27EB"/>
    <w:rsid w:val="001F282C"/>
    <w:rsid w:val="001F2E02"/>
    <w:rsid w:val="001F34B9"/>
    <w:rsid w:val="001F39DA"/>
    <w:rsid w:val="001F3AEB"/>
    <w:rsid w:val="001F3C65"/>
    <w:rsid w:val="001F3DF2"/>
    <w:rsid w:val="001F3F7B"/>
    <w:rsid w:val="001F4317"/>
    <w:rsid w:val="001F443F"/>
    <w:rsid w:val="001F4C63"/>
    <w:rsid w:val="001F4DBC"/>
    <w:rsid w:val="001F4DFE"/>
    <w:rsid w:val="001F4F0F"/>
    <w:rsid w:val="001F53BC"/>
    <w:rsid w:val="001F5C95"/>
    <w:rsid w:val="001F5FC8"/>
    <w:rsid w:val="001F5FF9"/>
    <w:rsid w:val="001F6D34"/>
    <w:rsid w:val="001F6E51"/>
    <w:rsid w:val="001F7387"/>
    <w:rsid w:val="001F7628"/>
    <w:rsid w:val="001F77B4"/>
    <w:rsid w:val="001F7E10"/>
    <w:rsid w:val="0020056A"/>
    <w:rsid w:val="00200653"/>
    <w:rsid w:val="00200826"/>
    <w:rsid w:val="00200933"/>
    <w:rsid w:val="00200B1D"/>
    <w:rsid w:val="002010D2"/>
    <w:rsid w:val="002017E4"/>
    <w:rsid w:val="00201DCF"/>
    <w:rsid w:val="00202618"/>
    <w:rsid w:val="002031BC"/>
    <w:rsid w:val="002035FB"/>
    <w:rsid w:val="002038BF"/>
    <w:rsid w:val="002043AA"/>
    <w:rsid w:val="00204724"/>
    <w:rsid w:val="0020536F"/>
    <w:rsid w:val="0020539A"/>
    <w:rsid w:val="00205E99"/>
    <w:rsid w:val="00205F54"/>
    <w:rsid w:val="0020621F"/>
    <w:rsid w:val="0020666F"/>
    <w:rsid w:val="002066C5"/>
    <w:rsid w:val="00206D5E"/>
    <w:rsid w:val="0020727C"/>
    <w:rsid w:val="002078A5"/>
    <w:rsid w:val="00207957"/>
    <w:rsid w:val="00207E94"/>
    <w:rsid w:val="00210758"/>
    <w:rsid w:val="002107D6"/>
    <w:rsid w:val="0021083B"/>
    <w:rsid w:val="002108BF"/>
    <w:rsid w:val="0021114B"/>
    <w:rsid w:val="0021131E"/>
    <w:rsid w:val="00211A3C"/>
    <w:rsid w:val="00211E1D"/>
    <w:rsid w:val="00212239"/>
    <w:rsid w:val="002123DC"/>
    <w:rsid w:val="002126AC"/>
    <w:rsid w:val="00212EE0"/>
    <w:rsid w:val="00213451"/>
    <w:rsid w:val="00213EAB"/>
    <w:rsid w:val="0021405F"/>
    <w:rsid w:val="002141A0"/>
    <w:rsid w:val="00214A1D"/>
    <w:rsid w:val="00214BBD"/>
    <w:rsid w:val="00214BF2"/>
    <w:rsid w:val="00214DA9"/>
    <w:rsid w:val="00214ED7"/>
    <w:rsid w:val="00215089"/>
    <w:rsid w:val="00215420"/>
    <w:rsid w:val="00215D17"/>
    <w:rsid w:val="0021727F"/>
    <w:rsid w:val="002172BE"/>
    <w:rsid w:val="00217300"/>
    <w:rsid w:val="002179EB"/>
    <w:rsid w:val="00217CA5"/>
    <w:rsid w:val="00217D59"/>
    <w:rsid w:val="00217EE7"/>
    <w:rsid w:val="0022010A"/>
    <w:rsid w:val="00220276"/>
    <w:rsid w:val="00220930"/>
    <w:rsid w:val="00220F38"/>
    <w:rsid w:val="00221086"/>
    <w:rsid w:val="0022153C"/>
    <w:rsid w:val="0022194C"/>
    <w:rsid w:val="00221A01"/>
    <w:rsid w:val="00221F0D"/>
    <w:rsid w:val="002220A0"/>
    <w:rsid w:val="002224FC"/>
    <w:rsid w:val="00222558"/>
    <w:rsid w:val="0022291B"/>
    <w:rsid w:val="00222C48"/>
    <w:rsid w:val="00223002"/>
    <w:rsid w:val="0022306F"/>
    <w:rsid w:val="002237DB"/>
    <w:rsid w:val="00223CBE"/>
    <w:rsid w:val="00223F19"/>
    <w:rsid w:val="00224001"/>
    <w:rsid w:val="00224195"/>
    <w:rsid w:val="002260C9"/>
    <w:rsid w:val="002262ED"/>
    <w:rsid w:val="00226D11"/>
    <w:rsid w:val="002271D8"/>
    <w:rsid w:val="00227A8F"/>
    <w:rsid w:val="00227B3F"/>
    <w:rsid w:val="00227E56"/>
    <w:rsid w:val="00227EAC"/>
    <w:rsid w:val="0023053D"/>
    <w:rsid w:val="00230823"/>
    <w:rsid w:val="00230902"/>
    <w:rsid w:val="00230B89"/>
    <w:rsid w:val="00230CF2"/>
    <w:rsid w:val="00230EA3"/>
    <w:rsid w:val="002315BF"/>
    <w:rsid w:val="002316E6"/>
    <w:rsid w:val="00231DC6"/>
    <w:rsid w:val="0023238D"/>
    <w:rsid w:val="002327BE"/>
    <w:rsid w:val="00232866"/>
    <w:rsid w:val="0023296B"/>
    <w:rsid w:val="00232BD1"/>
    <w:rsid w:val="00232E5D"/>
    <w:rsid w:val="00232ED6"/>
    <w:rsid w:val="00232F83"/>
    <w:rsid w:val="00233842"/>
    <w:rsid w:val="00233B75"/>
    <w:rsid w:val="00233C3A"/>
    <w:rsid w:val="00234073"/>
    <w:rsid w:val="00234393"/>
    <w:rsid w:val="00234947"/>
    <w:rsid w:val="00234C07"/>
    <w:rsid w:val="00235054"/>
    <w:rsid w:val="00235677"/>
    <w:rsid w:val="00235AE6"/>
    <w:rsid w:val="00235BFC"/>
    <w:rsid w:val="00235C0C"/>
    <w:rsid w:val="00236522"/>
    <w:rsid w:val="00236682"/>
    <w:rsid w:val="002368B4"/>
    <w:rsid w:val="00236F12"/>
    <w:rsid w:val="0023707D"/>
    <w:rsid w:val="00237238"/>
    <w:rsid w:val="002373C7"/>
    <w:rsid w:val="002378AB"/>
    <w:rsid w:val="00237CC6"/>
    <w:rsid w:val="00237F47"/>
    <w:rsid w:val="0024005A"/>
    <w:rsid w:val="002406BD"/>
    <w:rsid w:val="0024101B"/>
    <w:rsid w:val="00241719"/>
    <w:rsid w:val="002419D4"/>
    <w:rsid w:val="00241B0F"/>
    <w:rsid w:val="00241E5B"/>
    <w:rsid w:val="0024231A"/>
    <w:rsid w:val="00242341"/>
    <w:rsid w:val="00242449"/>
    <w:rsid w:val="0024261A"/>
    <w:rsid w:val="00242651"/>
    <w:rsid w:val="00242B78"/>
    <w:rsid w:val="00242D5F"/>
    <w:rsid w:val="00244DDE"/>
    <w:rsid w:val="00244F1E"/>
    <w:rsid w:val="002450EF"/>
    <w:rsid w:val="00245158"/>
    <w:rsid w:val="00245180"/>
    <w:rsid w:val="00245EB7"/>
    <w:rsid w:val="00245F9C"/>
    <w:rsid w:val="002460D5"/>
    <w:rsid w:val="002461A8"/>
    <w:rsid w:val="0024636C"/>
    <w:rsid w:val="00246451"/>
    <w:rsid w:val="0024690D"/>
    <w:rsid w:val="00246D99"/>
    <w:rsid w:val="00246E17"/>
    <w:rsid w:val="00246EDB"/>
    <w:rsid w:val="00246F90"/>
    <w:rsid w:val="002473B1"/>
    <w:rsid w:val="00247442"/>
    <w:rsid w:val="002474A1"/>
    <w:rsid w:val="00247596"/>
    <w:rsid w:val="00247D29"/>
    <w:rsid w:val="00247EB9"/>
    <w:rsid w:val="00247FFC"/>
    <w:rsid w:val="00250200"/>
    <w:rsid w:val="0025022F"/>
    <w:rsid w:val="00250A8F"/>
    <w:rsid w:val="00250CDE"/>
    <w:rsid w:val="00250FAE"/>
    <w:rsid w:val="002510A3"/>
    <w:rsid w:val="0025130E"/>
    <w:rsid w:val="0025144B"/>
    <w:rsid w:val="002515E6"/>
    <w:rsid w:val="0025180C"/>
    <w:rsid w:val="00252298"/>
    <w:rsid w:val="002530D0"/>
    <w:rsid w:val="002531AF"/>
    <w:rsid w:val="0025322A"/>
    <w:rsid w:val="002532B3"/>
    <w:rsid w:val="00253429"/>
    <w:rsid w:val="00253478"/>
    <w:rsid w:val="00253EF8"/>
    <w:rsid w:val="00254068"/>
    <w:rsid w:val="0025408A"/>
    <w:rsid w:val="00254260"/>
    <w:rsid w:val="0025436D"/>
    <w:rsid w:val="002547A5"/>
    <w:rsid w:val="0025484B"/>
    <w:rsid w:val="00254C65"/>
    <w:rsid w:val="002552A3"/>
    <w:rsid w:val="00255593"/>
    <w:rsid w:val="00255632"/>
    <w:rsid w:val="0025615B"/>
    <w:rsid w:val="00256442"/>
    <w:rsid w:val="00256959"/>
    <w:rsid w:val="002578CD"/>
    <w:rsid w:val="002579FB"/>
    <w:rsid w:val="00260C7B"/>
    <w:rsid w:val="00260D8B"/>
    <w:rsid w:val="00260EC9"/>
    <w:rsid w:val="002610BA"/>
    <w:rsid w:val="002612E1"/>
    <w:rsid w:val="002615D8"/>
    <w:rsid w:val="00261A8F"/>
    <w:rsid w:val="00261B3B"/>
    <w:rsid w:val="00261C17"/>
    <w:rsid w:val="00261C89"/>
    <w:rsid w:val="00261D66"/>
    <w:rsid w:val="0026291C"/>
    <w:rsid w:val="00262DAE"/>
    <w:rsid w:val="00262FEC"/>
    <w:rsid w:val="002630F5"/>
    <w:rsid w:val="002634EF"/>
    <w:rsid w:val="00263AB5"/>
    <w:rsid w:val="00263C98"/>
    <w:rsid w:val="00263E5D"/>
    <w:rsid w:val="00263EA6"/>
    <w:rsid w:val="00263F19"/>
    <w:rsid w:val="00264824"/>
    <w:rsid w:val="0026499E"/>
    <w:rsid w:val="00264FA4"/>
    <w:rsid w:val="002656EB"/>
    <w:rsid w:val="0026577B"/>
    <w:rsid w:val="00265CB6"/>
    <w:rsid w:val="00265D57"/>
    <w:rsid w:val="002662D1"/>
    <w:rsid w:val="002664E4"/>
    <w:rsid w:val="00266EB7"/>
    <w:rsid w:val="00267094"/>
    <w:rsid w:val="00267766"/>
    <w:rsid w:val="002678AA"/>
    <w:rsid w:val="00267AA2"/>
    <w:rsid w:val="002701CB"/>
    <w:rsid w:val="00270246"/>
    <w:rsid w:val="0027044D"/>
    <w:rsid w:val="002705CB"/>
    <w:rsid w:val="00270843"/>
    <w:rsid w:val="002711F4"/>
    <w:rsid w:val="0027141E"/>
    <w:rsid w:val="0027174B"/>
    <w:rsid w:val="00271913"/>
    <w:rsid w:val="00271D81"/>
    <w:rsid w:val="00272316"/>
    <w:rsid w:val="002729DF"/>
    <w:rsid w:val="00272A25"/>
    <w:rsid w:val="00273134"/>
    <w:rsid w:val="00273BD8"/>
    <w:rsid w:val="00273ED9"/>
    <w:rsid w:val="00273FCF"/>
    <w:rsid w:val="00274583"/>
    <w:rsid w:val="0027488E"/>
    <w:rsid w:val="00274CC5"/>
    <w:rsid w:val="00274E91"/>
    <w:rsid w:val="0027559F"/>
    <w:rsid w:val="00275686"/>
    <w:rsid w:val="00276346"/>
    <w:rsid w:val="002763CB"/>
    <w:rsid w:val="00276514"/>
    <w:rsid w:val="00276804"/>
    <w:rsid w:val="0027698F"/>
    <w:rsid w:val="00276AC0"/>
    <w:rsid w:val="00276AE3"/>
    <w:rsid w:val="00276B43"/>
    <w:rsid w:val="002772B3"/>
    <w:rsid w:val="002778FC"/>
    <w:rsid w:val="00277C56"/>
    <w:rsid w:val="00277F01"/>
    <w:rsid w:val="0028030F"/>
    <w:rsid w:val="002805EE"/>
    <w:rsid w:val="00281092"/>
    <w:rsid w:val="0028195A"/>
    <w:rsid w:val="002819A6"/>
    <w:rsid w:val="00281B62"/>
    <w:rsid w:val="00282038"/>
    <w:rsid w:val="0028218C"/>
    <w:rsid w:val="00282437"/>
    <w:rsid w:val="00282763"/>
    <w:rsid w:val="00283288"/>
    <w:rsid w:val="00283772"/>
    <w:rsid w:val="0028439A"/>
    <w:rsid w:val="00284402"/>
    <w:rsid w:val="00284449"/>
    <w:rsid w:val="00284A97"/>
    <w:rsid w:val="002850D6"/>
    <w:rsid w:val="00285123"/>
    <w:rsid w:val="002852A1"/>
    <w:rsid w:val="00285341"/>
    <w:rsid w:val="00285653"/>
    <w:rsid w:val="00285A94"/>
    <w:rsid w:val="00285D91"/>
    <w:rsid w:val="00285DEE"/>
    <w:rsid w:val="00285E44"/>
    <w:rsid w:val="00285F9E"/>
    <w:rsid w:val="002863A3"/>
    <w:rsid w:val="00286915"/>
    <w:rsid w:val="00286CC3"/>
    <w:rsid w:val="00286FB3"/>
    <w:rsid w:val="002872BF"/>
    <w:rsid w:val="00287E7D"/>
    <w:rsid w:val="00290200"/>
    <w:rsid w:val="00290211"/>
    <w:rsid w:val="00290560"/>
    <w:rsid w:val="002907D4"/>
    <w:rsid w:val="00290FC0"/>
    <w:rsid w:val="002911F9"/>
    <w:rsid w:val="002919DB"/>
    <w:rsid w:val="00291BE5"/>
    <w:rsid w:val="00291D21"/>
    <w:rsid w:val="00292183"/>
    <w:rsid w:val="002927B2"/>
    <w:rsid w:val="00292ABA"/>
    <w:rsid w:val="00293016"/>
    <w:rsid w:val="0029346E"/>
    <w:rsid w:val="00293E3C"/>
    <w:rsid w:val="00294979"/>
    <w:rsid w:val="00294CA8"/>
    <w:rsid w:val="00295035"/>
    <w:rsid w:val="00295441"/>
    <w:rsid w:val="002954BA"/>
    <w:rsid w:val="002958A3"/>
    <w:rsid w:val="00295A8A"/>
    <w:rsid w:val="00295A94"/>
    <w:rsid w:val="00295C40"/>
    <w:rsid w:val="00296F2A"/>
    <w:rsid w:val="002978C5"/>
    <w:rsid w:val="00297A93"/>
    <w:rsid w:val="002A034F"/>
    <w:rsid w:val="002A069C"/>
    <w:rsid w:val="002A0748"/>
    <w:rsid w:val="002A09F9"/>
    <w:rsid w:val="002A0B51"/>
    <w:rsid w:val="002A0BD4"/>
    <w:rsid w:val="002A0E97"/>
    <w:rsid w:val="002A1559"/>
    <w:rsid w:val="002A177B"/>
    <w:rsid w:val="002A1780"/>
    <w:rsid w:val="002A1846"/>
    <w:rsid w:val="002A19D7"/>
    <w:rsid w:val="002A1A84"/>
    <w:rsid w:val="002A1BC6"/>
    <w:rsid w:val="002A1EE6"/>
    <w:rsid w:val="002A23CE"/>
    <w:rsid w:val="002A28A8"/>
    <w:rsid w:val="002A297A"/>
    <w:rsid w:val="002A2B2C"/>
    <w:rsid w:val="002A2E06"/>
    <w:rsid w:val="002A3DD1"/>
    <w:rsid w:val="002A4973"/>
    <w:rsid w:val="002A4D02"/>
    <w:rsid w:val="002A4E02"/>
    <w:rsid w:val="002A4ED1"/>
    <w:rsid w:val="002A4FED"/>
    <w:rsid w:val="002A5001"/>
    <w:rsid w:val="002A5488"/>
    <w:rsid w:val="002A5AB2"/>
    <w:rsid w:val="002A603D"/>
    <w:rsid w:val="002A6262"/>
    <w:rsid w:val="002A62E3"/>
    <w:rsid w:val="002A668C"/>
    <w:rsid w:val="002A6D12"/>
    <w:rsid w:val="002A6DA3"/>
    <w:rsid w:val="002A6F96"/>
    <w:rsid w:val="002A71DE"/>
    <w:rsid w:val="002B0DFD"/>
    <w:rsid w:val="002B1012"/>
    <w:rsid w:val="002B12E6"/>
    <w:rsid w:val="002B1494"/>
    <w:rsid w:val="002B16A9"/>
    <w:rsid w:val="002B1914"/>
    <w:rsid w:val="002B1C90"/>
    <w:rsid w:val="002B25F9"/>
    <w:rsid w:val="002B273F"/>
    <w:rsid w:val="002B2A8B"/>
    <w:rsid w:val="002B3804"/>
    <w:rsid w:val="002B3E32"/>
    <w:rsid w:val="002B4598"/>
    <w:rsid w:val="002B4646"/>
    <w:rsid w:val="002B508D"/>
    <w:rsid w:val="002B5376"/>
    <w:rsid w:val="002B541A"/>
    <w:rsid w:val="002B5641"/>
    <w:rsid w:val="002B5750"/>
    <w:rsid w:val="002B60C1"/>
    <w:rsid w:val="002B7021"/>
    <w:rsid w:val="002B7166"/>
    <w:rsid w:val="002B71C4"/>
    <w:rsid w:val="002B7554"/>
    <w:rsid w:val="002B7CA7"/>
    <w:rsid w:val="002B7DA7"/>
    <w:rsid w:val="002C0178"/>
    <w:rsid w:val="002C0214"/>
    <w:rsid w:val="002C037C"/>
    <w:rsid w:val="002C0582"/>
    <w:rsid w:val="002C0C96"/>
    <w:rsid w:val="002C0DDD"/>
    <w:rsid w:val="002C1199"/>
    <w:rsid w:val="002C1247"/>
    <w:rsid w:val="002C160E"/>
    <w:rsid w:val="002C1794"/>
    <w:rsid w:val="002C1B52"/>
    <w:rsid w:val="002C203C"/>
    <w:rsid w:val="002C22AB"/>
    <w:rsid w:val="002C2A1D"/>
    <w:rsid w:val="002C2B9D"/>
    <w:rsid w:val="002C3F90"/>
    <w:rsid w:val="002C4011"/>
    <w:rsid w:val="002C41BC"/>
    <w:rsid w:val="002C42E0"/>
    <w:rsid w:val="002C478F"/>
    <w:rsid w:val="002C4B83"/>
    <w:rsid w:val="002C509B"/>
    <w:rsid w:val="002C538E"/>
    <w:rsid w:val="002C5583"/>
    <w:rsid w:val="002C58A7"/>
    <w:rsid w:val="002C5DE5"/>
    <w:rsid w:val="002C6047"/>
    <w:rsid w:val="002C62AE"/>
    <w:rsid w:val="002C62B2"/>
    <w:rsid w:val="002C64E3"/>
    <w:rsid w:val="002C721C"/>
    <w:rsid w:val="002C7D69"/>
    <w:rsid w:val="002D0117"/>
    <w:rsid w:val="002D04BD"/>
    <w:rsid w:val="002D09A3"/>
    <w:rsid w:val="002D0BD8"/>
    <w:rsid w:val="002D18DB"/>
    <w:rsid w:val="002D1BD8"/>
    <w:rsid w:val="002D1BEA"/>
    <w:rsid w:val="002D1C81"/>
    <w:rsid w:val="002D24BD"/>
    <w:rsid w:val="002D2C98"/>
    <w:rsid w:val="002D2ECA"/>
    <w:rsid w:val="002D3256"/>
    <w:rsid w:val="002D39EA"/>
    <w:rsid w:val="002D3E66"/>
    <w:rsid w:val="002D3EA5"/>
    <w:rsid w:val="002D4215"/>
    <w:rsid w:val="002D46F8"/>
    <w:rsid w:val="002D4781"/>
    <w:rsid w:val="002D47C2"/>
    <w:rsid w:val="002D49A9"/>
    <w:rsid w:val="002D4BDD"/>
    <w:rsid w:val="002D54A3"/>
    <w:rsid w:val="002D5D41"/>
    <w:rsid w:val="002D60FA"/>
    <w:rsid w:val="002D64ED"/>
    <w:rsid w:val="002D69FA"/>
    <w:rsid w:val="002D6A3E"/>
    <w:rsid w:val="002D6CF3"/>
    <w:rsid w:val="002D6D4A"/>
    <w:rsid w:val="002D725B"/>
    <w:rsid w:val="002D73EE"/>
    <w:rsid w:val="002D782B"/>
    <w:rsid w:val="002D7982"/>
    <w:rsid w:val="002D7B94"/>
    <w:rsid w:val="002D7DEE"/>
    <w:rsid w:val="002D7F30"/>
    <w:rsid w:val="002E0107"/>
    <w:rsid w:val="002E0302"/>
    <w:rsid w:val="002E037E"/>
    <w:rsid w:val="002E0394"/>
    <w:rsid w:val="002E04A7"/>
    <w:rsid w:val="002E0D4D"/>
    <w:rsid w:val="002E147B"/>
    <w:rsid w:val="002E19BC"/>
    <w:rsid w:val="002E1AB4"/>
    <w:rsid w:val="002E1D30"/>
    <w:rsid w:val="002E1DBF"/>
    <w:rsid w:val="002E2308"/>
    <w:rsid w:val="002E252E"/>
    <w:rsid w:val="002E2CFC"/>
    <w:rsid w:val="002E2FD4"/>
    <w:rsid w:val="002E37CC"/>
    <w:rsid w:val="002E39BC"/>
    <w:rsid w:val="002E4AB7"/>
    <w:rsid w:val="002E4B18"/>
    <w:rsid w:val="002E5306"/>
    <w:rsid w:val="002E5360"/>
    <w:rsid w:val="002E5BC9"/>
    <w:rsid w:val="002E5C9A"/>
    <w:rsid w:val="002E616D"/>
    <w:rsid w:val="002E63A5"/>
    <w:rsid w:val="002E641A"/>
    <w:rsid w:val="002E658E"/>
    <w:rsid w:val="002E7218"/>
    <w:rsid w:val="002E726C"/>
    <w:rsid w:val="002E7ACF"/>
    <w:rsid w:val="002E7FE0"/>
    <w:rsid w:val="002F01E2"/>
    <w:rsid w:val="002F0357"/>
    <w:rsid w:val="002F059F"/>
    <w:rsid w:val="002F061E"/>
    <w:rsid w:val="002F08B7"/>
    <w:rsid w:val="002F10E1"/>
    <w:rsid w:val="002F11E6"/>
    <w:rsid w:val="002F1759"/>
    <w:rsid w:val="002F1948"/>
    <w:rsid w:val="002F1E05"/>
    <w:rsid w:val="002F2386"/>
    <w:rsid w:val="002F2F42"/>
    <w:rsid w:val="002F2FEA"/>
    <w:rsid w:val="002F3765"/>
    <w:rsid w:val="002F380C"/>
    <w:rsid w:val="002F3ACF"/>
    <w:rsid w:val="002F3FB2"/>
    <w:rsid w:val="002F4438"/>
    <w:rsid w:val="002F44AB"/>
    <w:rsid w:val="002F44BC"/>
    <w:rsid w:val="002F47C2"/>
    <w:rsid w:val="002F484F"/>
    <w:rsid w:val="002F48BA"/>
    <w:rsid w:val="002F4ACC"/>
    <w:rsid w:val="002F4DD2"/>
    <w:rsid w:val="002F5A58"/>
    <w:rsid w:val="002F6268"/>
    <w:rsid w:val="002F65D9"/>
    <w:rsid w:val="002F6803"/>
    <w:rsid w:val="002F6BB1"/>
    <w:rsid w:val="002F6C54"/>
    <w:rsid w:val="002F6D5F"/>
    <w:rsid w:val="002F792A"/>
    <w:rsid w:val="00300048"/>
    <w:rsid w:val="00300240"/>
    <w:rsid w:val="00300375"/>
    <w:rsid w:val="0030037B"/>
    <w:rsid w:val="00300955"/>
    <w:rsid w:val="00300E01"/>
    <w:rsid w:val="0030165A"/>
    <w:rsid w:val="0030182B"/>
    <w:rsid w:val="00301E6C"/>
    <w:rsid w:val="003023AD"/>
    <w:rsid w:val="003033E4"/>
    <w:rsid w:val="00303432"/>
    <w:rsid w:val="0030350F"/>
    <w:rsid w:val="003036E7"/>
    <w:rsid w:val="0030370A"/>
    <w:rsid w:val="00303AF8"/>
    <w:rsid w:val="00303D46"/>
    <w:rsid w:val="00303DAC"/>
    <w:rsid w:val="003043AE"/>
    <w:rsid w:val="00305100"/>
    <w:rsid w:val="003054DC"/>
    <w:rsid w:val="0030584A"/>
    <w:rsid w:val="00305A56"/>
    <w:rsid w:val="00305B59"/>
    <w:rsid w:val="00305C2B"/>
    <w:rsid w:val="003061BA"/>
    <w:rsid w:val="0030620D"/>
    <w:rsid w:val="0030645F"/>
    <w:rsid w:val="003067A0"/>
    <w:rsid w:val="003067A8"/>
    <w:rsid w:val="00306BEF"/>
    <w:rsid w:val="00306D97"/>
    <w:rsid w:val="00306E10"/>
    <w:rsid w:val="00306EBB"/>
    <w:rsid w:val="00306F64"/>
    <w:rsid w:val="00307067"/>
    <w:rsid w:val="00307B30"/>
    <w:rsid w:val="00307D88"/>
    <w:rsid w:val="00307E0C"/>
    <w:rsid w:val="00307E6E"/>
    <w:rsid w:val="00307F9D"/>
    <w:rsid w:val="00310258"/>
    <w:rsid w:val="003105D9"/>
    <w:rsid w:val="003105EC"/>
    <w:rsid w:val="00310F3A"/>
    <w:rsid w:val="00310F49"/>
    <w:rsid w:val="003114E0"/>
    <w:rsid w:val="00311824"/>
    <w:rsid w:val="00312762"/>
    <w:rsid w:val="00312854"/>
    <w:rsid w:val="00312D2D"/>
    <w:rsid w:val="003134B4"/>
    <w:rsid w:val="003138E9"/>
    <w:rsid w:val="00313BB5"/>
    <w:rsid w:val="003140AA"/>
    <w:rsid w:val="0031423D"/>
    <w:rsid w:val="003148F9"/>
    <w:rsid w:val="00314EE8"/>
    <w:rsid w:val="00314F6D"/>
    <w:rsid w:val="003150C0"/>
    <w:rsid w:val="00315C2A"/>
    <w:rsid w:val="00315D95"/>
    <w:rsid w:val="00316731"/>
    <w:rsid w:val="00316B90"/>
    <w:rsid w:val="00316E03"/>
    <w:rsid w:val="0031769A"/>
    <w:rsid w:val="00317A07"/>
    <w:rsid w:val="00317E58"/>
    <w:rsid w:val="00317FE4"/>
    <w:rsid w:val="0031B627"/>
    <w:rsid w:val="00320147"/>
    <w:rsid w:val="0032037C"/>
    <w:rsid w:val="003206EE"/>
    <w:rsid w:val="003207E7"/>
    <w:rsid w:val="003207F8"/>
    <w:rsid w:val="00320939"/>
    <w:rsid w:val="00320A7A"/>
    <w:rsid w:val="003210FE"/>
    <w:rsid w:val="00321CB1"/>
    <w:rsid w:val="00321DD2"/>
    <w:rsid w:val="00322126"/>
    <w:rsid w:val="00322268"/>
    <w:rsid w:val="00322C42"/>
    <w:rsid w:val="00322F2B"/>
    <w:rsid w:val="00323439"/>
    <w:rsid w:val="00323B47"/>
    <w:rsid w:val="00323E36"/>
    <w:rsid w:val="00323FC0"/>
    <w:rsid w:val="00324202"/>
    <w:rsid w:val="00324AD6"/>
    <w:rsid w:val="0032518C"/>
    <w:rsid w:val="00325ADD"/>
    <w:rsid w:val="0032609B"/>
    <w:rsid w:val="00326469"/>
    <w:rsid w:val="00326C46"/>
    <w:rsid w:val="00326F54"/>
    <w:rsid w:val="00326FCB"/>
    <w:rsid w:val="00327139"/>
    <w:rsid w:val="00327244"/>
    <w:rsid w:val="003273F2"/>
    <w:rsid w:val="00327883"/>
    <w:rsid w:val="003278F7"/>
    <w:rsid w:val="003279A5"/>
    <w:rsid w:val="00330114"/>
    <w:rsid w:val="00330178"/>
    <w:rsid w:val="00331311"/>
    <w:rsid w:val="003314F7"/>
    <w:rsid w:val="003317A6"/>
    <w:rsid w:val="00331CC8"/>
    <w:rsid w:val="0033460D"/>
    <w:rsid w:val="00335063"/>
    <w:rsid w:val="0033576C"/>
    <w:rsid w:val="00335CC6"/>
    <w:rsid w:val="00335DC0"/>
    <w:rsid w:val="00336000"/>
    <w:rsid w:val="00336005"/>
    <w:rsid w:val="00336559"/>
    <w:rsid w:val="003368AA"/>
    <w:rsid w:val="00336B19"/>
    <w:rsid w:val="00336DA3"/>
    <w:rsid w:val="00336FE3"/>
    <w:rsid w:val="00337C1B"/>
    <w:rsid w:val="0034097E"/>
    <w:rsid w:val="00340A8C"/>
    <w:rsid w:val="00340C10"/>
    <w:rsid w:val="00340DCA"/>
    <w:rsid w:val="00340EC3"/>
    <w:rsid w:val="0034151E"/>
    <w:rsid w:val="00341668"/>
    <w:rsid w:val="0034184E"/>
    <w:rsid w:val="00341C21"/>
    <w:rsid w:val="00341DD9"/>
    <w:rsid w:val="00341FC8"/>
    <w:rsid w:val="003420DA"/>
    <w:rsid w:val="0034230A"/>
    <w:rsid w:val="00342351"/>
    <w:rsid w:val="00342820"/>
    <w:rsid w:val="003431F2"/>
    <w:rsid w:val="003438A7"/>
    <w:rsid w:val="00343B4F"/>
    <w:rsid w:val="00344786"/>
    <w:rsid w:val="00344857"/>
    <w:rsid w:val="003449C1"/>
    <w:rsid w:val="003449F5"/>
    <w:rsid w:val="00344BF9"/>
    <w:rsid w:val="00344F6A"/>
    <w:rsid w:val="003450E3"/>
    <w:rsid w:val="00345115"/>
    <w:rsid w:val="003452B7"/>
    <w:rsid w:val="003455B3"/>
    <w:rsid w:val="00345962"/>
    <w:rsid w:val="00345C7D"/>
    <w:rsid w:val="00345CEB"/>
    <w:rsid w:val="0034647A"/>
    <w:rsid w:val="003466A5"/>
    <w:rsid w:val="003467AB"/>
    <w:rsid w:val="00346EA4"/>
    <w:rsid w:val="003479D3"/>
    <w:rsid w:val="00347C27"/>
    <w:rsid w:val="00350030"/>
    <w:rsid w:val="00350225"/>
    <w:rsid w:val="003502AB"/>
    <w:rsid w:val="0035069F"/>
    <w:rsid w:val="00350A6E"/>
    <w:rsid w:val="00350DCA"/>
    <w:rsid w:val="0035111C"/>
    <w:rsid w:val="00351300"/>
    <w:rsid w:val="00351DE9"/>
    <w:rsid w:val="00352703"/>
    <w:rsid w:val="0035271E"/>
    <w:rsid w:val="00352A12"/>
    <w:rsid w:val="00352B2E"/>
    <w:rsid w:val="00353986"/>
    <w:rsid w:val="00353A02"/>
    <w:rsid w:val="00353E6D"/>
    <w:rsid w:val="003541D0"/>
    <w:rsid w:val="00354279"/>
    <w:rsid w:val="00354370"/>
    <w:rsid w:val="00354391"/>
    <w:rsid w:val="003546EF"/>
    <w:rsid w:val="003549EB"/>
    <w:rsid w:val="00354F4C"/>
    <w:rsid w:val="00355CBC"/>
    <w:rsid w:val="0035609A"/>
    <w:rsid w:val="00356444"/>
    <w:rsid w:val="003572AA"/>
    <w:rsid w:val="00357302"/>
    <w:rsid w:val="0035739F"/>
    <w:rsid w:val="00357498"/>
    <w:rsid w:val="00360697"/>
    <w:rsid w:val="003607E1"/>
    <w:rsid w:val="00360FE4"/>
    <w:rsid w:val="003619CE"/>
    <w:rsid w:val="00361C51"/>
    <w:rsid w:val="00361CA6"/>
    <w:rsid w:val="00361D5C"/>
    <w:rsid w:val="00362BD3"/>
    <w:rsid w:val="00362E18"/>
    <w:rsid w:val="00362E90"/>
    <w:rsid w:val="00363606"/>
    <w:rsid w:val="00363A93"/>
    <w:rsid w:val="00363AF8"/>
    <w:rsid w:val="00363B3D"/>
    <w:rsid w:val="0036410A"/>
    <w:rsid w:val="00364D36"/>
    <w:rsid w:val="00364ECE"/>
    <w:rsid w:val="00364F6D"/>
    <w:rsid w:val="0036504E"/>
    <w:rsid w:val="003650D1"/>
    <w:rsid w:val="00365A59"/>
    <w:rsid w:val="003660E1"/>
    <w:rsid w:val="0036628E"/>
    <w:rsid w:val="003667FF"/>
    <w:rsid w:val="00366EB5"/>
    <w:rsid w:val="0036772F"/>
    <w:rsid w:val="003677CE"/>
    <w:rsid w:val="0036794F"/>
    <w:rsid w:val="00367C9C"/>
    <w:rsid w:val="00367DE5"/>
    <w:rsid w:val="0037008E"/>
    <w:rsid w:val="00370128"/>
    <w:rsid w:val="00370367"/>
    <w:rsid w:val="00370AED"/>
    <w:rsid w:val="00370B1E"/>
    <w:rsid w:val="00370E17"/>
    <w:rsid w:val="00371517"/>
    <w:rsid w:val="003716BA"/>
    <w:rsid w:val="00371985"/>
    <w:rsid w:val="00371B58"/>
    <w:rsid w:val="00371C7A"/>
    <w:rsid w:val="00371E2D"/>
    <w:rsid w:val="0037225C"/>
    <w:rsid w:val="0037246C"/>
    <w:rsid w:val="003725B3"/>
    <w:rsid w:val="00372E69"/>
    <w:rsid w:val="003735A4"/>
    <w:rsid w:val="003735C1"/>
    <w:rsid w:val="00373946"/>
    <w:rsid w:val="00373D6C"/>
    <w:rsid w:val="00373ED3"/>
    <w:rsid w:val="00374049"/>
    <w:rsid w:val="003741C8"/>
    <w:rsid w:val="00374537"/>
    <w:rsid w:val="0037465B"/>
    <w:rsid w:val="003746F4"/>
    <w:rsid w:val="0037485D"/>
    <w:rsid w:val="00374939"/>
    <w:rsid w:val="003749AB"/>
    <w:rsid w:val="00374BC5"/>
    <w:rsid w:val="00374CB0"/>
    <w:rsid w:val="00374CFB"/>
    <w:rsid w:val="00374EF1"/>
    <w:rsid w:val="003755C5"/>
    <w:rsid w:val="00375766"/>
    <w:rsid w:val="0037598B"/>
    <w:rsid w:val="00375AC7"/>
    <w:rsid w:val="00375B4F"/>
    <w:rsid w:val="00375C69"/>
    <w:rsid w:val="0037676A"/>
    <w:rsid w:val="00377189"/>
    <w:rsid w:val="00377639"/>
    <w:rsid w:val="00377A0B"/>
    <w:rsid w:val="00380926"/>
    <w:rsid w:val="00380B31"/>
    <w:rsid w:val="003810B3"/>
    <w:rsid w:val="0038121C"/>
    <w:rsid w:val="003814BA"/>
    <w:rsid w:val="00381975"/>
    <w:rsid w:val="00381CD2"/>
    <w:rsid w:val="00382313"/>
    <w:rsid w:val="00382A94"/>
    <w:rsid w:val="00382C11"/>
    <w:rsid w:val="00382C6C"/>
    <w:rsid w:val="00382CB6"/>
    <w:rsid w:val="00382D7E"/>
    <w:rsid w:val="00382E74"/>
    <w:rsid w:val="00383545"/>
    <w:rsid w:val="0038368C"/>
    <w:rsid w:val="003838FA"/>
    <w:rsid w:val="00383CB8"/>
    <w:rsid w:val="0038420D"/>
    <w:rsid w:val="003843E4"/>
    <w:rsid w:val="00384936"/>
    <w:rsid w:val="00384AEE"/>
    <w:rsid w:val="003850D3"/>
    <w:rsid w:val="003851E7"/>
    <w:rsid w:val="00385772"/>
    <w:rsid w:val="00385FB4"/>
    <w:rsid w:val="00386338"/>
    <w:rsid w:val="003878D0"/>
    <w:rsid w:val="00387994"/>
    <w:rsid w:val="00387C3D"/>
    <w:rsid w:val="0039012A"/>
    <w:rsid w:val="0039049C"/>
    <w:rsid w:val="00390EF0"/>
    <w:rsid w:val="003910DF"/>
    <w:rsid w:val="00391231"/>
    <w:rsid w:val="0039139F"/>
    <w:rsid w:val="003913A0"/>
    <w:rsid w:val="00391ED6"/>
    <w:rsid w:val="00391EF8"/>
    <w:rsid w:val="00391EFE"/>
    <w:rsid w:val="00391F92"/>
    <w:rsid w:val="00392045"/>
    <w:rsid w:val="003921BA"/>
    <w:rsid w:val="00392248"/>
    <w:rsid w:val="003927B1"/>
    <w:rsid w:val="00392A72"/>
    <w:rsid w:val="00393530"/>
    <w:rsid w:val="003935CD"/>
    <w:rsid w:val="003937E1"/>
    <w:rsid w:val="00393D1E"/>
    <w:rsid w:val="0039428C"/>
    <w:rsid w:val="00394454"/>
    <w:rsid w:val="00394799"/>
    <w:rsid w:val="00394A31"/>
    <w:rsid w:val="00394F52"/>
    <w:rsid w:val="003956F3"/>
    <w:rsid w:val="00395827"/>
    <w:rsid w:val="00395BEE"/>
    <w:rsid w:val="00395D9C"/>
    <w:rsid w:val="00396698"/>
    <w:rsid w:val="0039674A"/>
    <w:rsid w:val="0039691C"/>
    <w:rsid w:val="00396C36"/>
    <w:rsid w:val="00396DB6"/>
    <w:rsid w:val="00397DF6"/>
    <w:rsid w:val="003A06D8"/>
    <w:rsid w:val="003A0780"/>
    <w:rsid w:val="003A09D3"/>
    <w:rsid w:val="003A0ACE"/>
    <w:rsid w:val="003A0B09"/>
    <w:rsid w:val="003A0C3F"/>
    <w:rsid w:val="003A0C4A"/>
    <w:rsid w:val="003A0E36"/>
    <w:rsid w:val="003A18D5"/>
    <w:rsid w:val="003A1C76"/>
    <w:rsid w:val="003A2092"/>
    <w:rsid w:val="003A2C0A"/>
    <w:rsid w:val="003A2C1D"/>
    <w:rsid w:val="003A2C76"/>
    <w:rsid w:val="003A340D"/>
    <w:rsid w:val="003A34CC"/>
    <w:rsid w:val="003A34DC"/>
    <w:rsid w:val="003A36CD"/>
    <w:rsid w:val="003A3AEE"/>
    <w:rsid w:val="003A45C0"/>
    <w:rsid w:val="003A4666"/>
    <w:rsid w:val="003A47DE"/>
    <w:rsid w:val="003A4C39"/>
    <w:rsid w:val="003A513A"/>
    <w:rsid w:val="003A5541"/>
    <w:rsid w:val="003A5584"/>
    <w:rsid w:val="003A5615"/>
    <w:rsid w:val="003A5C24"/>
    <w:rsid w:val="003A5C99"/>
    <w:rsid w:val="003A5D97"/>
    <w:rsid w:val="003A5DBC"/>
    <w:rsid w:val="003A5F0A"/>
    <w:rsid w:val="003A6182"/>
    <w:rsid w:val="003A62EE"/>
    <w:rsid w:val="003A66B0"/>
    <w:rsid w:val="003A6824"/>
    <w:rsid w:val="003A6833"/>
    <w:rsid w:val="003A69E9"/>
    <w:rsid w:val="003A6A58"/>
    <w:rsid w:val="003A72D9"/>
    <w:rsid w:val="003A7495"/>
    <w:rsid w:val="003A75EA"/>
    <w:rsid w:val="003A7B50"/>
    <w:rsid w:val="003A7E30"/>
    <w:rsid w:val="003B0014"/>
    <w:rsid w:val="003B022A"/>
    <w:rsid w:val="003B049D"/>
    <w:rsid w:val="003B05C0"/>
    <w:rsid w:val="003B0828"/>
    <w:rsid w:val="003B0968"/>
    <w:rsid w:val="003B0EAD"/>
    <w:rsid w:val="003B1025"/>
    <w:rsid w:val="003B1131"/>
    <w:rsid w:val="003B1500"/>
    <w:rsid w:val="003B152B"/>
    <w:rsid w:val="003B1558"/>
    <w:rsid w:val="003B1BB0"/>
    <w:rsid w:val="003B1FB4"/>
    <w:rsid w:val="003B21CD"/>
    <w:rsid w:val="003B23F9"/>
    <w:rsid w:val="003B2614"/>
    <w:rsid w:val="003B26F7"/>
    <w:rsid w:val="003B2ED2"/>
    <w:rsid w:val="003B2EDD"/>
    <w:rsid w:val="003B3084"/>
    <w:rsid w:val="003B30D7"/>
    <w:rsid w:val="003B3473"/>
    <w:rsid w:val="003B36D6"/>
    <w:rsid w:val="003B36E2"/>
    <w:rsid w:val="003B3C4C"/>
    <w:rsid w:val="003B3FA8"/>
    <w:rsid w:val="003B4037"/>
    <w:rsid w:val="003B45A1"/>
    <w:rsid w:val="003B477D"/>
    <w:rsid w:val="003B4AEC"/>
    <w:rsid w:val="003B4DEF"/>
    <w:rsid w:val="003B4E27"/>
    <w:rsid w:val="003B5313"/>
    <w:rsid w:val="003B5547"/>
    <w:rsid w:val="003B57FB"/>
    <w:rsid w:val="003B5AFF"/>
    <w:rsid w:val="003B5D36"/>
    <w:rsid w:val="003B5DEB"/>
    <w:rsid w:val="003B5F23"/>
    <w:rsid w:val="003B6549"/>
    <w:rsid w:val="003B654F"/>
    <w:rsid w:val="003B66C6"/>
    <w:rsid w:val="003B6A71"/>
    <w:rsid w:val="003B6C34"/>
    <w:rsid w:val="003B6C81"/>
    <w:rsid w:val="003B6EFA"/>
    <w:rsid w:val="003B719F"/>
    <w:rsid w:val="003B71A2"/>
    <w:rsid w:val="003B7A5C"/>
    <w:rsid w:val="003B7AA5"/>
    <w:rsid w:val="003B7D76"/>
    <w:rsid w:val="003C00A7"/>
    <w:rsid w:val="003C03B8"/>
    <w:rsid w:val="003C0568"/>
    <w:rsid w:val="003C0794"/>
    <w:rsid w:val="003C0804"/>
    <w:rsid w:val="003C0854"/>
    <w:rsid w:val="003C0D36"/>
    <w:rsid w:val="003C0DD0"/>
    <w:rsid w:val="003C12CD"/>
    <w:rsid w:val="003C12E4"/>
    <w:rsid w:val="003C137E"/>
    <w:rsid w:val="003C1845"/>
    <w:rsid w:val="003C22B8"/>
    <w:rsid w:val="003C232B"/>
    <w:rsid w:val="003C26AA"/>
    <w:rsid w:val="003C288D"/>
    <w:rsid w:val="003C29CF"/>
    <w:rsid w:val="003C2A36"/>
    <w:rsid w:val="003C2E11"/>
    <w:rsid w:val="003C31EE"/>
    <w:rsid w:val="003C329E"/>
    <w:rsid w:val="003C32A4"/>
    <w:rsid w:val="003C3489"/>
    <w:rsid w:val="003C37BD"/>
    <w:rsid w:val="003C3A09"/>
    <w:rsid w:val="003C3C3F"/>
    <w:rsid w:val="003C3F96"/>
    <w:rsid w:val="003C3FFA"/>
    <w:rsid w:val="003C45C8"/>
    <w:rsid w:val="003C47A3"/>
    <w:rsid w:val="003C47DE"/>
    <w:rsid w:val="003C4F83"/>
    <w:rsid w:val="003C4F8C"/>
    <w:rsid w:val="003C519B"/>
    <w:rsid w:val="003C5BBC"/>
    <w:rsid w:val="003C6338"/>
    <w:rsid w:val="003C661F"/>
    <w:rsid w:val="003C6775"/>
    <w:rsid w:val="003C6A38"/>
    <w:rsid w:val="003C7348"/>
    <w:rsid w:val="003D07AC"/>
    <w:rsid w:val="003D0B45"/>
    <w:rsid w:val="003D0FF0"/>
    <w:rsid w:val="003D12A3"/>
    <w:rsid w:val="003D17F7"/>
    <w:rsid w:val="003D1A75"/>
    <w:rsid w:val="003D1A7C"/>
    <w:rsid w:val="003D1DDA"/>
    <w:rsid w:val="003D2350"/>
    <w:rsid w:val="003D2695"/>
    <w:rsid w:val="003D2A6D"/>
    <w:rsid w:val="003D2C93"/>
    <w:rsid w:val="003D2CE5"/>
    <w:rsid w:val="003D2DCB"/>
    <w:rsid w:val="003D3420"/>
    <w:rsid w:val="003D344D"/>
    <w:rsid w:val="003D36FA"/>
    <w:rsid w:val="003D40C9"/>
    <w:rsid w:val="003D490F"/>
    <w:rsid w:val="003D495B"/>
    <w:rsid w:val="003D4B27"/>
    <w:rsid w:val="003D4D32"/>
    <w:rsid w:val="003D4FD0"/>
    <w:rsid w:val="003D522E"/>
    <w:rsid w:val="003D5898"/>
    <w:rsid w:val="003D5B9E"/>
    <w:rsid w:val="003D5C7C"/>
    <w:rsid w:val="003D5DC2"/>
    <w:rsid w:val="003D642D"/>
    <w:rsid w:val="003D68C2"/>
    <w:rsid w:val="003D6FD3"/>
    <w:rsid w:val="003D7754"/>
    <w:rsid w:val="003D7A60"/>
    <w:rsid w:val="003E00FE"/>
    <w:rsid w:val="003E10C7"/>
    <w:rsid w:val="003E1101"/>
    <w:rsid w:val="003E1918"/>
    <w:rsid w:val="003E1EB5"/>
    <w:rsid w:val="003E20A3"/>
    <w:rsid w:val="003E2430"/>
    <w:rsid w:val="003E2C2B"/>
    <w:rsid w:val="003E2C4E"/>
    <w:rsid w:val="003E2DB7"/>
    <w:rsid w:val="003E2E34"/>
    <w:rsid w:val="003E2F6F"/>
    <w:rsid w:val="003E2FFC"/>
    <w:rsid w:val="003E3740"/>
    <w:rsid w:val="003E3B8B"/>
    <w:rsid w:val="003E3EAF"/>
    <w:rsid w:val="003E40DE"/>
    <w:rsid w:val="003E419C"/>
    <w:rsid w:val="003E43A0"/>
    <w:rsid w:val="003E48AB"/>
    <w:rsid w:val="003E49F0"/>
    <w:rsid w:val="003E4C8A"/>
    <w:rsid w:val="003E4CAB"/>
    <w:rsid w:val="003E4D83"/>
    <w:rsid w:val="003E51BD"/>
    <w:rsid w:val="003E5B2E"/>
    <w:rsid w:val="003E5B58"/>
    <w:rsid w:val="003E6079"/>
    <w:rsid w:val="003E66A5"/>
    <w:rsid w:val="003E7067"/>
    <w:rsid w:val="003E7166"/>
    <w:rsid w:val="003E7301"/>
    <w:rsid w:val="003E7B91"/>
    <w:rsid w:val="003F01D3"/>
    <w:rsid w:val="003F05B0"/>
    <w:rsid w:val="003F0A9F"/>
    <w:rsid w:val="003F0AC7"/>
    <w:rsid w:val="003F100B"/>
    <w:rsid w:val="003F11B9"/>
    <w:rsid w:val="003F1A66"/>
    <w:rsid w:val="003F1BB6"/>
    <w:rsid w:val="003F1FF8"/>
    <w:rsid w:val="003F220E"/>
    <w:rsid w:val="003F227B"/>
    <w:rsid w:val="003F2E15"/>
    <w:rsid w:val="003F3085"/>
    <w:rsid w:val="003F36B5"/>
    <w:rsid w:val="003F3B4C"/>
    <w:rsid w:val="003F3D51"/>
    <w:rsid w:val="003F4074"/>
    <w:rsid w:val="003F4125"/>
    <w:rsid w:val="003F4CE3"/>
    <w:rsid w:val="003F4F7A"/>
    <w:rsid w:val="003F4FBF"/>
    <w:rsid w:val="003F5558"/>
    <w:rsid w:val="003F5682"/>
    <w:rsid w:val="003F56B6"/>
    <w:rsid w:val="003F5B00"/>
    <w:rsid w:val="003F5F2C"/>
    <w:rsid w:val="003F606B"/>
    <w:rsid w:val="003F6113"/>
    <w:rsid w:val="003F6295"/>
    <w:rsid w:val="003F6945"/>
    <w:rsid w:val="003F731F"/>
    <w:rsid w:val="003F7EB4"/>
    <w:rsid w:val="004002D4"/>
    <w:rsid w:val="00400E89"/>
    <w:rsid w:val="004016DF"/>
    <w:rsid w:val="00401821"/>
    <w:rsid w:val="00401AA5"/>
    <w:rsid w:val="00401C64"/>
    <w:rsid w:val="00401E6D"/>
    <w:rsid w:val="004020F4"/>
    <w:rsid w:val="004025A0"/>
    <w:rsid w:val="00402C88"/>
    <w:rsid w:val="00402C9A"/>
    <w:rsid w:val="00402E7A"/>
    <w:rsid w:val="00403327"/>
    <w:rsid w:val="00403609"/>
    <w:rsid w:val="00403CF1"/>
    <w:rsid w:val="004041E3"/>
    <w:rsid w:val="004042E7"/>
    <w:rsid w:val="004045A2"/>
    <w:rsid w:val="0040461A"/>
    <w:rsid w:val="00404D27"/>
    <w:rsid w:val="00404D68"/>
    <w:rsid w:val="00404E32"/>
    <w:rsid w:val="00404FFE"/>
    <w:rsid w:val="00405060"/>
    <w:rsid w:val="00405135"/>
    <w:rsid w:val="004053D0"/>
    <w:rsid w:val="00405865"/>
    <w:rsid w:val="00405CCC"/>
    <w:rsid w:val="00406348"/>
    <w:rsid w:val="00406495"/>
    <w:rsid w:val="004064AC"/>
    <w:rsid w:val="004071A5"/>
    <w:rsid w:val="00407C40"/>
    <w:rsid w:val="00407FFD"/>
    <w:rsid w:val="004100DE"/>
    <w:rsid w:val="00410231"/>
    <w:rsid w:val="00410232"/>
    <w:rsid w:val="00411179"/>
    <w:rsid w:val="004113F0"/>
    <w:rsid w:val="004114E1"/>
    <w:rsid w:val="0041155F"/>
    <w:rsid w:val="004117A5"/>
    <w:rsid w:val="0041216E"/>
    <w:rsid w:val="00412214"/>
    <w:rsid w:val="0041232A"/>
    <w:rsid w:val="00412377"/>
    <w:rsid w:val="00412A44"/>
    <w:rsid w:val="00412C1B"/>
    <w:rsid w:val="004130A1"/>
    <w:rsid w:val="00413890"/>
    <w:rsid w:val="00414747"/>
    <w:rsid w:val="00414785"/>
    <w:rsid w:val="00414DBC"/>
    <w:rsid w:val="00415483"/>
    <w:rsid w:val="0041574B"/>
    <w:rsid w:val="004158D9"/>
    <w:rsid w:val="00416244"/>
    <w:rsid w:val="00416882"/>
    <w:rsid w:val="00416C3E"/>
    <w:rsid w:val="00416E57"/>
    <w:rsid w:val="00417551"/>
    <w:rsid w:val="004177BD"/>
    <w:rsid w:val="00417954"/>
    <w:rsid w:val="004179A5"/>
    <w:rsid w:val="00417C82"/>
    <w:rsid w:val="00417FB4"/>
    <w:rsid w:val="0042009F"/>
    <w:rsid w:val="00420ACB"/>
    <w:rsid w:val="00420C47"/>
    <w:rsid w:val="00420DCB"/>
    <w:rsid w:val="00420E03"/>
    <w:rsid w:val="00421021"/>
    <w:rsid w:val="004217D0"/>
    <w:rsid w:val="00421859"/>
    <w:rsid w:val="00421AF6"/>
    <w:rsid w:val="004221CC"/>
    <w:rsid w:val="004222A5"/>
    <w:rsid w:val="00422559"/>
    <w:rsid w:val="00422973"/>
    <w:rsid w:val="00422B51"/>
    <w:rsid w:val="00422C13"/>
    <w:rsid w:val="0042311B"/>
    <w:rsid w:val="00423162"/>
    <w:rsid w:val="00423175"/>
    <w:rsid w:val="0042318B"/>
    <w:rsid w:val="0042372A"/>
    <w:rsid w:val="00423BCC"/>
    <w:rsid w:val="00423C40"/>
    <w:rsid w:val="00423D1F"/>
    <w:rsid w:val="00424362"/>
    <w:rsid w:val="004244E9"/>
    <w:rsid w:val="004246D8"/>
    <w:rsid w:val="00424A9A"/>
    <w:rsid w:val="00424AFF"/>
    <w:rsid w:val="00424D78"/>
    <w:rsid w:val="00424FF3"/>
    <w:rsid w:val="00425015"/>
    <w:rsid w:val="004250D5"/>
    <w:rsid w:val="0042520D"/>
    <w:rsid w:val="0042543C"/>
    <w:rsid w:val="004257EB"/>
    <w:rsid w:val="00425D88"/>
    <w:rsid w:val="00426157"/>
    <w:rsid w:val="00426217"/>
    <w:rsid w:val="0042661C"/>
    <w:rsid w:val="00426636"/>
    <w:rsid w:val="004266FF"/>
    <w:rsid w:val="00426890"/>
    <w:rsid w:val="0042708C"/>
    <w:rsid w:val="0042709D"/>
    <w:rsid w:val="004272E0"/>
    <w:rsid w:val="004274AB"/>
    <w:rsid w:val="00427D3B"/>
    <w:rsid w:val="00427E1E"/>
    <w:rsid w:val="00427FB6"/>
    <w:rsid w:val="004303BE"/>
    <w:rsid w:val="0043052C"/>
    <w:rsid w:val="00430C92"/>
    <w:rsid w:val="00430D86"/>
    <w:rsid w:val="00431685"/>
    <w:rsid w:val="00431B98"/>
    <w:rsid w:val="00431BF6"/>
    <w:rsid w:val="00432434"/>
    <w:rsid w:val="0043252D"/>
    <w:rsid w:val="00432843"/>
    <w:rsid w:val="00432AEB"/>
    <w:rsid w:val="00432CDB"/>
    <w:rsid w:val="00434166"/>
    <w:rsid w:val="00434875"/>
    <w:rsid w:val="00434D84"/>
    <w:rsid w:val="00434E28"/>
    <w:rsid w:val="00435730"/>
    <w:rsid w:val="00435EF7"/>
    <w:rsid w:val="004361A5"/>
    <w:rsid w:val="0043626E"/>
    <w:rsid w:val="00436378"/>
    <w:rsid w:val="00436A45"/>
    <w:rsid w:val="00436D0B"/>
    <w:rsid w:val="00436F78"/>
    <w:rsid w:val="00437042"/>
    <w:rsid w:val="0043767B"/>
    <w:rsid w:val="00437973"/>
    <w:rsid w:val="00437990"/>
    <w:rsid w:val="00437EBB"/>
    <w:rsid w:val="00437F7E"/>
    <w:rsid w:val="004402A0"/>
    <w:rsid w:val="004402EC"/>
    <w:rsid w:val="0044061F"/>
    <w:rsid w:val="0044130D"/>
    <w:rsid w:val="00441685"/>
    <w:rsid w:val="00441AB3"/>
    <w:rsid w:val="00441B85"/>
    <w:rsid w:val="00441BC1"/>
    <w:rsid w:val="00441F35"/>
    <w:rsid w:val="00441F6D"/>
    <w:rsid w:val="00442358"/>
    <w:rsid w:val="00442ABC"/>
    <w:rsid w:val="0044336D"/>
    <w:rsid w:val="004434C6"/>
    <w:rsid w:val="00443BDC"/>
    <w:rsid w:val="00444509"/>
    <w:rsid w:val="00444862"/>
    <w:rsid w:val="00445632"/>
    <w:rsid w:val="00445A9D"/>
    <w:rsid w:val="00446001"/>
    <w:rsid w:val="00446C46"/>
    <w:rsid w:val="00446FA5"/>
    <w:rsid w:val="004472FE"/>
    <w:rsid w:val="0044744E"/>
    <w:rsid w:val="00447924"/>
    <w:rsid w:val="00447D87"/>
    <w:rsid w:val="0045080E"/>
    <w:rsid w:val="00450810"/>
    <w:rsid w:val="00450859"/>
    <w:rsid w:val="00450CF3"/>
    <w:rsid w:val="00450D5A"/>
    <w:rsid w:val="0045139F"/>
    <w:rsid w:val="00451CBC"/>
    <w:rsid w:val="00451DBD"/>
    <w:rsid w:val="00451FEF"/>
    <w:rsid w:val="004524F8"/>
    <w:rsid w:val="00452627"/>
    <w:rsid w:val="004527A4"/>
    <w:rsid w:val="004527A8"/>
    <w:rsid w:val="004530EE"/>
    <w:rsid w:val="00453309"/>
    <w:rsid w:val="004535D6"/>
    <w:rsid w:val="00453748"/>
    <w:rsid w:val="004539C6"/>
    <w:rsid w:val="00453F44"/>
    <w:rsid w:val="0045400D"/>
    <w:rsid w:val="0045450C"/>
    <w:rsid w:val="0045459C"/>
    <w:rsid w:val="00454B01"/>
    <w:rsid w:val="004551B2"/>
    <w:rsid w:val="00455435"/>
    <w:rsid w:val="004562EC"/>
    <w:rsid w:val="00456354"/>
    <w:rsid w:val="00456915"/>
    <w:rsid w:val="00456A38"/>
    <w:rsid w:val="00456E76"/>
    <w:rsid w:val="00457616"/>
    <w:rsid w:val="004576FE"/>
    <w:rsid w:val="00457A49"/>
    <w:rsid w:val="00457B12"/>
    <w:rsid w:val="00457FFB"/>
    <w:rsid w:val="004604D0"/>
    <w:rsid w:val="004608E6"/>
    <w:rsid w:val="004614B6"/>
    <w:rsid w:val="0046153B"/>
    <w:rsid w:val="0046176E"/>
    <w:rsid w:val="00461A6B"/>
    <w:rsid w:val="00461BF8"/>
    <w:rsid w:val="0046202B"/>
    <w:rsid w:val="004622BF"/>
    <w:rsid w:val="004628E2"/>
    <w:rsid w:val="004632F9"/>
    <w:rsid w:val="004635FE"/>
    <w:rsid w:val="00463677"/>
    <w:rsid w:val="00463B40"/>
    <w:rsid w:val="0046400A"/>
    <w:rsid w:val="00464623"/>
    <w:rsid w:val="00464823"/>
    <w:rsid w:val="00465023"/>
    <w:rsid w:val="00465668"/>
    <w:rsid w:val="00465674"/>
    <w:rsid w:val="00465822"/>
    <w:rsid w:val="00465BC7"/>
    <w:rsid w:val="00465EF2"/>
    <w:rsid w:val="00466162"/>
    <w:rsid w:val="00466529"/>
    <w:rsid w:val="00466A03"/>
    <w:rsid w:val="004674C0"/>
    <w:rsid w:val="00467580"/>
    <w:rsid w:val="00467801"/>
    <w:rsid w:val="00467A9D"/>
    <w:rsid w:val="004702BA"/>
    <w:rsid w:val="00470E0A"/>
    <w:rsid w:val="00470EB0"/>
    <w:rsid w:val="00471336"/>
    <w:rsid w:val="00471CBD"/>
    <w:rsid w:val="00471DC4"/>
    <w:rsid w:val="00471E32"/>
    <w:rsid w:val="0047218E"/>
    <w:rsid w:val="004721FF"/>
    <w:rsid w:val="00472549"/>
    <w:rsid w:val="004725C3"/>
    <w:rsid w:val="004729B6"/>
    <w:rsid w:val="00472D10"/>
    <w:rsid w:val="00473787"/>
    <w:rsid w:val="00473EE6"/>
    <w:rsid w:val="004741F2"/>
    <w:rsid w:val="004744BB"/>
    <w:rsid w:val="00474558"/>
    <w:rsid w:val="0047491B"/>
    <w:rsid w:val="00474980"/>
    <w:rsid w:val="00474D99"/>
    <w:rsid w:val="00474DBF"/>
    <w:rsid w:val="00474F2D"/>
    <w:rsid w:val="004754C9"/>
    <w:rsid w:val="004756EF"/>
    <w:rsid w:val="0047577D"/>
    <w:rsid w:val="00475AEC"/>
    <w:rsid w:val="00475C1F"/>
    <w:rsid w:val="00475ECF"/>
    <w:rsid w:val="0047622E"/>
    <w:rsid w:val="00476534"/>
    <w:rsid w:val="004765C5"/>
    <w:rsid w:val="00476646"/>
    <w:rsid w:val="004766BF"/>
    <w:rsid w:val="00477935"/>
    <w:rsid w:val="00477F35"/>
    <w:rsid w:val="0048030F"/>
    <w:rsid w:val="0048097C"/>
    <w:rsid w:val="004809FE"/>
    <w:rsid w:val="00481377"/>
    <w:rsid w:val="00481867"/>
    <w:rsid w:val="00481AD4"/>
    <w:rsid w:val="00482519"/>
    <w:rsid w:val="0048277C"/>
    <w:rsid w:val="00483042"/>
    <w:rsid w:val="0048347B"/>
    <w:rsid w:val="00483498"/>
    <w:rsid w:val="004838E0"/>
    <w:rsid w:val="0048407B"/>
    <w:rsid w:val="004843FD"/>
    <w:rsid w:val="00484ED2"/>
    <w:rsid w:val="004850CA"/>
    <w:rsid w:val="00485568"/>
    <w:rsid w:val="00485A02"/>
    <w:rsid w:val="00485AD0"/>
    <w:rsid w:val="00485C67"/>
    <w:rsid w:val="00485F7B"/>
    <w:rsid w:val="004864F0"/>
    <w:rsid w:val="00486595"/>
    <w:rsid w:val="004866FA"/>
    <w:rsid w:val="00486ACC"/>
    <w:rsid w:val="00486B6E"/>
    <w:rsid w:val="00486C68"/>
    <w:rsid w:val="00486DCD"/>
    <w:rsid w:val="00487138"/>
    <w:rsid w:val="00487372"/>
    <w:rsid w:val="00487AA9"/>
    <w:rsid w:val="00487C58"/>
    <w:rsid w:val="00487D8E"/>
    <w:rsid w:val="0049004E"/>
    <w:rsid w:val="004900ED"/>
    <w:rsid w:val="0049072D"/>
    <w:rsid w:val="00490F6C"/>
    <w:rsid w:val="00491227"/>
    <w:rsid w:val="00491605"/>
    <w:rsid w:val="004919C5"/>
    <w:rsid w:val="00492000"/>
    <w:rsid w:val="00492741"/>
    <w:rsid w:val="00492E67"/>
    <w:rsid w:val="004931A9"/>
    <w:rsid w:val="00493614"/>
    <w:rsid w:val="00493650"/>
    <w:rsid w:val="004937A0"/>
    <w:rsid w:val="004937D9"/>
    <w:rsid w:val="00493AAE"/>
    <w:rsid w:val="00494221"/>
    <w:rsid w:val="0049448C"/>
    <w:rsid w:val="004949A8"/>
    <w:rsid w:val="00494AC5"/>
    <w:rsid w:val="00494C8D"/>
    <w:rsid w:val="00494EED"/>
    <w:rsid w:val="00494FBC"/>
    <w:rsid w:val="00494FD3"/>
    <w:rsid w:val="00495201"/>
    <w:rsid w:val="0049525F"/>
    <w:rsid w:val="00495509"/>
    <w:rsid w:val="00495523"/>
    <w:rsid w:val="00495B9D"/>
    <w:rsid w:val="00495DB6"/>
    <w:rsid w:val="004963D1"/>
    <w:rsid w:val="004968E1"/>
    <w:rsid w:val="004969C8"/>
    <w:rsid w:val="00496B85"/>
    <w:rsid w:val="00496E94"/>
    <w:rsid w:val="00496F29"/>
    <w:rsid w:val="00497028"/>
    <w:rsid w:val="004972DE"/>
    <w:rsid w:val="00497AE6"/>
    <w:rsid w:val="00497B34"/>
    <w:rsid w:val="00497B99"/>
    <w:rsid w:val="00497DFC"/>
    <w:rsid w:val="00497F46"/>
    <w:rsid w:val="004A02F8"/>
    <w:rsid w:val="004A03F6"/>
    <w:rsid w:val="004A051E"/>
    <w:rsid w:val="004A0573"/>
    <w:rsid w:val="004A05AA"/>
    <w:rsid w:val="004A0626"/>
    <w:rsid w:val="004A08E6"/>
    <w:rsid w:val="004A0FEA"/>
    <w:rsid w:val="004A1196"/>
    <w:rsid w:val="004A185B"/>
    <w:rsid w:val="004A18B8"/>
    <w:rsid w:val="004A1A0F"/>
    <w:rsid w:val="004A1CB5"/>
    <w:rsid w:val="004A213F"/>
    <w:rsid w:val="004A27AC"/>
    <w:rsid w:val="004A2852"/>
    <w:rsid w:val="004A2BCD"/>
    <w:rsid w:val="004A3537"/>
    <w:rsid w:val="004A3595"/>
    <w:rsid w:val="004A361D"/>
    <w:rsid w:val="004A38B0"/>
    <w:rsid w:val="004A3D95"/>
    <w:rsid w:val="004A3DEE"/>
    <w:rsid w:val="004A3DF8"/>
    <w:rsid w:val="004A4219"/>
    <w:rsid w:val="004A428D"/>
    <w:rsid w:val="004A4309"/>
    <w:rsid w:val="004A4324"/>
    <w:rsid w:val="004A49C3"/>
    <w:rsid w:val="004A4D6A"/>
    <w:rsid w:val="004A509C"/>
    <w:rsid w:val="004A549E"/>
    <w:rsid w:val="004A5519"/>
    <w:rsid w:val="004A5596"/>
    <w:rsid w:val="004A5B59"/>
    <w:rsid w:val="004A5DE7"/>
    <w:rsid w:val="004A606E"/>
    <w:rsid w:val="004A6248"/>
    <w:rsid w:val="004A6501"/>
    <w:rsid w:val="004A66FE"/>
    <w:rsid w:val="004A69E0"/>
    <w:rsid w:val="004A6BB4"/>
    <w:rsid w:val="004A7055"/>
    <w:rsid w:val="004A7648"/>
    <w:rsid w:val="004B0BCA"/>
    <w:rsid w:val="004B1089"/>
    <w:rsid w:val="004B146C"/>
    <w:rsid w:val="004B160B"/>
    <w:rsid w:val="004B168D"/>
    <w:rsid w:val="004B17D3"/>
    <w:rsid w:val="004B1CFB"/>
    <w:rsid w:val="004B218A"/>
    <w:rsid w:val="004B2655"/>
    <w:rsid w:val="004B2F18"/>
    <w:rsid w:val="004B2F4A"/>
    <w:rsid w:val="004B2FCF"/>
    <w:rsid w:val="004B3332"/>
    <w:rsid w:val="004B3450"/>
    <w:rsid w:val="004B3885"/>
    <w:rsid w:val="004B3A3A"/>
    <w:rsid w:val="004B43DA"/>
    <w:rsid w:val="004B4E87"/>
    <w:rsid w:val="004B5B4A"/>
    <w:rsid w:val="004B5C6A"/>
    <w:rsid w:val="004B6222"/>
    <w:rsid w:val="004B63B0"/>
    <w:rsid w:val="004B6E6E"/>
    <w:rsid w:val="004B79AF"/>
    <w:rsid w:val="004B7E1D"/>
    <w:rsid w:val="004C0766"/>
    <w:rsid w:val="004C07B3"/>
    <w:rsid w:val="004C0EA8"/>
    <w:rsid w:val="004C131E"/>
    <w:rsid w:val="004C13A1"/>
    <w:rsid w:val="004C13A7"/>
    <w:rsid w:val="004C17AF"/>
    <w:rsid w:val="004C1B26"/>
    <w:rsid w:val="004C1C9C"/>
    <w:rsid w:val="004C1F9A"/>
    <w:rsid w:val="004C239D"/>
    <w:rsid w:val="004C24F7"/>
    <w:rsid w:val="004C2522"/>
    <w:rsid w:val="004C3006"/>
    <w:rsid w:val="004C3008"/>
    <w:rsid w:val="004C30A8"/>
    <w:rsid w:val="004C30D3"/>
    <w:rsid w:val="004C3AF7"/>
    <w:rsid w:val="004C3B5D"/>
    <w:rsid w:val="004C3CFA"/>
    <w:rsid w:val="004C4000"/>
    <w:rsid w:val="004C4013"/>
    <w:rsid w:val="004C4017"/>
    <w:rsid w:val="004C418B"/>
    <w:rsid w:val="004C4249"/>
    <w:rsid w:val="004C48FE"/>
    <w:rsid w:val="004C4F8C"/>
    <w:rsid w:val="004C541E"/>
    <w:rsid w:val="004C5F76"/>
    <w:rsid w:val="004C6000"/>
    <w:rsid w:val="004C6756"/>
    <w:rsid w:val="004C6CF6"/>
    <w:rsid w:val="004C6D14"/>
    <w:rsid w:val="004C6D59"/>
    <w:rsid w:val="004C6E52"/>
    <w:rsid w:val="004C6EEB"/>
    <w:rsid w:val="004C734E"/>
    <w:rsid w:val="004C766B"/>
    <w:rsid w:val="004C7778"/>
    <w:rsid w:val="004C78CC"/>
    <w:rsid w:val="004C7FE9"/>
    <w:rsid w:val="004D0017"/>
    <w:rsid w:val="004D07C2"/>
    <w:rsid w:val="004D0AAA"/>
    <w:rsid w:val="004D0AEB"/>
    <w:rsid w:val="004D0D54"/>
    <w:rsid w:val="004D0FA8"/>
    <w:rsid w:val="004D0FD2"/>
    <w:rsid w:val="004D15D4"/>
    <w:rsid w:val="004D1894"/>
    <w:rsid w:val="004D1EE0"/>
    <w:rsid w:val="004D2856"/>
    <w:rsid w:val="004D2869"/>
    <w:rsid w:val="004D2DA9"/>
    <w:rsid w:val="004D3FA5"/>
    <w:rsid w:val="004D424B"/>
    <w:rsid w:val="004D43D6"/>
    <w:rsid w:val="004D45F4"/>
    <w:rsid w:val="004D4848"/>
    <w:rsid w:val="004D49E6"/>
    <w:rsid w:val="004D4D9B"/>
    <w:rsid w:val="004D5144"/>
    <w:rsid w:val="004D59EE"/>
    <w:rsid w:val="004D5A1B"/>
    <w:rsid w:val="004D5AFE"/>
    <w:rsid w:val="004D5F58"/>
    <w:rsid w:val="004D6761"/>
    <w:rsid w:val="004D6BBA"/>
    <w:rsid w:val="004D6F79"/>
    <w:rsid w:val="004D6FBF"/>
    <w:rsid w:val="004D7265"/>
    <w:rsid w:val="004D72C6"/>
    <w:rsid w:val="004D745F"/>
    <w:rsid w:val="004D764F"/>
    <w:rsid w:val="004D7BF5"/>
    <w:rsid w:val="004E026F"/>
    <w:rsid w:val="004E0512"/>
    <w:rsid w:val="004E054E"/>
    <w:rsid w:val="004E076A"/>
    <w:rsid w:val="004E0773"/>
    <w:rsid w:val="004E1110"/>
    <w:rsid w:val="004E1114"/>
    <w:rsid w:val="004E1339"/>
    <w:rsid w:val="004E13D2"/>
    <w:rsid w:val="004E2094"/>
    <w:rsid w:val="004E20C0"/>
    <w:rsid w:val="004E2162"/>
    <w:rsid w:val="004E2DC9"/>
    <w:rsid w:val="004E2E05"/>
    <w:rsid w:val="004E34A5"/>
    <w:rsid w:val="004E35B5"/>
    <w:rsid w:val="004E41A8"/>
    <w:rsid w:val="004E462A"/>
    <w:rsid w:val="004E4757"/>
    <w:rsid w:val="004E47A1"/>
    <w:rsid w:val="004E4C4E"/>
    <w:rsid w:val="004E549B"/>
    <w:rsid w:val="004E5B2A"/>
    <w:rsid w:val="004E6293"/>
    <w:rsid w:val="004E62FC"/>
    <w:rsid w:val="004E6382"/>
    <w:rsid w:val="004E7B97"/>
    <w:rsid w:val="004E7C2B"/>
    <w:rsid w:val="004F0302"/>
    <w:rsid w:val="004F0A33"/>
    <w:rsid w:val="004F123B"/>
    <w:rsid w:val="004F15FD"/>
    <w:rsid w:val="004F163A"/>
    <w:rsid w:val="004F16D9"/>
    <w:rsid w:val="004F184A"/>
    <w:rsid w:val="004F184E"/>
    <w:rsid w:val="004F1B0B"/>
    <w:rsid w:val="004F20B4"/>
    <w:rsid w:val="004F2713"/>
    <w:rsid w:val="004F2759"/>
    <w:rsid w:val="004F2836"/>
    <w:rsid w:val="004F2A7E"/>
    <w:rsid w:val="004F2BED"/>
    <w:rsid w:val="004F2E93"/>
    <w:rsid w:val="004F2F77"/>
    <w:rsid w:val="004F31E4"/>
    <w:rsid w:val="004F372E"/>
    <w:rsid w:val="004F3A78"/>
    <w:rsid w:val="004F42F9"/>
    <w:rsid w:val="004F43BF"/>
    <w:rsid w:val="004F50C7"/>
    <w:rsid w:val="004F5241"/>
    <w:rsid w:val="004F5486"/>
    <w:rsid w:val="004F59CF"/>
    <w:rsid w:val="004F5A45"/>
    <w:rsid w:val="004F6E68"/>
    <w:rsid w:val="004F71B5"/>
    <w:rsid w:val="004F73C3"/>
    <w:rsid w:val="004F73D4"/>
    <w:rsid w:val="004F7511"/>
    <w:rsid w:val="004F7B56"/>
    <w:rsid w:val="004F7CBF"/>
    <w:rsid w:val="004F7E53"/>
    <w:rsid w:val="004F7EC9"/>
    <w:rsid w:val="0050033C"/>
    <w:rsid w:val="00500779"/>
    <w:rsid w:val="005007C4"/>
    <w:rsid w:val="00500C9A"/>
    <w:rsid w:val="00500E86"/>
    <w:rsid w:val="00501ED5"/>
    <w:rsid w:val="005020A9"/>
    <w:rsid w:val="00502BD9"/>
    <w:rsid w:val="0050302F"/>
    <w:rsid w:val="005031DD"/>
    <w:rsid w:val="00503396"/>
    <w:rsid w:val="005035E9"/>
    <w:rsid w:val="00503AFD"/>
    <w:rsid w:val="005042A2"/>
    <w:rsid w:val="00504343"/>
    <w:rsid w:val="00504B16"/>
    <w:rsid w:val="00504C32"/>
    <w:rsid w:val="00504CF7"/>
    <w:rsid w:val="00504E57"/>
    <w:rsid w:val="005052EF"/>
    <w:rsid w:val="005055B1"/>
    <w:rsid w:val="00506051"/>
    <w:rsid w:val="005060BC"/>
    <w:rsid w:val="00506597"/>
    <w:rsid w:val="00506AD4"/>
    <w:rsid w:val="00506C30"/>
    <w:rsid w:val="00506C99"/>
    <w:rsid w:val="00506E7C"/>
    <w:rsid w:val="00506E98"/>
    <w:rsid w:val="00506F40"/>
    <w:rsid w:val="005072E7"/>
    <w:rsid w:val="00507AE3"/>
    <w:rsid w:val="0051034C"/>
    <w:rsid w:val="00510607"/>
    <w:rsid w:val="00510C3D"/>
    <w:rsid w:val="00510C42"/>
    <w:rsid w:val="00510D50"/>
    <w:rsid w:val="00510DCF"/>
    <w:rsid w:val="00510ED9"/>
    <w:rsid w:val="00511208"/>
    <w:rsid w:val="00511446"/>
    <w:rsid w:val="0051211F"/>
    <w:rsid w:val="005121AB"/>
    <w:rsid w:val="0051256C"/>
    <w:rsid w:val="00512F2B"/>
    <w:rsid w:val="00512F6A"/>
    <w:rsid w:val="00513553"/>
    <w:rsid w:val="00513926"/>
    <w:rsid w:val="00513A8B"/>
    <w:rsid w:val="00513AFE"/>
    <w:rsid w:val="005143B7"/>
    <w:rsid w:val="00514586"/>
    <w:rsid w:val="0051479C"/>
    <w:rsid w:val="00514B86"/>
    <w:rsid w:val="00514D87"/>
    <w:rsid w:val="00514F79"/>
    <w:rsid w:val="005151AF"/>
    <w:rsid w:val="0051593D"/>
    <w:rsid w:val="00515BFC"/>
    <w:rsid w:val="005161B2"/>
    <w:rsid w:val="0051641C"/>
    <w:rsid w:val="00516801"/>
    <w:rsid w:val="00516ADF"/>
    <w:rsid w:val="00517046"/>
    <w:rsid w:val="00517A0A"/>
    <w:rsid w:val="00517B46"/>
    <w:rsid w:val="00517C93"/>
    <w:rsid w:val="00517E56"/>
    <w:rsid w:val="00520297"/>
    <w:rsid w:val="0052032C"/>
    <w:rsid w:val="0052063D"/>
    <w:rsid w:val="0052072E"/>
    <w:rsid w:val="00520979"/>
    <w:rsid w:val="00520D01"/>
    <w:rsid w:val="00521A34"/>
    <w:rsid w:val="00521E28"/>
    <w:rsid w:val="00522317"/>
    <w:rsid w:val="00522B0A"/>
    <w:rsid w:val="00522CDD"/>
    <w:rsid w:val="005230A1"/>
    <w:rsid w:val="005230D0"/>
    <w:rsid w:val="0052312D"/>
    <w:rsid w:val="0052323D"/>
    <w:rsid w:val="00523417"/>
    <w:rsid w:val="00523939"/>
    <w:rsid w:val="00523BE9"/>
    <w:rsid w:val="0052428E"/>
    <w:rsid w:val="00524590"/>
    <w:rsid w:val="005247EE"/>
    <w:rsid w:val="00524A21"/>
    <w:rsid w:val="00524B91"/>
    <w:rsid w:val="00524D39"/>
    <w:rsid w:val="00524D55"/>
    <w:rsid w:val="00524F11"/>
    <w:rsid w:val="00524FD5"/>
    <w:rsid w:val="005254C3"/>
    <w:rsid w:val="00525548"/>
    <w:rsid w:val="005259EF"/>
    <w:rsid w:val="00525A73"/>
    <w:rsid w:val="005263A9"/>
    <w:rsid w:val="00526527"/>
    <w:rsid w:val="00526575"/>
    <w:rsid w:val="00526FAA"/>
    <w:rsid w:val="0052706F"/>
    <w:rsid w:val="00527201"/>
    <w:rsid w:val="005274E6"/>
    <w:rsid w:val="005276EA"/>
    <w:rsid w:val="0052773D"/>
    <w:rsid w:val="00527BD5"/>
    <w:rsid w:val="00530357"/>
    <w:rsid w:val="00530887"/>
    <w:rsid w:val="005308A7"/>
    <w:rsid w:val="00530DCB"/>
    <w:rsid w:val="00531067"/>
    <w:rsid w:val="00531123"/>
    <w:rsid w:val="00531189"/>
    <w:rsid w:val="0053150A"/>
    <w:rsid w:val="00531617"/>
    <w:rsid w:val="00531CE3"/>
    <w:rsid w:val="0053259F"/>
    <w:rsid w:val="00532770"/>
    <w:rsid w:val="00532AA5"/>
    <w:rsid w:val="00532F7D"/>
    <w:rsid w:val="00532FD9"/>
    <w:rsid w:val="00533648"/>
    <w:rsid w:val="00533A7B"/>
    <w:rsid w:val="00533D62"/>
    <w:rsid w:val="00533F4A"/>
    <w:rsid w:val="0053456D"/>
    <w:rsid w:val="005345C0"/>
    <w:rsid w:val="00534BBB"/>
    <w:rsid w:val="00535526"/>
    <w:rsid w:val="00535730"/>
    <w:rsid w:val="00535BA6"/>
    <w:rsid w:val="005361B7"/>
    <w:rsid w:val="00536327"/>
    <w:rsid w:val="005368E0"/>
    <w:rsid w:val="00536DC9"/>
    <w:rsid w:val="00537303"/>
    <w:rsid w:val="00537710"/>
    <w:rsid w:val="00537B1A"/>
    <w:rsid w:val="00537D64"/>
    <w:rsid w:val="00537F82"/>
    <w:rsid w:val="0054062E"/>
    <w:rsid w:val="00540764"/>
    <w:rsid w:val="00540AA8"/>
    <w:rsid w:val="00541273"/>
    <w:rsid w:val="0054142C"/>
    <w:rsid w:val="00541860"/>
    <w:rsid w:val="00541CD0"/>
    <w:rsid w:val="005425E6"/>
    <w:rsid w:val="00542855"/>
    <w:rsid w:val="00542A30"/>
    <w:rsid w:val="00542D0D"/>
    <w:rsid w:val="0054340B"/>
    <w:rsid w:val="00543579"/>
    <w:rsid w:val="0054383E"/>
    <w:rsid w:val="00543C82"/>
    <w:rsid w:val="00544291"/>
    <w:rsid w:val="0054471C"/>
    <w:rsid w:val="00544826"/>
    <w:rsid w:val="00544A3B"/>
    <w:rsid w:val="00544B0D"/>
    <w:rsid w:val="00544E57"/>
    <w:rsid w:val="00545712"/>
    <w:rsid w:val="00545B0D"/>
    <w:rsid w:val="00545D1C"/>
    <w:rsid w:val="005460F8"/>
    <w:rsid w:val="005464F3"/>
    <w:rsid w:val="00546A19"/>
    <w:rsid w:val="00546DE5"/>
    <w:rsid w:val="00547029"/>
    <w:rsid w:val="005479E3"/>
    <w:rsid w:val="0055018D"/>
    <w:rsid w:val="005505C5"/>
    <w:rsid w:val="00550919"/>
    <w:rsid w:val="00550C36"/>
    <w:rsid w:val="00550C5D"/>
    <w:rsid w:val="00550F3C"/>
    <w:rsid w:val="005513D0"/>
    <w:rsid w:val="00551594"/>
    <w:rsid w:val="00551951"/>
    <w:rsid w:val="00552623"/>
    <w:rsid w:val="005528FB"/>
    <w:rsid w:val="00552AB2"/>
    <w:rsid w:val="00552AC7"/>
    <w:rsid w:val="00552DDF"/>
    <w:rsid w:val="005530DD"/>
    <w:rsid w:val="00553133"/>
    <w:rsid w:val="00553B98"/>
    <w:rsid w:val="00553BB3"/>
    <w:rsid w:val="00553CC1"/>
    <w:rsid w:val="005540CE"/>
    <w:rsid w:val="00554143"/>
    <w:rsid w:val="005544A5"/>
    <w:rsid w:val="005548E1"/>
    <w:rsid w:val="00554C79"/>
    <w:rsid w:val="00554CED"/>
    <w:rsid w:val="00554DBC"/>
    <w:rsid w:val="0055544F"/>
    <w:rsid w:val="00555987"/>
    <w:rsid w:val="005559E9"/>
    <w:rsid w:val="00555F48"/>
    <w:rsid w:val="00556051"/>
    <w:rsid w:val="005564BE"/>
    <w:rsid w:val="005573D2"/>
    <w:rsid w:val="00557544"/>
    <w:rsid w:val="0055756C"/>
    <w:rsid w:val="00557947"/>
    <w:rsid w:val="00557CEF"/>
    <w:rsid w:val="005607A6"/>
    <w:rsid w:val="00560A30"/>
    <w:rsid w:val="00560AC9"/>
    <w:rsid w:val="00560BCE"/>
    <w:rsid w:val="00561160"/>
    <w:rsid w:val="005614E5"/>
    <w:rsid w:val="0056158F"/>
    <w:rsid w:val="00561767"/>
    <w:rsid w:val="00561809"/>
    <w:rsid w:val="00561CAB"/>
    <w:rsid w:val="00561E27"/>
    <w:rsid w:val="00562061"/>
    <w:rsid w:val="005620A7"/>
    <w:rsid w:val="00562969"/>
    <w:rsid w:val="00562EB9"/>
    <w:rsid w:val="00562F98"/>
    <w:rsid w:val="0056308A"/>
    <w:rsid w:val="005634B2"/>
    <w:rsid w:val="005635ED"/>
    <w:rsid w:val="005641E7"/>
    <w:rsid w:val="00564853"/>
    <w:rsid w:val="0056486A"/>
    <w:rsid w:val="005648AD"/>
    <w:rsid w:val="00564AAD"/>
    <w:rsid w:val="00564F5A"/>
    <w:rsid w:val="00565523"/>
    <w:rsid w:val="005656E3"/>
    <w:rsid w:val="00565B55"/>
    <w:rsid w:val="00565D7A"/>
    <w:rsid w:val="00565E1A"/>
    <w:rsid w:val="00566360"/>
    <w:rsid w:val="00566840"/>
    <w:rsid w:val="0056691D"/>
    <w:rsid w:val="00566A1D"/>
    <w:rsid w:val="00566A87"/>
    <w:rsid w:val="00567986"/>
    <w:rsid w:val="00567F36"/>
    <w:rsid w:val="005703FF"/>
    <w:rsid w:val="00570ACA"/>
    <w:rsid w:val="00570CAE"/>
    <w:rsid w:val="00570E0B"/>
    <w:rsid w:val="00570E19"/>
    <w:rsid w:val="00570E23"/>
    <w:rsid w:val="00571317"/>
    <w:rsid w:val="005717F4"/>
    <w:rsid w:val="005720C6"/>
    <w:rsid w:val="00572490"/>
    <w:rsid w:val="00572825"/>
    <w:rsid w:val="00572E90"/>
    <w:rsid w:val="005731E8"/>
    <w:rsid w:val="0057337B"/>
    <w:rsid w:val="00573677"/>
    <w:rsid w:val="00573B2A"/>
    <w:rsid w:val="00573BD2"/>
    <w:rsid w:val="00573DF8"/>
    <w:rsid w:val="00574312"/>
    <w:rsid w:val="00574612"/>
    <w:rsid w:val="0057491B"/>
    <w:rsid w:val="00574CB8"/>
    <w:rsid w:val="00575A71"/>
    <w:rsid w:val="0057625A"/>
    <w:rsid w:val="0057626F"/>
    <w:rsid w:val="0057653C"/>
    <w:rsid w:val="005766AC"/>
    <w:rsid w:val="00576906"/>
    <w:rsid w:val="00576A97"/>
    <w:rsid w:val="00576A9D"/>
    <w:rsid w:val="00576FA0"/>
    <w:rsid w:val="005771EF"/>
    <w:rsid w:val="00577407"/>
    <w:rsid w:val="005777DA"/>
    <w:rsid w:val="00577887"/>
    <w:rsid w:val="005778EA"/>
    <w:rsid w:val="005779D7"/>
    <w:rsid w:val="005802FA"/>
    <w:rsid w:val="005804EC"/>
    <w:rsid w:val="0058099D"/>
    <w:rsid w:val="00580C6A"/>
    <w:rsid w:val="00580F10"/>
    <w:rsid w:val="005815F8"/>
    <w:rsid w:val="00581681"/>
    <w:rsid w:val="00581751"/>
    <w:rsid w:val="0058184B"/>
    <w:rsid w:val="00581FC1"/>
    <w:rsid w:val="005821CC"/>
    <w:rsid w:val="00582349"/>
    <w:rsid w:val="0058256C"/>
    <w:rsid w:val="0058259D"/>
    <w:rsid w:val="005827E0"/>
    <w:rsid w:val="00582B19"/>
    <w:rsid w:val="00582C13"/>
    <w:rsid w:val="00582D8D"/>
    <w:rsid w:val="00583197"/>
    <w:rsid w:val="00583F8F"/>
    <w:rsid w:val="00584405"/>
    <w:rsid w:val="00584988"/>
    <w:rsid w:val="00584ECC"/>
    <w:rsid w:val="00584F55"/>
    <w:rsid w:val="00585873"/>
    <w:rsid w:val="00585A53"/>
    <w:rsid w:val="00585BB6"/>
    <w:rsid w:val="00585DF5"/>
    <w:rsid w:val="00586306"/>
    <w:rsid w:val="005864CA"/>
    <w:rsid w:val="00586E20"/>
    <w:rsid w:val="005902DF"/>
    <w:rsid w:val="00590747"/>
    <w:rsid w:val="00590973"/>
    <w:rsid w:val="00590E5E"/>
    <w:rsid w:val="00590F03"/>
    <w:rsid w:val="00590F8E"/>
    <w:rsid w:val="0059134C"/>
    <w:rsid w:val="00591A98"/>
    <w:rsid w:val="00592582"/>
    <w:rsid w:val="005925C3"/>
    <w:rsid w:val="005927EF"/>
    <w:rsid w:val="00592E75"/>
    <w:rsid w:val="00593306"/>
    <w:rsid w:val="005934F0"/>
    <w:rsid w:val="00593607"/>
    <w:rsid w:val="005937F8"/>
    <w:rsid w:val="00593A04"/>
    <w:rsid w:val="00593B1D"/>
    <w:rsid w:val="00593B88"/>
    <w:rsid w:val="00593E06"/>
    <w:rsid w:val="0059403A"/>
    <w:rsid w:val="00594118"/>
    <w:rsid w:val="00594611"/>
    <w:rsid w:val="00594722"/>
    <w:rsid w:val="005947D4"/>
    <w:rsid w:val="00594CE2"/>
    <w:rsid w:val="00594E34"/>
    <w:rsid w:val="0059507A"/>
    <w:rsid w:val="00595175"/>
    <w:rsid w:val="00595389"/>
    <w:rsid w:val="005954F4"/>
    <w:rsid w:val="005956DB"/>
    <w:rsid w:val="00595872"/>
    <w:rsid w:val="00596228"/>
    <w:rsid w:val="00596815"/>
    <w:rsid w:val="005969E3"/>
    <w:rsid w:val="00597E12"/>
    <w:rsid w:val="005A0127"/>
    <w:rsid w:val="005A0845"/>
    <w:rsid w:val="005A0AE4"/>
    <w:rsid w:val="005A0E15"/>
    <w:rsid w:val="005A0F06"/>
    <w:rsid w:val="005A0F0F"/>
    <w:rsid w:val="005A1151"/>
    <w:rsid w:val="005A131F"/>
    <w:rsid w:val="005A1951"/>
    <w:rsid w:val="005A20FB"/>
    <w:rsid w:val="005A2590"/>
    <w:rsid w:val="005A331A"/>
    <w:rsid w:val="005A3476"/>
    <w:rsid w:val="005A388C"/>
    <w:rsid w:val="005A43A5"/>
    <w:rsid w:val="005A46DA"/>
    <w:rsid w:val="005A516F"/>
    <w:rsid w:val="005A574A"/>
    <w:rsid w:val="005A5909"/>
    <w:rsid w:val="005A64B4"/>
    <w:rsid w:val="005A6D1F"/>
    <w:rsid w:val="005A6DE3"/>
    <w:rsid w:val="005A7DAF"/>
    <w:rsid w:val="005A7F5A"/>
    <w:rsid w:val="005B02D1"/>
    <w:rsid w:val="005B0312"/>
    <w:rsid w:val="005B03EA"/>
    <w:rsid w:val="005B077E"/>
    <w:rsid w:val="005B0792"/>
    <w:rsid w:val="005B0E85"/>
    <w:rsid w:val="005B11AE"/>
    <w:rsid w:val="005B1509"/>
    <w:rsid w:val="005B1808"/>
    <w:rsid w:val="005B1B33"/>
    <w:rsid w:val="005B221D"/>
    <w:rsid w:val="005B2898"/>
    <w:rsid w:val="005B2ADB"/>
    <w:rsid w:val="005B3433"/>
    <w:rsid w:val="005B38C0"/>
    <w:rsid w:val="005B3C20"/>
    <w:rsid w:val="005B3D2D"/>
    <w:rsid w:val="005B4923"/>
    <w:rsid w:val="005B4C1D"/>
    <w:rsid w:val="005B529D"/>
    <w:rsid w:val="005B5989"/>
    <w:rsid w:val="005B64F7"/>
    <w:rsid w:val="005B6717"/>
    <w:rsid w:val="005B6B6B"/>
    <w:rsid w:val="005B7334"/>
    <w:rsid w:val="005B7759"/>
    <w:rsid w:val="005B7D69"/>
    <w:rsid w:val="005C0014"/>
    <w:rsid w:val="005C0094"/>
    <w:rsid w:val="005C0186"/>
    <w:rsid w:val="005C05FD"/>
    <w:rsid w:val="005C0765"/>
    <w:rsid w:val="005C0952"/>
    <w:rsid w:val="005C0B13"/>
    <w:rsid w:val="005C0ED6"/>
    <w:rsid w:val="005C135D"/>
    <w:rsid w:val="005C13F1"/>
    <w:rsid w:val="005C163A"/>
    <w:rsid w:val="005C1700"/>
    <w:rsid w:val="005C18BF"/>
    <w:rsid w:val="005C24A3"/>
    <w:rsid w:val="005C259D"/>
    <w:rsid w:val="005C2C45"/>
    <w:rsid w:val="005C3364"/>
    <w:rsid w:val="005C336B"/>
    <w:rsid w:val="005C3390"/>
    <w:rsid w:val="005C3C62"/>
    <w:rsid w:val="005C3F6F"/>
    <w:rsid w:val="005C4CA2"/>
    <w:rsid w:val="005C5443"/>
    <w:rsid w:val="005C558B"/>
    <w:rsid w:val="005C55BD"/>
    <w:rsid w:val="005C55D9"/>
    <w:rsid w:val="005C59FE"/>
    <w:rsid w:val="005C6D10"/>
    <w:rsid w:val="005C6FD6"/>
    <w:rsid w:val="005C7E12"/>
    <w:rsid w:val="005C8478"/>
    <w:rsid w:val="005D01CC"/>
    <w:rsid w:val="005D0419"/>
    <w:rsid w:val="005D3110"/>
    <w:rsid w:val="005D315D"/>
    <w:rsid w:val="005D32CC"/>
    <w:rsid w:val="005D32F0"/>
    <w:rsid w:val="005D3BFF"/>
    <w:rsid w:val="005D3E54"/>
    <w:rsid w:val="005D4331"/>
    <w:rsid w:val="005D4731"/>
    <w:rsid w:val="005D4D20"/>
    <w:rsid w:val="005D5015"/>
    <w:rsid w:val="005D5304"/>
    <w:rsid w:val="005D5662"/>
    <w:rsid w:val="005D5A39"/>
    <w:rsid w:val="005D5DEC"/>
    <w:rsid w:val="005D6258"/>
    <w:rsid w:val="005D67C2"/>
    <w:rsid w:val="005D6D3D"/>
    <w:rsid w:val="005D70BC"/>
    <w:rsid w:val="005D7110"/>
    <w:rsid w:val="005D7291"/>
    <w:rsid w:val="005D739F"/>
    <w:rsid w:val="005D7421"/>
    <w:rsid w:val="005D77B6"/>
    <w:rsid w:val="005D7BB1"/>
    <w:rsid w:val="005E0064"/>
    <w:rsid w:val="005E0076"/>
    <w:rsid w:val="005E058F"/>
    <w:rsid w:val="005E0686"/>
    <w:rsid w:val="005E0CF8"/>
    <w:rsid w:val="005E0D5D"/>
    <w:rsid w:val="005E103E"/>
    <w:rsid w:val="005E123B"/>
    <w:rsid w:val="005E12B4"/>
    <w:rsid w:val="005E13FA"/>
    <w:rsid w:val="005E1EC7"/>
    <w:rsid w:val="005E2A8B"/>
    <w:rsid w:val="005E2E48"/>
    <w:rsid w:val="005E2E94"/>
    <w:rsid w:val="005E3086"/>
    <w:rsid w:val="005E3268"/>
    <w:rsid w:val="005E3889"/>
    <w:rsid w:val="005E3B0B"/>
    <w:rsid w:val="005E3DD7"/>
    <w:rsid w:val="005E3F90"/>
    <w:rsid w:val="005E423A"/>
    <w:rsid w:val="005E44FA"/>
    <w:rsid w:val="005E47D9"/>
    <w:rsid w:val="005E486E"/>
    <w:rsid w:val="005E5364"/>
    <w:rsid w:val="005E58C2"/>
    <w:rsid w:val="005E5CC5"/>
    <w:rsid w:val="005E5F20"/>
    <w:rsid w:val="005E63F1"/>
    <w:rsid w:val="005E68DC"/>
    <w:rsid w:val="005E6F72"/>
    <w:rsid w:val="005E73D9"/>
    <w:rsid w:val="005E758A"/>
    <w:rsid w:val="005E7707"/>
    <w:rsid w:val="005E7AF5"/>
    <w:rsid w:val="005E7B3F"/>
    <w:rsid w:val="005E7B85"/>
    <w:rsid w:val="005F021B"/>
    <w:rsid w:val="005F0702"/>
    <w:rsid w:val="005F078B"/>
    <w:rsid w:val="005F08C8"/>
    <w:rsid w:val="005F0A35"/>
    <w:rsid w:val="005F1445"/>
    <w:rsid w:val="005F16A6"/>
    <w:rsid w:val="005F1841"/>
    <w:rsid w:val="005F18B0"/>
    <w:rsid w:val="005F1BB1"/>
    <w:rsid w:val="005F1CB2"/>
    <w:rsid w:val="005F1D92"/>
    <w:rsid w:val="005F22FD"/>
    <w:rsid w:val="005F24D0"/>
    <w:rsid w:val="005F27FC"/>
    <w:rsid w:val="005F2992"/>
    <w:rsid w:val="005F2F5F"/>
    <w:rsid w:val="005F324E"/>
    <w:rsid w:val="005F3305"/>
    <w:rsid w:val="005F3AFF"/>
    <w:rsid w:val="005F4221"/>
    <w:rsid w:val="005F42C0"/>
    <w:rsid w:val="005F4383"/>
    <w:rsid w:val="005F4704"/>
    <w:rsid w:val="005F483B"/>
    <w:rsid w:val="005F53D3"/>
    <w:rsid w:val="005F5471"/>
    <w:rsid w:val="005F55D3"/>
    <w:rsid w:val="005F583F"/>
    <w:rsid w:val="005F5F9C"/>
    <w:rsid w:val="005F6057"/>
    <w:rsid w:val="005F6135"/>
    <w:rsid w:val="005F63B7"/>
    <w:rsid w:val="005F698B"/>
    <w:rsid w:val="005F6B44"/>
    <w:rsid w:val="005F6FBA"/>
    <w:rsid w:val="005F7776"/>
    <w:rsid w:val="005F79C1"/>
    <w:rsid w:val="005F7A52"/>
    <w:rsid w:val="005F7C4C"/>
    <w:rsid w:val="006000C1"/>
    <w:rsid w:val="006003F7"/>
    <w:rsid w:val="00600729"/>
    <w:rsid w:val="00600801"/>
    <w:rsid w:val="00600861"/>
    <w:rsid w:val="00601216"/>
    <w:rsid w:val="00601235"/>
    <w:rsid w:val="00601447"/>
    <w:rsid w:val="00601505"/>
    <w:rsid w:val="00601A9D"/>
    <w:rsid w:val="00601BF7"/>
    <w:rsid w:val="0060208A"/>
    <w:rsid w:val="00602133"/>
    <w:rsid w:val="00602AD0"/>
    <w:rsid w:val="00603799"/>
    <w:rsid w:val="00603BFE"/>
    <w:rsid w:val="00603C97"/>
    <w:rsid w:val="00603F3D"/>
    <w:rsid w:val="006044C2"/>
    <w:rsid w:val="006052C4"/>
    <w:rsid w:val="00605439"/>
    <w:rsid w:val="00605831"/>
    <w:rsid w:val="00605D58"/>
    <w:rsid w:val="00605DEE"/>
    <w:rsid w:val="00606485"/>
    <w:rsid w:val="00606662"/>
    <w:rsid w:val="00606AC7"/>
    <w:rsid w:val="00606E02"/>
    <w:rsid w:val="00606E64"/>
    <w:rsid w:val="00606F95"/>
    <w:rsid w:val="006072C9"/>
    <w:rsid w:val="00607654"/>
    <w:rsid w:val="006079A8"/>
    <w:rsid w:val="00607B13"/>
    <w:rsid w:val="00607BEF"/>
    <w:rsid w:val="00607D72"/>
    <w:rsid w:val="00610973"/>
    <w:rsid w:val="00610D09"/>
    <w:rsid w:val="00610D0A"/>
    <w:rsid w:val="00610ED2"/>
    <w:rsid w:val="00611187"/>
    <w:rsid w:val="00611238"/>
    <w:rsid w:val="00611593"/>
    <w:rsid w:val="00611AB4"/>
    <w:rsid w:val="00611ABF"/>
    <w:rsid w:val="00611B99"/>
    <w:rsid w:val="0061233E"/>
    <w:rsid w:val="0061284B"/>
    <w:rsid w:val="00612869"/>
    <w:rsid w:val="00612C62"/>
    <w:rsid w:val="006131E1"/>
    <w:rsid w:val="00613390"/>
    <w:rsid w:val="00613538"/>
    <w:rsid w:val="0061364F"/>
    <w:rsid w:val="00613654"/>
    <w:rsid w:val="00613904"/>
    <w:rsid w:val="006146D8"/>
    <w:rsid w:val="006147B7"/>
    <w:rsid w:val="00614BB5"/>
    <w:rsid w:val="00614BD2"/>
    <w:rsid w:val="006151AB"/>
    <w:rsid w:val="00615430"/>
    <w:rsid w:val="00615E69"/>
    <w:rsid w:val="0061630F"/>
    <w:rsid w:val="00616722"/>
    <w:rsid w:val="00616948"/>
    <w:rsid w:val="00616A53"/>
    <w:rsid w:val="00616BB7"/>
    <w:rsid w:val="00616CFD"/>
    <w:rsid w:val="006179F2"/>
    <w:rsid w:val="00617A45"/>
    <w:rsid w:val="00617CBE"/>
    <w:rsid w:val="00617DEB"/>
    <w:rsid w:val="00620AAC"/>
    <w:rsid w:val="00620DA1"/>
    <w:rsid w:val="00620FBC"/>
    <w:rsid w:val="0062140C"/>
    <w:rsid w:val="00621925"/>
    <w:rsid w:val="00621A54"/>
    <w:rsid w:val="00621BC5"/>
    <w:rsid w:val="0062293A"/>
    <w:rsid w:val="00622C10"/>
    <w:rsid w:val="00622E5D"/>
    <w:rsid w:val="0062326D"/>
    <w:rsid w:val="006233D3"/>
    <w:rsid w:val="00623411"/>
    <w:rsid w:val="0062366B"/>
    <w:rsid w:val="00624369"/>
    <w:rsid w:val="006245B3"/>
    <w:rsid w:val="00624AF5"/>
    <w:rsid w:val="00624B1E"/>
    <w:rsid w:val="00624E3A"/>
    <w:rsid w:val="00624E6A"/>
    <w:rsid w:val="00624F4A"/>
    <w:rsid w:val="00625090"/>
    <w:rsid w:val="006255E6"/>
    <w:rsid w:val="00625946"/>
    <w:rsid w:val="006259B0"/>
    <w:rsid w:val="00625E6C"/>
    <w:rsid w:val="006261C4"/>
    <w:rsid w:val="006263ED"/>
    <w:rsid w:val="00626A6F"/>
    <w:rsid w:val="00626E89"/>
    <w:rsid w:val="0062734A"/>
    <w:rsid w:val="00627649"/>
    <w:rsid w:val="00627AE9"/>
    <w:rsid w:val="00627CED"/>
    <w:rsid w:val="00627D3E"/>
    <w:rsid w:val="00627FA1"/>
    <w:rsid w:val="00627FD5"/>
    <w:rsid w:val="00627FE4"/>
    <w:rsid w:val="0063088C"/>
    <w:rsid w:val="00630DB5"/>
    <w:rsid w:val="00631E99"/>
    <w:rsid w:val="00631EA4"/>
    <w:rsid w:val="0063202D"/>
    <w:rsid w:val="00632433"/>
    <w:rsid w:val="00632536"/>
    <w:rsid w:val="00633455"/>
    <w:rsid w:val="00633765"/>
    <w:rsid w:val="00633C4D"/>
    <w:rsid w:val="00633F0E"/>
    <w:rsid w:val="006341CD"/>
    <w:rsid w:val="00634ECB"/>
    <w:rsid w:val="006350AB"/>
    <w:rsid w:val="006350EA"/>
    <w:rsid w:val="0063530F"/>
    <w:rsid w:val="00635526"/>
    <w:rsid w:val="00635804"/>
    <w:rsid w:val="006359F7"/>
    <w:rsid w:val="00635B1B"/>
    <w:rsid w:val="00635EC2"/>
    <w:rsid w:val="00636000"/>
    <w:rsid w:val="006360D8"/>
    <w:rsid w:val="00636113"/>
    <w:rsid w:val="00636376"/>
    <w:rsid w:val="006365EC"/>
    <w:rsid w:val="006369D8"/>
    <w:rsid w:val="00636CF5"/>
    <w:rsid w:val="00636D9E"/>
    <w:rsid w:val="006370B9"/>
    <w:rsid w:val="006372B3"/>
    <w:rsid w:val="00637415"/>
    <w:rsid w:val="006376C0"/>
    <w:rsid w:val="00637833"/>
    <w:rsid w:val="006378F4"/>
    <w:rsid w:val="006406A2"/>
    <w:rsid w:val="00640948"/>
    <w:rsid w:val="006409E4"/>
    <w:rsid w:val="00640A1D"/>
    <w:rsid w:val="00640D14"/>
    <w:rsid w:val="00640EE7"/>
    <w:rsid w:val="006410F6"/>
    <w:rsid w:val="006414C9"/>
    <w:rsid w:val="00641590"/>
    <w:rsid w:val="0064164C"/>
    <w:rsid w:val="00641693"/>
    <w:rsid w:val="0064191C"/>
    <w:rsid w:val="00641CD7"/>
    <w:rsid w:val="0064215A"/>
    <w:rsid w:val="00642717"/>
    <w:rsid w:val="00642C35"/>
    <w:rsid w:val="00642EC5"/>
    <w:rsid w:val="00642F6F"/>
    <w:rsid w:val="0064320A"/>
    <w:rsid w:val="0064327D"/>
    <w:rsid w:val="006434AD"/>
    <w:rsid w:val="006435E8"/>
    <w:rsid w:val="006438F3"/>
    <w:rsid w:val="00643C04"/>
    <w:rsid w:val="00643EBE"/>
    <w:rsid w:val="0064434E"/>
    <w:rsid w:val="006443C8"/>
    <w:rsid w:val="00644615"/>
    <w:rsid w:val="00644665"/>
    <w:rsid w:val="006449DB"/>
    <w:rsid w:val="00644B0B"/>
    <w:rsid w:val="00644B22"/>
    <w:rsid w:val="00644B44"/>
    <w:rsid w:val="00644C0D"/>
    <w:rsid w:val="00644E00"/>
    <w:rsid w:val="006456FB"/>
    <w:rsid w:val="006457A1"/>
    <w:rsid w:val="00645869"/>
    <w:rsid w:val="006458EB"/>
    <w:rsid w:val="00645DFC"/>
    <w:rsid w:val="0064651C"/>
    <w:rsid w:val="0064750F"/>
    <w:rsid w:val="006476A3"/>
    <w:rsid w:val="006478BF"/>
    <w:rsid w:val="00647C3D"/>
    <w:rsid w:val="00647FFD"/>
    <w:rsid w:val="00650148"/>
    <w:rsid w:val="006502B9"/>
    <w:rsid w:val="00650705"/>
    <w:rsid w:val="00650825"/>
    <w:rsid w:val="0065090F"/>
    <w:rsid w:val="00651283"/>
    <w:rsid w:val="006518A0"/>
    <w:rsid w:val="00651968"/>
    <w:rsid w:val="0065291C"/>
    <w:rsid w:val="00652B44"/>
    <w:rsid w:val="00652DCD"/>
    <w:rsid w:val="0065309D"/>
    <w:rsid w:val="006534F5"/>
    <w:rsid w:val="00653882"/>
    <w:rsid w:val="00653AA2"/>
    <w:rsid w:val="00653B4C"/>
    <w:rsid w:val="006540F8"/>
    <w:rsid w:val="00654A05"/>
    <w:rsid w:val="00654A13"/>
    <w:rsid w:val="00654C6E"/>
    <w:rsid w:val="00654CE1"/>
    <w:rsid w:val="00654DB3"/>
    <w:rsid w:val="006550B1"/>
    <w:rsid w:val="00655220"/>
    <w:rsid w:val="006553C2"/>
    <w:rsid w:val="006559D8"/>
    <w:rsid w:val="00655B01"/>
    <w:rsid w:val="00655B12"/>
    <w:rsid w:val="00655C2E"/>
    <w:rsid w:val="006561D5"/>
    <w:rsid w:val="006564C8"/>
    <w:rsid w:val="00656725"/>
    <w:rsid w:val="006572EC"/>
    <w:rsid w:val="00657347"/>
    <w:rsid w:val="0065738C"/>
    <w:rsid w:val="00657A83"/>
    <w:rsid w:val="00657F8D"/>
    <w:rsid w:val="006609D0"/>
    <w:rsid w:val="00661506"/>
    <w:rsid w:val="00661B5F"/>
    <w:rsid w:val="00661BDE"/>
    <w:rsid w:val="00662097"/>
    <w:rsid w:val="00662A0D"/>
    <w:rsid w:val="00662B80"/>
    <w:rsid w:val="00662E0D"/>
    <w:rsid w:val="006631E5"/>
    <w:rsid w:val="006632AE"/>
    <w:rsid w:val="0066364F"/>
    <w:rsid w:val="00663DA6"/>
    <w:rsid w:val="00664DC5"/>
    <w:rsid w:val="00664F0E"/>
    <w:rsid w:val="0066522F"/>
    <w:rsid w:val="00665557"/>
    <w:rsid w:val="006658C1"/>
    <w:rsid w:val="0066594A"/>
    <w:rsid w:val="00665B69"/>
    <w:rsid w:val="006665B0"/>
    <w:rsid w:val="006667C2"/>
    <w:rsid w:val="00666AB8"/>
    <w:rsid w:val="00666C84"/>
    <w:rsid w:val="00666D91"/>
    <w:rsid w:val="00666FAC"/>
    <w:rsid w:val="0066718E"/>
    <w:rsid w:val="006671E6"/>
    <w:rsid w:val="00667CC8"/>
    <w:rsid w:val="00667D2A"/>
    <w:rsid w:val="00667FC4"/>
    <w:rsid w:val="0067028D"/>
    <w:rsid w:val="0067032A"/>
    <w:rsid w:val="006706C0"/>
    <w:rsid w:val="00670835"/>
    <w:rsid w:val="00670A19"/>
    <w:rsid w:val="00670E6D"/>
    <w:rsid w:val="00671569"/>
    <w:rsid w:val="006723E5"/>
    <w:rsid w:val="00672910"/>
    <w:rsid w:val="0067293B"/>
    <w:rsid w:val="00672E31"/>
    <w:rsid w:val="0067326A"/>
    <w:rsid w:val="0067363B"/>
    <w:rsid w:val="0067399D"/>
    <w:rsid w:val="00673C83"/>
    <w:rsid w:val="0067405B"/>
    <w:rsid w:val="0067431B"/>
    <w:rsid w:val="006744A9"/>
    <w:rsid w:val="00674A95"/>
    <w:rsid w:val="00675141"/>
    <w:rsid w:val="006752CE"/>
    <w:rsid w:val="006754B0"/>
    <w:rsid w:val="00675C70"/>
    <w:rsid w:val="00676229"/>
    <w:rsid w:val="00676252"/>
    <w:rsid w:val="00676488"/>
    <w:rsid w:val="006765C0"/>
    <w:rsid w:val="00676676"/>
    <w:rsid w:val="006766B8"/>
    <w:rsid w:val="00676FE1"/>
    <w:rsid w:val="006772E7"/>
    <w:rsid w:val="0067797B"/>
    <w:rsid w:val="00677B52"/>
    <w:rsid w:val="00677EC9"/>
    <w:rsid w:val="0068034C"/>
    <w:rsid w:val="00680B99"/>
    <w:rsid w:val="00680DB6"/>
    <w:rsid w:val="00680F8B"/>
    <w:rsid w:val="0068139D"/>
    <w:rsid w:val="006815A4"/>
    <w:rsid w:val="006816FE"/>
    <w:rsid w:val="006818A3"/>
    <w:rsid w:val="00681B91"/>
    <w:rsid w:val="00681C54"/>
    <w:rsid w:val="00682421"/>
    <w:rsid w:val="006826F9"/>
    <w:rsid w:val="00683089"/>
    <w:rsid w:val="006831C6"/>
    <w:rsid w:val="006837D8"/>
    <w:rsid w:val="00683AFE"/>
    <w:rsid w:val="00683D29"/>
    <w:rsid w:val="00683E15"/>
    <w:rsid w:val="0068424A"/>
    <w:rsid w:val="006846CF"/>
    <w:rsid w:val="00684902"/>
    <w:rsid w:val="00684986"/>
    <w:rsid w:val="00685962"/>
    <w:rsid w:val="00685C3D"/>
    <w:rsid w:val="00686AE2"/>
    <w:rsid w:val="00686C7D"/>
    <w:rsid w:val="00686F7E"/>
    <w:rsid w:val="00687040"/>
    <w:rsid w:val="0068765E"/>
    <w:rsid w:val="006876D1"/>
    <w:rsid w:val="00690462"/>
    <w:rsid w:val="00690875"/>
    <w:rsid w:val="00690DB1"/>
    <w:rsid w:val="0069128F"/>
    <w:rsid w:val="00691292"/>
    <w:rsid w:val="006923C1"/>
    <w:rsid w:val="0069319C"/>
    <w:rsid w:val="0069325B"/>
    <w:rsid w:val="006935BE"/>
    <w:rsid w:val="006939F8"/>
    <w:rsid w:val="00693F20"/>
    <w:rsid w:val="006942F3"/>
    <w:rsid w:val="00694A79"/>
    <w:rsid w:val="00694AB8"/>
    <w:rsid w:val="0069504D"/>
    <w:rsid w:val="0069512A"/>
    <w:rsid w:val="0069526F"/>
    <w:rsid w:val="00695901"/>
    <w:rsid w:val="00695970"/>
    <w:rsid w:val="00695C6F"/>
    <w:rsid w:val="00695CE3"/>
    <w:rsid w:val="006960D1"/>
    <w:rsid w:val="006966CB"/>
    <w:rsid w:val="006969F6"/>
    <w:rsid w:val="00696B07"/>
    <w:rsid w:val="00696E6E"/>
    <w:rsid w:val="0069713D"/>
    <w:rsid w:val="00697243"/>
    <w:rsid w:val="00697433"/>
    <w:rsid w:val="006974B1"/>
    <w:rsid w:val="006978C4"/>
    <w:rsid w:val="0069795E"/>
    <w:rsid w:val="00697A5E"/>
    <w:rsid w:val="006A01D1"/>
    <w:rsid w:val="006A02AD"/>
    <w:rsid w:val="006A0766"/>
    <w:rsid w:val="006A1079"/>
    <w:rsid w:val="006A10D2"/>
    <w:rsid w:val="006A1179"/>
    <w:rsid w:val="006A135F"/>
    <w:rsid w:val="006A19B9"/>
    <w:rsid w:val="006A1E5D"/>
    <w:rsid w:val="006A20D9"/>
    <w:rsid w:val="006A2B0E"/>
    <w:rsid w:val="006A2C96"/>
    <w:rsid w:val="006A2EAA"/>
    <w:rsid w:val="006A2EC1"/>
    <w:rsid w:val="006A347D"/>
    <w:rsid w:val="006A37C3"/>
    <w:rsid w:val="006A3B15"/>
    <w:rsid w:val="006A3C06"/>
    <w:rsid w:val="006A3F18"/>
    <w:rsid w:val="006A4212"/>
    <w:rsid w:val="006A47D3"/>
    <w:rsid w:val="006A4B21"/>
    <w:rsid w:val="006A4B4D"/>
    <w:rsid w:val="006A4E6B"/>
    <w:rsid w:val="006A500C"/>
    <w:rsid w:val="006A5C5A"/>
    <w:rsid w:val="006A5D9A"/>
    <w:rsid w:val="006A605A"/>
    <w:rsid w:val="006A65C3"/>
    <w:rsid w:val="006A6723"/>
    <w:rsid w:val="006A6E67"/>
    <w:rsid w:val="006A7061"/>
    <w:rsid w:val="006A76A5"/>
    <w:rsid w:val="006A76F5"/>
    <w:rsid w:val="006B02F8"/>
    <w:rsid w:val="006B03F1"/>
    <w:rsid w:val="006B0A38"/>
    <w:rsid w:val="006B1424"/>
    <w:rsid w:val="006B1675"/>
    <w:rsid w:val="006B29B3"/>
    <w:rsid w:val="006B29FD"/>
    <w:rsid w:val="006B2B12"/>
    <w:rsid w:val="006B2D45"/>
    <w:rsid w:val="006B2E02"/>
    <w:rsid w:val="006B3005"/>
    <w:rsid w:val="006B3601"/>
    <w:rsid w:val="006B3BAA"/>
    <w:rsid w:val="006B3BCB"/>
    <w:rsid w:val="006B3D0E"/>
    <w:rsid w:val="006B410D"/>
    <w:rsid w:val="006B42AD"/>
    <w:rsid w:val="006B4525"/>
    <w:rsid w:val="006B45AF"/>
    <w:rsid w:val="006B4885"/>
    <w:rsid w:val="006B4C51"/>
    <w:rsid w:val="006B571E"/>
    <w:rsid w:val="006B5A8E"/>
    <w:rsid w:val="006B5F0C"/>
    <w:rsid w:val="006B5FB1"/>
    <w:rsid w:val="006B656C"/>
    <w:rsid w:val="006B67E4"/>
    <w:rsid w:val="006B68AB"/>
    <w:rsid w:val="006B7102"/>
    <w:rsid w:val="006B7271"/>
    <w:rsid w:val="006B78D1"/>
    <w:rsid w:val="006B7957"/>
    <w:rsid w:val="006C0094"/>
    <w:rsid w:val="006C02CD"/>
    <w:rsid w:val="006C0521"/>
    <w:rsid w:val="006C0B33"/>
    <w:rsid w:val="006C0D04"/>
    <w:rsid w:val="006C0D63"/>
    <w:rsid w:val="006C14E1"/>
    <w:rsid w:val="006C1980"/>
    <w:rsid w:val="006C25D9"/>
    <w:rsid w:val="006C28DB"/>
    <w:rsid w:val="006C2A96"/>
    <w:rsid w:val="006C3602"/>
    <w:rsid w:val="006C3BFC"/>
    <w:rsid w:val="006C4224"/>
    <w:rsid w:val="006C4808"/>
    <w:rsid w:val="006C4CEA"/>
    <w:rsid w:val="006C4CFE"/>
    <w:rsid w:val="006C532A"/>
    <w:rsid w:val="006C557D"/>
    <w:rsid w:val="006C5792"/>
    <w:rsid w:val="006C5B7A"/>
    <w:rsid w:val="006C5BDE"/>
    <w:rsid w:val="006C60D3"/>
    <w:rsid w:val="006C639E"/>
    <w:rsid w:val="006C6FAA"/>
    <w:rsid w:val="006C70CA"/>
    <w:rsid w:val="006C75C1"/>
    <w:rsid w:val="006C7887"/>
    <w:rsid w:val="006C7BCB"/>
    <w:rsid w:val="006C7E74"/>
    <w:rsid w:val="006D0142"/>
    <w:rsid w:val="006D026D"/>
    <w:rsid w:val="006D06D3"/>
    <w:rsid w:val="006D08BD"/>
    <w:rsid w:val="006D0959"/>
    <w:rsid w:val="006D0DCD"/>
    <w:rsid w:val="006D0E20"/>
    <w:rsid w:val="006D10CF"/>
    <w:rsid w:val="006D1185"/>
    <w:rsid w:val="006D11C8"/>
    <w:rsid w:val="006D2062"/>
    <w:rsid w:val="006D2581"/>
    <w:rsid w:val="006D2C21"/>
    <w:rsid w:val="006D3960"/>
    <w:rsid w:val="006D39B1"/>
    <w:rsid w:val="006D41A4"/>
    <w:rsid w:val="006D42A8"/>
    <w:rsid w:val="006D43D9"/>
    <w:rsid w:val="006D4521"/>
    <w:rsid w:val="006D4BAE"/>
    <w:rsid w:val="006D4E18"/>
    <w:rsid w:val="006D4EDB"/>
    <w:rsid w:val="006D52FD"/>
    <w:rsid w:val="006D562C"/>
    <w:rsid w:val="006D59EF"/>
    <w:rsid w:val="006D5B2E"/>
    <w:rsid w:val="006D5D8A"/>
    <w:rsid w:val="006D610D"/>
    <w:rsid w:val="006D6B5F"/>
    <w:rsid w:val="006D6B67"/>
    <w:rsid w:val="006D70B1"/>
    <w:rsid w:val="006D7377"/>
    <w:rsid w:val="006D7B27"/>
    <w:rsid w:val="006D7D3A"/>
    <w:rsid w:val="006E039C"/>
    <w:rsid w:val="006E04C5"/>
    <w:rsid w:val="006E0613"/>
    <w:rsid w:val="006E06D2"/>
    <w:rsid w:val="006E0767"/>
    <w:rsid w:val="006E0CD3"/>
    <w:rsid w:val="006E0D94"/>
    <w:rsid w:val="006E10FA"/>
    <w:rsid w:val="006E1217"/>
    <w:rsid w:val="006E13D0"/>
    <w:rsid w:val="006E140C"/>
    <w:rsid w:val="006E176A"/>
    <w:rsid w:val="006E1A7D"/>
    <w:rsid w:val="006E1B1B"/>
    <w:rsid w:val="006E200C"/>
    <w:rsid w:val="006E2BBE"/>
    <w:rsid w:val="006E3622"/>
    <w:rsid w:val="006E3C4B"/>
    <w:rsid w:val="006E3F86"/>
    <w:rsid w:val="006E43AA"/>
    <w:rsid w:val="006E4DF8"/>
    <w:rsid w:val="006E51E8"/>
    <w:rsid w:val="006E5368"/>
    <w:rsid w:val="006E588B"/>
    <w:rsid w:val="006E58DC"/>
    <w:rsid w:val="006E5C7F"/>
    <w:rsid w:val="006E606E"/>
    <w:rsid w:val="006E6109"/>
    <w:rsid w:val="006E6657"/>
    <w:rsid w:val="006E751F"/>
    <w:rsid w:val="006E7659"/>
    <w:rsid w:val="006E78A3"/>
    <w:rsid w:val="006E7C5F"/>
    <w:rsid w:val="006F01CD"/>
    <w:rsid w:val="006F02A0"/>
    <w:rsid w:val="006F03E4"/>
    <w:rsid w:val="006F07CC"/>
    <w:rsid w:val="006F0AEB"/>
    <w:rsid w:val="006F1191"/>
    <w:rsid w:val="006F11C4"/>
    <w:rsid w:val="006F1426"/>
    <w:rsid w:val="006F17D6"/>
    <w:rsid w:val="006F193F"/>
    <w:rsid w:val="006F1E1F"/>
    <w:rsid w:val="006F211B"/>
    <w:rsid w:val="006F247B"/>
    <w:rsid w:val="006F27F3"/>
    <w:rsid w:val="006F2C24"/>
    <w:rsid w:val="006F2CEF"/>
    <w:rsid w:val="006F36D0"/>
    <w:rsid w:val="006F3B17"/>
    <w:rsid w:val="006F408C"/>
    <w:rsid w:val="006F40F7"/>
    <w:rsid w:val="006F4572"/>
    <w:rsid w:val="006F481C"/>
    <w:rsid w:val="006F48CA"/>
    <w:rsid w:val="006F48FD"/>
    <w:rsid w:val="006F4D7F"/>
    <w:rsid w:val="006F4E3F"/>
    <w:rsid w:val="006F56F6"/>
    <w:rsid w:val="006F5733"/>
    <w:rsid w:val="006F599A"/>
    <w:rsid w:val="006F599C"/>
    <w:rsid w:val="006F5B5E"/>
    <w:rsid w:val="006F5C33"/>
    <w:rsid w:val="006F6529"/>
    <w:rsid w:val="006F6B69"/>
    <w:rsid w:val="006F76D3"/>
    <w:rsid w:val="006F78BD"/>
    <w:rsid w:val="006F78CF"/>
    <w:rsid w:val="006F7A35"/>
    <w:rsid w:val="00700433"/>
    <w:rsid w:val="007005F4"/>
    <w:rsid w:val="007009D1"/>
    <w:rsid w:val="00700B5C"/>
    <w:rsid w:val="00700D71"/>
    <w:rsid w:val="00701086"/>
    <w:rsid w:val="007012ED"/>
    <w:rsid w:val="00701518"/>
    <w:rsid w:val="007016A0"/>
    <w:rsid w:val="00701CC5"/>
    <w:rsid w:val="00701DFB"/>
    <w:rsid w:val="00702686"/>
    <w:rsid w:val="0070271E"/>
    <w:rsid w:val="007029FF"/>
    <w:rsid w:val="00702D7C"/>
    <w:rsid w:val="00702FCD"/>
    <w:rsid w:val="00702FF0"/>
    <w:rsid w:val="007038D0"/>
    <w:rsid w:val="00703935"/>
    <w:rsid w:val="00703C45"/>
    <w:rsid w:val="00703D38"/>
    <w:rsid w:val="00704520"/>
    <w:rsid w:val="007045F1"/>
    <w:rsid w:val="00704FD1"/>
    <w:rsid w:val="007055E6"/>
    <w:rsid w:val="00705DA8"/>
    <w:rsid w:val="0070649A"/>
    <w:rsid w:val="00706561"/>
    <w:rsid w:val="0070681F"/>
    <w:rsid w:val="00706912"/>
    <w:rsid w:val="00706E8B"/>
    <w:rsid w:val="00706F86"/>
    <w:rsid w:val="0070740C"/>
    <w:rsid w:val="00707559"/>
    <w:rsid w:val="007076FF"/>
    <w:rsid w:val="00707950"/>
    <w:rsid w:val="00710269"/>
    <w:rsid w:val="00710388"/>
    <w:rsid w:val="007104A2"/>
    <w:rsid w:val="00710AA4"/>
    <w:rsid w:val="00711A5F"/>
    <w:rsid w:val="00711ADC"/>
    <w:rsid w:val="00711B4F"/>
    <w:rsid w:val="00711F20"/>
    <w:rsid w:val="00712091"/>
    <w:rsid w:val="0071209D"/>
    <w:rsid w:val="00712B85"/>
    <w:rsid w:val="0071350E"/>
    <w:rsid w:val="007135E8"/>
    <w:rsid w:val="007136E1"/>
    <w:rsid w:val="00713A21"/>
    <w:rsid w:val="00713E7D"/>
    <w:rsid w:val="0071432B"/>
    <w:rsid w:val="00714AAE"/>
    <w:rsid w:val="00714BBB"/>
    <w:rsid w:val="00714D36"/>
    <w:rsid w:val="007153C2"/>
    <w:rsid w:val="007155F5"/>
    <w:rsid w:val="007157F9"/>
    <w:rsid w:val="00715997"/>
    <w:rsid w:val="00715A6E"/>
    <w:rsid w:val="00715B87"/>
    <w:rsid w:val="00715E8B"/>
    <w:rsid w:val="0071691A"/>
    <w:rsid w:val="007170F2"/>
    <w:rsid w:val="007175F6"/>
    <w:rsid w:val="00717E57"/>
    <w:rsid w:val="007205D7"/>
    <w:rsid w:val="00720B6D"/>
    <w:rsid w:val="00720F96"/>
    <w:rsid w:val="00720FFB"/>
    <w:rsid w:val="007210BD"/>
    <w:rsid w:val="0072131C"/>
    <w:rsid w:val="007213CA"/>
    <w:rsid w:val="007218F3"/>
    <w:rsid w:val="007222FF"/>
    <w:rsid w:val="0072243A"/>
    <w:rsid w:val="007226A3"/>
    <w:rsid w:val="0072298D"/>
    <w:rsid w:val="00722A54"/>
    <w:rsid w:val="00723332"/>
    <w:rsid w:val="0072377E"/>
    <w:rsid w:val="00723886"/>
    <w:rsid w:val="00723E00"/>
    <w:rsid w:val="00723FF6"/>
    <w:rsid w:val="00724689"/>
    <w:rsid w:val="00724C8F"/>
    <w:rsid w:val="00724F8E"/>
    <w:rsid w:val="0072516B"/>
    <w:rsid w:val="007252AF"/>
    <w:rsid w:val="007255BB"/>
    <w:rsid w:val="007258EF"/>
    <w:rsid w:val="00725E12"/>
    <w:rsid w:val="00726371"/>
    <w:rsid w:val="00726378"/>
    <w:rsid w:val="00726BE6"/>
    <w:rsid w:val="00726CE4"/>
    <w:rsid w:val="00726D2D"/>
    <w:rsid w:val="00727255"/>
    <w:rsid w:val="00727474"/>
    <w:rsid w:val="007274EA"/>
    <w:rsid w:val="0072753A"/>
    <w:rsid w:val="007278F6"/>
    <w:rsid w:val="00730201"/>
    <w:rsid w:val="00730874"/>
    <w:rsid w:val="00730A43"/>
    <w:rsid w:val="00730B75"/>
    <w:rsid w:val="00730C7C"/>
    <w:rsid w:val="00730E3D"/>
    <w:rsid w:val="00731067"/>
    <w:rsid w:val="00731124"/>
    <w:rsid w:val="007315B8"/>
    <w:rsid w:val="007315FE"/>
    <w:rsid w:val="00731EB9"/>
    <w:rsid w:val="007320D4"/>
    <w:rsid w:val="0073227B"/>
    <w:rsid w:val="007324AF"/>
    <w:rsid w:val="007324EA"/>
    <w:rsid w:val="00732737"/>
    <w:rsid w:val="007327D2"/>
    <w:rsid w:val="00732825"/>
    <w:rsid w:val="0073286C"/>
    <w:rsid w:val="00732C5F"/>
    <w:rsid w:val="00732EC1"/>
    <w:rsid w:val="007333F1"/>
    <w:rsid w:val="0073385A"/>
    <w:rsid w:val="00733FAD"/>
    <w:rsid w:val="007346F3"/>
    <w:rsid w:val="007359BD"/>
    <w:rsid w:val="00735D6D"/>
    <w:rsid w:val="00735ED4"/>
    <w:rsid w:val="0073610E"/>
    <w:rsid w:val="00736179"/>
    <w:rsid w:val="00736793"/>
    <w:rsid w:val="00736E77"/>
    <w:rsid w:val="0073713E"/>
    <w:rsid w:val="007373EB"/>
    <w:rsid w:val="007376F2"/>
    <w:rsid w:val="00737853"/>
    <w:rsid w:val="0074031F"/>
    <w:rsid w:val="00740405"/>
    <w:rsid w:val="00740410"/>
    <w:rsid w:val="00740F56"/>
    <w:rsid w:val="0074142A"/>
    <w:rsid w:val="00741463"/>
    <w:rsid w:val="0074186E"/>
    <w:rsid w:val="00741B0C"/>
    <w:rsid w:val="0074218B"/>
    <w:rsid w:val="007421D4"/>
    <w:rsid w:val="00742629"/>
    <w:rsid w:val="007428F7"/>
    <w:rsid w:val="00742B09"/>
    <w:rsid w:val="00742C9B"/>
    <w:rsid w:val="00743627"/>
    <w:rsid w:val="00743A93"/>
    <w:rsid w:val="007440B8"/>
    <w:rsid w:val="00744143"/>
    <w:rsid w:val="0074477E"/>
    <w:rsid w:val="00744B4B"/>
    <w:rsid w:val="00745455"/>
    <w:rsid w:val="00745576"/>
    <w:rsid w:val="00745751"/>
    <w:rsid w:val="007457CD"/>
    <w:rsid w:val="0074591B"/>
    <w:rsid w:val="00745A1B"/>
    <w:rsid w:val="00745A32"/>
    <w:rsid w:val="00745A56"/>
    <w:rsid w:val="00745D40"/>
    <w:rsid w:val="00745D7B"/>
    <w:rsid w:val="00745FD4"/>
    <w:rsid w:val="0074636A"/>
    <w:rsid w:val="00746671"/>
    <w:rsid w:val="00746803"/>
    <w:rsid w:val="007468A3"/>
    <w:rsid w:val="00746E2F"/>
    <w:rsid w:val="00747091"/>
    <w:rsid w:val="007472D4"/>
    <w:rsid w:val="00747677"/>
    <w:rsid w:val="007477A2"/>
    <w:rsid w:val="00750060"/>
    <w:rsid w:val="007500C4"/>
    <w:rsid w:val="0075069A"/>
    <w:rsid w:val="007509B9"/>
    <w:rsid w:val="0075126C"/>
    <w:rsid w:val="00751317"/>
    <w:rsid w:val="007514E3"/>
    <w:rsid w:val="00751546"/>
    <w:rsid w:val="0075180A"/>
    <w:rsid w:val="00751CC3"/>
    <w:rsid w:val="00751ED1"/>
    <w:rsid w:val="00751F47"/>
    <w:rsid w:val="00751F6B"/>
    <w:rsid w:val="00752152"/>
    <w:rsid w:val="0075250C"/>
    <w:rsid w:val="00752DD3"/>
    <w:rsid w:val="00752DF9"/>
    <w:rsid w:val="007534CB"/>
    <w:rsid w:val="00753525"/>
    <w:rsid w:val="00753B54"/>
    <w:rsid w:val="00754195"/>
    <w:rsid w:val="007543A4"/>
    <w:rsid w:val="00754964"/>
    <w:rsid w:val="00755455"/>
    <w:rsid w:val="00755C57"/>
    <w:rsid w:val="0075645C"/>
    <w:rsid w:val="00756C24"/>
    <w:rsid w:val="007570A7"/>
    <w:rsid w:val="0075738F"/>
    <w:rsid w:val="00757C3C"/>
    <w:rsid w:val="00757DCE"/>
    <w:rsid w:val="00757EFE"/>
    <w:rsid w:val="00760225"/>
    <w:rsid w:val="00760586"/>
    <w:rsid w:val="007608AE"/>
    <w:rsid w:val="00760E72"/>
    <w:rsid w:val="00761116"/>
    <w:rsid w:val="00761B6D"/>
    <w:rsid w:val="007622D6"/>
    <w:rsid w:val="00762550"/>
    <w:rsid w:val="0076258C"/>
    <w:rsid w:val="007627A8"/>
    <w:rsid w:val="0076290E"/>
    <w:rsid w:val="00762978"/>
    <w:rsid w:val="00762B65"/>
    <w:rsid w:val="00763208"/>
    <w:rsid w:val="007635DC"/>
    <w:rsid w:val="007641E3"/>
    <w:rsid w:val="007642A0"/>
    <w:rsid w:val="007642A8"/>
    <w:rsid w:val="00764BDD"/>
    <w:rsid w:val="00765041"/>
    <w:rsid w:val="007651FB"/>
    <w:rsid w:val="007652EE"/>
    <w:rsid w:val="00765E41"/>
    <w:rsid w:val="00766113"/>
    <w:rsid w:val="0076674B"/>
    <w:rsid w:val="0076699B"/>
    <w:rsid w:val="00767C10"/>
    <w:rsid w:val="00767D99"/>
    <w:rsid w:val="007705FC"/>
    <w:rsid w:val="00770836"/>
    <w:rsid w:val="00770C95"/>
    <w:rsid w:val="00771093"/>
    <w:rsid w:val="0077129D"/>
    <w:rsid w:val="00771408"/>
    <w:rsid w:val="007715E3"/>
    <w:rsid w:val="00771774"/>
    <w:rsid w:val="00771AA3"/>
    <w:rsid w:val="00771DF7"/>
    <w:rsid w:val="0077206D"/>
    <w:rsid w:val="00772234"/>
    <w:rsid w:val="00772432"/>
    <w:rsid w:val="007724D6"/>
    <w:rsid w:val="00772741"/>
    <w:rsid w:val="007730FC"/>
    <w:rsid w:val="007731B4"/>
    <w:rsid w:val="00773332"/>
    <w:rsid w:val="007733A3"/>
    <w:rsid w:val="0077371F"/>
    <w:rsid w:val="00773781"/>
    <w:rsid w:val="007738A2"/>
    <w:rsid w:val="00773934"/>
    <w:rsid w:val="00773C3F"/>
    <w:rsid w:val="00773D0D"/>
    <w:rsid w:val="00773E7C"/>
    <w:rsid w:val="00773F63"/>
    <w:rsid w:val="00773F6C"/>
    <w:rsid w:val="00773FC8"/>
    <w:rsid w:val="00774214"/>
    <w:rsid w:val="00774940"/>
    <w:rsid w:val="00774998"/>
    <w:rsid w:val="00774A2E"/>
    <w:rsid w:val="00774C2C"/>
    <w:rsid w:val="00774C72"/>
    <w:rsid w:val="00774E55"/>
    <w:rsid w:val="007750B1"/>
    <w:rsid w:val="0077539D"/>
    <w:rsid w:val="00775543"/>
    <w:rsid w:val="007757C8"/>
    <w:rsid w:val="00775ACE"/>
    <w:rsid w:val="00775BB7"/>
    <w:rsid w:val="00775C61"/>
    <w:rsid w:val="00775CF1"/>
    <w:rsid w:val="00775DDE"/>
    <w:rsid w:val="0077610F"/>
    <w:rsid w:val="00776168"/>
    <w:rsid w:val="007769CF"/>
    <w:rsid w:val="00776CEB"/>
    <w:rsid w:val="00777016"/>
    <w:rsid w:val="00777033"/>
    <w:rsid w:val="00777034"/>
    <w:rsid w:val="0077718F"/>
    <w:rsid w:val="007772A7"/>
    <w:rsid w:val="00777C8E"/>
    <w:rsid w:val="00777D02"/>
    <w:rsid w:val="0078034D"/>
    <w:rsid w:val="00780634"/>
    <w:rsid w:val="0078067F"/>
    <w:rsid w:val="00780683"/>
    <w:rsid w:val="00780933"/>
    <w:rsid w:val="007809DC"/>
    <w:rsid w:val="007809EA"/>
    <w:rsid w:val="00780CD2"/>
    <w:rsid w:val="00780E49"/>
    <w:rsid w:val="007810EF"/>
    <w:rsid w:val="0078131D"/>
    <w:rsid w:val="007813B0"/>
    <w:rsid w:val="00781FEE"/>
    <w:rsid w:val="007820CF"/>
    <w:rsid w:val="0078237F"/>
    <w:rsid w:val="007826C7"/>
    <w:rsid w:val="00782999"/>
    <w:rsid w:val="00783241"/>
    <w:rsid w:val="00783DFF"/>
    <w:rsid w:val="00783F31"/>
    <w:rsid w:val="007840C2"/>
    <w:rsid w:val="00784822"/>
    <w:rsid w:val="00785B76"/>
    <w:rsid w:val="00786059"/>
    <w:rsid w:val="00786447"/>
    <w:rsid w:val="007864AD"/>
    <w:rsid w:val="0078699C"/>
    <w:rsid w:val="00786AAD"/>
    <w:rsid w:val="00786D2A"/>
    <w:rsid w:val="00786DC5"/>
    <w:rsid w:val="0078761C"/>
    <w:rsid w:val="00787F2B"/>
    <w:rsid w:val="00787F36"/>
    <w:rsid w:val="0079000D"/>
    <w:rsid w:val="007909A2"/>
    <w:rsid w:val="00790B2F"/>
    <w:rsid w:val="00790ECF"/>
    <w:rsid w:val="0079101B"/>
    <w:rsid w:val="00791276"/>
    <w:rsid w:val="007912EC"/>
    <w:rsid w:val="0079133E"/>
    <w:rsid w:val="00791CD4"/>
    <w:rsid w:val="00792938"/>
    <w:rsid w:val="00792FDB"/>
    <w:rsid w:val="00793073"/>
    <w:rsid w:val="00793112"/>
    <w:rsid w:val="00793866"/>
    <w:rsid w:val="00793AA0"/>
    <w:rsid w:val="00793B27"/>
    <w:rsid w:val="00793D0E"/>
    <w:rsid w:val="00794591"/>
    <w:rsid w:val="007946FB"/>
    <w:rsid w:val="00794B59"/>
    <w:rsid w:val="00794CB5"/>
    <w:rsid w:val="00794DFD"/>
    <w:rsid w:val="007954F3"/>
    <w:rsid w:val="007956DC"/>
    <w:rsid w:val="007958A0"/>
    <w:rsid w:val="00795932"/>
    <w:rsid w:val="00795B3B"/>
    <w:rsid w:val="00795E92"/>
    <w:rsid w:val="00795F8C"/>
    <w:rsid w:val="00796344"/>
    <w:rsid w:val="0079644E"/>
    <w:rsid w:val="007966D5"/>
    <w:rsid w:val="0079672F"/>
    <w:rsid w:val="0079720F"/>
    <w:rsid w:val="007977AF"/>
    <w:rsid w:val="007A0041"/>
    <w:rsid w:val="007A038F"/>
    <w:rsid w:val="007A0579"/>
    <w:rsid w:val="007A0C30"/>
    <w:rsid w:val="007A0D11"/>
    <w:rsid w:val="007A113A"/>
    <w:rsid w:val="007A121D"/>
    <w:rsid w:val="007A1507"/>
    <w:rsid w:val="007A1923"/>
    <w:rsid w:val="007A1D60"/>
    <w:rsid w:val="007A1FA2"/>
    <w:rsid w:val="007A2140"/>
    <w:rsid w:val="007A2241"/>
    <w:rsid w:val="007A225E"/>
    <w:rsid w:val="007A2332"/>
    <w:rsid w:val="007A25C7"/>
    <w:rsid w:val="007A299B"/>
    <w:rsid w:val="007A2A10"/>
    <w:rsid w:val="007A2BD3"/>
    <w:rsid w:val="007A2E04"/>
    <w:rsid w:val="007A2EB8"/>
    <w:rsid w:val="007A2FDE"/>
    <w:rsid w:val="007A31CD"/>
    <w:rsid w:val="007A3474"/>
    <w:rsid w:val="007A3827"/>
    <w:rsid w:val="007A3887"/>
    <w:rsid w:val="007A3994"/>
    <w:rsid w:val="007A3ECA"/>
    <w:rsid w:val="007A41BA"/>
    <w:rsid w:val="007A421C"/>
    <w:rsid w:val="007A44EF"/>
    <w:rsid w:val="007A458D"/>
    <w:rsid w:val="007A47E9"/>
    <w:rsid w:val="007A4BB5"/>
    <w:rsid w:val="007A4C84"/>
    <w:rsid w:val="007A4D96"/>
    <w:rsid w:val="007A519B"/>
    <w:rsid w:val="007A5279"/>
    <w:rsid w:val="007A562B"/>
    <w:rsid w:val="007A59CB"/>
    <w:rsid w:val="007A5AA9"/>
    <w:rsid w:val="007A5C97"/>
    <w:rsid w:val="007A6147"/>
    <w:rsid w:val="007A6392"/>
    <w:rsid w:val="007A6A8D"/>
    <w:rsid w:val="007A71E2"/>
    <w:rsid w:val="007A72B8"/>
    <w:rsid w:val="007A7A3E"/>
    <w:rsid w:val="007A7AAD"/>
    <w:rsid w:val="007A7B88"/>
    <w:rsid w:val="007A7BFE"/>
    <w:rsid w:val="007B0164"/>
    <w:rsid w:val="007B01BA"/>
    <w:rsid w:val="007B02BF"/>
    <w:rsid w:val="007B02E7"/>
    <w:rsid w:val="007B0317"/>
    <w:rsid w:val="007B04E8"/>
    <w:rsid w:val="007B05A8"/>
    <w:rsid w:val="007B0818"/>
    <w:rsid w:val="007B09BE"/>
    <w:rsid w:val="007B0A23"/>
    <w:rsid w:val="007B0C3B"/>
    <w:rsid w:val="007B1132"/>
    <w:rsid w:val="007B1719"/>
    <w:rsid w:val="007B19D3"/>
    <w:rsid w:val="007B1D24"/>
    <w:rsid w:val="007B1E67"/>
    <w:rsid w:val="007B204B"/>
    <w:rsid w:val="007B24DB"/>
    <w:rsid w:val="007B2B1B"/>
    <w:rsid w:val="007B338B"/>
    <w:rsid w:val="007B33F9"/>
    <w:rsid w:val="007B3839"/>
    <w:rsid w:val="007B3B2C"/>
    <w:rsid w:val="007B3FD2"/>
    <w:rsid w:val="007B4241"/>
    <w:rsid w:val="007B46FA"/>
    <w:rsid w:val="007B4982"/>
    <w:rsid w:val="007B4BF8"/>
    <w:rsid w:val="007B5A59"/>
    <w:rsid w:val="007B5EB0"/>
    <w:rsid w:val="007B659E"/>
    <w:rsid w:val="007B6780"/>
    <w:rsid w:val="007B7DF5"/>
    <w:rsid w:val="007C0019"/>
    <w:rsid w:val="007C02D9"/>
    <w:rsid w:val="007C04CE"/>
    <w:rsid w:val="007C10A1"/>
    <w:rsid w:val="007C1335"/>
    <w:rsid w:val="007C15A8"/>
    <w:rsid w:val="007C179E"/>
    <w:rsid w:val="007C17A7"/>
    <w:rsid w:val="007C18D5"/>
    <w:rsid w:val="007C1BEB"/>
    <w:rsid w:val="007C1C02"/>
    <w:rsid w:val="007C2943"/>
    <w:rsid w:val="007C295B"/>
    <w:rsid w:val="007C2A94"/>
    <w:rsid w:val="007C2D74"/>
    <w:rsid w:val="007C2DB9"/>
    <w:rsid w:val="007C2EE6"/>
    <w:rsid w:val="007C32AF"/>
    <w:rsid w:val="007C3448"/>
    <w:rsid w:val="007C3557"/>
    <w:rsid w:val="007C3636"/>
    <w:rsid w:val="007C3A58"/>
    <w:rsid w:val="007C3CC0"/>
    <w:rsid w:val="007C3E62"/>
    <w:rsid w:val="007C48D1"/>
    <w:rsid w:val="007C4E62"/>
    <w:rsid w:val="007C5332"/>
    <w:rsid w:val="007C5487"/>
    <w:rsid w:val="007C56F8"/>
    <w:rsid w:val="007C5AA1"/>
    <w:rsid w:val="007C5AD0"/>
    <w:rsid w:val="007C5D8A"/>
    <w:rsid w:val="007C5ECA"/>
    <w:rsid w:val="007C6220"/>
    <w:rsid w:val="007C667D"/>
    <w:rsid w:val="007C6CA3"/>
    <w:rsid w:val="007C7021"/>
    <w:rsid w:val="007C753F"/>
    <w:rsid w:val="007C7603"/>
    <w:rsid w:val="007C7668"/>
    <w:rsid w:val="007C79E2"/>
    <w:rsid w:val="007C7D6E"/>
    <w:rsid w:val="007C7DB5"/>
    <w:rsid w:val="007C7F1D"/>
    <w:rsid w:val="007D05AC"/>
    <w:rsid w:val="007D0B24"/>
    <w:rsid w:val="007D0CCF"/>
    <w:rsid w:val="007D0E29"/>
    <w:rsid w:val="007D0F99"/>
    <w:rsid w:val="007D11D1"/>
    <w:rsid w:val="007D1B6B"/>
    <w:rsid w:val="007D1DE1"/>
    <w:rsid w:val="007D1E25"/>
    <w:rsid w:val="007D1F7C"/>
    <w:rsid w:val="007D20EF"/>
    <w:rsid w:val="007D21B8"/>
    <w:rsid w:val="007D2779"/>
    <w:rsid w:val="007D2C91"/>
    <w:rsid w:val="007D2D28"/>
    <w:rsid w:val="007D35BF"/>
    <w:rsid w:val="007D38CA"/>
    <w:rsid w:val="007D3B30"/>
    <w:rsid w:val="007D4442"/>
    <w:rsid w:val="007D4854"/>
    <w:rsid w:val="007D497F"/>
    <w:rsid w:val="007D5017"/>
    <w:rsid w:val="007D552E"/>
    <w:rsid w:val="007D5602"/>
    <w:rsid w:val="007D56A8"/>
    <w:rsid w:val="007D5D5A"/>
    <w:rsid w:val="007D6585"/>
    <w:rsid w:val="007D6694"/>
    <w:rsid w:val="007D67FB"/>
    <w:rsid w:val="007D6BB0"/>
    <w:rsid w:val="007D6BE4"/>
    <w:rsid w:val="007D6D5B"/>
    <w:rsid w:val="007D6DBB"/>
    <w:rsid w:val="007D787E"/>
    <w:rsid w:val="007D7C10"/>
    <w:rsid w:val="007D7C31"/>
    <w:rsid w:val="007D7EDA"/>
    <w:rsid w:val="007E025C"/>
    <w:rsid w:val="007E02DA"/>
    <w:rsid w:val="007E0C38"/>
    <w:rsid w:val="007E0C69"/>
    <w:rsid w:val="007E1674"/>
    <w:rsid w:val="007E1CCA"/>
    <w:rsid w:val="007E2350"/>
    <w:rsid w:val="007E2488"/>
    <w:rsid w:val="007E285D"/>
    <w:rsid w:val="007E2A0E"/>
    <w:rsid w:val="007E2A4D"/>
    <w:rsid w:val="007E335D"/>
    <w:rsid w:val="007E33FB"/>
    <w:rsid w:val="007E340E"/>
    <w:rsid w:val="007E3973"/>
    <w:rsid w:val="007E3F05"/>
    <w:rsid w:val="007E3F64"/>
    <w:rsid w:val="007E427E"/>
    <w:rsid w:val="007E43BE"/>
    <w:rsid w:val="007E44B8"/>
    <w:rsid w:val="007E4641"/>
    <w:rsid w:val="007E493C"/>
    <w:rsid w:val="007E4FBF"/>
    <w:rsid w:val="007E501A"/>
    <w:rsid w:val="007E5206"/>
    <w:rsid w:val="007E5427"/>
    <w:rsid w:val="007E5470"/>
    <w:rsid w:val="007E5EA4"/>
    <w:rsid w:val="007E6446"/>
    <w:rsid w:val="007E6620"/>
    <w:rsid w:val="007E6D79"/>
    <w:rsid w:val="007E6F41"/>
    <w:rsid w:val="007E6F84"/>
    <w:rsid w:val="007E7118"/>
    <w:rsid w:val="007E7331"/>
    <w:rsid w:val="007E7531"/>
    <w:rsid w:val="007E7640"/>
    <w:rsid w:val="007E7B37"/>
    <w:rsid w:val="007F0747"/>
    <w:rsid w:val="007F0923"/>
    <w:rsid w:val="007F0F51"/>
    <w:rsid w:val="007F0F98"/>
    <w:rsid w:val="007F1409"/>
    <w:rsid w:val="007F14FB"/>
    <w:rsid w:val="007F1711"/>
    <w:rsid w:val="007F19A8"/>
    <w:rsid w:val="007F1AF3"/>
    <w:rsid w:val="007F1DE6"/>
    <w:rsid w:val="007F1DF7"/>
    <w:rsid w:val="007F2476"/>
    <w:rsid w:val="007F2A60"/>
    <w:rsid w:val="007F2C01"/>
    <w:rsid w:val="007F2F71"/>
    <w:rsid w:val="007F33FD"/>
    <w:rsid w:val="007F34BA"/>
    <w:rsid w:val="007F3758"/>
    <w:rsid w:val="007F3DC2"/>
    <w:rsid w:val="007F3E66"/>
    <w:rsid w:val="007F40EB"/>
    <w:rsid w:val="007F43F6"/>
    <w:rsid w:val="007F46E9"/>
    <w:rsid w:val="007F4AD2"/>
    <w:rsid w:val="007F4EA2"/>
    <w:rsid w:val="007F51EB"/>
    <w:rsid w:val="007F537F"/>
    <w:rsid w:val="007F5557"/>
    <w:rsid w:val="007F61EF"/>
    <w:rsid w:val="007F63CB"/>
    <w:rsid w:val="007F6525"/>
    <w:rsid w:val="007F6931"/>
    <w:rsid w:val="007F6D71"/>
    <w:rsid w:val="007F7108"/>
    <w:rsid w:val="007F7278"/>
    <w:rsid w:val="007F731A"/>
    <w:rsid w:val="007F7514"/>
    <w:rsid w:val="007F7710"/>
    <w:rsid w:val="007F7854"/>
    <w:rsid w:val="007F7E95"/>
    <w:rsid w:val="007F7FBD"/>
    <w:rsid w:val="0080039B"/>
    <w:rsid w:val="008008DD"/>
    <w:rsid w:val="00800D81"/>
    <w:rsid w:val="00800DF9"/>
    <w:rsid w:val="00800F3B"/>
    <w:rsid w:val="00801323"/>
    <w:rsid w:val="00801C7E"/>
    <w:rsid w:val="00801DFC"/>
    <w:rsid w:val="00802002"/>
    <w:rsid w:val="00802091"/>
    <w:rsid w:val="008023BC"/>
    <w:rsid w:val="008024BF"/>
    <w:rsid w:val="0080281F"/>
    <w:rsid w:val="008028A4"/>
    <w:rsid w:val="008032CC"/>
    <w:rsid w:val="00803777"/>
    <w:rsid w:val="00803B62"/>
    <w:rsid w:val="00803FDC"/>
    <w:rsid w:val="0080482F"/>
    <w:rsid w:val="00805209"/>
    <w:rsid w:val="0080544E"/>
    <w:rsid w:val="0080545B"/>
    <w:rsid w:val="0080592C"/>
    <w:rsid w:val="008064AC"/>
    <w:rsid w:val="00806896"/>
    <w:rsid w:val="008068FC"/>
    <w:rsid w:val="00806B7C"/>
    <w:rsid w:val="00806F6F"/>
    <w:rsid w:val="008070AC"/>
    <w:rsid w:val="00807277"/>
    <w:rsid w:val="0081004F"/>
    <w:rsid w:val="00810553"/>
    <w:rsid w:val="00810B74"/>
    <w:rsid w:val="00810C3B"/>
    <w:rsid w:val="00810D06"/>
    <w:rsid w:val="00810DBE"/>
    <w:rsid w:val="008114C1"/>
    <w:rsid w:val="0081196D"/>
    <w:rsid w:val="00811D7E"/>
    <w:rsid w:val="0081203D"/>
    <w:rsid w:val="00812216"/>
    <w:rsid w:val="0081278A"/>
    <w:rsid w:val="00812CC3"/>
    <w:rsid w:val="00812D39"/>
    <w:rsid w:val="0081333F"/>
    <w:rsid w:val="0081395C"/>
    <w:rsid w:val="00813B51"/>
    <w:rsid w:val="00813FD9"/>
    <w:rsid w:val="0081401E"/>
    <w:rsid w:val="008143E7"/>
    <w:rsid w:val="00814562"/>
    <w:rsid w:val="00814AF4"/>
    <w:rsid w:val="00814D3A"/>
    <w:rsid w:val="008152FE"/>
    <w:rsid w:val="008153D7"/>
    <w:rsid w:val="00815616"/>
    <w:rsid w:val="008156CC"/>
    <w:rsid w:val="0081584D"/>
    <w:rsid w:val="00815EF6"/>
    <w:rsid w:val="008160C5"/>
    <w:rsid w:val="00816478"/>
    <w:rsid w:val="00816DB8"/>
    <w:rsid w:val="00816E01"/>
    <w:rsid w:val="00817101"/>
    <w:rsid w:val="00817152"/>
    <w:rsid w:val="00817200"/>
    <w:rsid w:val="008175FC"/>
    <w:rsid w:val="00817ADF"/>
    <w:rsid w:val="00817E64"/>
    <w:rsid w:val="00817E92"/>
    <w:rsid w:val="00820923"/>
    <w:rsid w:val="00820AA2"/>
    <w:rsid w:val="00820E9F"/>
    <w:rsid w:val="00821513"/>
    <w:rsid w:val="008218A3"/>
    <w:rsid w:val="00822077"/>
    <w:rsid w:val="008221AB"/>
    <w:rsid w:val="008221B0"/>
    <w:rsid w:val="00822360"/>
    <w:rsid w:val="00822503"/>
    <w:rsid w:val="008226EA"/>
    <w:rsid w:val="008229AB"/>
    <w:rsid w:val="00822C3E"/>
    <w:rsid w:val="00822D7F"/>
    <w:rsid w:val="00823059"/>
    <w:rsid w:val="00823444"/>
    <w:rsid w:val="0082347B"/>
    <w:rsid w:val="00823830"/>
    <w:rsid w:val="00823B04"/>
    <w:rsid w:val="008243D2"/>
    <w:rsid w:val="00824557"/>
    <w:rsid w:val="0082463D"/>
    <w:rsid w:val="008246D9"/>
    <w:rsid w:val="00824C19"/>
    <w:rsid w:val="0082511F"/>
    <w:rsid w:val="00825653"/>
    <w:rsid w:val="008259DD"/>
    <w:rsid w:val="00826911"/>
    <w:rsid w:val="00826A11"/>
    <w:rsid w:val="00826A7F"/>
    <w:rsid w:val="00826ACD"/>
    <w:rsid w:val="008276FF"/>
    <w:rsid w:val="008279B7"/>
    <w:rsid w:val="00827B54"/>
    <w:rsid w:val="00827C58"/>
    <w:rsid w:val="00827F77"/>
    <w:rsid w:val="008302FE"/>
    <w:rsid w:val="008305E6"/>
    <w:rsid w:val="0083078B"/>
    <w:rsid w:val="00830A73"/>
    <w:rsid w:val="00830ED5"/>
    <w:rsid w:val="008310A6"/>
    <w:rsid w:val="00831142"/>
    <w:rsid w:val="00831295"/>
    <w:rsid w:val="008317FF"/>
    <w:rsid w:val="00831B9C"/>
    <w:rsid w:val="00831E68"/>
    <w:rsid w:val="00832A66"/>
    <w:rsid w:val="00832E5B"/>
    <w:rsid w:val="00833351"/>
    <w:rsid w:val="00833464"/>
    <w:rsid w:val="008336A6"/>
    <w:rsid w:val="008338DE"/>
    <w:rsid w:val="00834283"/>
    <w:rsid w:val="008342FE"/>
    <w:rsid w:val="00834546"/>
    <w:rsid w:val="00834787"/>
    <w:rsid w:val="008347E6"/>
    <w:rsid w:val="008348AA"/>
    <w:rsid w:val="008349CB"/>
    <w:rsid w:val="00834FAC"/>
    <w:rsid w:val="008351CC"/>
    <w:rsid w:val="00835792"/>
    <w:rsid w:val="00835B53"/>
    <w:rsid w:val="00835D07"/>
    <w:rsid w:val="00836037"/>
    <w:rsid w:val="0083603F"/>
    <w:rsid w:val="0083616F"/>
    <w:rsid w:val="008361C9"/>
    <w:rsid w:val="0083691E"/>
    <w:rsid w:val="0083747F"/>
    <w:rsid w:val="00837AF9"/>
    <w:rsid w:val="00837C8A"/>
    <w:rsid w:val="00837CA9"/>
    <w:rsid w:val="00837DE5"/>
    <w:rsid w:val="008402C6"/>
    <w:rsid w:val="008403BF"/>
    <w:rsid w:val="0084050E"/>
    <w:rsid w:val="00840E11"/>
    <w:rsid w:val="008410DE"/>
    <w:rsid w:val="00841933"/>
    <w:rsid w:val="00841AB2"/>
    <w:rsid w:val="00842010"/>
    <w:rsid w:val="00842024"/>
    <w:rsid w:val="00842172"/>
    <w:rsid w:val="008423E3"/>
    <w:rsid w:val="008423F7"/>
    <w:rsid w:val="00842488"/>
    <w:rsid w:val="0084270F"/>
    <w:rsid w:val="00842893"/>
    <w:rsid w:val="00842F06"/>
    <w:rsid w:val="0084347F"/>
    <w:rsid w:val="0084397C"/>
    <w:rsid w:val="00843ADE"/>
    <w:rsid w:val="0084429E"/>
    <w:rsid w:val="00844370"/>
    <w:rsid w:val="0084483A"/>
    <w:rsid w:val="00844CB3"/>
    <w:rsid w:val="00845039"/>
    <w:rsid w:val="008454CC"/>
    <w:rsid w:val="008455C0"/>
    <w:rsid w:val="00845646"/>
    <w:rsid w:val="008457C3"/>
    <w:rsid w:val="00845BB1"/>
    <w:rsid w:val="0084672A"/>
    <w:rsid w:val="00846862"/>
    <w:rsid w:val="00846BF1"/>
    <w:rsid w:val="00846E46"/>
    <w:rsid w:val="008472A7"/>
    <w:rsid w:val="00847401"/>
    <w:rsid w:val="008474B5"/>
    <w:rsid w:val="008474DE"/>
    <w:rsid w:val="00847B56"/>
    <w:rsid w:val="00847C78"/>
    <w:rsid w:val="00847CFF"/>
    <w:rsid w:val="00847D22"/>
    <w:rsid w:val="00847D2D"/>
    <w:rsid w:val="00850384"/>
    <w:rsid w:val="008504D6"/>
    <w:rsid w:val="0085057D"/>
    <w:rsid w:val="008506AD"/>
    <w:rsid w:val="00850A38"/>
    <w:rsid w:val="00850D94"/>
    <w:rsid w:val="00851300"/>
    <w:rsid w:val="00851442"/>
    <w:rsid w:val="00852237"/>
    <w:rsid w:val="0085262A"/>
    <w:rsid w:val="0085273F"/>
    <w:rsid w:val="00852746"/>
    <w:rsid w:val="00852EE0"/>
    <w:rsid w:val="008530D0"/>
    <w:rsid w:val="0085313A"/>
    <w:rsid w:val="008532B1"/>
    <w:rsid w:val="0085331F"/>
    <w:rsid w:val="0085349D"/>
    <w:rsid w:val="008535AE"/>
    <w:rsid w:val="0085425A"/>
    <w:rsid w:val="00854531"/>
    <w:rsid w:val="00854629"/>
    <w:rsid w:val="00854A57"/>
    <w:rsid w:val="00854ABB"/>
    <w:rsid w:val="00854DF2"/>
    <w:rsid w:val="0085505D"/>
    <w:rsid w:val="00855089"/>
    <w:rsid w:val="008555AB"/>
    <w:rsid w:val="008555C6"/>
    <w:rsid w:val="0085626B"/>
    <w:rsid w:val="0085653C"/>
    <w:rsid w:val="00856747"/>
    <w:rsid w:val="00856CBE"/>
    <w:rsid w:val="00856FDA"/>
    <w:rsid w:val="0085709E"/>
    <w:rsid w:val="008571AB"/>
    <w:rsid w:val="00857360"/>
    <w:rsid w:val="00857419"/>
    <w:rsid w:val="00857A44"/>
    <w:rsid w:val="00857ABC"/>
    <w:rsid w:val="00857C8C"/>
    <w:rsid w:val="00857EFA"/>
    <w:rsid w:val="00860115"/>
    <w:rsid w:val="008603F1"/>
    <w:rsid w:val="00860735"/>
    <w:rsid w:val="00860853"/>
    <w:rsid w:val="00860932"/>
    <w:rsid w:val="00860D1F"/>
    <w:rsid w:val="0086137D"/>
    <w:rsid w:val="00861492"/>
    <w:rsid w:val="008614F3"/>
    <w:rsid w:val="008616B9"/>
    <w:rsid w:val="00861C66"/>
    <w:rsid w:val="00861E82"/>
    <w:rsid w:val="0086208B"/>
    <w:rsid w:val="008624D6"/>
    <w:rsid w:val="00862902"/>
    <w:rsid w:val="008629CB"/>
    <w:rsid w:val="00862A34"/>
    <w:rsid w:val="00862A9A"/>
    <w:rsid w:val="00862DFE"/>
    <w:rsid w:val="00863318"/>
    <w:rsid w:val="00863539"/>
    <w:rsid w:val="00863557"/>
    <w:rsid w:val="008635EA"/>
    <w:rsid w:val="0086377B"/>
    <w:rsid w:val="008644DA"/>
    <w:rsid w:val="0086452A"/>
    <w:rsid w:val="008647EC"/>
    <w:rsid w:val="00864834"/>
    <w:rsid w:val="008654C1"/>
    <w:rsid w:val="00865621"/>
    <w:rsid w:val="00865634"/>
    <w:rsid w:val="008658D2"/>
    <w:rsid w:val="00865A1E"/>
    <w:rsid w:val="00865BC0"/>
    <w:rsid w:val="00865DD9"/>
    <w:rsid w:val="00865F01"/>
    <w:rsid w:val="0086691C"/>
    <w:rsid w:val="00866DB3"/>
    <w:rsid w:val="00866EB9"/>
    <w:rsid w:val="00867165"/>
    <w:rsid w:val="00867290"/>
    <w:rsid w:val="00867405"/>
    <w:rsid w:val="00867A3C"/>
    <w:rsid w:val="00867DD3"/>
    <w:rsid w:val="00870003"/>
    <w:rsid w:val="00870608"/>
    <w:rsid w:val="0087085D"/>
    <w:rsid w:val="00870A76"/>
    <w:rsid w:val="00870A91"/>
    <w:rsid w:val="00870E6C"/>
    <w:rsid w:val="00870F1F"/>
    <w:rsid w:val="00870FD3"/>
    <w:rsid w:val="00871186"/>
    <w:rsid w:val="00871280"/>
    <w:rsid w:val="00871499"/>
    <w:rsid w:val="0087164F"/>
    <w:rsid w:val="008719BF"/>
    <w:rsid w:val="00871BFB"/>
    <w:rsid w:val="008721B6"/>
    <w:rsid w:val="008722C0"/>
    <w:rsid w:val="00872487"/>
    <w:rsid w:val="00872562"/>
    <w:rsid w:val="00872B85"/>
    <w:rsid w:val="00872BE7"/>
    <w:rsid w:val="00872F7C"/>
    <w:rsid w:val="0087332F"/>
    <w:rsid w:val="008733FF"/>
    <w:rsid w:val="00873920"/>
    <w:rsid w:val="0087394F"/>
    <w:rsid w:val="00873DFA"/>
    <w:rsid w:val="00873FA0"/>
    <w:rsid w:val="00873FE2"/>
    <w:rsid w:val="00874BF9"/>
    <w:rsid w:val="00874D87"/>
    <w:rsid w:val="008752C5"/>
    <w:rsid w:val="00875382"/>
    <w:rsid w:val="00875618"/>
    <w:rsid w:val="00875822"/>
    <w:rsid w:val="0087589D"/>
    <w:rsid w:val="0087594D"/>
    <w:rsid w:val="00875A6C"/>
    <w:rsid w:val="00875D52"/>
    <w:rsid w:val="00875DCE"/>
    <w:rsid w:val="00875EE4"/>
    <w:rsid w:val="00876289"/>
    <w:rsid w:val="008765EA"/>
    <w:rsid w:val="00876760"/>
    <w:rsid w:val="00876AAD"/>
    <w:rsid w:val="00876BAF"/>
    <w:rsid w:val="008773B5"/>
    <w:rsid w:val="008773EF"/>
    <w:rsid w:val="00877461"/>
    <w:rsid w:val="00877485"/>
    <w:rsid w:val="008775E3"/>
    <w:rsid w:val="0088063E"/>
    <w:rsid w:val="00880D62"/>
    <w:rsid w:val="00881477"/>
    <w:rsid w:val="008817F2"/>
    <w:rsid w:val="00881A6E"/>
    <w:rsid w:val="00881BEA"/>
    <w:rsid w:val="00881C24"/>
    <w:rsid w:val="00881D00"/>
    <w:rsid w:val="00882450"/>
    <w:rsid w:val="0088258E"/>
    <w:rsid w:val="00882779"/>
    <w:rsid w:val="0088363B"/>
    <w:rsid w:val="0088395B"/>
    <w:rsid w:val="00883AA3"/>
    <w:rsid w:val="00884407"/>
    <w:rsid w:val="0088465F"/>
    <w:rsid w:val="0088492D"/>
    <w:rsid w:val="00884A04"/>
    <w:rsid w:val="00884A29"/>
    <w:rsid w:val="00884C5C"/>
    <w:rsid w:val="00884D2E"/>
    <w:rsid w:val="00884E52"/>
    <w:rsid w:val="00885CD3"/>
    <w:rsid w:val="0088633C"/>
    <w:rsid w:val="008863C2"/>
    <w:rsid w:val="008866E4"/>
    <w:rsid w:val="00886A43"/>
    <w:rsid w:val="00886B65"/>
    <w:rsid w:val="00886B84"/>
    <w:rsid w:val="00886C06"/>
    <w:rsid w:val="00887C85"/>
    <w:rsid w:val="008901DD"/>
    <w:rsid w:val="008902B3"/>
    <w:rsid w:val="0089044D"/>
    <w:rsid w:val="0089077B"/>
    <w:rsid w:val="00890F48"/>
    <w:rsid w:val="008910F9"/>
    <w:rsid w:val="008913B1"/>
    <w:rsid w:val="00891A68"/>
    <w:rsid w:val="008923B9"/>
    <w:rsid w:val="00892662"/>
    <w:rsid w:val="00892759"/>
    <w:rsid w:val="00892B13"/>
    <w:rsid w:val="00892C19"/>
    <w:rsid w:val="00893079"/>
    <w:rsid w:val="008930A4"/>
    <w:rsid w:val="008931F8"/>
    <w:rsid w:val="0089372E"/>
    <w:rsid w:val="00893E59"/>
    <w:rsid w:val="008944A8"/>
    <w:rsid w:val="0089476C"/>
    <w:rsid w:val="008948E2"/>
    <w:rsid w:val="00894A0F"/>
    <w:rsid w:val="00894A81"/>
    <w:rsid w:val="00894C92"/>
    <w:rsid w:val="00894E1A"/>
    <w:rsid w:val="0089518E"/>
    <w:rsid w:val="0089533B"/>
    <w:rsid w:val="00895DE9"/>
    <w:rsid w:val="008960B5"/>
    <w:rsid w:val="00896566"/>
    <w:rsid w:val="0089692A"/>
    <w:rsid w:val="008972A8"/>
    <w:rsid w:val="008972D5"/>
    <w:rsid w:val="0089785D"/>
    <w:rsid w:val="00897AFB"/>
    <w:rsid w:val="008A03BF"/>
    <w:rsid w:val="008A0479"/>
    <w:rsid w:val="008A0A93"/>
    <w:rsid w:val="008A0CDD"/>
    <w:rsid w:val="008A1215"/>
    <w:rsid w:val="008A12C2"/>
    <w:rsid w:val="008A17AB"/>
    <w:rsid w:val="008A2038"/>
    <w:rsid w:val="008A2111"/>
    <w:rsid w:val="008A23AF"/>
    <w:rsid w:val="008A251E"/>
    <w:rsid w:val="008A294E"/>
    <w:rsid w:val="008A2B73"/>
    <w:rsid w:val="008A315D"/>
    <w:rsid w:val="008A35B6"/>
    <w:rsid w:val="008A3A0A"/>
    <w:rsid w:val="008A3A0C"/>
    <w:rsid w:val="008A3AEF"/>
    <w:rsid w:val="008A3BA8"/>
    <w:rsid w:val="008A3D93"/>
    <w:rsid w:val="008A3E11"/>
    <w:rsid w:val="008A4136"/>
    <w:rsid w:val="008A4223"/>
    <w:rsid w:val="008A4475"/>
    <w:rsid w:val="008A48D1"/>
    <w:rsid w:val="008A4AF9"/>
    <w:rsid w:val="008A4E96"/>
    <w:rsid w:val="008A55C9"/>
    <w:rsid w:val="008A56A0"/>
    <w:rsid w:val="008A56E7"/>
    <w:rsid w:val="008A5B10"/>
    <w:rsid w:val="008A64DC"/>
    <w:rsid w:val="008A6761"/>
    <w:rsid w:val="008A6BDB"/>
    <w:rsid w:val="008A6E83"/>
    <w:rsid w:val="008A7092"/>
    <w:rsid w:val="008A7F45"/>
    <w:rsid w:val="008B0446"/>
    <w:rsid w:val="008B07FE"/>
    <w:rsid w:val="008B0F3B"/>
    <w:rsid w:val="008B0F74"/>
    <w:rsid w:val="008B1323"/>
    <w:rsid w:val="008B1651"/>
    <w:rsid w:val="008B16C2"/>
    <w:rsid w:val="008B1A9F"/>
    <w:rsid w:val="008B2643"/>
    <w:rsid w:val="008B2F45"/>
    <w:rsid w:val="008B2F71"/>
    <w:rsid w:val="008B303F"/>
    <w:rsid w:val="008B34ED"/>
    <w:rsid w:val="008B3612"/>
    <w:rsid w:val="008B3961"/>
    <w:rsid w:val="008B3C8F"/>
    <w:rsid w:val="008B3F78"/>
    <w:rsid w:val="008B4125"/>
    <w:rsid w:val="008B4150"/>
    <w:rsid w:val="008B44ED"/>
    <w:rsid w:val="008B4E3F"/>
    <w:rsid w:val="008B4EF4"/>
    <w:rsid w:val="008B57B0"/>
    <w:rsid w:val="008B5C1F"/>
    <w:rsid w:val="008B5D61"/>
    <w:rsid w:val="008B5EFC"/>
    <w:rsid w:val="008B645F"/>
    <w:rsid w:val="008B6509"/>
    <w:rsid w:val="008B67F3"/>
    <w:rsid w:val="008B68E2"/>
    <w:rsid w:val="008B6BA9"/>
    <w:rsid w:val="008B6BCE"/>
    <w:rsid w:val="008B75A7"/>
    <w:rsid w:val="008B7782"/>
    <w:rsid w:val="008B7DEE"/>
    <w:rsid w:val="008C02B5"/>
    <w:rsid w:val="008C0864"/>
    <w:rsid w:val="008C096D"/>
    <w:rsid w:val="008C0D04"/>
    <w:rsid w:val="008C0DA5"/>
    <w:rsid w:val="008C1095"/>
    <w:rsid w:val="008C143A"/>
    <w:rsid w:val="008C1955"/>
    <w:rsid w:val="008C1A4C"/>
    <w:rsid w:val="008C1B17"/>
    <w:rsid w:val="008C1EFC"/>
    <w:rsid w:val="008C22BA"/>
    <w:rsid w:val="008C2707"/>
    <w:rsid w:val="008C2748"/>
    <w:rsid w:val="008C2B0B"/>
    <w:rsid w:val="008C2C56"/>
    <w:rsid w:val="008C2D99"/>
    <w:rsid w:val="008C2EC3"/>
    <w:rsid w:val="008C32C1"/>
    <w:rsid w:val="008C362B"/>
    <w:rsid w:val="008C39B7"/>
    <w:rsid w:val="008C3D09"/>
    <w:rsid w:val="008C42FC"/>
    <w:rsid w:val="008C4494"/>
    <w:rsid w:val="008C4B55"/>
    <w:rsid w:val="008C5331"/>
    <w:rsid w:val="008C5347"/>
    <w:rsid w:val="008C5426"/>
    <w:rsid w:val="008C5839"/>
    <w:rsid w:val="008C594C"/>
    <w:rsid w:val="008C6DE3"/>
    <w:rsid w:val="008C6E5B"/>
    <w:rsid w:val="008C6E68"/>
    <w:rsid w:val="008C6F6E"/>
    <w:rsid w:val="008C7188"/>
    <w:rsid w:val="008C71FD"/>
    <w:rsid w:val="008C72DE"/>
    <w:rsid w:val="008D0662"/>
    <w:rsid w:val="008D06DD"/>
    <w:rsid w:val="008D0DB9"/>
    <w:rsid w:val="008D102C"/>
    <w:rsid w:val="008D10B1"/>
    <w:rsid w:val="008D187A"/>
    <w:rsid w:val="008D19CE"/>
    <w:rsid w:val="008D2A8D"/>
    <w:rsid w:val="008D2BA7"/>
    <w:rsid w:val="008D3081"/>
    <w:rsid w:val="008D3219"/>
    <w:rsid w:val="008D3280"/>
    <w:rsid w:val="008D359C"/>
    <w:rsid w:val="008D3869"/>
    <w:rsid w:val="008D3C09"/>
    <w:rsid w:val="008D3C0A"/>
    <w:rsid w:val="008D3E7F"/>
    <w:rsid w:val="008D419A"/>
    <w:rsid w:val="008D471E"/>
    <w:rsid w:val="008D4B40"/>
    <w:rsid w:val="008D4F47"/>
    <w:rsid w:val="008D5804"/>
    <w:rsid w:val="008D5904"/>
    <w:rsid w:val="008D59EC"/>
    <w:rsid w:val="008D5B97"/>
    <w:rsid w:val="008D5C6E"/>
    <w:rsid w:val="008D6045"/>
    <w:rsid w:val="008D61B5"/>
    <w:rsid w:val="008D6667"/>
    <w:rsid w:val="008D6790"/>
    <w:rsid w:val="008D6E4C"/>
    <w:rsid w:val="008D7BA3"/>
    <w:rsid w:val="008D7C10"/>
    <w:rsid w:val="008D7FEA"/>
    <w:rsid w:val="008E0617"/>
    <w:rsid w:val="008E080D"/>
    <w:rsid w:val="008E08AE"/>
    <w:rsid w:val="008E0AF8"/>
    <w:rsid w:val="008E18DD"/>
    <w:rsid w:val="008E1A45"/>
    <w:rsid w:val="008E1B7B"/>
    <w:rsid w:val="008E1B7E"/>
    <w:rsid w:val="008E2050"/>
    <w:rsid w:val="008E20A6"/>
    <w:rsid w:val="008E2448"/>
    <w:rsid w:val="008E2494"/>
    <w:rsid w:val="008E28A2"/>
    <w:rsid w:val="008E28A5"/>
    <w:rsid w:val="008E2A76"/>
    <w:rsid w:val="008E33D4"/>
    <w:rsid w:val="008E3658"/>
    <w:rsid w:val="008E4410"/>
    <w:rsid w:val="008E4518"/>
    <w:rsid w:val="008E4867"/>
    <w:rsid w:val="008E4AA4"/>
    <w:rsid w:val="008E4BBA"/>
    <w:rsid w:val="008E4DD7"/>
    <w:rsid w:val="008E5D4F"/>
    <w:rsid w:val="008E68B0"/>
    <w:rsid w:val="008E6985"/>
    <w:rsid w:val="008E6D37"/>
    <w:rsid w:val="008E70D8"/>
    <w:rsid w:val="008E71F1"/>
    <w:rsid w:val="008E724B"/>
    <w:rsid w:val="008E7AA4"/>
    <w:rsid w:val="008E7B81"/>
    <w:rsid w:val="008F073B"/>
    <w:rsid w:val="008F08D1"/>
    <w:rsid w:val="008F0B21"/>
    <w:rsid w:val="008F0BC5"/>
    <w:rsid w:val="008F1133"/>
    <w:rsid w:val="008F1234"/>
    <w:rsid w:val="008F1251"/>
    <w:rsid w:val="008F14DA"/>
    <w:rsid w:val="008F17EB"/>
    <w:rsid w:val="008F1B72"/>
    <w:rsid w:val="008F2477"/>
    <w:rsid w:val="008F25D7"/>
    <w:rsid w:val="008F268A"/>
    <w:rsid w:val="008F36C6"/>
    <w:rsid w:val="008F399B"/>
    <w:rsid w:val="008F39D7"/>
    <w:rsid w:val="008F3F09"/>
    <w:rsid w:val="008F44E9"/>
    <w:rsid w:val="008F45C9"/>
    <w:rsid w:val="008F4659"/>
    <w:rsid w:val="008F468A"/>
    <w:rsid w:val="008F4B2F"/>
    <w:rsid w:val="008F5824"/>
    <w:rsid w:val="008F595A"/>
    <w:rsid w:val="008F5C73"/>
    <w:rsid w:val="008F5F52"/>
    <w:rsid w:val="008F5FB9"/>
    <w:rsid w:val="008F626F"/>
    <w:rsid w:val="008F6D90"/>
    <w:rsid w:val="008F79A9"/>
    <w:rsid w:val="008F7A2A"/>
    <w:rsid w:val="008F7A45"/>
    <w:rsid w:val="00900054"/>
    <w:rsid w:val="009007E5"/>
    <w:rsid w:val="00900B93"/>
    <w:rsid w:val="00901503"/>
    <w:rsid w:val="00901829"/>
    <w:rsid w:val="00901927"/>
    <w:rsid w:val="00902077"/>
    <w:rsid w:val="009026A6"/>
    <w:rsid w:val="00903095"/>
    <w:rsid w:val="00903096"/>
    <w:rsid w:val="009031E9"/>
    <w:rsid w:val="009035EA"/>
    <w:rsid w:val="009036EB"/>
    <w:rsid w:val="00903A94"/>
    <w:rsid w:val="00903ECE"/>
    <w:rsid w:val="0090459C"/>
    <w:rsid w:val="00905176"/>
    <w:rsid w:val="009052A1"/>
    <w:rsid w:val="00905319"/>
    <w:rsid w:val="00905354"/>
    <w:rsid w:val="00905587"/>
    <w:rsid w:val="0090575B"/>
    <w:rsid w:val="00905833"/>
    <w:rsid w:val="00905848"/>
    <w:rsid w:val="009058A4"/>
    <w:rsid w:val="009059C3"/>
    <w:rsid w:val="00906391"/>
    <w:rsid w:val="00906B16"/>
    <w:rsid w:val="00906B71"/>
    <w:rsid w:val="00906B75"/>
    <w:rsid w:val="00906E2D"/>
    <w:rsid w:val="0090717D"/>
    <w:rsid w:val="0090743E"/>
    <w:rsid w:val="00907CC4"/>
    <w:rsid w:val="00910410"/>
    <w:rsid w:val="00910E0A"/>
    <w:rsid w:val="009118B9"/>
    <w:rsid w:val="00911B02"/>
    <w:rsid w:val="0091200F"/>
    <w:rsid w:val="00912095"/>
    <w:rsid w:val="009121DD"/>
    <w:rsid w:val="0091265B"/>
    <w:rsid w:val="00912A3D"/>
    <w:rsid w:val="00912E84"/>
    <w:rsid w:val="00913052"/>
    <w:rsid w:val="0091306E"/>
    <w:rsid w:val="0091357B"/>
    <w:rsid w:val="00913964"/>
    <w:rsid w:val="00913B19"/>
    <w:rsid w:val="00913BA6"/>
    <w:rsid w:val="00914809"/>
    <w:rsid w:val="00915476"/>
    <w:rsid w:val="00915673"/>
    <w:rsid w:val="00915772"/>
    <w:rsid w:val="00915A80"/>
    <w:rsid w:val="00915D4D"/>
    <w:rsid w:val="0091665B"/>
    <w:rsid w:val="00916E06"/>
    <w:rsid w:val="00916EDC"/>
    <w:rsid w:val="009176FF"/>
    <w:rsid w:val="00917C47"/>
    <w:rsid w:val="00917F18"/>
    <w:rsid w:val="00921058"/>
    <w:rsid w:val="009211B1"/>
    <w:rsid w:val="00921261"/>
    <w:rsid w:val="009212D0"/>
    <w:rsid w:val="00921509"/>
    <w:rsid w:val="00921990"/>
    <w:rsid w:val="00921B5C"/>
    <w:rsid w:val="009228EE"/>
    <w:rsid w:val="00923097"/>
    <w:rsid w:val="009237FA"/>
    <w:rsid w:val="0092383A"/>
    <w:rsid w:val="00923C91"/>
    <w:rsid w:val="00923D02"/>
    <w:rsid w:val="00923DB0"/>
    <w:rsid w:val="00924025"/>
    <w:rsid w:val="00924143"/>
    <w:rsid w:val="00924221"/>
    <w:rsid w:val="0092477E"/>
    <w:rsid w:val="00925C08"/>
    <w:rsid w:val="00925E24"/>
    <w:rsid w:val="00925E3C"/>
    <w:rsid w:val="00925E4B"/>
    <w:rsid w:val="0092632F"/>
    <w:rsid w:val="00926413"/>
    <w:rsid w:val="00926B84"/>
    <w:rsid w:val="00926BE3"/>
    <w:rsid w:val="00926DB8"/>
    <w:rsid w:val="009277EA"/>
    <w:rsid w:val="00927E70"/>
    <w:rsid w:val="009310D8"/>
    <w:rsid w:val="00931892"/>
    <w:rsid w:val="00931B26"/>
    <w:rsid w:val="00931CDC"/>
    <w:rsid w:val="009323B9"/>
    <w:rsid w:val="009329A5"/>
    <w:rsid w:val="009329FF"/>
    <w:rsid w:val="0093366A"/>
    <w:rsid w:val="00933931"/>
    <w:rsid w:val="009339CA"/>
    <w:rsid w:val="00933CBD"/>
    <w:rsid w:val="00933FAA"/>
    <w:rsid w:val="00934067"/>
    <w:rsid w:val="009346BF"/>
    <w:rsid w:val="00934824"/>
    <w:rsid w:val="00934A7D"/>
    <w:rsid w:val="00934E4C"/>
    <w:rsid w:val="00934E7E"/>
    <w:rsid w:val="00935BB3"/>
    <w:rsid w:val="00935BF8"/>
    <w:rsid w:val="00935E0A"/>
    <w:rsid w:val="00935EB6"/>
    <w:rsid w:val="0093654F"/>
    <w:rsid w:val="00936871"/>
    <w:rsid w:val="00936CC6"/>
    <w:rsid w:val="00936E5F"/>
    <w:rsid w:val="00937013"/>
    <w:rsid w:val="009373AF"/>
    <w:rsid w:val="009379F7"/>
    <w:rsid w:val="00937B23"/>
    <w:rsid w:val="00937D1D"/>
    <w:rsid w:val="0094021D"/>
    <w:rsid w:val="0094083D"/>
    <w:rsid w:val="00940CA4"/>
    <w:rsid w:val="00940F00"/>
    <w:rsid w:val="00941253"/>
    <w:rsid w:val="00941DA7"/>
    <w:rsid w:val="00941F22"/>
    <w:rsid w:val="009422CB"/>
    <w:rsid w:val="00942EFD"/>
    <w:rsid w:val="00943843"/>
    <w:rsid w:val="0094393D"/>
    <w:rsid w:val="00943A8D"/>
    <w:rsid w:val="00943C4C"/>
    <w:rsid w:val="00944054"/>
    <w:rsid w:val="009445A8"/>
    <w:rsid w:val="00944A86"/>
    <w:rsid w:val="00944CAE"/>
    <w:rsid w:val="00945BC1"/>
    <w:rsid w:val="00946202"/>
    <w:rsid w:val="0094661F"/>
    <w:rsid w:val="00946730"/>
    <w:rsid w:val="009467D1"/>
    <w:rsid w:val="00946C50"/>
    <w:rsid w:val="00946EA3"/>
    <w:rsid w:val="0094734E"/>
    <w:rsid w:val="0094744C"/>
    <w:rsid w:val="009474FD"/>
    <w:rsid w:val="00947D01"/>
    <w:rsid w:val="00950002"/>
    <w:rsid w:val="0095008B"/>
    <w:rsid w:val="00950F6D"/>
    <w:rsid w:val="009516A4"/>
    <w:rsid w:val="009516A5"/>
    <w:rsid w:val="009520C9"/>
    <w:rsid w:val="0095267F"/>
    <w:rsid w:val="009528F2"/>
    <w:rsid w:val="00953446"/>
    <w:rsid w:val="00953BD4"/>
    <w:rsid w:val="009544EF"/>
    <w:rsid w:val="00954AC9"/>
    <w:rsid w:val="00954F49"/>
    <w:rsid w:val="00954FBD"/>
    <w:rsid w:val="00955432"/>
    <w:rsid w:val="0095567B"/>
    <w:rsid w:val="0095578D"/>
    <w:rsid w:val="00955B13"/>
    <w:rsid w:val="00955B81"/>
    <w:rsid w:val="00955C0D"/>
    <w:rsid w:val="00955E76"/>
    <w:rsid w:val="00955FB2"/>
    <w:rsid w:val="009564B8"/>
    <w:rsid w:val="00956CEF"/>
    <w:rsid w:val="00956F63"/>
    <w:rsid w:val="0095749C"/>
    <w:rsid w:val="009574F3"/>
    <w:rsid w:val="0095780A"/>
    <w:rsid w:val="0096014F"/>
    <w:rsid w:val="0096042C"/>
    <w:rsid w:val="009604D1"/>
    <w:rsid w:val="0096068C"/>
    <w:rsid w:val="009606DA"/>
    <w:rsid w:val="0096085C"/>
    <w:rsid w:val="00960888"/>
    <w:rsid w:val="0096101B"/>
    <w:rsid w:val="00961090"/>
    <w:rsid w:val="0096140A"/>
    <w:rsid w:val="00961805"/>
    <w:rsid w:val="00961A3B"/>
    <w:rsid w:val="00961BC8"/>
    <w:rsid w:val="00961CA9"/>
    <w:rsid w:val="00961DBD"/>
    <w:rsid w:val="00961E62"/>
    <w:rsid w:val="009620B1"/>
    <w:rsid w:val="00962170"/>
    <w:rsid w:val="00962257"/>
    <w:rsid w:val="009622C3"/>
    <w:rsid w:val="00962325"/>
    <w:rsid w:val="0096234B"/>
    <w:rsid w:val="00962D64"/>
    <w:rsid w:val="009632FF"/>
    <w:rsid w:val="00963C70"/>
    <w:rsid w:val="00963DF6"/>
    <w:rsid w:val="00964455"/>
    <w:rsid w:val="009644DF"/>
    <w:rsid w:val="00964BB2"/>
    <w:rsid w:val="00964E5B"/>
    <w:rsid w:val="00965391"/>
    <w:rsid w:val="0096549E"/>
    <w:rsid w:val="009656C2"/>
    <w:rsid w:val="00965DDB"/>
    <w:rsid w:val="009660A3"/>
    <w:rsid w:val="009664D6"/>
    <w:rsid w:val="00966532"/>
    <w:rsid w:val="00966570"/>
    <w:rsid w:val="0096665F"/>
    <w:rsid w:val="00966BEC"/>
    <w:rsid w:val="009671E4"/>
    <w:rsid w:val="00967637"/>
    <w:rsid w:val="0096771F"/>
    <w:rsid w:val="009678FA"/>
    <w:rsid w:val="009679AA"/>
    <w:rsid w:val="00967CDC"/>
    <w:rsid w:val="00967D05"/>
    <w:rsid w:val="00967F42"/>
    <w:rsid w:val="00970086"/>
    <w:rsid w:val="009708FE"/>
    <w:rsid w:val="00970BE5"/>
    <w:rsid w:val="00970D93"/>
    <w:rsid w:val="00970DEA"/>
    <w:rsid w:val="00971043"/>
    <w:rsid w:val="00971420"/>
    <w:rsid w:val="00971424"/>
    <w:rsid w:val="0097180E"/>
    <w:rsid w:val="00971F7E"/>
    <w:rsid w:val="0097219E"/>
    <w:rsid w:val="009721F0"/>
    <w:rsid w:val="00972973"/>
    <w:rsid w:val="00972B9C"/>
    <w:rsid w:val="00972C11"/>
    <w:rsid w:val="009735C6"/>
    <w:rsid w:val="009735DB"/>
    <w:rsid w:val="009736A7"/>
    <w:rsid w:val="00973849"/>
    <w:rsid w:val="0097384B"/>
    <w:rsid w:val="00973A6A"/>
    <w:rsid w:val="00973AF1"/>
    <w:rsid w:val="00973C93"/>
    <w:rsid w:val="00974139"/>
    <w:rsid w:val="009741A8"/>
    <w:rsid w:val="009741FE"/>
    <w:rsid w:val="00974205"/>
    <w:rsid w:val="0097434B"/>
    <w:rsid w:val="009745FA"/>
    <w:rsid w:val="009746E0"/>
    <w:rsid w:val="009747E7"/>
    <w:rsid w:val="00974876"/>
    <w:rsid w:val="009748DC"/>
    <w:rsid w:val="009754CC"/>
    <w:rsid w:val="00975538"/>
    <w:rsid w:val="00975581"/>
    <w:rsid w:val="00975703"/>
    <w:rsid w:val="009763EF"/>
    <w:rsid w:val="009764FA"/>
    <w:rsid w:val="00976684"/>
    <w:rsid w:val="009766EB"/>
    <w:rsid w:val="009770FE"/>
    <w:rsid w:val="00977549"/>
    <w:rsid w:val="00977867"/>
    <w:rsid w:val="00977949"/>
    <w:rsid w:val="0098041D"/>
    <w:rsid w:val="00980600"/>
    <w:rsid w:val="00980C8D"/>
    <w:rsid w:val="009811AB"/>
    <w:rsid w:val="0098127E"/>
    <w:rsid w:val="009814C4"/>
    <w:rsid w:val="00981563"/>
    <w:rsid w:val="0098167E"/>
    <w:rsid w:val="00981745"/>
    <w:rsid w:val="00981DF5"/>
    <w:rsid w:val="00982293"/>
    <w:rsid w:val="00982351"/>
    <w:rsid w:val="0098261D"/>
    <w:rsid w:val="00982BDA"/>
    <w:rsid w:val="00982EA2"/>
    <w:rsid w:val="00982F4E"/>
    <w:rsid w:val="0098369A"/>
    <w:rsid w:val="00984141"/>
    <w:rsid w:val="0098460A"/>
    <w:rsid w:val="00984D04"/>
    <w:rsid w:val="00984F86"/>
    <w:rsid w:val="00985459"/>
    <w:rsid w:val="009855D1"/>
    <w:rsid w:val="00985730"/>
    <w:rsid w:val="00985804"/>
    <w:rsid w:val="009858EC"/>
    <w:rsid w:val="0098614D"/>
    <w:rsid w:val="00986198"/>
    <w:rsid w:val="00986596"/>
    <w:rsid w:val="009866E4"/>
    <w:rsid w:val="00986736"/>
    <w:rsid w:val="009868BC"/>
    <w:rsid w:val="00986D0E"/>
    <w:rsid w:val="00986D6F"/>
    <w:rsid w:val="009873C5"/>
    <w:rsid w:val="00987CF1"/>
    <w:rsid w:val="00990D74"/>
    <w:rsid w:val="00990E68"/>
    <w:rsid w:val="009913A0"/>
    <w:rsid w:val="009914A1"/>
    <w:rsid w:val="009916A7"/>
    <w:rsid w:val="00991979"/>
    <w:rsid w:val="00991DF6"/>
    <w:rsid w:val="0099259D"/>
    <w:rsid w:val="0099285B"/>
    <w:rsid w:val="009929B0"/>
    <w:rsid w:val="009930C1"/>
    <w:rsid w:val="00993560"/>
    <w:rsid w:val="00993B79"/>
    <w:rsid w:val="00993BB3"/>
    <w:rsid w:val="00993DB8"/>
    <w:rsid w:val="00993F36"/>
    <w:rsid w:val="0099458F"/>
    <w:rsid w:val="00994760"/>
    <w:rsid w:val="009947C9"/>
    <w:rsid w:val="00994C04"/>
    <w:rsid w:val="00994ED5"/>
    <w:rsid w:val="00995025"/>
    <w:rsid w:val="009950B8"/>
    <w:rsid w:val="00995155"/>
    <w:rsid w:val="00995358"/>
    <w:rsid w:val="00995421"/>
    <w:rsid w:val="009954A2"/>
    <w:rsid w:val="00995638"/>
    <w:rsid w:val="0099605E"/>
    <w:rsid w:val="00996C1B"/>
    <w:rsid w:val="00996CA9"/>
    <w:rsid w:val="009973F1"/>
    <w:rsid w:val="00997D45"/>
    <w:rsid w:val="009A01B4"/>
    <w:rsid w:val="009A023F"/>
    <w:rsid w:val="009A0308"/>
    <w:rsid w:val="009A050F"/>
    <w:rsid w:val="009A054A"/>
    <w:rsid w:val="009A0AC7"/>
    <w:rsid w:val="009A0D0A"/>
    <w:rsid w:val="009A0EF4"/>
    <w:rsid w:val="009A0EF6"/>
    <w:rsid w:val="009A10AC"/>
    <w:rsid w:val="009A10BC"/>
    <w:rsid w:val="009A123C"/>
    <w:rsid w:val="009A1479"/>
    <w:rsid w:val="009A168D"/>
    <w:rsid w:val="009A17CA"/>
    <w:rsid w:val="009A2047"/>
    <w:rsid w:val="009A261A"/>
    <w:rsid w:val="009A27FD"/>
    <w:rsid w:val="009A30B9"/>
    <w:rsid w:val="009A3375"/>
    <w:rsid w:val="009A3599"/>
    <w:rsid w:val="009A38F8"/>
    <w:rsid w:val="009A3D1A"/>
    <w:rsid w:val="009A4110"/>
    <w:rsid w:val="009A47CE"/>
    <w:rsid w:val="009A4A85"/>
    <w:rsid w:val="009A519D"/>
    <w:rsid w:val="009A5242"/>
    <w:rsid w:val="009A52B0"/>
    <w:rsid w:val="009A5C84"/>
    <w:rsid w:val="009A5F43"/>
    <w:rsid w:val="009A5F56"/>
    <w:rsid w:val="009A6087"/>
    <w:rsid w:val="009A627E"/>
    <w:rsid w:val="009A64EA"/>
    <w:rsid w:val="009A700B"/>
    <w:rsid w:val="009A787E"/>
    <w:rsid w:val="009B075E"/>
    <w:rsid w:val="009B0929"/>
    <w:rsid w:val="009B0A4E"/>
    <w:rsid w:val="009B0E10"/>
    <w:rsid w:val="009B13A4"/>
    <w:rsid w:val="009B1676"/>
    <w:rsid w:val="009B18F9"/>
    <w:rsid w:val="009B1ED5"/>
    <w:rsid w:val="009B218B"/>
    <w:rsid w:val="009B2297"/>
    <w:rsid w:val="009B298B"/>
    <w:rsid w:val="009B3056"/>
    <w:rsid w:val="009B3525"/>
    <w:rsid w:val="009B38AA"/>
    <w:rsid w:val="009B3930"/>
    <w:rsid w:val="009B3CB7"/>
    <w:rsid w:val="009B42F2"/>
    <w:rsid w:val="009B47D2"/>
    <w:rsid w:val="009B4B82"/>
    <w:rsid w:val="009B4D44"/>
    <w:rsid w:val="009B4E84"/>
    <w:rsid w:val="009B4E8B"/>
    <w:rsid w:val="009B510C"/>
    <w:rsid w:val="009B57F8"/>
    <w:rsid w:val="009B5D95"/>
    <w:rsid w:val="009B5F4A"/>
    <w:rsid w:val="009B604B"/>
    <w:rsid w:val="009B608D"/>
    <w:rsid w:val="009B73BA"/>
    <w:rsid w:val="009B762F"/>
    <w:rsid w:val="009B7692"/>
    <w:rsid w:val="009B77A3"/>
    <w:rsid w:val="009B79DE"/>
    <w:rsid w:val="009C0218"/>
    <w:rsid w:val="009C07E2"/>
    <w:rsid w:val="009C14F8"/>
    <w:rsid w:val="009C15CA"/>
    <w:rsid w:val="009C16B6"/>
    <w:rsid w:val="009C1B73"/>
    <w:rsid w:val="009C1DF8"/>
    <w:rsid w:val="009C2147"/>
    <w:rsid w:val="009C23A9"/>
    <w:rsid w:val="009C2453"/>
    <w:rsid w:val="009C2A08"/>
    <w:rsid w:val="009C2AFD"/>
    <w:rsid w:val="009C2CE9"/>
    <w:rsid w:val="009C2D1F"/>
    <w:rsid w:val="009C3189"/>
    <w:rsid w:val="009C33AF"/>
    <w:rsid w:val="009C34D6"/>
    <w:rsid w:val="009C40DF"/>
    <w:rsid w:val="009C42C1"/>
    <w:rsid w:val="009C4FC9"/>
    <w:rsid w:val="009C507C"/>
    <w:rsid w:val="009C526A"/>
    <w:rsid w:val="009C5379"/>
    <w:rsid w:val="009C5645"/>
    <w:rsid w:val="009C5D83"/>
    <w:rsid w:val="009C5F63"/>
    <w:rsid w:val="009C6651"/>
    <w:rsid w:val="009C66F1"/>
    <w:rsid w:val="009C6A09"/>
    <w:rsid w:val="009C6A57"/>
    <w:rsid w:val="009C7100"/>
    <w:rsid w:val="009C72C8"/>
    <w:rsid w:val="009C749D"/>
    <w:rsid w:val="009C74A8"/>
    <w:rsid w:val="009C754C"/>
    <w:rsid w:val="009C775E"/>
    <w:rsid w:val="009C79CC"/>
    <w:rsid w:val="009C7B75"/>
    <w:rsid w:val="009C7CCE"/>
    <w:rsid w:val="009C7D91"/>
    <w:rsid w:val="009C7F88"/>
    <w:rsid w:val="009D07F3"/>
    <w:rsid w:val="009D0C23"/>
    <w:rsid w:val="009D11FD"/>
    <w:rsid w:val="009D1267"/>
    <w:rsid w:val="009D1492"/>
    <w:rsid w:val="009D1ACE"/>
    <w:rsid w:val="009D2515"/>
    <w:rsid w:val="009D256F"/>
    <w:rsid w:val="009D2EAD"/>
    <w:rsid w:val="009D3121"/>
    <w:rsid w:val="009D3280"/>
    <w:rsid w:val="009D358A"/>
    <w:rsid w:val="009D384F"/>
    <w:rsid w:val="009D3CCD"/>
    <w:rsid w:val="009D3D39"/>
    <w:rsid w:val="009D3FC4"/>
    <w:rsid w:val="009D4053"/>
    <w:rsid w:val="009D452D"/>
    <w:rsid w:val="009D4543"/>
    <w:rsid w:val="009D47F7"/>
    <w:rsid w:val="009D4825"/>
    <w:rsid w:val="009D5339"/>
    <w:rsid w:val="009D575F"/>
    <w:rsid w:val="009D577A"/>
    <w:rsid w:val="009D6A1B"/>
    <w:rsid w:val="009D6BB6"/>
    <w:rsid w:val="009D6BD1"/>
    <w:rsid w:val="009D6D86"/>
    <w:rsid w:val="009D6DC2"/>
    <w:rsid w:val="009D6E98"/>
    <w:rsid w:val="009D7230"/>
    <w:rsid w:val="009D73E5"/>
    <w:rsid w:val="009D749C"/>
    <w:rsid w:val="009D7857"/>
    <w:rsid w:val="009D79A5"/>
    <w:rsid w:val="009D7BBE"/>
    <w:rsid w:val="009D7FBD"/>
    <w:rsid w:val="009E0AED"/>
    <w:rsid w:val="009E0FCA"/>
    <w:rsid w:val="009E127E"/>
    <w:rsid w:val="009E1512"/>
    <w:rsid w:val="009E1532"/>
    <w:rsid w:val="009E16DA"/>
    <w:rsid w:val="009E17B0"/>
    <w:rsid w:val="009E19D5"/>
    <w:rsid w:val="009E1E03"/>
    <w:rsid w:val="009E1E88"/>
    <w:rsid w:val="009E240E"/>
    <w:rsid w:val="009E24E1"/>
    <w:rsid w:val="009E2929"/>
    <w:rsid w:val="009E2ECF"/>
    <w:rsid w:val="009E3082"/>
    <w:rsid w:val="009E3133"/>
    <w:rsid w:val="009E383E"/>
    <w:rsid w:val="009E41F6"/>
    <w:rsid w:val="009E44FD"/>
    <w:rsid w:val="009E4A53"/>
    <w:rsid w:val="009E4B00"/>
    <w:rsid w:val="009E4BE1"/>
    <w:rsid w:val="009E4E6E"/>
    <w:rsid w:val="009E4EBB"/>
    <w:rsid w:val="009E564A"/>
    <w:rsid w:val="009E58A1"/>
    <w:rsid w:val="009E58C0"/>
    <w:rsid w:val="009E5AAF"/>
    <w:rsid w:val="009E5AF8"/>
    <w:rsid w:val="009E5B97"/>
    <w:rsid w:val="009E60AF"/>
    <w:rsid w:val="009E641B"/>
    <w:rsid w:val="009E650B"/>
    <w:rsid w:val="009E6655"/>
    <w:rsid w:val="009E68E4"/>
    <w:rsid w:val="009E6D03"/>
    <w:rsid w:val="009E6FDB"/>
    <w:rsid w:val="009E7B9D"/>
    <w:rsid w:val="009E7BA4"/>
    <w:rsid w:val="009E7D83"/>
    <w:rsid w:val="009F0161"/>
    <w:rsid w:val="009F01BB"/>
    <w:rsid w:val="009F0329"/>
    <w:rsid w:val="009F05A3"/>
    <w:rsid w:val="009F08B1"/>
    <w:rsid w:val="009F0D40"/>
    <w:rsid w:val="009F1214"/>
    <w:rsid w:val="009F1420"/>
    <w:rsid w:val="009F14EE"/>
    <w:rsid w:val="009F1C9B"/>
    <w:rsid w:val="009F24D1"/>
    <w:rsid w:val="009F295B"/>
    <w:rsid w:val="009F2D7F"/>
    <w:rsid w:val="009F3322"/>
    <w:rsid w:val="009F33FE"/>
    <w:rsid w:val="009F3759"/>
    <w:rsid w:val="009F38F7"/>
    <w:rsid w:val="009F3A43"/>
    <w:rsid w:val="009F3B76"/>
    <w:rsid w:val="009F403C"/>
    <w:rsid w:val="009F4A62"/>
    <w:rsid w:val="009F4E99"/>
    <w:rsid w:val="009F5B3E"/>
    <w:rsid w:val="009F66CD"/>
    <w:rsid w:val="009F66DC"/>
    <w:rsid w:val="009F7A84"/>
    <w:rsid w:val="00A003E4"/>
    <w:rsid w:val="00A00458"/>
    <w:rsid w:val="00A0115D"/>
    <w:rsid w:val="00A01160"/>
    <w:rsid w:val="00A015CC"/>
    <w:rsid w:val="00A01F19"/>
    <w:rsid w:val="00A0227E"/>
    <w:rsid w:val="00A022DE"/>
    <w:rsid w:val="00A023FD"/>
    <w:rsid w:val="00A025AB"/>
    <w:rsid w:val="00A02831"/>
    <w:rsid w:val="00A02874"/>
    <w:rsid w:val="00A02BD8"/>
    <w:rsid w:val="00A03226"/>
    <w:rsid w:val="00A03243"/>
    <w:rsid w:val="00A032B3"/>
    <w:rsid w:val="00A0367E"/>
    <w:rsid w:val="00A038A1"/>
    <w:rsid w:val="00A03A32"/>
    <w:rsid w:val="00A03B61"/>
    <w:rsid w:val="00A04950"/>
    <w:rsid w:val="00A04E9B"/>
    <w:rsid w:val="00A04FFB"/>
    <w:rsid w:val="00A05056"/>
    <w:rsid w:val="00A0506E"/>
    <w:rsid w:val="00A05303"/>
    <w:rsid w:val="00A056AD"/>
    <w:rsid w:val="00A0586A"/>
    <w:rsid w:val="00A05F17"/>
    <w:rsid w:val="00A05FE4"/>
    <w:rsid w:val="00A06027"/>
    <w:rsid w:val="00A06984"/>
    <w:rsid w:val="00A069E8"/>
    <w:rsid w:val="00A06A6A"/>
    <w:rsid w:val="00A06DFE"/>
    <w:rsid w:val="00A06EE1"/>
    <w:rsid w:val="00A06F33"/>
    <w:rsid w:val="00A07B58"/>
    <w:rsid w:val="00A07E53"/>
    <w:rsid w:val="00A10002"/>
    <w:rsid w:val="00A10100"/>
    <w:rsid w:val="00A101DD"/>
    <w:rsid w:val="00A10353"/>
    <w:rsid w:val="00A1080C"/>
    <w:rsid w:val="00A1127A"/>
    <w:rsid w:val="00A11615"/>
    <w:rsid w:val="00A11AEB"/>
    <w:rsid w:val="00A11C17"/>
    <w:rsid w:val="00A11C72"/>
    <w:rsid w:val="00A11DF9"/>
    <w:rsid w:val="00A1212C"/>
    <w:rsid w:val="00A1235D"/>
    <w:rsid w:val="00A12F47"/>
    <w:rsid w:val="00A13203"/>
    <w:rsid w:val="00A132C4"/>
    <w:rsid w:val="00A138AC"/>
    <w:rsid w:val="00A13C2C"/>
    <w:rsid w:val="00A1417D"/>
    <w:rsid w:val="00A142F9"/>
    <w:rsid w:val="00A14830"/>
    <w:rsid w:val="00A14A8D"/>
    <w:rsid w:val="00A14C31"/>
    <w:rsid w:val="00A1512F"/>
    <w:rsid w:val="00A15682"/>
    <w:rsid w:val="00A1575B"/>
    <w:rsid w:val="00A15A99"/>
    <w:rsid w:val="00A16023"/>
    <w:rsid w:val="00A162B8"/>
    <w:rsid w:val="00A162C4"/>
    <w:rsid w:val="00A16338"/>
    <w:rsid w:val="00A1635E"/>
    <w:rsid w:val="00A16576"/>
    <w:rsid w:val="00A167E1"/>
    <w:rsid w:val="00A16A20"/>
    <w:rsid w:val="00A17141"/>
    <w:rsid w:val="00A17219"/>
    <w:rsid w:val="00A173BF"/>
    <w:rsid w:val="00A17424"/>
    <w:rsid w:val="00A17731"/>
    <w:rsid w:val="00A17BCA"/>
    <w:rsid w:val="00A17D6C"/>
    <w:rsid w:val="00A202E8"/>
    <w:rsid w:val="00A204C7"/>
    <w:rsid w:val="00A205C5"/>
    <w:rsid w:val="00A21217"/>
    <w:rsid w:val="00A2166A"/>
    <w:rsid w:val="00A21791"/>
    <w:rsid w:val="00A217A5"/>
    <w:rsid w:val="00A218F5"/>
    <w:rsid w:val="00A22078"/>
    <w:rsid w:val="00A2256B"/>
    <w:rsid w:val="00A22638"/>
    <w:rsid w:val="00A2289B"/>
    <w:rsid w:val="00A22932"/>
    <w:rsid w:val="00A22BE8"/>
    <w:rsid w:val="00A22D4E"/>
    <w:rsid w:val="00A22E50"/>
    <w:rsid w:val="00A22E63"/>
    <w:rsid w:val="00A23B17"/>
    <w:rsid w:val="00A23BC6"/>
    <w:rsid w:val="00A23D33"/>
    <w:rsid w:val="00A23D74"/>
    <w:rsid w:val="00A242AA"/>
    <w:rsid w:val="00A24A44"/>
    <w:rsid w:val="00A24A65"/>
    <w:rsid w:val="00A25421"/>
    <w:rsid w:val="00A2548F"/>
    <w:rsid w:val="00A25831"/>
    <w:rsid w:val="00A259B5"/>
    <w:rsid w:val="00A25E10"/>
    <w:rsid w:val="00A26059"/>
    <w:rsid w:val="00A2628D"/>
    <w:rsid w:val="00A266D5"/>
    <w:rsid w:val="00A26DA6"/>
    <w:rsid w:val="00A26F30"/>
    <w:rsid w:val="00A27033"/>
    <w:rsid w:val="00A2723F"/>
    <w:rsid w:val="00A27421"/>
    <w:rsid w:val="00A2752E"/>
    <w:rsid w:val="00A27873"/>
    <w:rsid w:val="00A2790A"/>
    <w:rsid w:val="00A27E46"/>
    <w:rsid w:val="00A30200"/>
    <w:rsid w:val="00A305C5"/>
    <w:rsid w:val="00A30AE9"/>
    <w:rsid w:val="00A30C6C"/>
    <w:rsid w:val="00A314A0"/>
    <w:rsid w:val="00A31AD3"/>
    <w:rsid w:val="00A31FFB"/>
    <w:rsid w:val="00A321D6"/>
    <w:rsid w:val="00A327F0"/>
    <w:rsid w:val="00A33198"/>
    <w:rsid w:val="00A33231"/>
    <w:rsid w:val="00A3333A"/>
    <w:rsid w:val="00A3411B"/>
    <w:rsid w:val="00A341AF"/>
    <w:rsid w:val="00A343AE"/>
    <w:rsid w:val="00A344BA"/>
    <w:rsid w:val="00A346B8"/>
    <w:rsid w:val="00A3470D"/>
    <w:rsid w:val="00A34E45"/>
    <w:rsid w:val="00A35420"/>
    <w:rsid w:val="00A355CC"/>
    <w:rsid w:val="00A356CD"/>
    <w:rsid w:val="00A35D39"/>
    <w:rsid w:val="00A35F29"/>
    <w:rsid w:val="00A364B1"/>
    <w:rsid w:val="00A371BC"/>
    <w:rsid w:val="00A379FA"/>
    <w:rsid w:val="00A37A0A"/>
    <w:rsid w:val="00A37AE5"/>
    <w:rsid w:val="00A37D3F"/>
    <w:rsid w:val="00A40022"/>
    <w:rsid w:val="00A402CD"/>
    <w:rsid w:val="00A402D5"/>
    <w:rsid w:val="00A40317"/>
    <w:rsid w:val="00A40D76"/>
    <w:rsid w:val="00A4153A"/>
    <w:rsid w:val="00A4163F"/>
    <w:rsid w:val="00A416EC"/>
    <w:rsid w:val="00A41726"/>
    <w:rsid w:val="00A41A9A"/>
    <w:rsid w:val="00A41DF1"/>
    <w:rsid w:val="00A42866"/>
    <w:rsid w:val="00A42D1F"/>
    <w:rsid w:val="00A42F5A"/>
    <w:rsid w:val="00A43B73"/>
    <w:rsid w:val="00A444EA"/>
    <w:rsid w:val="00A4483B"/>
    <w:rsid w:val="00A44AF7"/>
    <w:rsid w:val="00A44C32"/>
    <w:rsid w:val="00A45154"/>
    <w:rsid w:val="00A45340"/>
    <w:rsid w:val="00A4539F"/>
    <w:rsid w:val="00A455D1"/>
    <w:rsid w:val="00A457BA"/>
    <w:rsid w:val="00A45AB5"/>
    <w:rsid w:val="00A45B5D"/>
    <w:rsid w:val="00A45C1A"/>
    <w:rsid w:val="00A4601D"/>
    <w:rsid w:val="00A46134"/>
    <w:rsid w:val="00A4616C"/>
    <w:rsid w:val="00A4698B"/>
    <w:rsid w:val="00A471EE"/>
    <w:rsid w:val="00A478B2"/>
    <w:rsid w:val="00A47BAD"/>
    <w:rsid w:val="00A501A5"/>
    <w:rsid w:val="00A502C5"/>
    <w:rsid w:val="00A50F70"/>
    <w:rsid w:val="00A518F8"/>
    <w:rsid w:val="00A519A3"/>
    <w:rsid w:val="00A519C8"/>
    <w:rsid w:val="00A51FFE"/>
    <w:rsid w:val="00A5270D"/>
    <w:rsid w:val="00A52E36"/>
    <w:rsid w:val="00A535D0"/>
    <w:rsid w:val="00A53848"/>
    <w:rsid w:val="00A53C90"/>
    <w:rsid w:val="00A53EC6"/>
    <w:rsid w:val="00A5429A"/>
    <w:rsid w:val="00A5505F"/>
    <w:rsid w:val="00A550DE"/>
    <w:rsid w:val="00A5519F"/>
    <w:rsid w:val="00A556E0"/>
    <w:rsid w:val="00A55874"/>
    <w:rsid w:val="00A55A70"/>
    <w:rsid w:val="00A55BB3"/>
    <w:rsid w:val="00A564B2"/>
    <w:rsid w:val="00A56682"/>
    <w:rsid w:val="00A56B37"/>
    <w:rsid w:val="00A56B6C"/>
    <w:rsid w:val="00A56DD2"/>
    <w:rsid w:val="00A56FBA"/>
    <w:rsid w:val="00A577C2"/>
    <w:rsid w:val="00A602A9"/>
    <w:rsid w:val="00A6048F"/>
    <w:rsid w:val="00A60CBF"/>
    <w:rsid w:val="00A60EAE"/>
    <w:rsid w:val="00A617B8"/>
    <w:rsid w:val="00A61810"/>
    <w:rsid w:val="00A61A03"/>
    <w:rsid w:val="00A61C84"/>
    <w:rsid w:val="00A6220D"/>
    <w:rsid w:val="00A623D6"/>
    <w:rsid w:val="00A628E2"/>
    <w:rsid w:val="00A62FE5"/>
    <w:rsid w:val="00A63024"/>
    <w:rsid w:val="00A63318"/>
    <w:rsid w:val="00A6360B"/>
    <w:rsid w:val="00A63624"/>
    <w:rsid w:val="00A636EF"/>
    <w:rsid w:val="00A639D6"/>
    <w:rsid w:val="00A63AEB"/>
    <w:rsid w:val="00A63F45"/>
    <w:rsid w:val="00A64108"/>
    <w:rsid w:val="00A64229"/>
    <w:rsid w:val="00A6460B"/>
    <w:rsid w:val="00A646DE"/>
    <w:rsid w:val="00A64867"/>
    <w:rsid w:val="00A6557F"/>
    <w:rsid w:val="00A659A4"/>
    <w:rsid w:val="00A65A41"/>
    <w:rsid w:val="00A65A90"/>
    <w:rsid w:val="00A65AD0"/>
    <w:rsid w:val="00A6663B"/>
    <w:rsid w:val="00A67165"/>
    <w:rsid w:val="00A679B1"/>
    <w:rsid w:val="00A67A5B"/>
    <w:rsid w:val="00A67D45"/>
    <w:rsid w:val="00A67D5D"/>
    <w:rsid w:val="00A70581"/>
    <w:rsid w:val="00A70C93"/>
    <w:rsid w:val="00A70DC2"/>
    <w:rsid w:val="00A71008"/>
    <w:rsid w:val="00A71278"/>
    <w:rsid w:val="00A714AE"/>
    <w:rsid w:val="00A7157D"/>
    <w:rsid w:val="00A7178C"/>
    <w:rsid w:val="00A71A61"/>
    <w:rsid w:val="00A71CFB"/>
    <w:rsid w:val="00A72440"/>
    <w:rsid w:val="00A72489"/>
    <w:rsid w:val="00A7278E"/>
    <w:rsid w:val="00A73050"/>
    <w:rsid w:val="00A73168"/>
    <w:rsid w:val="00A7316D"/>
    <w:rsid w:val="00A73483"/>
    <w:rsid w:val="00A73A7F"/>
    <w:rsid w:val="00A73DDA"/>
    <w:rsid w:val="00A73FF1"/>
    <w:rsid w:val="00A749EC"/>
    <w:rsid w:val="00A74B02"/>
    <w:rsid w:val="00A74CA0"/>
    <w:rsid w:val="00A75A0D"/>
    <w:rsid w:val="00A75C86"/>
    <w:rsid w:val="00A76301"/>
    <w:rsid w:val="00A77B9E"/>
    <w:rsid w:val="00A77BD7"/>
    <w:rsid w:val="00A8024C"/>
    <w:rsid w:val="00A8030B"/>
    <w:rsid w:val="00A80412"/>
    <w:rsid w:val="00A80541"/>
    <w:rsid w:val="00A808BB"/>
    <w:rsid w:val="00A80CEC"/>
    <w:rsid w:val="00A80D70"/>
    <w:rsid w:val="00A810DA"/>
    <w:rsid w:val="00A81976"/>
    <w:rsid w:val="00A81A32"/>
    <w:rsid w:val="00A8233B"/>
    <w:rsid w:val="00A8252F"/>
    <w:rsid w:val="00A82AC5"/>
    <w:rsid w:val="00A82CF9"/>
    <w:rsid w:val="00A82DA1"/>
    <w:rsid w:val="00A835C4"/>
    <w:rsid w:val="00A83C91"/>
    <w:rsid w:val="00A840EA"/>
    <w:rsid w:val="00A841CD"/>
    <w:rsid w:val="00A84697"/>
    <w:rsid w:val="00A84AAD"/>
    <w:rsid w:val="00A84DE0"/>
    <w:rsid w:val="00A851F0"/>
    <w:rsid w:val="00A853A4"/>
    <w:rsid w:val="00A85418"/>
    <w:rsid w:val="00A8550B"/>
    <w:rsid w:val="00A85F7D"/>
    <w:rsid w:val="00A8654A"/>
    <w:rsid w:val="00A86B40"/>
    <w:rsid w:val="00A86BA3"/>
    <w:rsid w:val="00A86C56"/>
    <w:rsid w:val="00A870DD"/>
    <w:rsid w:val="00A873EF"/>
    <w:rsid w:val="00A878A3"/>
    <w:rsid w:val="00A90570"/>
    <w:rsid w:val="00A9085A"/>
    <w:rsid w:val="00A90929"/>
    <w:rsid w:val="00A91039"/>
    <w:rsid w:val="00A912CB"/>
    <w:rsid w:val="00A915CF"/>
    <w:rsid w:val="00A91894"/>
    <w:rsid w:val="00A9193D"/>
    <w:rsid w:val="00A91F0B"/>
    <w:rsid w:val="00A92020"/>
    <w:rsid w:val="00A924F7"/>
    <w:rsid w:val="00A92771"/>
    <w:rsid w:val="00A929E0"/>
    <w:rsid w:val="00A92FDB"/>
    <w:rsid w:val="00A92FFC"/>
    <w:rsid w:val="00A93272"/>
    <w:rsid w:val="00A933D0"/>
    <w:rsid w:val="00A936D5"/>
    <w:rsid w:val="00A93B2E"/>
    <w:rsid w:val="00A93B9F"/>
    <w:rsid w:val="00A93ECB"/>
    <w:rsid w:val="00A941C9"/>
    <w:rsid w:val="00A942B7"/>
    <w:rsid w:val="00A953C0"/>
    <w:rsid w:val="00A95FF2"/>
    <w:rsid w:val="00A9612A"/>
    <w:rsid w:val="00A962FA"/>
    <w:rsid w:val="00A96794"/>
    <w:rsid w:val="00A96B54"/>
    <w:rsid w:val="00A97443"/>
    <w:rsid w:val="00A97886"/>
    <w:rsid w:val="00A979A9"/>
    <w:rsid w:val="00A97B08"/>
    <w:rsid w:val="00AA0789"/>
    <w:rsid w:val="00AA0B44"/>
    <w:rsid w:val="00AA2036"/>
    <w:rsid w:val="00AA20B4"/>
    <w:rsid w:val="00AA2F29"/>
    <w:rsid w:val="00AA37BF"/>
    <w:rsid w:val="00AA3E42"/>
    <w:rsid w:val="00AA4061"/>
    <w:rsid w:val="00AA424B"/>
    <w:rsid w:val="00AA4269"/>
    <w:rsid w:val="00AA49DA"/>
    <w:rsid w:val="00AA5148"/>
    <w:rsid w:val="00AA529C"/>
    <w:rsid w:val="00AA54D4"/>
    <w:rsid w:val="00AA6019"/>
    <w:rsid w:val="00AA60FD"/>
    <w:rsid w:val="00AA6347"/>
    <w:rsid w:val="00AA65CE"/>
    <w:rsid w:val="00AA678F"/>
    <w:rsid w:val="00AA6A06"/>
    <w:rsid w:val="00AA6BB7"/>
    <w:rsid w:val="00AA6F85"/>
    <w:rsid w:val="00AA7087"/>
    <w:rsid w:val="00AA7719"/>
    <w:rsid w:val="00AA78AA"/>
    <w:rsid w:val="00AA7B23"/>
    <w:rsid w:val="00AA7E9B"/>
    <w:rsid w:val="00AB0266"/>
    <w:rsid w:val="00AB083A"/>
    <w:rsid w:val="00AB091E"/>
    <w:rsid w:val="00AB1088"/>
    <w:rsid w:val="00AB11A5"/>
    <w:rsid w:val="00AB1379"/>
    <w:rsid w:val="00AB1918"/>
    <w:rsid w:val="00AB1E9A"/>
    <w:rsid w:val="00AB1F28"/>
    <w:rsid w:val="00AB2066"/>
    <w:rsid w:val="00AB24EC"/>
    <w:rsid w:val="00AB25D1"/>
    <w:rsid w:val="00AB26B2"/>
    <w:rsid w:val="00AB2BE0"/>
    <w:rsid w:val="00AB2D14"/>
    <w:rsid w:val="00AB3079"/>
    <w:rsid w:val="00AB3609"/>
    <w:rsid w:val="00AB3AD1"/>
    <w:rsid w:val="00AB40EB"/>
    <w:rsid w:val="00AB4217"/>
    <w:rsid w:val="00AB43EE"/>
    <w:rsid w:val="00AB46DD"/>
    <w:rsid w:val="00AB4963"/>
    <w:rsid w:val="00AB4B2F"/>
    <w:rsid w:val="00AB4BC0"/>
    <w:rsid w:val="00AB4C7F"/>
    <w:rsid w:val="00AB4D55"/>
    <w:rsid w:val="00AB4F71"/>
    <w:rsid w:val="00AB53A5"/>
    <w:rsid w:val="00AB53B0"/>
    <w:rsid w:val="00AB5501"/>
    <w:rsid w:val="00AB58F9"/>
    <w:rsid w:val="00AB5CCD"/>
    <w:rsid w:val="00AB5F91"/>
    <w:rsid w:val="00AB61BC"/>
    <w:rsid w:val="00AB654A"/>
    <w:rsid w:val="00AB6853"/>
    <w:rsid w:val="00AB71EF"/>
    <w:rsid w:val="00AB7369"/>
    <w:rsid w:val="00AB73D4"/>
    <w:rsid w:val="00AB7747"/>
    <w:rsid w:val="00AB790A"/>
    <w:rsid w:val="00AC003E"/>
    <w:rsid w:val="00AC0519"/>
    <w:rsid w:val="00AC05C6"/>
    <w:rsid w:val="00AC06DF"/>
    <w:rsid w:val="00AC0923"/>
    <w:rsid w:val="00AC0F5F"/>
    <w:rsid w:val="00AC10DB"/>
    <w:rsid w:val="00AC13C5"/>
    <w:rsid w:val="00AC13CD"/>
    <w:rsid w:val="00AC166B"/>
    <w:rsid w:val="00AC16D7"/>
    <w:rsid w:val="00AC1CD4"/>
    <w:rsid w:val="00AC23BB"/>
    <w:rsid w:val="00AC2513"/>
    <w:rsid w:val="00AC285E"/>
    <w:rsid w:val="00AC2A28"/>
    <w:rsid w:val="00AC2AB9"/>
    <w:rsid w:val="00AC2CD1"/>
    <w:rsid w:val="00AC2DA1"/>
    <w:rsid w:val="00AC2F36"/>
    <w:rsid w:val="00AC3145"/>
    <w:rsid w:val="00AC386F"/>
    <w:rsid w:val="00AC3AFE"/>
    <w:rsid w:val="00AC40FD"/>
    <w:rsid w:val="00AC421A"/>
    <w:rsid w:val="00AC44BB"/>
    <w:rsid w:val="00AC4A35"/>
    <w:rsid w:val="00AC4DD5"/>
    <w:rsid w:val="00AC5069"/>
    <w:rsid w:val="00AC56BE"/>
    <w:rsid w:val="00AC5CEF"/>
    <w:rsid w:val="00AC5DED"/>
    <w:rsid w:val="00AC6375"/>
    <w:rsid w:val="00AC63EB"/>
    <w:rsid w:val="00AC690E"/>
    <w:rsid w:val="00AC6952"/>
    <w:rsid w:val="00AC6A33"/>
    <w:rsid w:val="00AC6AEC"/>
    <w:rsid w:val="00AC6BA3"/>
    <w:rsid w:val="00AC6C27"/>
    <w:rsid w:val="00AC71B6"/>
    <w:rsid w:val="00AC726D"/>
    <w:rsid w:val="00AC7313"/>
    <w:rsid w:val="00AC7550"/>
    <w:rsid w:val="00AD0247"/>
    <w:rsid w:val="00AD02D1"/>
    <w:rsid w:val="00AD0646"/>
    <w:rsid w:val="00AD07B0"/>
    <w:rsid w:val="00AD107C"/>
    <w:rsid w:val="00AD12D3"/>
    <w:rsid w:val="00AD12D8"/>
    <w:rsid w:val="00AD1464"/>
    <w:rsid w:val="00AD15A1"/>
    <w:rsid w:val="00AD162C"/>
    <w:rsid w:val="00AD16E9"/>
    <w:rsid w:val="00AD16EB"/>
    <w:rsid w:val="00AD1A94"/>
    <w:rsid w:val="00AD1B20"/>
    <w:rsid w:val="00AD1BFC"/>
    <w:rsid w:val="00AD251E"/>
    <w:rsid w:val="00AD26AC"/>
    <w:rsid w:val="00AD2759"/>
    <w:rsid w:val="00AD37BC"/>
    <w:rsid w:val="00AD3C2C"/>
    <w:rsid w:val="00AD3CF5"/>
    <w:rsid w:val="00AD3F7B"/>
    <w:rsid w:val="00AD4D74"/>
    <w:rsid w:val="00AD4DFE"/>
    <w:rsid w:val="00AD4E66"/>
    <w:rsid w:val="00AD51E7"/>
    <w:rsid w:val="00AD555A"/>
    <w:rsid w:val="00AD5890"/>
    <w:rsid w:val="00AD6110"/>
    <w:rsid w:val="00AD6226"/>
    <w:rsid w:val="00AD6AC9"/>
    <w:rsid w:val="00AD7488"/>
    <w:rsid w:val="00AD76E2"/>
    <w:rsid w:val="00AD7BB3"/>
    <w:rsid w:val="00AD7E92"/>
    <w:rsid w:val="00AD7F09"/>
    <w:rsid w:val="00AE0442"/>
    <w:rsid w:val="00AE049E"/>
    <w:rsid w:val="00AE0AC2"/>
    <w:rsid w:val="00AE10F4"/>
    <w:rsid w:val="00AE1DA7"/>
    <w:rsid w:val="00AE2004"/>
    <w:rsid w:val="00AE310A"/>
    <w:rsid w:val="00AE31B0"/>
    <w:rsid w:val="00AE3919"/>
    <w:rsid w:val="00AE3A8F"/>
    <w:rsid w:val="00AE3F29"/>
    <w:rsid w:val="00AE52F8"/>
    <w:rsid w:val="00AE5401"/>
    <w:rsid w:val="00AE544D"/>
    <w:rsid w:val="00AE5B0D"/>
    <w:rsid w:val="00AE5D84"/>
    <w:rsid w:val="00AE5DAB"/>
    <w:rsid w:val="00AE5DCB"/>
    <w:rsid w:val="00AE5EB5"/>
    <w:rsid w:val="00AE5F65"/>
    <w:rsid w:val="00AE61E7"/>
    <w:rsid w:val="00AE6472"/>
    <w:rsid w:val="00AE6677"/>
    <w:rsid w:val="00AE6E0E"/>
    <w:rsid w:val="00AE6FC8"/>
    <w:rsid w:val="00AE74E6"/>
    <w:rsid w:val="00AE759E"/>
    <w:rsid w:val="00AE77A2"/>
    <w:rsid w:val="00AE7C85"/>
    <w:rsid w:val="00AE7DCA"/>
    <w:rsid w:val="00AF0013"/>
    <w:rsid w:val="00AF0525"/>
    <w:rsid w:val="00AF06F9"/>
    <w:rsid w:val="00AF07A9"/>
    <w:rsid w:val="00AF083B"/>
    <w:rsid w:val="00AF08F4"/>
    <w:rsid w:val="00AF09F5"/>
    <w:rsid w:val="00AF0BF5"/>
    <w:rsid w:val="00AF0C1E"/>
    <w:rsid w:val="00AF0CF1"/>
    <w:rsid w:val="00AF0F5E"/>
    <w:rsid w:val="00AF113F"/>
    <w:rsid w:val="00AF12B7"/>
    <w:rsid w:val="00AF13F9"/>
    <w:rsid w:val="00AF1798"/>
    <w:rsid w:val="00AF188F"/>
    <w:rsid w:val="00AF1911"/>
    <w:rsid w:val="00AF1A50"/>
    <w:rsid w:val="00AF1C77"/>
    <w:rsid w:val="00AF1FF6"/>
    <w:rsid w:val="00AF22C2"/>
    <w:rsid w:val="00AF23B8"/>
    <w:rsid w:val="00AF26D7"/>
    <w:rsid w:val="00AF2BC9"/>
    <w:rsid w:val="00AF35D9"/>
    <w:rsid w:val="00AF3612"/>
    <w:rsid w:val="00AF380A"/>
    <w:rsid w:val="00AF3A16"/>
    <w:rsid w:val="00AF3B22"/>
    <w:rsid w:val="00AF473C"/>
    <w:rsid w:val="00AF4E9B"/>
    <w:rsid w:val="00AF5359"/>
    <w:rsid w:val="00AF5387"/>
    <w:rsid w:val="00AF591B"/>
    <w:rsid w:val="00AF612C"/>
    <w:rsid w:val="00AF6178"/>
    <w:rsid w:val="00AF62BB"/>
    <w:rsid w:val="00AF642E"/>
    <w:rsid w:val="00AF6AA7"/>
    <w:rsid w:val="00AF6B92"/>
    <w:rsid w:val="00AF6DCC"/>
    <w:rsid w:val="00AF6E66"/>
    <w:rsid w:val="00AF722E"/>
    <w:rsid w:val="00AF7538"/>
    <w:rsid w:val="00AF7694"/>
    <w:rsid w:val="00AF7CE5"/>
    <w:rsid w:val="00AF7F4B"/>
    <w:rsid w:val="00B00540"/>
    <w:rsid w:val="00B005DB"/>
    <w:rsid w:val="00B00B37"/>
    <w:rsid w:val="00B01108"/>
    <w:rsid w:val="00B0122A"/>
    <w:rsid w:val="00B01B90"/>
    <w:rsid w:val="00B01C47"/>
    <w:rsid w:val="00B01F91"/>
    <w:rsid w:val="00B025F3"/>
    <w:rsid w:val="00B02CA5"/>
    <w:rsid w:val="00B02E07"/>
    <w:rsid w:val="00B036B7"/>
    <w:rsid w:val="00B03ADB"/>
    <w:rsid w:val="00B0422E"/>
    <w:rsid w:val="00B047D9"/>
    <w:rsid w:val="00B04D97"/>
    <w:rsid w:val="00B04FDA"/>
    <w:rsid w:val="00B05111"/>
    <w:rsid w:val="00B0533D"/>
    <w:rsid w:val="00B053DD"/>
    <w:rsid w:val="00B05821"/>
    <w:rsid w:val="00B0591C"/>
    <w:rsid w:val="00B05E59"/>
    <w:rsid w:val="00B05F0A"/>
    <w:rsid w:val="00B060C0"/>
    <w:rsid w:val="00B061B0"/>
    <w:rsid w:val="00B061FA"/>
    <w:rsid w:val="00B061FC"/>
    <w:rsid w:val="00B06313"/>
    <w:rsid w:val="00B068FB"/>
    <w:rsid w:val="00B06D69"/>
    <w:rsid w:val="00B07B9A"/>
    <w:rsid w:val="00B07BE5"/>
    <w:rsid w:val="00B101D9"/>
    <w:rsid w:val="00B10200"/>
    <w:rsid w:val="00B107B2"/>
    <w:rsid w:val="00B10825"/>
    <w:rsid w:val="00B10E61"/>
    <w:rsid w:val="00B10F8D"/>
    <w:rsid w:val="00B116A6"/>
    <w:rsid w:val="00B11F6A"/>
    <w:rsid w:val="00B1209E"/>
    <w:rsid w:val="00B1217C"/>
    <w:rsid w:val="00B12510"/>
    <w:rsid w:val="00B1309A"/>
    <w:rsid w:val="00B131F3"/>
    <w:rsid w:val="00B132D1"/>
    <w:rsid w:val="00B134B1"/>
    <w:rsid w:val="00B1360B"/>
    <w:rsid w:val="00B13A56"/>
    <w:rsid w:val="00B13B88"/>
    <w:rsid w:val="00B13F6E"/>
    <w:rsid w:val="00B13F93"/>
    <w:rsid w:val="00B142BD"/>
    <w:rsid w:val="00B14805"/>
    <w:rsid w:val="00B15186"/>
    <w:rsid w:val="00B153EB"/>
    <w:rsid w:val="00B156EA"/>
    <w:rsid w:val="00B1584D"/>
    <w:rsid w:val="00B15C99"/>
    <w:rsid w:val="00B15E16"/>
    <w:rsid w:val="00B16789"/>
    <w:rsid w:val="00B16846"/>
    <w:rsid w:val="00B1688D"/>
    <w:rsid w:val="00B16ABE"/>
    <w:rsid w:val="00B16EC2"/>
    <w:rsid w:val="00B16ECD"/>
    <w:rsid w:val="00B17223"/>
    <w:rsid w:val="00B173E7"/>
    <w:rsid w:val="00B17DF9"/>
    <w:rsid w:val="00B20108"/>
    <w:rsid w:val="00B201A0"/>
    <w:rsid w:val="00B202CC"/>
    <w:rsid w:val="00B202DF"/>
    <w:rsid w:val="00B20772"/>
    <w:rsid w:val="00B20A6A"/>
    <w:rsid w:val="00B20DA6"/>
    <w:rsid w:val="00B20FE5"/>
    <w:rsid w:val="00B2103C"/>
    <w:rsid w:val="00B210CA"/>
    <w:rsid w:val="00B211A0"/>
    <w:rsid w:val="00B21204"/>
    <w:rsid w:val="00B21336"/>
    <w:rsid w:val="00B21602"/>
    <w:rsid w:val="00B217C9"/>
    <w:rsid w:val="00B21C0C"/>
    <w:rsid w:val="00B22F31"/>
    <w:rsid w:val="00B230A8"/>
    <w:rsid w:val="00B23EF9"/>
    <w:rsid w:val="00B24161"/>
    <w:rsid w:val="00B2417F"/>
    <w:rsid w:val="00B2430E"/>
    <w:rsid w:val="00B24408"/>
    <w:rsid w:val="00B2506F"/>
    <w:rsid w:val="00B259DF"/>
    <w:rsid w:val="00B25A5E"/>
    <w:rsid w:val="00B25FE7"/>
    <w:rsid w:val="00B2615F"/>
    <w:rsid w:val="00B266EA"/>
    <w:rsid w:val="00B26858"/>
    <w:rsid w:val="00B26C96"/>
    <w:rsid w:val="00B26D03"/>
    <w:rsid w:val="00B26D55"/>
    <w:rsid w:val="00B26DA4"/>
    <w:rsid w:val="00B26F92"/>
    <w:rsid w:val="00B27285"/>
    <w:rsid w:val="00B27723"/>
    <w:rsid w:val="00B277C6"/>
    <w:rsid w:val="00B278A3"/>
    <w:rsid w:val="00B278EB"/>
    <w:rsid w:val="00B27E2A"/>
    <w:rsid w:val="00B30DD8"/>
    <w:rsid w:val="00B31288"/>
    <w:rsid w:val="00B317DC"/>
    <w:rsid w:val="00B31830"/>
    <w:rsid w:val="00B31FB4"/>
    <w:rsid w:val="00B323BC"/>
    <w:rsid w:val="00B32667"/>
    <w:rsid w:val="00B32E07"/>
    <w:rsid w:val="00B32F18"/>
    <w:rsid w:val="00B331FD"/>
    <w:rsid w:val="00B33361"/>
    <w:rsid w:val="00B3367B"/>
    <w:rsid w:val="00B33F41"/>
    <w:rsid w:val="00B340A3"/>
    <w:rsid w:val="00B3487E"/>
    <w:rsid w:val="00B34913"/>
    <w:rsid w:val="00B34AD1"/>
    <w:rsid w:val="00B34F12"/>
    <w:rsid w:val="00B35658"/>
    <w:rsid w:val="00B35C7B"/>
    <w:rsid w:val="00B360A9"/>
    <w:rsid w:val="00B36162"/>
    <w:rsid w:val="00B361F7"/>
    <w:rsid w:val="00B36203"/>
    <w:rsid w:val="00B362A3"/>
    <w:rsid w:val="00B36532"/>
    <w:rsid w:val="00B36590"/>
    <w:rsid w:val="00B367B4"/>
    <w:rsid w:val="00B36C40"/>
    <w:rsid w:val="00B36DBF"/>
    <w:rsid w:val="00B36F33"/>
    <w:rsid w:val="00B3721E"/>
    <w:rsid w:val="00B37562"/>
    <w:rsid w:val="00B37C00"/>
    <w:rsid w:val="00B37D06"/>
    <w:rsid w:val="00B40079"/>
    <w:rsid w:val="00B4023B"/>
    <w:rsid w:val="00B40409"/>
    <w:rsid w:val="00B405BC"/>
    <w:rsid w:val="00B40C8D"/>
    <w:rsid w:val="00B41EF0"/>
    <w:rsid w:val="00B4206D"/>
    <w:rsid w:val="00B4218F"/>
    <w:rsid w:val="00B422A2"/>
    <w:rsid w:val="00B42358"/>
    <w:rsid w:val="00B42FC6"/>
    <w:rsid w:val="00B43124"/>
    <w:rsid w:val="00B4323C"/>
    <w:rsid w:val="00B43373"/>
    <w:rsid w:val="00B435D0"/>
    <w:rsid w:val="00B43706"/>
    <w:rsid w:val="00B438FF"/>
    <w:rsid w:val="00B445F8"/>
    <w:rsid w:val="00B44B89"/>
    <w:rsid w:val="00B44C16"/>
    <w:rsid w:val="00B44D15"/>
    <w:rsid w:val="00B45173"/>
    <w:rsid w:val="00B457E2"/>
    <w:rsid w:val="00B45823"/>
    <w:rsid w:val="00B458FF"/>
    <w:rsid w:val="00B45D86"/>
    <w:rsid w:val="00B45EEB"/>
    <w:rsid w:val="00B46410"/>
    <w:rsid w:val="00B467C4"/>
    <w:rsid w:val="00B468E0"/>
    <w:rsid w:val="00B468E7"/>
    <w:rsid w:val="00B46C0B"/>
    <w:rsid w:val="00B4717C"/>
    <w:rsid w:val="00B475B2"/>
    <w:rsid w:val="00B47A7E"/>
    <w:rsid w:val="00B47F4E"/>
    <w:rsid w:val="00B5031B"/>
    <w:rsid w:val="00B5091F"/>
    <w:rsid w:val="00B50E27"/>
    <w:rsid w:val="00B510EF"/>
    <w:rsid w:val="00B51522"/>
    <w:rsid w:val="00B51764"/>
    <w:rsid w:val="00B51941"/>
    <w:rsid w:val="00B51CAD"/>
    <w:rsid w:val="00B524EF"/>
    <w:rsid w:val="00B52667"/>
    <w:rsid w:val="00B529CB"/>
    <w:rsid w:val="00B52D28"/>
    <w:rsid w:val="00B52F36"/>
    <w:rsid w:val="00B530FC"/>
    <w:rsid w:val="00B532A0"/>
    <w:rsid w:val="00B53657"/>
    <w:rsid w:val="00B53681"/>
    <w:rsid w:val="00B53C63"/>
    <w:rsid w:val="00B53EDC"/>
    <w:rsid w:val="00B544D2"/>
    <w:rsid w:val="00B54596"/>
    <w:rsid w:val="00B547F7"/>
    <w:rsid w:val="00B549FB"/>
    <w:rsid w:val="00B54BAB"/>
    <w:rsid w:val="00B54BF7"/>
    <w:rsid w:val="00B5503F"/>
    <w:rsid w:val="00B551B5"/>
    <w:rsid w:val="00B55DB2"/>
    <w:rsid w:val="00B55E74"/>
    <w:rsid w:val="00B561BC"/>
    <w:rsid w:val="00B5623F"/>
    <w:rsid w:val="00B5697B"/>
    <w:rsid w:val="00B569DF"/>
    <w:rsid w:val="00B56A00"/>
    <w:rsid w:val="00B56FDF"/>
    <w:rsid w:val="00B57529"/>
    <w:rsid w:val="00B579B8"/>
    <w:rsid w:val="00B60021"/>
    <w:rsid w:val="00B60081"/>
    <w:rsid w:val="00B60190"/>
    <w:rsid w:val="00B60387"/>
    <w:rsid w:val="00B60681"/>
    <w:rsid w:val="00B60683"/>
    <w:rsid w:val="00B612C9"/>
    <w:rsid w:val="00B614BA"/>
    <w:rsid w:val="00B61D43"/>
    <w:rsid w:val="00B61F13"/>
    <w:rsid w:val="00B61F95"/>
    <w:rsid w:val="00B6204E"/>
    <w:rsid w:val="00B628AC"/>
    <w:rsid w:val="00B62EF0"/>
    <w:rsid w:val="00B6303A"/>
    <w:rsid w:val="00B63163"/>
    <w:rsid w:val="00B637DA"/>
    <w:rsid w:val="00B63B38"/>
    <w:rsid w:val="00B63E3A"/>
    <w:rsid w:val="00B64060"/>
    <w:rsid w:val="00B647C8"/>
    <w:rsid w:val="00B64DD5"/>
    <w:rsid w:val="00B650F1"/>
    <w:rsid w:val="00B651F1"/>
    <w:rsid w:val="00B658C3"/>
    <w:rsid w:val="00B65937"/>
    <w:rsid w:val="00B65BC2"/>
    <w:rsid w:val="00B66192"/>
    <w:rsid w:val="00B663E5"/>
    <w:rsid w:val="00B663EA"/>
    <w:rsid w:val="00B66653"/>
    <w:rsid w:val="00B6674B"/>
    <w:rsid w:val="00B66D7F"/>
    <w:rsid w:val="00B66EFC"/>
    <w:rsid w:val="00B67018"/>
    <w:rsid w:val="00B67084"/>
    <w:rsid w:val="00B67127"/>
    <w:rsid w:val="00B67378"/>
    <w:rsid w:val="00B67DFA"/>
    <w:rsid w:val="00B67FE6"/>
    <w:rsid w:val="00B7101B"/>
    <w:rsid w:val="00B7154E"/>
    <w:rsid w:val="00B71B2D"/>
    <w:rsid w:val="00B71FFF"/>
    <w:rsid w:val="00B72217"/>
    <w:rsid w:val="00B72306"/>
    <w:rsid w:val="00B7234F"/>
    <w:rsid w:val="00B72CFC"/>
    <w:rsid w:val="00B735DA"/>
    <w:rsid w:val="00B73995"/>
    <w:rsid w:val="00B73A12"/>
    <w:rsid w:val="00B740B0"/>
    <w:rsid w:val="00B741A1"/>
    <w:rsid w:val="00B7466B"/>
    <w:rsid w:val="00B746B3"/>
    <w:rsid w:val="00B74E64"/>
    <w:rsid w:val="00B75083"/>
    <w:rsid w:val="00B750EE"/>
    <w:rsid w:val="00B75B66"/>
    <w:rsid w:val="00B7602E"/>
    <w:rsid w:val="00B764F1"/>
    <w:rsid w:val="00B76C37"/>
    <w:rsid w:val="00B7733B"/>
    <w:rsid w:val="00B7742F"/>
    <w:rsid w:val="00B7772F"/>
    <w:rsid w:val="00B779CB"/>
    <w:rsid w:val="00B80059"/>
    <w:rsid w:val="00B803C1"/>
    <w:rsid w:val="00B80E82"/>
    <w:rsid w:val="00B80F6B"/>
    <w:rsid w:val="00B81094"/>
    <w:rsid w:val="00B81AC4"/>
    <w:rsid w:val="00B81C38"/>
    <w:rsid w:val="00B821C5"/>
    <w:rsid w:val="00B8231F"/>
    <w:rsid w:val="00B82415"/>
    <w:rsid w:val="00B8277F"/>
    <w:rsid w:val="00B82EEC"/>
    <w:rsid w:val="00B833C8"/>
    <w:rsid w:val="00B83553"/>
    <w:rsid w:val="00B83A88"/>
    <w:rsid w:val="00B845EA"/>
    <w:rsid w:val="00B84BBC"/>
    <w:rsid w:val="00B850B9"/>
    <w:rsid w:val="00B850BC"/>
    <w:rsid w:val="00B85231"/>
    <w:rsid w:val="00B85387"/>
    <w:rsid w:val="00B853A0"/>
    <w:rsid w:val="00B85676"/>
    <w:rsid w:val="00B85DB8"/>
    <w:rsid w:val="00B86032"/>
    <w:rsid w:val="00B861D8"/>
    <w:rsid w:val="00B8656B"/>
    <w:rsid w:val="00B8660D"/>
    <w:rsid w:val="00B86B5B"/>
    <w:rsid w:val="00B86E45"/>
    <w:rsid w:val="00B872E2"/>
    <w:rsid w:val="00B8758D"/>
    <w:rsid w:val="00B87691"/>
    <w:rsid w:val="00B877D0"/>
    <w:rsid w:val="00B87A96"/>
    <w:rsid w:val="00B87D42"/>
    <w:rsid w:val="00B90369"/>
    <w:rsid w:val="00B903C6"/>
    <w:rsid w:val="00B905AB"/>
    <w:rsid w:val="00B908C2"/>
    <w:rsid w:val="00B90C29"/>
    <w:rsid w:val="00B90DC1"/>
    <w:rsid w:val="00B90F1D"/>
    <w:rsid w:val="00B90FC6"/>
    <w:rsid w:val="00B9103C"/>
    <w:rsid w:val="00B9157D"/>
    <w:rsid w:val="00B9191F"/>
    <w:rsid w:val="00B91BAD"/>
    <w:rsid w:val="00B92211"/>
    <w:rsid w:val="00B92308"/>
    <w:rsid w:val="00B92687"/>
    <w:rsid w:val="00B9273F"/>
    <w:rsid w:val="00B927C5"/>
    <w:rsid w:val="00B92F8D"/>
    <w:rsid w:val="00B9325D"/>
    <w:rsid w:val="00B932C9"/>
    <w:rsid w:val="00B93566"/>
    <w:rsid w:val="00B940DD"/>
    <w:rsid w:val="00B94374"/>
    <w:rsid w:val="00B945E7"/>
    <w:rsid w:val="00B94897"/>
    <w:rsid w:val="00B9495D"/>
    <w:rsid w:val="00B94B53"/>
    <w:rsid w:val="00B95942"/>
    <w:rsid w:val="00B96003"/>
    <w:rsid w:val="00B96DBC"/>
    <w:rsid w:val="00B96ECE"/>
    <w:rsid w:val="00B973CC"/>
    <w:rsid w:val="00B97685"/>
    <w:rsid w:val="00B97BBF"/>
    <w:rsid w:val="00B97CEC"/>
    <w:rsid w:val="00BA01C2"/>
    <w:rsid w:val="00BA02E4"/>
    <w:rsid w:val="00BA036D"/>
    <w:rsid w:val="00BA0B04"/>
    <w:rsid w:val="00BA0CE5"/>
    <w:rsid w:val="00BA183E"/>
    <w:rsid w:val="00BA1D63"/>
    <w:rsid w:val="00BA1F66"/>
    <w:rsid w:val="00BA20D4"/>
    <w:rsid w:val="00BA269D"/>
    <w:rsid w:val="00BA2B47"/>
    <w:rsid w:val="00BA2E6F"/>
    <w:rsid w:val="00BA340F"/>
    <w:rsid w:val="00BA3AA8"/>
    <w:rsid w:val="00BA3B18"/>
    <w:rsid w:val="00BA3EAF"/>
    <w:rsid w:val="00BA3F66"/>
    <w:rsid w:val="00BA42CF"/>
    <w:rsid w:val="00BA46D8"/>
    <w:rsid w:val="00BA4E99"/>
    <w:rsid w:val="00BA4E9D"/>
    <w:rsid w:val="00BA5344"/>
    <w:rsid w:val="00BA5CCD"/>
    <w:rsid w:val="00BA6528"/>
    <w:rsid w:val="00BA6718"/>
    <w:rsid w:val="00BA6A7D"/>
    <w:rsid w:val="00BA728A"/>
    <w:rsid w:val="00BA76A8"/>
    <w:rsid w:val="00BA77F7"/>
    <w:rsid w:val="00BA7D87"/>
    <w:rsid w:val="00BA7EBD"/>
    <w:rsid w:val="00BA7EDB"/>
    <w:rsid w:val="00BB0248"/>
    <w:rsid w:val="00BB04EB"/>
    <w:rsid w:val="00BB0D78"/>
    <w:rsid w:val="00BB108E"/>
    <w:rsid w:val="00BB133B"/>
    <w:rsid w:val="00BB1D8A"/>
    <w:rsid w:val="00BB222D"/>
    <w:rsid w:val="00BB2510"/>
    <w:rsid w:val="00BB2930"/>
    <w:rsid w:val="00BB2FCC"/>
    <w:rsid w:val="00BB344E"/>
    <w:rsid w:val="00BB3B1F"/>
    <w:rsid w:val="00BB3B73"/>
    <w:rsid w:val="00BB3CAD"/>
    <w:rsid w:val="00BB3D39"/>
    <w:rsid w:val="00BB44D6"/>
    <w:rsid w:val="00BB47C3"/>
    <w:rsid w:val="00BB4B37"/>
    <w:rsid w:val="00BB5086"/>
    <w:rsid w:val="00BB5222"/>
    <w:rsid w:val="00BB5752"/>
    <w:rsid w:val="00BB6623"/>
    <w:rsid w:val="00BB6E66"/>
    <w:rsid w:val="00BB700D"/>
    <w:rsid w:val="00BB7C86"/>
    <w:rsid w:val="00BB7D1F"/>
    <w:rsid w:val="00BB7E7D"/>
    <w:rsid w:val="00BC0121"/>
    <w:rsid w:val="00BC07C0"/>
    <w:rsid w:val="00BC0929"/>
    <w:rsid w:val="00BC0C7E"/>
    <w:rsid w:val="00BC11F2"/>
    <w:rsid w:val="00BC1A81"/>
    <w:rsid w:val="00BC1ADB"/>
    <w:rsid w:val="00BC21B2"/>
    <w:rsid w:val="00BC26B5"/>
    <w:rsid w:val="00BC2EF3"/>
    <w:rsid w:val="00BC36C5"/>
    <w:rsid w:val="00BC392E"/>
    <w:rsid w:val="00BC3BCF"/>
    <w:rsid w:val="00BC3F9C"/>
    <w:rsid w:val="00BC4023"/>
    <w:rsid w:val="00BC4687"/>
    <w:rsid w:val="00BC47C1"/>
    <w:rsid w:val="00BC4DFD"/>
    <w:rsid w:val="00BC54E5"/>
    <w:rsid w:val="00BC5E1C"/>
    <w:rsid w:val="00BC662E"/>
    <w:rsid w:val="00BC69E4"/>
    <w:rsid w:val="00BC6AC9"/>
    <w:rsid w:val="00BC6AD0"/>
    <w:rsid w:val="00BC6C5C"/>
    <w:rsid w:val="00BC6D07"/>
    <w:rsid w:val="00BC6EFD"/>
    <w:rsid w:val="00BC775D"/>
    <w:rsid w:val="00BC7932"/>
    <w:rsid w:val="00BC7AC3"/>
    <w:rsid w:val="00BC7C21"/>
    <w:rsid w:val="00BC7D32"/>
    <w:rsid w:val="00BD02B3"/>
    <w:rsid w:val="00BD02F1"/>
    <w:rsid w:val="00BD04E8"/>
    <w:rsid w:val="00BD07B1"/>
    <w:rsid w:val="00BD09DB"/>
    <w:rsid w:val="00BD09F2"/>
    <w:rsid w:val="00BD0D82"/>
    <w:rsid w:val="00BD0FAE"/>
    <w:rsid w:val="00BD11E1"/>
    <w:rsid w:val="00BD1D9C"/>
    <w:rsid w:val="00BD21CE"/>
    <w:rsid w:val="00BD23A1"/>
    <w:rsid w:val="00BD2B43"/>
    <w:rsid w:val="00BD2E4F"/>
    <w:rsid w:val="00BD3328"/>
    <w:rsid w:val="00BD3640"/>
    <w:rsid w:val="00BD3F55"/>
    <w:rsid w:val="00BD40D3"/>
    <w:rsid w:val="00BD4129"/>
    <w:rsid w:val="00BD4165"/>
    <w:rsid w:val="00BD56C6"/>
    <w:rsid w:val="00BD5D3A"/>
    <w:rsid w:val="00BD6122"/>
    <w:rsid w:val="00BD6306"/>
    <w:rsid w:val="00BD67BC"/>
    <w:rsid w:val="00BD68A0"/>
    <w:rsid w:val="00BD6C9E"/>
    <w:rsid w:val="00BD70B5"/>
    <w:rsid w:val="00BD7BC2"/>
    <w:rsid w:val="00BD7BE0"/>
    <w:rsid w:val="00BD7D8D"/>
    <w:rsid w:val="00BD7F4B"/>
    <w:rsid w:val="00BE03B1"/>
    <w:rsid w:val="00BE04C3"/>
    <w:rsid w:val="00BE05F8"/>
    <w:rsid w:val="00BE07CB"/>
    <w:rsid w:val="00BE0884"/>
    <w:rsid w:val="00BE0BE8"/>
    <w:rsid w:val="00BE0CBC"/>
    <w:rsid w:val="00BE0FBB"/>
    <w:rsid w:val="00BE15C8"/>
    <w:rsid w:val="00BE1736"/>
    <w:rsid w:val="00BE1833"/>
    <w:rsid w:val="00BE1C2E"/>
    <w:rsid w:val="00BE1DA7"/>
    <w:rsid w:val="00BE21A6"/>
    <w:rsid w:val="00BE2B47"/>
    <w:rsid w:val="00BE2F56"/>
    <w:rsid w:val="00BE31A9"/>
    <w:rsid w:val="00BE3334"/>
    <w:rsid w:val="00BE342D"/>
    <w:rsid w:val="00BE35E7"/>
    <w:rsid w:val="00BE3F2A"/>
    <w:rsid w:val="00BE50F5"/>
    <w:rsid w:val="00BE53AE"/>
    <w:rsid w:val="00BE5676"/>
    <w:rsid w:val="00BE567E"/>
    <w:rsid w:val="00BE56AA"/>
    <w:rsid w:val="00BE5E62"/>
    <w:rsid w:val="00BE6224"/>
    <w:rsid w:val="00BE65AA"/>
    <w:rsid w:val="00BE78C5"/>
    <w:rsid w:val="00BE7DDD"/>
    <w:rsid w:val="00BE7F78"/>
    <w:rsid w:val="00BF04E8"/>
    <w:rsid w:val="00BF0A4A"/>
    <w:rsid w:val="00BF0DC5"/>
    <w:rsid w:val="00BF0EF9"/>
    <w:rsid w:val="00BF10D8"/>
    <w:rsid w:val="00BF1460"/>
    <w:rsid w:val="00BF14D9"/>
    <w:rsid w:val="00BF1A7F"/>
    <w:rsid w:val="00BF1B32"/>
    <w:rsid w:val="00BF1F0E"/>
    <w:rsid w:val="00BF2179"/>
    <w:rsid w:val="00BF2338"/>
    <w:rsid w:val="00BF2CD8"/>
    <w:rsid w:val="00BF2E65"/>
    <w:rsid w:val="00BF2E66"/>
    <w:rsid w:val="00BF3099"/>
    <w:rsid w:val="00BF339C"/>
    <w:rsid w:val="00BF33D7"/>
    <w:rsid w:val="00BF3417"/>
    <w:rsid w:val="00BF3685"/>
    <w:rsid w:val="00BF36A7"/>
    <w:rsid w:val="00BF37FD"/>
    <w:rsid w:val="00BF3BDC"/>
    <w:rsid w:val="00BF405A"/>
    <w:rsid w:val="00BF453D"/>
    <w:rsid w:val="00BF4891"/>
    <w:rsid w:val="00BF4F8D"/>
    <w:rsid w:val="00BF50CB"/>
    <w:rsid w:val="00BF5337"/>
    <w:rsid w:val="00BF5D0D"/>
    <w:rsid w:val="00BF603A"/>
    <w:rsid w:val="00BF68B0"/>
    <w:rsid w:val="00BF6C4B"/>
    <w:rsid w:val="00BF713F"/>
    <w:rsid w:val="00BF7765"/>
    <w:rsid w:val="00BF78DD"/>
    <w:rsid w:val="00BF79E1"/>
    <w:rsid w:val="00BF7E08"/>
    <w:rsid w:val="00C00399"/>
    <w:rsid w:val="00C007A8"/>
    <w:rsid w:val="00C00A8B"/>
    <w:rsid w:val="00C00F03"/>
    <w:rsid w:val="00C0175C"/>
    <w:rsid w:val="00C018B7"/>
    <w:rsid w:val="00C01CF0"/>
    <w:rsid w:val="00C01D50"/>
    <w:rsid w:val="00C01F12"/>
    <w:rsid w:val="00C01F75"/>
    <w:rsid w:val="00C02320"/>
    <w:rsid w:val="00C02598"/>
    <w:rsid w:val="00C032EB"/>
    <w:rsid w:val="00C033AC"/>
    <w:rsid w:val="00C03696"/>
    <w:rsid w:val="00C0378C"/>
    <w:rsid w:val="00C03ADB"/>
    <w:rsid w:val="00C03C28"/>
    <w:rsid w:val="00C03CF8"/>
    <w:rsid w:val="00C03D00"/>
    <w:rsid w:val="00C03EE0"/>
    <w:rsid w:val="00C03F7D"/>
    <w:rsid w:val="00C041E0"/>
    <w:rsid w:val="00C045F5"/>
    <w:rsid w:val="00C04638"/>
    <w:rsid w:val="00C0474F"/>
    <w:rsid w:val="00C05028"/>
    <w:rsid w:val="00C05130"/>
    <w:rsid w:val="00C052C3"/>
    <w:rsid w:val="00C05349"/>
    <w:rsid w:val="00C05460"/>
    <w:rsid w:val="00C05A3E"/>
    <w:rsid w:val="00C06061"/>
    <w:rsid w:val="00C06147"/>
    <w:rsid w:val="00C066C5"/>
    <w:rsid w:val="00C0696A"/>
    <w:rsid w:val="00C0699A"/>
    <w:rsid w:val="00C06AC8"/>
    <w:rsid w:val="00C07378"/>
    <w:rsid w:val="00C07514"/>
    <w:rsid w:val="00C07B07"/>
    <w:rsid w:val="00C07D7D"/>
    <w:rsid w:val="00C1027C"/>
    <w:rsid w:val="00C1046C"/>
    <w:rsid w:val="00C106E9"/>
    <w:rsid w:val="00C10810"/>
    <w:rsid w:val="00C10C82"/>
    <w:rsid w:val="00C10D9E"/>
    <w:rsid w:val="00C11762"/>
    <w:rsid w:val="00C127FF"/>
    <w:rsid w:val="00C12868"/>
    <w:rsid w:val="00C12C55"/>
    <w:rsid w:val="00C12D2B"/>
    <w:rsid w:val="00C131A7"/>
    <w:rsid w:val="00C1341F"/>
    <w:rsid w:val="00C13691"/>
    <w:rsid w:val="00C13B25"/>
    <w:rsid w:val="00C140FD"/>
    <w:rsid w:val="00C143F9"/>
    <w:rsid w:val="00C1457A"/>
    <w:rsid w:val="00C14B0B"/>
    <w:rsid w:val="00C14B3F"/>
    <w:rsid w:val="00C15B12"/>
    <w:rsid w:val="00C15E2F"/>
    <w:rsid w:val="00C167E7"/>
    <w:rsid w:val="00C16CA4"/>
    <w:rsid w:val="00C16CF3"/>
    <w:rsid w:val="00C16D80"/>
    <w:rsid w:val="00C172E1"/>
    <w:rsid w:val="00C172E9"/>
    <w:rsid w:val="00C17321"/>
    <w:rsid w:val="00C174FB"/>
    <w:rsid w:val="00C17A5F"/>
    <w:rsid w:val="00C17D78"/>
    <w:rsid w:val="00C205F3"/>
    <w:rsid w:val="00C207A4"/>
    <w:rsid w:val="00C209DC"/>
    <w:rsid w:val="00C20FA8"/>
    <w:rsid w:val="00C2134D"/>
    <w:rsid w:val="00C214F6"/>
    <w:rsid w:val="00C21657"/>
    <w:rsid w:val="00C2188F"/>
    <w:rsid w:val="00C2204A"/>
    <w:rsid w:val="00C2258E"/>
    <w:rsid w:val="00C227A6"/>
    <w:rsid w:val="00C228C0"/>
    <w:rsid w:val="00C23272"/>
    <w:rsid w:val="00C233D0"/>
    <w:rsid w:val="00C2375D"/>
    <w:rsid w:val="00C23BBF"/>
    <w:rsid w:val="00C24AC8"/>
    <w:rsid w:val="00C25138"/>
    <w:rsid w:val="00C251A4"/>
    <w:rsid w:val="00C25643"/>
    <w:rsid w:val="00C25A40"/>
    <w:rsid w:val="00C25D6D"/>
    <w:rsid w:val="00C25DC5"/>
    <w:rsid w:val="00C25E7F"/>
    <w:rsid w:val="00C25F35"/>
    <w:rsid w:val="00C261E1"/>
    <w:rsid w:val="00C2640B"/>
    <w:rsid w:val="00C26A2F"/>
    <w:rsid w:val="00C26B2B"/>
    <w:rsid w:val="00C26E27"/>
    <w:rsid w:val="00C2708D"/>
    <w:rsid w:val="00C27D7B"/>
    <w:rsid w:val="00C301E2"/>
    <w:rsid w:val="00C3050F"/>
    <w:rsid w:val="00C30642"/>
    <w:rsid w:val="00C306A8"/>
    <w:rsid w:val="00C311D0"/>
    <w:rsid w:val="00C31962"/>
    <w:rsid w:val="00C31991"/>
    <w:rsid w:val="00C31D6F"/>
    <w:rsid w:val="00C32201"/>
    <w:rsid w:val="00C3220F"/>
    <w:rsid w:val="00C32217"/>
    <w:rsid w:val="00C32323"/>
    <w:rsid w:val="00C3247F"/>
    <w:rsid w:val="00C324B9"/>
    <w:rsid w:val="00C328CE"/>
    <w:rsid w:val="00C328E0"/>
    <w:rsid w:val="00C32A92"/>
    <w:rsid w:val="00C32EC0"/>
    <w:rsid w:val="00C331AA"/>
    <w:rsid w:val="00C33912"/>
    <w:rsid w:val="00C33A80"/>
    <w:rsid w:val="00C33EC6"/>
    <w:rsid w:val="00C345DB"/>
    <w:rsid w:val="00C34AAF"/>
    <w:rsid w:val="00C354C1"/>
    <w:rsid w:val="00C35720"/>
    <w:rsid w:val="00C35AB5"/>
    <w:rsid w:val="00C36067"/>
    <w:rsid w:val="00C36288"/>
    <w:rsid w:val="00C36A23"/>
    <w:rsid w:val="00C36C97"/>
    <w:rsid w:val="00C36F46"/>
    <w:rsid w:val="00C3701A"/>
    <w:rsid w:val="00C370F4"/>
    <w:rsid w:val="00C37BDD"/>
    <w:rsid w:val="00C402C5"/>
    <w:rsid w:val="00C40491"/>
    <w:rsid w:val="00C404C6"/>
    <w:rsid w:val="00C40731"/>
    <w:rsid w:val="00C4087F"/>
    <w:rsid w:val="00C40C08"/>
    <w:rsid w:val="00C4107A"/>
    <w:rsid w:val="00C41150"/>
    <w:rsid w:val="00C418BF"/>
    <w:rsid w:val="00C419C7"/>
    <w:rsid w:val="00C41F79"/>
    <w:rsid w:val="00C420A0"/>
    <w:rsid w:val="00C423DC"/>
    <w:rsid w:val="00C42B46"/>
    <w:rsid w:val="00C42C57"/>
    <w:rsid w:val="00C42DE7"/>
    <w:rsid w:val="00C43179"/>
    <w:rsid w:val="00C4327D"/>
    <w:rsid w:val="00C43C7F"/>
    <w:rsid w:val="00C43D46"/>
    <w:rsid w:val="00C43E59"/>
    <w:rsid w:val="00C44210"/>
    <w:rsid w:val="00C44703"/>
    <w:rsid w:val="00C44729"/>
    <w:rsid w:val="00C4503A"/>
    <w:rsid w:val="00C45040"/>
    <w:rsid w:val="00C4573C"/>
    <w:rsid w:val="00C459B2"/>
    <w:rsid w:val="00C45D7C"/>
    <w:rsid w:val="00C4609A"/>
    <w:rsid w:val="00C4664D"/>
    <w:rsid w:val="00C4678C"/>
    <w:rsid w:val="00C467F0"/>
    <w:rsid w:val="00C4693B"/>
    <w:rsid w:val="00C46A48"/>
    <w:rsid w:val="00C46A70"/>
    <w:rsid w:val="00C46E90"/>
    <w:rsid w:val="00C47181"/>
    <w:rsid w:val="00C472B6"/>
    <w:rsid w:val="00C47555"/>
    <w:rsid w:val="00C47710"/>
    <w:rsid w:val="00C47824"/>
    <w:rsid w:val="00C47B35"/>
    <w:rsid w:val="00C47CDA"/>
    <w:rsid w:val="00C47D20"/>
    <w:rsid w:val="00C505A3"/>
    <w:rsid w:val="00C50750"/>
    <w:rsid w:val="00C50D5E"/>
    <w:rsid w:val="00C51518"/>
    <w:rsid w:val="00C51561"/>
    <w:rsid w:val="00C51E38"/>
    <w:rsid w:val="00C51FDB"/>
    <w:rsid w:val="00C524A4"/>
    <w:rsid w:val="00C52644"/>
    <w:rsid w:val="00C52E44"/>
    <w:rsid w:val="00C53032"/>
    <w:rsid w:val="00C53138"/>
    <w:rsid w:val="00C534E0"/>
    <w:rsid w:val="00C5351A"/>
    <w:rsid w:val="00C53581"/>
    <w:rsid w:val="00C53A5B"/>
    <w:rsid w:val="00C53BA7"/>
    <w:rsid w:val="00C55050"/>
    <w:rsid w:val="00C550A1"/>
    <w:rsid w:val="00C55318"/>
    <w:rsid w:val="00C55414"/>
    <w:rsid w:val="00C565C9"/>
    <w:rsid w:val="00C56836"/>
    <w:rsid w:val="00C56A84"/>
    <w:rsid w:val="00C5744C"/>
    <w:rsid w:val="00C57BB1"/>
    <w:rsid w:val="00C57D1E"/>
    <w:rsid w:val="00C60054"/>
    <w:rsid w:val="00C6024B"/>
    <w:rsid w:val="00C603DE"/>
    <w:rsid w:val="00C6087A"/>
    <w:rsid w:val="00C6090D"/>
    <w:rsid w:val="00C60A4A"/>
    <w:rsid w:val="00C60B07"/>
    <w:rsid w:val="00C60ED6"/>
    <w:rsid w:val="00C610B3"/>
    <w:rsid w:val="00C61165"/>
    <w:rsid w:val="00C6121A"/>
    <w:rsid w:val="00C6185F"/>
    <w:rsid w:val="00C62315"/>
    <w:rsid w:val="00C628C5"/>
    <w:rsid w:val="00C62922"/>
    <w:rsid w:val="00C62B85"/>
    <w:rsid w:val="00C62EA8"/>
    <w:rsid w:val="00C632FB"/>
    <w:rsid w:val="00C63373"/>
    <w:rsid w:val="00C6348D"/>
    <w:rsid w:val="00C6380C"/>
    <w:rsid w:val="00C63B0B"/>
    <w:rsid w:val="00C640B8"/>
    <w:rsid w:val="00C6444D"/>
    <w:rsid w:val="00C645A6"/>
    <w:rsid w:val="00C645EB"/>
    <w:rsid w:val="00C647AC"/>
    <w:rsid w:val="00C64840"/>
    <w:rsid w:val="00C64F1E"/>
    <w:rsid w:val="00C6554C"/>
    <w:rsid w:val="00C658CA"/>
    <w:rsid w:val="00C65DEB"/>
    <w:rsid w:val="00C65E16"/>
    <w:rsid w:val="00C66616"/>
    <w:rsid w:val="00C66837"/>
    <w:rsid w:val="00C66904"/>
    <w:rsid w:val="00C66949"/>
    <w:rsid w:val="00C66F35"/>
    <w:rsid w:val="00C67233"/>
    <w:rsid w:val="00C67A6F"/>
    <w:rsid w:val="00C67F4A"/>
    <w:rsid w:val="00C702E8"/>
    <w:rsid w:val="00C70D17"/>
    <w:rsid w:val="00C70DB1"/>
    <w:rsid w:val="00C70E38"/>
    <w:rsid w:val="00C70E82"/>
    <w:rsid w:val="00C70FBA"/>
    <w:rsid w:val="00C71024"/>
    <w:rsid w:val="00C7126D"/>
    <w:rsid w:val="00C71345"/>
    <w:rsid w:val="00C71580"/>
    <w:rsid w:val="00C71A3C"/>
    <w:rsid w:val="00C71B30"/>
    <w:rsid w:val="00C72740"/>
    <w:rsid w:val="00C7298B"/>
    <w:rsid w:val="00C72E92"/>
    <w:rsid w:val="00C72ED9"/>
    <w:rsid w:val="00C72F92"/>
    <w:rsid w:val="00C73492"/>
    <w:rsid w:val="00C73FCC"/>
    <w:rsid w:val="00C74250"/>
    <w:rsid w:val="00C74401"/>
    <w:rsid w:val="00C74418"/>
    <w:rsid w:val="00C74A25"/>
    <w:rsid w:val="00C74C6E"/>
    <w:rsid w:val="00C74DD6"/>
    <w:rsid w:val="00C74FEF"/>
    <w:rsid w:val="00C75228"/>
    <w:rsid w:val="00C7546C"/>
    <w:rsid w:val="00C7650F"/>
    <w:rsid w:val="00C76665"/>
    <w:rsid w:val="00C76B32"/>
    <w:rsid w:val="00C76C9A"/>
    <w:rsid w:val="00C7717A"/>
    <w:rsid w:val="00C773FA"/>
    <w:rsid w:val="00C7754A"/>
    <w:rsid w:val="00C7793D"/>
    <w:rsid w:val="00C80E68"/>
    <w:rsid w:val="00C810E1"/>
    <w:rsid w:val="00C81469"/>
    <w:rsid w:val="00C8160A"/>
    <w:rsid w:val="00C820D7"/>
    <w:rsid w:val="00C82161"/>
    <w:rsid w:val="00C8233F"/>
    <w:rsid w:val="00C827C0"/>
    <w:rsid w:val="00C82897"/>
    <w:rsid w:val="00C82986"/>
    <w:rsid w:val="00C82EF4"/>
    <w:rsid w:val="00C83154"/>
    <w:rsid w:val="00C83412"/>
    <w:rsid w:val="00C8342C"/>
    <w:rsid w:val="00C837F3"/>
    <w:rsid w:val="00C83B6D"/>
    <w:rsid w:val="00C84628"/>
    <w:rsid w:val="00C848D8"/>
    <w:rsid w:val="00C849D4"/>
    <w:rsid w:val="00C856C7"/>
    <w:rsid w:val="00C858B4"/>
    <w:rsid w:val="00C85DCB"/>
    <w:rsid w:val="00C86A86"/>
    <w:rsid w:val="00C86AE4"/>
    <w:rsid w:val="00C87338"/>
    <w:rsid w:val="00C874B0"/>
    <w:rsid w:val="00C87651"/>
    <w:rsid w:val="00C87BD0"/>
    <w:rsid w:val="00C87EB2"/>
    <w:rsid w:val="00C87FC7"/>
    <w:rsid w:val="00C9059B"/>
    <w:rsid w:val="00C90A04"/>
    <w:rsid w:val="00C90C43"/>
    <w:rsid w:val="00C92615"/>
    <w:rsid w:val="00C92702"/>
    <w:rsid w:val="00C927F0"/>
    <w:rsid w:val="00C92861"/>
    <w:rsid w:val="00C92966"/>
    <w:rsid w:val="00C92CEE"/>
    <w:rsid w:val="00C92FAF"/>
    <w:rsid w:val="00C93014"/>
    <w:rsid w:val="00C93063"/>
    <w:rsid w:val="00C93207"/>
    <w:rsid w:val="00C938B5"/>
    <w:rsid w:val="00C938F8"/>
    <w:rsid w:val="00C941E4"/>
    <w:rsid w:val="00C943C2"/>
    <w:rsid w:val="00C9469A"/>
    <w:rsid w:val="00C946BB"/>
    <w:rsid w:val="00C951CF"/>
    <w:rsid w:val="00C958C2"/>
    <w:rsid w:val="00C9591F"/>
    <w:rsid w:val="00C95940"/>
    <w:rsid w:val="00C96097"/>
    <w:rsid w:val="00C96500"/>
    <w:rsid w:val="00C969F2"/>
    <w:rsid w:val="00C96AA4"/>
    <w:rsid w:val="00C96C01"/>
    <w:rsid w:val="00C96D80"/>
    <w:rsid w:val="00C97169"/>
    <w:rsid w:val="00C9798D"/>
    <w:rsid w:val="00C97A4D"/>
    <w:rsid w:val="00C97C80"/>
    <w:rsid w:val="00C97F48"/>
    <w:rsid w:val="00CA041E"/>
    <w:rsid w:val="00CA0667"/>
    <w:rsid w:val="00CA0C27"/>
    <w:rsid w:val="00CA106B"/>
    <w:rsid w:val="00CA11C6"/>
    <w:rsid w:val="00CA1564"/>
    <w:rsid w:val="00CA18CC"/>
    <w:rsid w:val="00CA1CCD"/>
    <w:rsid w:val="00CA21B9"/>
    <w:rsid w:val="00CA2FF3"/>
    <w:rsid w:val="00CA3273"/>
    <w:rsid w:val="00CA33AF"/>
    <w:rsid w:val="00CA357D"/>
    <w:rsid w:val="00CA3633"/>
    <w:rsid w:val="00CA3814"/>
    <w:rsid w:val="00CA3A68"/>
    <w:rsid w:val="00CA3D6D"/>
    <w:rsid w:val="00CA3FC3"/>
    <w:rsid w:val="00CA426D"/>
    <w:rsid w:val="00CA434E"/>
    <w:rsid w:val="00CA448F"/>
    <w:rsid w:val="00CA45D4"/>
    <w:rsid w:val="00CA4645"/>
    <w:rsid w:val="00CA491E"/>
    <w:rsid w:val="00CA4949"/>
    <w:rsid w:val="00CA4C01"/>
    <w:rsid w:val="00CA4C92"/>
    <w:rsid w:val="00CA5172"/>
    <w:rsid w:val="00CA5174"/>
    <w:rsid w:val="00CA578F"/>
    <w:rsid w:val="00CA5D0B"/>
    <w:rsid w:val="00CA68D6"/>
    <w:rsid w:val="00CA6B04"/>
    <w:rsid w:val="00CA6D03"/>
    <w:rsid w:val="00CA747A"/>
    <w:rsid w:val="00CA748E"/>
    <w:rsid w:val="00CA7506"/>
    <w:rsid w:val="00CA7A3C"/>
    <w:rsid w:val="00CA7EDE"/>
    <w:rsid w:val="00CB0090"/>
    <w:rsid w:val="00CB1299"/>
    <w:rsid w:val="00CB211F"/>
    <w:rsid w:val="00CB228C"/>
    <w:rsid w:val="00CB24EE"/>
    <w:rsid w:val="00CB25D8"/>
    <w:rsid w:val="00CB27F3"/>
    <w:rsid w:val="00CB2888"/>
    <w:rsid w:val="00CB2B75"/>
    <w:rsid w:val="00CB41E6"/>
    <w:rsid w:val="00CB445A"/>
    <w:rsid w:val="00CB4875"/>
    <w:rsid w:val="00CB4A25"/>
    <w:rsid w:val="00CB4EA5"/>
    <w:rsid w:val="00CB518B"/>
    <w:rsid w:val="00CB5267"/>
    <w:rsid w:val="00CB5510"/>
    <w:rsid w:val="00CB57DA"/>
    <w:rsid w:val="00CB580B"/>
    <w:rsid w:val="00CB5D93"/>
    <w:rsid w:val="00CB5FA5"/>
    <w:rsid w:val="00CB639A"/>
    <w:rsid w:val="00CB671D"/>
    <w:rsid w:val="00CB6969"/>
    <w:rsid w:val="00CB69AD"/>
    <w:rsid w:val="00CB6CFE"/>
    <w:rsid w:val="00CB6E15"/>
    <w:rsid w:val="00CB6F8A"/>
    <w:rsid w:val="00CB787A"/>
    <w:rsid w:val="00CB7A72"/>
    <w:rsid w:val="00CB7CBB"/>
    <w:rsid w:val="00CC037B"/>
    <w:rsid w:val="00CC057C"/>
    <w:rsid w:val="00CC070A"/>
    <w:rsid w:val="00CC08AE"/>
    <w:rsid w:val="00CC08ED"/>
    <w:rsid w:val="00CC0E99"/>
    <w:rsid w:val="00CC0F14"/>
    <w:rsid w:val="00CC103E"/>
    <w:rsid w:val="00CC12FE"/>
    <w:rsid w:val="00CC13E1"/>
    <w:rsid w:val="00CC1770"/>
    <w:rsid w:val="00CC17E4"/>
    <w:rsid w:val="00CC20F5"/>
    <w:rsid w:val="00CC21D6"/>
    <w:rsid w:val="00CC227F"/>
    <w:rsid w:val="00CC284A"/>
    <w:rsid w:val="00CC2C36"/>
    <w:rsid w:val="00CC2CF1"/>
    <w:rsid w:val="00CC319F"/>
    <w:rsid w:val="00CC3769"/>
    <w:rsid w:val="00CC3773"/>
    <w:rsid w:val="00CC4187"/>
    <w:rsid w:val="00CC47D9"/>
    <w:rsid w:val="00CC5225"/>
    <w:rsid w:val="00CC535E"/>
    <w:rsid w:val="00CC5B31"/>
    <w:rsid w:val="00CC5CE9"/>
    <w:rsid w:val="00CC5DB9"/>
    <w:rsid w:val="00CC6175"/>
    <w:rsid w:val="00CC699C"/>
    <w:rsid w:val="00CC78FA"/>
    <w:rsid w:val="00CC794C"/>
    <w:rsid w:val="00CC7A21"/>
    <w:rsid w:val="00CC7EFD"/>
    <w:rsid w:val="00CD01FB"/>
    <w:rsid w:val="00CD0AA2"/>
    <w:rsid w:val="00CD10EB"/>
    <w:rsid w:val="00CD16FB"/>
    <w:rsid w:val="00CD1AD7"/>
    <w:rsid w:val="00CD1B47"/>
    <w:rsid w:val="00CD2131"/>
    <w:rsid w:val="00CD2504"/>
    <w:rsid w:val="00CD33E3"/>
    <w:rsid w:val="00CD3D5E"/>
    <w:rsid w:val="00CD414B"/>
    <w:rsid w:val="00CD4A60"/>
    <w:rsid w:val="00CD4C83"/>
    <w:rsid w:val="00CD4D69"/>
    <w:rsid w:val="00CD50A6"/>
    <w:rsid w:val="00CD5269"/>
    <w:rsid w:val="00CD55F5"/>
    <w:rsid w:val="00CD582A"/>
    <w:rsid w:val="00CD5F93"/>
    <w:rsid w:val="00CD6963"/>
    <w:rsid w:val="00CD6A2C"/>
    <w:rsid w:val="00CD6B5B"/>
    <w:rsid w:val="00CD6B74"/>
    <w:rsid w:val="00CD6E26"/>
    <w:rsid w:val="00CD6EE3"/>
    <w:rsid w:val="00CD7251"/>
    <w:rsid w:val="00CD72B9"/>
    <w:rsid w:val="00CD7EA7"/>
    <w:rsid w:val="00CE00AD"/>
    <w:rsid w:val="00CE05B0"/>
    <w:rsid w:val="00CE066F"/>
    <w:rsid w:val="00CE0B10"/>
    <w:rsid w:val="00CE0DC1"/>
    <w:rsid w:val="00CE100B"/>
    <w:rsid w:val="00CE1748"/>
    <w:rsid w:val="00CE1774"/>
    <w:rsid w:val="00CE2254"/>
    <w:rsid w:val="00CE2B36"/>
    <w:rsid w:val="00CE2EAE"/>
    <w:rsid w:val="00CE3133"/>
    <w:rsid w:val="00CE37D1"/>
    <w:rsid w:val="00CE37F0"/>
    <w:rsid w:val="00CE3838"/>
    <w:rsid w:val="00CE38B2"/>
    <w:rsid w:val="00CE38FA"/>
    <w:rsid w:val="00CE3AAB"/>
    <w:rsid w:val="00CE3ACC"/>
    <w:rsid w:val="00CE3EB4"/>
    <w:rsid w:val="00CE427E"/>
    <w:rsid w:val="00CE4AE4"/>
    <w:rsid w:val="00CE4ED7"/>
    <w:rsid w:val="00CE5EA0"/>
    <w:rsid w:val="00CE610E"/>
    <w:rsid w:val="00CE6403"/>
    <w:rsid w:val="00CE683D"/>
    <w:rsid w:val="00CE68CD"/>
    <w:rsid w:val="00CE716F"/>
    <w:rsid w:val="00CE7B5D"/>
    <w:rsid w:val="00CE7E45"/>
    <w:rsid w:val="00CF00E6"/>
    <w:rsid w:val="00CF0184"/>
    <w:rsid w:val="00CF06A6"/>
    <w:rsid w:val="00CF0892"/>
    <w:rsid w:val="00CF0C40"/>
    <w:rsid w:val="00CF0EC6"/>
    <w:rsid w:val="00CF0F14"/>
    <w:rsid w:val="00CF190A"/>
    <w:rsid w:val="00CF1B12"/>
    <w:rsid w:val="00CF1C27"/>
    <w:rsid w:val="00CF1FB2"/>
    <w:rsid w:val="00CF2719"/>
    <w:rsid w:val="00CF2725"/>
    <w:rsid w:val="00CF2A15"/>
    <w:rsid w:val="00CF2A42"/>
    <w:rsid w:val="00CF3365"/>
    <w:rsid w:val="00CF3889"/>
    <w:rsid w:val="00CF39CE"/>
    <w:rsid w:val="00CF3DC4"/>
    <w:rsid w:val="00CF40AC"/>
    <w:rsid w:val="00CF40C2"/>
    <w:rsid w:val="00CF477D"/>
    <w:rsid w:val="00CF47CC"/>
    <w:rsid w:val="00CF4D67"/>
    <w:rsid w:val="00CF4E0D"/>
    <w:rsid w:val="00CF4E3E"/>
    <w:rsid w:val="00CF4E5C"/>
    <w:rsid w:val="00CF4F3B"/>
    <w:rsid w:val="00CF53AB"/>
    <w:rsid w:val="00CF55BE"/>
    <w:rsid w:val="00CF57E7"/>
    <w:rsid w:val="00CF6002"/>
    <w:rsid w:val="00CF61CC"/>
    <w:rsid w:val="00CF62DF"/>
    <w:rsid w:val="00CF6899"/>
    <w:rsid w:val="00CF6E5C"/>
    <w:rsid w:val="00CF736D"/>
    <w:rsid w:val="00CF740A"/>
    <w:rsid w:val="00CF7436"/>
    <w:rsid w:val="00CF7483"/>
    <w:rsid w:val="00CF7528"/>
    <w:rsid w:val="00CF7617"/>
    <w:rsid w:val="00CF77FD"/>
    <w:rsid w:val="00CF7DD4"/>
    <w:rsid w:val="00CF7E78"/>
    <w:rsid w:val="00CF7E91"/>
    <w:rsid w:val="00D0075D"/>
    <w:rsid w:val="00D008EE"/>
    <w:rsid w:val="00D00985"/>
    <w:rsid w:val="00D00DAB"/>
    <w:rsid w:val="00D01547"/>
    <w:rsid w:val="00D020E2"/>
    <w:rsid w:val="00D021E3"/>
    <w:rsid w:val="00D025DD"/>
    <w:rsid w:val="00D02711"/>
    <w:rsid w:val="00D0278B"/>
    <w:rsid w:val="00D02A3F"/>
    <w:rsid w:val="00D03922"/>
    <w:rsid w:val="00D03A49"/>
    <w:rsid w:val="00D03F85"/>
    <w:rsid w:val="00D03FDD"/>
    <w:rsid w:val="00D0408E"/>
    <w:rsid w:val="00D04096"/>
    <w:rsid w:val="00D040E4"/>
    <w:rsid w:val="00D04601"/>
    <w:rsid w:val="00D04BDE"/>
    <w:rsid w:val="00D0524D"/>
    <w:rsid w:val="00D05469"/>
    <w:rsid w:val="00D0570F"/>
    <w:rsid w:val="00D05D4F"/>
    <w:rsid w:val="00D06192"/>
    <w:rsid w:val="00D063CB"/>
    <w:rsid w:val="00D06497"/>
    <w:rsid w:val="00D06FC4"/>
    <w:rsid w:val="00D0700C"/>
    <w:rsid w:val="00D073B0"/>
    <w:rsid w:val="00D076F4"/>
    <w:rsid w:val="00D07700"/>
    <w:rsid w:val="00D10014"/>
    <w:rsid w:val="00D10533"/>
    <w:rsid w:val="00D10855"/>
    <w:rsid w:val="00D1094E"/>
    <w:rsid w:val="00D10B20"/>
    <w:rsid w:val="00D10C37"/>
    <w:rsid w:val="00D10E93"/>
    <w:rsid w:val="00D11180"/>
    <w:rsid w:val="00D113BB"/>
    <w:rsid w:val="00D115FD"/>
    <w:rsid w:val="00D1246E"/>
    <w:rsid w:val="00D1256A"/>
    <w:rsid w:val="00D12EE5"/>
    <w:rsid w:val="00D13292"/>
    <w:rsid w:val="00D136E1"/>
    <w:rsid w:val="00D13A9E"/>
    <w:rsid w:val="00D13B30"/>
    <w:rsid w:val="00D13D60"/>
    <w:rsid w:val="00D13F75"/>
    <w:rsid w:val="00D14B8F"/>
    <w:rsid w:val="00D15130"/>
    <w:rsid w:val="00D15548"/>
    <w:rsid w:val="00D1554F"/>
    <w:rsid w:val="00D15A19"/>
    <w:rsid w:val="00D16352"/>
    <w:rsid w:val="00D165AA"/>
    <w:rsid w:val="00D167F9"/>
    <w:rsid w:val="00D168B2"/>
    <w:rsid w:val="00D16B6B"/>
    <w:rsid w:val="00D16CC9"/>
    <w:rsid w:val="00D173F7"/>
    <w:rsid w:val="00D17488"/>
    <w:rsid w:val="00D17538"/>
    <w:rsid w:val="00D17811"/>
    <w:rsid w:val="00D17965"/>
    <w:rsid w:val="00D17A11"/>
    <w:rsid w:val="00D17D46"/>
    <w:rsid w:val="00D201A0"/>
    <w:rsid w:val="00D2069D"/>
    <w:rsid w:val="00D213D1"/>
    <w:rsid w:val="00D21B0E"/>
    <w:rsid w:val="00D2201B"/>
    <w:rsid w:val="00D22126"/>
    <w:rsid w:val="00D22261"/>
    <w:rsid w:val="00D223E0"/>
    <w:rsid w:val="00D22401"/>
    <w:rsid w:val="00D23429"/>
    <w:rsid w:val="00D23871"/>
    <w:rsid w:val="00D23A18"/>
    <w:rsid w:val="00D23EC8"/>
    <w:rsid w:val="00D243C3"/>
    <w:rsid w:val="00D24504"/>
    <w:rsid w:val="00D2486A"/>
    <w:rsid w:val="00D25373"/>
    <w:rsid w:val="00D255B5"/>
    <w:rsid w:val="00D259AF"/>
    <w:rsid w:val="00D25A27"/>
    <w:rsid w:val="00D25FA3"/>
    <w:rsid w:val="00D26512"/>
    <w:rsid w:val="00D2669A"/>
    <w:rsid w:val="00D26AC2"/>
    <w:rsid w:val="00D26BF8"/>
    <w:rsid w:val="00D26CD7"/>
    <w:rsid w:val="00D26DB4"/>
    <w:rsid w:val="00D270B9"/>
    <w:rsid w:val="00D275C4"/>
    <w:rsid w:val="00D2782D"/>
    <w:rsid w:val="00D278F9"/>
    <w:rsid w:val="00D27A29"/>
    <w:rsid w:val="00D27A8C"/>
    <w:rsid w:val="00D30177"/>
    <w:rsid w:val="00D3027A"/>
    <w:rsid w:val="00D30291"/>
    <w:rsid w:val="00D305DA"/>
    <w:rsid w:val="00D30D0F"/>
    <w:rsid w:val="00D314C6"/>
    <w:rsid w:val="00D317CF"/>
    <w:rsid w:val="00D318D8"/>
    <w:rsid w:val="00D31AE8"/>
    <w:rsid w:val="00D31C87"/>
    <w:rsid w:val="00D31DAC"/>
    <w:rsid w:val="00D322B5"/>
    <w:rsid w:val="00D325E2"/>
    <w:rsid w:val="00D32B03"/>
    <w:rsid w:val="00D32D83"/>
    <w:rsid w:val="00D332DF"/>
    <w:rsid w:val="00D336F9"/>
    <w:rsid w:val="00D33789"/>
    <w:rsid w:val="00D337BE"/>
    <w:rsid w:val="00D33A97"/>
    <w:rsid w:val="00D33CDA"/>
    <w:rsid w:val="00D33E1B"/>
    <w:rsid w:val="00D34109"/>
    <w:rsid w:val="00D34DC8"/>
    <w:rsid w:val="00D351F7"/>
    <w:rsid w:val="00D355CB"/>
    <w:rsid w:val="00D35762"/>
    <w:rsid w:val="00D36B6E"/>
    <w:rsid w:val="00D36FA9"/>
    <w:rsid w:val="00D372A1"/>
    <w:rsid w:val="00D3759A"/>
    <w:rsid w:val="00D376CC"/>
    <w:rsid w:val="00D37AF0"/>
    <w:rsid w:val="00D37BD5"/>
    <w:rsid w:val="00D37D73"/>
    <w:rsid w:val="00D40235"/>
    <w:rsid w:val="00D40512"/>
    <w:rsid w:val="00D4093E"/>
    <w:rsid w:val="00D41023"/>
    <w:rsid w:val="00D41061"/>
    <w:rsid w:val="00D4269B"/>
    <w:rsid w:val="00D42AE5"/>
    <w:rsid w:val="00D42B11"/>
    <w:rsid w:val="00D435B4"/>
    <w:rsid w:val="00D4367A"/>
    <w:rsid w:val="00D436D7"/>
    <w:rsid w:val="00D43AC3"/>
    <w:rsid w:val="00D44D2C"/>
    <w:rsid w:val="00D45B72"/>
    <w:rsid w:val="00D46012"/>
    <w:rsid w:val="00D461B8"/>
    <w:rsid w:val="00D461D3"/>
    <w:rsid w:val="00D46449"/>
    <w:rsid w:val="00D46BB3"/>
    <w:rsid w:val="00D46BBD"/>
    <w:rsid w:val="00D471D5"/>
    <w:rsid w:val="00D4725F"/>
    <w:rsid w:val="00D473CE"/>
    <w:rsid w:val="00D47437"/>
    <w:rsid w:val="00D4753F"/>
    <w:rsid w:val="00D4775B"/>
    <w:rsid w:val="00D47922"/>
    <w:rsid w:val="00D47C2E"/>
    <w:rsid w:val="00D47C69"/>
    <w:rsid w:val="00D47E4D"/>
    <w:rsid w:val="00D503EA"/>
    <w:rsid w:val="00D5086A"/>
    <w:rsid w:val="00D50983"/>
    <w:rsid w:val="00D509E8"/>
    <w:rsid w:val="00D50E3C"/>
    <w:rsid w:val="00D50F60"/>
    <w:rsid w:val="00D51AA9"/>
    <w:rsid w:val="00D51CB9"/>
    <w:rsid w:val="00D52590"/>
    <w:rsid w:val="00D5269B"/>
    <w:rsid w:val="00D52808"/>
    <w:rsid w:val="00D52DCC"/>
    <w:rsid w:val="00D52E23"/>
    <w:rsid w:val="00D52F4F"/>
    <w:rsid w:val="00D53A8C"/>
    <w:rsid w:val="00D53AF5"/>
    <w:rsid w:val="00D53EB0"/>
    <w:rsid w:val="00D54272"/>
    <w:rsid w:val="00D543CB"/>
    <w:rsid w:val="00D54651"/>
    <w:rsid w:val="00D54C1E"/>
    <w:rsid w:val="00D54CC8"/>
    <w:rsid w:val="00D54CD7"/>
    <w:rsid w:val="00D54D23"/>
    <w:rsid w:val="00D54D37"/>
    <w:rsid w:val="00D54FB6"/>
    <w:rsid w:val="00D552E6"/>
    <w:rsid w:val="00D554FA"/>
    <w:rsid w:val="00D5563F"/>
    <w:rsid w:val="00D55729"/>
    <w:rsid w:val="00D559D5"/>
    <w:rsid w:val="00D55B7A"/>
    <w:rsid w:val="00D55B99"/>
    <w:rsid w:val="00D55E6E"/>
    <w:rsid w:val="00D567CB"/>
    <w:rsid w:val="00D56847"/>
    <w:rsid w:val="00D56907"/>
    <w:rsid w:val="00D56E3E"/>
    <w:rsid w:val="00D571ED"/>
    <w:rsid w:val="00D57F41"/>
    <w:rsid w:val="00D57FCB"/>
    <w:rsid w:val="00D60177"/>
    <w:rsid w:val="00D604CE"/>
    <w:rsid w:val="00D60809"/>
    <w:rsid w:val="00D608E3"/>
    <w:rsid w:val="00D6098D"/>
    <w:rsid w:val="00D60D4E"/>
    <w:rsid w:val="00D60FCC"/>
    <w:rsid w:val="00D61FF6"/>
    <w:rsid w:val="00D6286E"/>
    <w:rsid w:val="00D62ADC"/>
    <w:rsid w:val="00D62C39"/>
    <w:rsid w:val="00D62D40"/>
    <w:rsid w:val="00D62E22"/>
    <w:rsid w:val="00D634A1"/>
    <w:rsid w:val="00D63F4C"/>
    <w:rsid w:val="00D641C1"/>
    <w:rsid w:val="00D642C7"/>
    <w:rsid w:val="00D64443"/>
    <w:rsid w:val="00D64EA5"/>
    <w:rsid w:val="00D6558A"/>
    <w:rsid w:val="00D65594"/>
    <w:rsid w:val="00D65A72"/>
    <w:rsid w:val="00D65D46"/>
    <w:rsid w:val="00D65DB4"/>
    <w:rsid w:val="00D65EA0"/>
    <w:rsid w:val="00D663F4"/>
    <w:rsid w:val="00D664AB"/>
    <w:rsid w:val="00D666D2"/>
    <w:rsid w:val="00D66B2B"/>
    <w:rsid w:val="00D673DB"/>
    <w:rsid w:val="00D674A3"/>
    <w:rsid w:val="00D6792E"/>
    <w:rsid w:val="00D7029B"/>
    <w:rsid w:val="00D704CC"/>
    <w:rsid w:val="00D7142D"/>
    <w:rsid w:val="00D714CE"/>
    <w:rsid w:val="00D71D4C"/>
    <w:rsid w:val="00D71DE6"/>
    <w:rsid w:val="00D726BF"/>
    <w:rsid w:val="00D7281A"/>
    <w:rsid w:val="00D729D8"/>
    <w:rsid w:val="00D72CBF"/>
    <w:rsid w:val="00D72F5D"/>
    <w:rsid w:val="00D73060"/>
    <w:rsid w:val="00D731BF"/>
    <w:rsid w:val="00D7365E"/>
    <w:rsid w:val="00D736E9"/>
    <w:rsid w:val="00D7379E"/>
    <w:rsid w:val="00D73A4D"/>
    <w:rsid w:val="00D73D3E"/>
    <w:rsid w:val="00D74027"/>
    <w:rsid w:val="00D7417A"/>
    <w:rsid w:val="00D746C0"/>
    <w:rsid w:val="00D74C32"/>
    <w:rsid w:val="00D74E1C"/>
    <w:rsid w:val="00D75878"/>
    <w:rsid w:val="00D759EA"/>
    <w:rsid w:val="00D75B1D"/>
    <w:rsid w:val="00D75C39"/>
    <w:rsid w:val="00D75D3D"/>
    <w:rsid w:val="00D76308"/>
    <w:rsid w:val="00D764EC"/>
    <w:rsid w:val="00D7658E"/>
    <w:rsid w:val="00D766A6"/>
    <w:rsid w:val="00D76808"/>
    <w:rsid w:val="00D76D80"/>
    <w:rsid w:val="00D77753"/>
    <w:rsid w:val="00D7790E"/>
    <w:rsid w:val="00D77B73"/>
    <w:rsid w:val="00D77C69"/>
    <w:rsid w:val="00D77D12"/>
    <w:rsid w:val="00D77FB0"/>
    <w:rsid w:val="00D80146"/>
    <w:rsid w:val="00D80B0D"/>
    <w:rsid w:val="00D818AB"/>
    <w:rsid w:val="00D81F6A"/>
    <w:rsid w:val="00D82458"/>
    <w:rsid w:val="00D82908"/>
    <w:rsid w:val="00D82B39"/>
    <w:rsid w:val="00D82BB3"/>
    <w:rsid w:val="00D82D77"/>
    <w:rsid w:val="00D82D9C"/>
    <w:rsid w:val="00D8304D"/>
    <w:rsid w:val="00D8317B"/>
    <w:rsid w:val="00D83A7B"/>
    <w:rsid w:val="00D83D48"/>
    <w:rsid w:val="00D84262"/>
    <w:rsid w:val="00D8435D"/>
    <w:rsid w:val="00D84413"/>
    <w:rsid w:val="00D84A3D"/>
    <w:rsid w:val="00D84D75"/>
    <w:rsid w:val="00D850BE"/>
    <w:rsid w:val="00D8557F"/>
    <w:rsid w:val="00D856FF"/>
    <w:rsid w:val="00D86090"/>
    <w:rsid w:val="00D8660E"/>
    <w:rsid w:val="00D86AF8"/>
    <w:rsid w:val="00D86B07"/>
    <w:rsid w:val="00D87073"/>
    <w:rsid w:val="00D874C0"/>
    <w:rsid w:val="00D8774D"/>
    <w:rsid w:val="00D8781D"/>
    <w:rsid w:val="00D8791B"/>
    <w:rsid w:val="00D87ACF"/>
    <w:rsid w:val="00D9048E"/>
    <w:rsid w:val="00D904AE"/>
    <w:rsid w:val="00D905B7"/>
    <w:rsid w:val="00D90852"/>
    <w:rsid w:val="00D9085E"/>
    <w:rsid w:val="00D908CF"/>
    <w:rsid w:val="00D90B69"/>
    <w:rsid w:val="00D9119D"/>
    <w:rsid w:val="00D9144F"/>
    <w:rsid w:val="00D9199D"/>
    <w:rsid w:val="00D91FF0"/>
    <w:rsid w:val="00D92873"/>
    <w:rsid w:val="00D92B84"/>
    <w:rsid w:val="00D931EE"/>
    <w:rsid w:val="00D93280"/>
    <w:rsid w:val="00D934AD"/>
    <w:rsid w:val="00D93533"/>
    <w:rsid w:val="00D93948"/>
    <w:rsid w:val="00D93AA7"/>
    <w:rsid w:val="00D93D4C"/>
    <w:rsid w:val="00D94018"/>
    <w:rsid w:val="00D94096"/>
    <w:rsid w:val="00D945EF"/>
    <w:rsid w:val="00D94A5E"/>
    <w:rsid w:val="00D94D73"/>
    <w:rsid w:val="00D94F55"/>
    <w:rsid w:val="00D953D8"/>
    <w:rsid w:val="00D95459"/>
    <w:rsid w:val="00D962E2"/>
    <w:rsid w:val="00D96405"/>
    <w:rsid w:val="00D96606"/>
    <w:rsid w:val="00D972DF"/>
    <w:rsid w:val="00D9739B"/>
    <w:rsid w:val="00D97BAD"/>
    <w:rsid w:val="00DA0039"/>
    <w:rsid w:val="00DA114A"/>
    <w:rsid w:val="00DA1659"/>
    <w:rsid w:val="00DA16DB"/>
    <w:rsid w:val="00DA1AB2"/>
    <w:rsid w:val="00DA1FED"/>
    <w:rsid w:val="00DA2341"/>
    <w:rsid w:val="00DA2B94"/>
    <w:rsid w:val="00DA39BB"/>
    <w:rsid w:val="00DA3E65"/>
    <w:rsid w:val="00DA416B"/>
    <w:rsid w:val="00DA54BD"/>
    <w:rsid w:val="00DA577C"/>
    <w:rsid w:val="00DA58FD"/>
    <w:rsid w:val="00DA60F8"/>
    <w:rsid w:val="00DA61D4"/>
    <w:rsid w:val="00DA6363"/>
    <w:rsid w:val="00DA6451"/>
    <w:rsid w:val="00DA6638"/>
    <w:rsid w:val="00DA6730"/>
    <w:rsid w:val="00DA69BA"/>
    <w:rsid w:val="00DA6A28"/>
    <w:rsid w:val="00DA6C06"/>
    <w:rsid w:val="00DA6C8B"/>
    <w:rsid w:val="00DA6E8F"/>
    <w:rsid w:val="00DA7312"/>
    <w:rsid w:val="00DA7A27"/>
    <w:rsid w:val="00DA7D21"/>
    <w:rsid w:val="00DA7DB4"/>
    <w:rsid w:val="00DA7E96"/>
    <w:rsid w:val="00DB0174"/>
    <w:rsid w:val="00DB021D"/>
    <w:rsid w:val="00DB0309"/>
    <w:rsid w:val="00DB05ED"/>
    <w:rsid w:val="00DB06C9"/>
    <w:rsid w:val="00DB071D"/>
    <w:rsid w:val="00DB0876"/>
    <w:rsid w:val="00DB0D2C"/>
    <w:rsid w:val="00DB1341"/>
    <w:rsid w:val="00DB2197"/>
    <w:rsid w:val="00DB247D"/>
    <w:rsid w:val="00DB29FC"/>
    <w:rsid w:val="00DB2D04"/>
    <w:rsid w:val="00DB37C2"/>
    <w:rsid w:val="00DB4007"/>
    <w:rsid w:val="00DB451A"/>
    <w:rsid w:val="00DB4665"/>
    <w:rsid w:val="00DB4D6F"/>
    <w:rsid w:val="00DB4F13"/>
    <w:rsid w:val="00DB50A0"/>
    <w:rsid w:val="00DB5137"/>
    <w:rsid w:val="00DB5282"/>
    <w:rsid w:val="00DB5288"/>
    <w:rsid w:val="00DB5586"/>
    <w:rsid w:val="00DB5B80"/>
    <w:rsid w:val="00DB643F"/>
    <w:rsid w:val="00DB6528"/>
    <w:rsid w:val="00DB6A2C"/>
    <w:rsid w:val="00DB6B56"/>
    <w:rsid w:val="00DB71B0"/>
    <w:rsid w:val="00DB7430"/>
    <w:rsid w:val="00DB7C5D"/>
    <w:rsid w:val="00DC055E"/>
    <w:rsid w:val="00DC0689"/>
    <w:rsid w:val="00DC08D6"/>
    <w:rsid w:val="00DC0B14"/>
    <w:rsid w:val="00DC0B43"/>
    <w:rsid w:val="00DC10AC"/>
    <w:rsid w:val="00DC1270"/>
    <w:rsid w:val="00DC1370"/>
    <w:rsid w:val="00DC1741"/>
    <w:rsid w:val="00DC17C1"/>
    <w:rsid w:val="00DC1A82"/>
    <w:rsid w:val="00DC28BF"/>
    <w:rsid w:val="00DC331A"/>
    <w:rsid w:val="00DC351A"/>
    <w:rsid w:val="00DC37F0"/>
    <w:rsid w:val="00DC3B6F"/>
    <w:rsid w:val="00DC3C17"/>
    <w:rsid w:val="00DC3D79"/>
    <w:rsid w:val="00DC4066"/>
    <w:rsid w:val="00DC41FC"/>
    <w:rsid w:val="00DC4516"/>
    <w:rsid w:val="00DC4823"/>
    <w:rsid w:val="00DC4A64"/>
    <w:rsid w:val="00DC4C9A"/>
    <w:rsid w:val="00DC51B0"/>
    <w:rsid w:val="00DC520C"/>
    <w:rsid w:val="00DC521E"/>
    <w:rsid w:val="00DC5664"/>
    <w:rsid w:val="00DC57C6"/>
    <w:rsid w:val="00DC5855"/>
    <w:rsid w:val="00DC5D67"/>
    <w:rsid w:val="00DC5E30"/>
    <w:rsid w:val="00DC5F92"/>
    <w:rsid w:val="00DC5FC7"/>
    <w:rsid w:val="00DC6120"/>
    <w:rsid w:val="00DC61A8"/>
    <w:rsid w:val="00DC6373"/>
    <w:rsid w:val="00DC695A"/>
    <w:rsid w:val="00DC6C96"/>
    <w:rsid w:val="00DC6F1A"/>
    <w:rsid w:val="00DC71E0"/>
    <w:rsid w:val="00DC73E0"/>
    <w:rsid w:val="00DC7944"/>
    <w:rsid w:val="00DD0927"/>
    <w:rsid w:val="00DD09B4"/>
    <w:rsid w:val="00DD0A1D"/>
    <w:rsid w:val="00DD0E22"/>
    <w:rsid w:val="00DD0E64"/>
    <w:rsid w:val="00DD0F16"/>
    <w:rsid w:val="00DD10D5"/>
    <w:rsid w:val="00DD13B2"/>
    <w:rsid w:val="00DD170C"/>
    <w:rsid w:val="00DD1780"/>
    <w:rsid w:val="00DD19E1"/>
    <w:rsid w:val="00DD1A56"/>
    <w:rsid w:val="00DD2366"/>
    <w:rsid w:val="00DD23EE"/>
    <w:rsid w:val="00DD246E"/>
    <w:rsid w:val="00DD24E9"/>
    <w:rsid w:val="00DD24F0"/>
    <w:rsid w:val="00DD2AA1"/>
    <w:rsid w:val="00DD3598"/>
    <w:rsid w:val="00DD4B2B"/>
    <w:rsid w:val="00DD531D"/>
    <w:rsid w:val="00DD54DB"/>
    <w:rsid w:val="00DD5669"/>
    <w:rsid w:val="00DD57CD"/>
    <w:rsid w:val="00DD5B67"/>
    <w:rsid w:val="00DD5C81"/>
    <w:rsid w:val="00DD5CF5"/>
    <w:rsid w:val="00DD6169"/>
    <w:rsid w:val="00DD63A0"/>
    <w:rsid w:val="00DD69F2"/>
    <w:rsid w:val="00DD75C2"/>
    <w:rsid w:val="00DD7698"/>
    <w:rsid w:val="00DD7D9F"/>
    <w:rsid w:val="00DD7F57"/>
    <w:rsid w:val="00DE0368"/>
    <w:rsid w:val="00DE0666"/>
    <w:rsid w:val="00DE0723"/>
    <w:rsid w:val="00DE099B"/>
    <w:rsid w:val="00DE0A63"/>
    <w:rsid w:val="00DE157A"/>
    <w:rsid w:val="00DE1AB9"/>
    <w:rsid w:val="00DE1CBD"/>
    <w:rsid w:val="00DE1D64"/>
    <w:rsid w:val="00DE2319"/>
    <w:rsid w:val="00DE2CA4"/>
    <w:rsid w:val="00DE2D37"/>
    <w:rsid w:val="00DE2E11"/>
    <w:rsid w:val="00DE2FE0"/>
    <w:rsid w:val="00DE3466"/>
    <w:rsid w:val="00DE35D7"/>
    <w:rsid w:val="00DE35D8"/>
    <w:rsid w:val="00DE3600"/>
    <w:rsid w:val="00DE39D0"/>
    <w:rsid w:val="00DE3A48"/>
    <w:rsid w:val="00DE3AD0"/>
    <w:rsid w:val="00DE3AEA"/>
    <w:rsid w:val="00DE3C55"/>
    <w:rsid w:val="00DE3D98"/>
    <w:rsid w:val="00DE3F53"/>
    <w:rsid w:val="00DE40A7"/>
    <w:rsid w:val="00DE4817"/>
    <w:rsid w:val="00DE4A2A"/>
    <w:rsid w:val="00DE52FD"/>
    <w:rsid w:val="00DE5516"/>
    <w:rsid w:val="00DE58BD"/>
    <w:rsid w:val="00DE59E5"/>
    <w:rsid w:val="00DE5F8A"/>
    <w:rsid w:val="00DE60E8"/>
    <w:rsid w:val="00DE6388"/>
    <w:rsid w:val="00DE644A"/>
    <w:rsid w:val="00DE64C8"/>
    <w:rsid w:val="00DE653A"/>
    <w:rsid w:val="00DE6DB0"/>
    <w:rsid w:val="00DE6DD0"/>
    <w:rsid w:val="00DE6EF6"/>
    <w:rsid w:val="00DE72D5"/>
    <w:rsid w:val="00DE7A8C"/>
    <w:rsid w:val="00DF0303"/>
    <w:rsid w:val="00DF0650"/>
    <w:rsid w:val="00DF0C9D"/>
    <w:rsid w:val="00DF0DEA"/>
    <w:rsid w:val="00DF1154"/>
    <w:rsid w:val="00DF1CEA"/>
    <w:rsid w:val="00DF1D09"/>
    <w:rsid w:val="00DF1D9C"/>
    <w:rsid w:val="00DF1F32"/>
    <w:rsid w:val="00DF2454"/>
    <w:rsid w:val="00DF3217"/>
    <w:rsid w:val="00DF361E"/>
    <w:rsid w:val="00DF3C20"/>
    <w:rsid w:val="00DF47F8"/>
    <w:rsid w:val="00DF4805"/>
    <w:rsid w:val="00DF5427"/>
    <w:rsid w:val="00DF58F7"/>
    <w:rsid w:val="00DF5B1D"/>
    <w:rsid w:val="00DF61CF"/>
    <w:rsid w:val="00DF62CF"/>
    <w:rsid w:val="00DF631C"/>
    <w:rsid w:val="00DF635A"/>
    <w:rsid w:val="00DF6A79"/>
    <w:rsid w:val="00DF6AB3"/>
    <w:rsid w:val="00DF6BD0"/>
    <w:rsid w:val="00DF6BF8"/>
    <w:rsid w:val="00DF7109"/>
    <w:rsid w:val="00DF710E"/>
    <w:rsid w:val="00DF773A"/>
    <w:rsid w:val="00DF777B"/>
    <w:rsid w:val="00DF7B21"/>
    <w:rsid w:val="00E00ADE"/>
    <w:rsid w:val="00E00C10"/>
    <w:rsid w:val="00E00C17"/>
    <w:rsid w:val="00E00C9F"/>
    <w:rsid w:val="00E00D94"/>
    <w:rsid w:val="00E01113"/>
    <w:rsid w:val="00E011EA"/>
    <w:rsid w:val="00E01278"/>
    <w:rsid w:val="00E016E7"/>
    <w:rsid w:val="00E01B51"/>
    <w:rsid w:val="00E01BCA"/>
    <w:rsid w:val="00E02049"/>
    <w:rsid w:val="00E02C79"/>
    <w:rsid w:val="00E03B56"/>
    <w:rsid w:val="00E03D06"/>
    <w:rsid w:val="00E03D62"/>
    <w:rsid w:val="00E04340"/>
    <w:rsid w:val="00E04AA1"/>
    <w:rsid w:val="00E04B30"/>
    <w:rsid w:val="00E05DA2"/>
    <w:rsid w:val="00E06290"/>
    <w:rsid w:val="00E064C1"/>
    <w:rsid w:val="00E065CB"/>
    <w:rsid w:val="00E07A34"/>
    <w:rsid w:val="00E07CE5"/>
    <w:rsid w:val="00E1011D"/>
    <w:rsid w:val="00E10AF3"/>
    <w:rsid w:val="00E10D4F"/>
    <w:rsid w:val="00E10F07"/>
    <w:rsid w:val="00E11648"/>
    <w:rsid w:val="00E11B0E"/>
    <w:rsid w:val="00E11EE6"/>
    <w:rsid w:val="00E12924"/>
    <w:rsid w:val="00E12D1A"/>
    <w:rsid w:val="00E12F15"/>
    <w:rsid w:val="00E13345"/>
    <w:rsid w:val="00E13677"/>
    <w:rsid w:val="00E13CE6"/>
    <w:rsid w:val="00E13D92"/>
    <w:rsid w:val="00E13FD5"/>
    <w:rsid w:val="00E1408B"/>
    <w:rsid w:val="00E14199"/>
    <w:rsid w:val="00E1425A"/>
    <w:rsid w:val="00E143A1"/>
    <w:rsid w:val="00E1458E"/>
    <w:rsid w:val="00E149D5"/>
    <w:rsid w:val="00E149E5"/>
    <w:rsid w:val="00E14B71"/>
    <w:rsid w:val="00E15587"/>
    <w:rsid w:val="00E1572A"/>
    <w:rsid w:val="00E15CF7"/>
    <w:rsid w:val="00E15FF3"/>
    <w:rsid w:val="00E161D4"/>
    <w:rsid w:val="00E162ED"/>
    <w:rsid w:val="00E16480"/>
    <w:rsid w:val="00E16679"/>
    <w:rsid w:val="00E16A30"/>
    <w:rsid w:val="00E16C94"/>
    <w:rsid w:val="00E17137"/>
    <w:rsid w:val="00E1750C"/>
    <w:rsid w:val="00E179FD"/>
    <w:rsid w:val="00E2018C"/>
    <w:rsid w:val="00E20EDF"/>
    <w:rsid w:val="00E212B4"/>
    <w:rsid w:val="00E216A2"/>
    <w:rsid w:val="00E21C89"/>
    <w:rsid w:val="00E21CF2"/>
    <w:rsid w:val="00E21D4A"/>
    <w:rsid w:val="00E21DF7"/>
    <w:rsid w:val="00E2237E"/>
    <w:rsid w:val="00E2238C"/>
    <w:rsid w:val="00E2278C"/>
    <w:rsid w:val="00E22E79"/>
    <w:rsid w:val="00E2327C"/>
    <w:rsid w:val="00E23297"/>
    <w:rsid w:val="00E23340"/>
    <w:rsid w:val="00E2340B"/>
    <w:rsid w:val="00E23875"/>
    <w:rsid w:val="00E23AF7"/>
    <w:rsid w:val="00E23D57"/>
    <w:rsid w:val="00E24507"/>
    <w:rsid w:val="00E246A1"/>
    <w:rsid w:val="00E2483A"/>
    <w:rsid w:val="00E2494C"/>
    <w:rsid w:val="00E24C6B"/>
    <w:rsid w:val="00E24E8E"/>
    <w:rsid w:val="00E25896"/>
    <w:rsid w:val="00E25C68"/>
    <w:rsid w:val="00E25F42"/>
    <w:rsid w:val="00E2619F"/>
    <w:rsid w:val="00E2641B"/>
    <w:rsid w:val="00E269AE"/>
    <w:rsid w:val="00E2732C"/>
    <w:rsid w:val="00E2756E"/>
    <w:rsid w:val="00E2793A"/>
    <w:rsid w:val="00E27A81"/>
    <w:rsid w:val="00E27A95"/>
    <w:rsid w:val="00E27EE1"/>
    <w:rsid w:val="00E307E9"/>
    <w:rsid w:val="00E30902"/>
    <w:rsid w:val="00E3090A"/>
    <w:rsid w:val="00E309AC"/>
    <w:rsid w:val="00E30CB4"/>
    <w:rsid w:val="00E30E8E"/>
    <w:rsid w:val="00E312A7"/>
    <w:rsid w:val="00E318DF"/>
    <w:rsid w:val="00E31AE2"/>
    <w:rsid w:val="00E31BD2"/>
    <w:rsid w:val="00E31C4F"/>
    <w:rsid w:val="00E321AC"/>
    <w:rsid w:val="00E325EE"/>
    <w:rsid w:val="00E32EF8"/>
    <w:rsid w:val="00E32F8E"/>
    <w:rsid w:val="00E33118"/>
    <w:rsid w:val="00E33144"/>
    <w:rsid w:val="00E33673"/>
    <w:rsid w:val="00E33A5D"/>
    <w:rsid w:val="00E33B2F"/>
    <w:rsid w:val="00E33B41"/>
    <w:rsid w:val="00E3400C"/>
    <w:rsid w:val="00E345D1"/>
    <w:rsid w:val="00E34758"/>
    <w:rsid w:val="00E34922"/>
    <w:rsid w:val="00E34B27"/>
    <w:rsid w:val="00E34E34"/>
    <w:rsid w:val="00E34F4D"/>
    <w:rsid w:val="00E3502F"/>
    <w:rsid w:val="00E3547C"/>
    <w:rsid w:val="00E354CC"/>
    <w:rsid w:val="00E356B5"/>
    <w:rsid w:val="00E35AC2"/>
    <w:rsid w:val="00E35F83"/>
    <w:rsid w:val="00E361C5"/>
    <w:rsid w:val="00E36221"/>
    <w:rsid w:val="00E36396"/>
    <w:rsid w:val="00E36A04"/>
    <w:rsid w:val="00E36CB1"/>
    <w:rsid w:val="00E36E66"/>
    <w:rsid w:val="00E36F60"/>
    <w:rsid w:val="00E36F79"/>
    <w:rsid w:val="00E36FFB"/>
    <w:rsid w:val="00E37026"/>
    <w:rsid w:val="00E370C6"/>
    <w:rsid w:val="00E37659"/>
    <w:rsid w:val="00E376A1"/>
    <w:rsid w:val="00E376EB"/>
    <w:rsid w:val="00E37880"/>
    <w:rsid w:val="00E37C8E"/>
    <w:rsid w:val="00E40133"/>
    <w:rsid w:val="00E40F02"/>
    <w:rsid w:val="00E416A4"/>
    <w:rsid w:val="00E42203"/>
    <w:rsid w:val="00E42935"/>
    <w:rsid w:val="00E429A2"/>
    <w:rsid w:val="00E42A56"/>
    <w:rsid w:val="00E42C29"/>
    <w:rsid w:val="00E42DEC"/>
    <w:rsid w:val="00E43006"/>
    <w:rsid w:val="00E43292"/>
    <w:rsid w:val="00E437E4"/>
    <w:rsid w:val="00E43F8F"/>
    <w:rsid w:val="00E441E4"/>
    <w:rsid w:val="00E443AD"/>
    <w:rsid w:val="00E447FD"/>
    <w:rsid w:val="00E44A20"/>
    <w:rsid w:val="00E44D3B"/>
    <w:rsid w:val="00E452B3"/>
    <w:rsid w:val="00E45397"/>
    <w:rsid w:val="00E45433"/>
    <w:rsid w:val="00E45539"/>
    <w:rsid w:val="00E455A9"/>
    <w:rsid w:val="00E4566F"/>
    <w:rsid w:val="00E459CF"/>
    <w:rsid w:val="00E459EB"/>
    <w:rsid w:val="00E45B20"/>
    <w:rsid w:val="00E45EB2"/>
    <w:rsid w:val="00E46662"/>
    <w:rsid w:val="00E46A3B"/>
    <w:rsid w:val="00E46DB7"/>
    <w:rsid w:val="00E471C6"/>
    <w:rsid w:val="00E47226"/>
    <w:rsid w:val="00E4726C"/>
    <w:rsid w:val="00E472D5"/>
    <w:rsid w:val="00E473EB"/>
    <w:rsid w:val="00E5007C"/>
    <w:rsid w:val="00E5031D"/>
    <w:rsid w:val="00E506FB"/>
    <w:rsid w:val="00E50EEE"/>
    <w:rsid w:val="00E50FA5"/>
    <w:rsid w:val="00E514AA"/>
    <w:rsid w:val="00E5194A"/>
    <w:rsid w:val="00E521C9"/>
    <w:rsid w:val="00E52AFC"/>
    <w:rsid w:val="00E53052"/>
    <w:rsid w:val="00E534DE"/>
    <w:rsid w:val="00E5374F"/>
    <w:rsid w:val="00E53834"/>
    <w:rsid w:val="00E540D0"/>
    <w:rsid w:val="00E542BD"/>
    <w:rsid w:val="00E545CA"/>
    <w:rsid w:val="00E54743"/>
    <w:rsid w:val="00E54ED0"/>
    <w:rsid w:val="00E55396"/>
    <w:rsid w:val="00E553F4"/>
    <w:rsid w:val="00E557FE"/>
    <w:rsid w:val="00E55C94"/>
    <w:rsid w:val="00E55C96"/>
    <w:rsid w:val="00E55EF3"/>
    <w:rsid w:val="00E56438"/>
    <w:rsid w:val="00E565E4"/>
    <w:rsid w:val="00E56809"/>
    <w:rsid w:val="00E56949"/>
    <w:rsid w:val="00E56A72"/>
    <w:rsid w:val="00E56BB0"/>
    <w:rsid w:val="00E57031"/>
    <w:rsid w:val="00E5748C"/>
    <w:rsid w:val="00E57733"/>
    <w:rsid w:val="00E57944"/>
    <w:rsid w:val="00E57DA6"/>
    <w:rsid w:val="00E60175"/>
    <w:rsid w:val="00E6060A"/>
    <w:rsid w:val="00E60A33"/>
    <w:rsid w:val="00E60FA5"/>
    <w:rsid w:val="00E611F1"/>
    <w:rsid w:val="00E61267"/>
    <w:rsid w:val="00E616F6"/>
    <w:rsid w:val="00E61A1A"/>
    <w:rsid w:val="00E61C48"/>
    <w:rsid w:val="00E62074"/>
    <w:rsid w:val="00E6227C"/>
    <w:rsid w:val="00E626B8"/>
    <w:rsid w:val="00E63086"/>
    <w:rsid w:val="00E63650"/>
    <w:rsid w:val="00E6367E"/>
    <w:rsid w:val="00E6374D"/>
    <w:rsid w:val="00E63AF0"/>
    <w:rsid w:val="00E63C5C"/>
    <w:rsid w:val="00E648CF"/>
    <w:rsid w:val="00E649BD"/>
    <w:rsid w:val="00E64B95"/>
    <w:rsid w:val="00E65091"/>
    <w:rsid w:val="00E651B0"/>
    <w:rsid w:val="00E654F5"/>
    <w:rsid w:val="00E65C42"/>
    <w:rsid w:val="00E65E7F"/>
    <w:rsid w:val="00E6685B"/>
    <w:rsid w:val="00E668C6"/>
    <w:rsid w:val="00E66A20"/>
    <w:rsid w:val="00E66E45"/>
    <w:rsid w:val="00E66E95"/>
    <w:rsid w:val="00E66F69"/>
    <w:rsid w:val="00E670CB"/>
    <w:rsid w:val="00E671D0"/>
    <w:rsid w:val="00E6739B"/>
    <w:rsid w:val="00E67783"/>
    <w:rsid w:val="00E67853"/>
    <w:rsid w:val="00E6788E"/>
    <w:rsid w:val="00E67A0A"/>
    <w:rsid w:val="00E67D11"/>
    <w:rsid w:val="00E67E38"/>
    <w:rsid w:val="00E67ED7"/>
    <w:rsid w:val="00E67FDB"/>
    <w:rsid w:val="00E70701"/>
    <w:rsid w:val="00E70AFE"/>
    <w:rsid w:val="00E70C2E"/>
    <w:rsid w:val="00E71408"/>
    <w:rsid w:val="00E7144A"/>
    <w:rsid w:val="00E71CA5"/>
    <w:rsid w:val="00E721C6"/>
    <w:rsid w:val="00E72C0C"/>
    <w:rsid w:val="00E73071"/>
    <w:rsid w:val="00E7331C"/>
    <w:rsid w:val="00E7341F"/>
    <w:rsid w:val="00E7353B"/>
    <w:rsid w:val="00E735B7"/>
    <w:rsid w:val="00E73DD7"/>
    <w:rsid w:val="00E740EE"/>
    <w:rsid w:val="00E7487C"/>
    <w:rsid w:val="00E75009"/>
    <w:rsid w:val="00E75018"/>
    <w:rsid w:val="00E7538F"/>
    <w:rsid w:val="00E754B3"/>
    <w:rsid w:val="00E755B7"/>
    <w:rsid w:val="00E76750"/>
    <w:rsid w:val="00E7677D"/>
    <w:rsid w:val="00E769BC"/>
    <w:rsid w:val="00E76ACF"/>
    <w:rsid w:val="00E76ADB"/>
    <w:rsid w:val="00E76B73"/>
    <w:rsid w:val="00E76F89"/>
    <w:rsid w:val="00E77BDE"/>
    <w:rsid w:val="00E77E27"/>
    <w:rsid w:val="00E80016"/>
    <w:rsid w:val="00E80199"/>
    <w:rsid w:val="00E80671"/>
    <w:rsid w:val="00E80942"/>
    <w:rsid w:val="00E80E2C"/>
    <w:rsid w:val="00E80F83"/>
    <w:rsid w:val="00E81B52"/>
    <w:rsid w:val="00E81FF6"/>
    <w:rsid w:val="00E8255F"/>
    <w:rsid w:val="00E8277F"/>
    <w:rsid w:val="00E82B4F"/>
    <w:rsid w:val="00E82ED6"/>
    <w:rsid w:val="00E8310E"/>
    <w:rsid w:val="00E833BE"/>
    <w:rsid w:val="00E8358B"/>
    <w:rsid w:val="00E835A0"/>
    <w:rsid w:val="00E8366C"/>
    <w:rsid w:val="00E83B10"/>
    <w:rsid w:val="00E83B63"/>
    <w:rsid w:val="00E84133"/>
    <w:rsid w:val="00E842CD"/>
    <w:rsid w:val="00E84DE4"/>
    <w:rsid w:val="00E85250"/>
    <w:rsid w:val="00E85267"/>
    <w:rsid w:val="00E854E5"/>
    <w:rsid w:val="00E85AD8"/>
    <w:rsid w:val="00E86299"/>
    <w:rsid w:val="00E8687C"/>
    <w:rsid w:val="00E86F1C"/>
    <w:rsid w:val="00E870DC"/>
    <w:rsid w:val="00E87143"/>
    <w:rsid w:val="00E8756B"/>
    <w:rsid w:val="00E87802"/>
    <w:rsid w:val="00E8793A"/>
    <w:rsid w:val="00E87D2E"/>
    <w:rsid w:val="00E9003E"/>
    <w:rsid w:val="00E9055A"/>
    <w:rsid w:val="00E90AE8"/>
    <w:rsid w:val="00E916A9"/>
    <w:rsid w:val="00E919C6"/>
    <w:rsid w:val="00E9210A"/>
    <w:rsid w:val="00E92BBB"/>
    <w:rsid w:val="00E92C26"/>
    <w:rsid w:val="00E932A7"/>
    <w:rsid w:val="00E936FF"/>
    <w:rsid w:val="00E93BC6"/>
    <w:rsid w:val="00E93C2C"/>
    <w:rsid w:val="00E93CF4"/>
    <w:rsid w:val="00E93E37"/>
    <w:rsid w:val="00E94B65"/>
    <w:rsid w:val="00E94BFF"/>
    <w:rsid w:val="00E94FF0"/>
    <w:rsid w:val="00E9539E"/>
    <w:rsid w:val="00E959DF"/>
    <w:rsid w:val="00E9631A"/>
    <w:rsid w:val="00E96372"/>
    <w:rsid w:val="00E963BF"/>
    <w:rsid w:val="00E96B62"/>
    <w:rsid w:val="00E96DB5"/>
    <w:rsid w:val="00E97497"/>
    <w:rsid w:val="00E976FC"/>
    <w:rsid w:val="00E97890"/>
    <w:rsid w:val="00E979CD"/>
    <w:rsid w:val="00EA072C"/>
    <w:rsid w:val="00EA0B7F"/>
    <w:rsid w:val="00EA0CA9"/>
    <w:rsid w:val="00EA0CCD"/>
    <w:rsid w:val="00EA11F9"/>
    <w:rsid w:val="00EA136C"/>
    <w:rsid w:val="00EA15D1"/>
    <w:rsid w:val="00EA1AB0"/>
    <w:rsid w:val="00EA1FB7"/>
    <w:rsid w:val="00EA24F4"/>
    <w:rsid w:val="00EA2B7E"/>
    <w:rsid w:val="00EA2E1E"/>
    <w:rsid w:val="00EA31C4"/>
    <w:rsid w:val="00EA3237"/>
    <w:rsid w:val="00EA32FD"/>
    <w:rsid w:val="00EA34B8"/>
    <w:rsid w:val="00EA35E1"/>
    <w:rsid w:val="00EA36E7"/>
    <w:rsid w:val="00EA3866"/>
    <w:rsid w:val="00EA3A59"/>
    <w:rsid w:val="00EA3A6B"/>
    <w:rsid w:val="00EA3A80"/>
    <w:rsid w:val="00EA3C19"/>
    <w:rsid w:val="00EA3D9D"/>
    <w:rsid w:val="00EA43B8"/>
    <w:rsid w:val="00EA458D"/>
    <w:rsid w:val="00EA4865"/>
    <w:rsid w:val="00EA48EE"/>
    <w:rsid w:val="00EA4B47"/>
    <w:rsid w:val="00EA4BB6"/>
    <w:rsid w:val="00EA4BD7"/>
    <w:rsid w:val="00EA4DB4"/>
    <w:rsid w:val="00EA508F"/>
    <w:rsid w:val="00EA54F6"/>
    <w:rsid w:val="00EA5862"/>
    <w:rsid w:val="00EA58E5"/>
    <w:rsid w:val="00EA5AB0"/>
    <w:rsid w:val="00EA5EA8"/>
    <w:rsid w:val="00EA5F1D"/>
    <w:rsid w:val="00EA5FF4"/>
    <w:rsid w:val="00EA6200"/>
    <w:rsid w:val="00EA6288"/>
    <w:rsid w:val="00EA6349"/>
    <w:rsid w:val="00EA670A"/>
    <w:rsid w:val="00EA6784"/>
    <w:rsid w:val="00EA682D"/>
    <w:rsid w:val="00EA7633"/>
    <w:rsid w:val="00EA77AE"/>
    <w:rsid w:val="00EA790D"/>
    <w:rsid w:val="00EA79D9"/>
    <w:rsid w:val="00EA7F39"/>
    <w:rsid w:val="00EB03B3"/>
    <w:rsid w:val="00EB066D"/>
    <w:rsid w:val="00EB0990"/>
    <w:rsid w:val="00EB1085"/>
    <w:rsid w:val="00EB1356"/>
    <w:rsid w:val="00EB14B5"/>
    <w:rsid w:val="00EB14B7"/>
    <w:rsid w:val="00EB1506"/>
    <w:rsid w:val="00EB1892"/>
    <w:rsid w:val="00EB2143"/>
    <w:rsid w:val="00EB25E0"/>
    <w:rsid w:val="00EB2CEC"/>
    <w:rsid w:val="00EB2D45"/>
    <w:rsid w:val="00EB2D68"/>
    <w:rsid w:val="00EB2E52"/>
    <w:rsid w:val="00EB2F09"/>
    <w:rsid w:val="00EB3528"/>
    <w:rsid w:val="00EB366A"/>
    <w:rsid w:val="00EB37C5"/>
    <w:rsid w:val="00EB3A74"/>
    <w:rsid w:val="00EB3BEE"/>
    <w:rsid w:val="00EB40C7"/>
    <w:rsid w:val="00EB527F"/>
    <w:rsid w:val="00EB5592"/>
    <w:rsid w:val="00EB5793"/>
    <w:rsid w:val="00EB58E2"/>
    <w:rsid w:val="00EB59C0"/>
    <w:rsid w:val="00EB59CF"/>
    <w:rsid w:val="00EB5A05"/>
    <w:rsid w:val="00EB5C91"/>
    <w:rsid w:val="00EB61F5"/>
    <w:rsid w:val="00EB6280"/>
    <w:rsid w:val="00EB6D6B"/>
    <w:rsid w:val="00EB6F8D"/>
    <w:rsid w:val="00EB7007"/>
    <w:rsid w:val="00EB77D1"/>
    <w:rsid w:val="00EB7966"/>
    <w:rsid w:val="00EC024D"/>
    <w:rsid w:val="00EC0420"/>
    <w:rsid w:val="00EC04A1"/>
    <w:rsid w:val="00EC0BF4"/>
    <w:rsid w:val="00EC11AB"/>
    <w:rsid w:val="00EC150C"/>
    <w:rsid w:val="00EC1717"/>
    <w:rsid w:val="00EC1AB1"/>
    <w:rsid w:val="00EC1C16"/>
    <w:rsid w:val="00EC2034"/>
    <w:rsid w:val="00EC298F"/>
    <w:rsid w:val="00EC2AA4"/>
    <w:rsid w:val="00EC2BAC"/>
    <w:rsid w:val="00EC30F3"/>
    <w:rsid w:val="00EC3190"/>
    <w:rsid w:val="00EC3416"/>
    <w:rsid w:val="00EC3440"/>
    <w:rsid w:val="00EC3687"/>
    <w:rsid w:val="00EC3806"/>
    <w:rsid w:val="00EC3932"/>
    <w:rsid w:val="00EC4539"/>
    <w:rsid w:val="00EC4C24"/>
    <w:rsid w:val="00EC5126"/>
    <w:rsid w:val="00EC567D"/>
    <w:rsid w:val="00EC571F"/>
    <w:rsid w:val="00EC5961"/>
    <w:rsid w:val="00EC5E31"/>
    <w:rsid w:val="00EC5F33"/>
    <w:rsid w:val="00EC5F8F"/>
    <w:rsid w:val="00EC6202"/>
    <w:rsid w:val="00EC623E"/>
    <w:rsid w:val="00EC6BC8"/>
    <w:rsid w:val="00EC6E7B"/>
    <w:rsid w:val="00EC758C"/>
    <w:rsid w:val="00EC7765"/>
    <w:rsid w:val="00EC7849"/>
    <w:rsid w:val="00EC7882"/>
    <w:rsid w:val="00EC7A47"/>
    <w:rsid w:val="00EC7BDA"/>
    <w:rsid w:val="00EC7D4E"/>
    <w:rsid w:val="00EC7D6D"/>
    <w:rsid w:val="00ED0205"/>
    <w:rsid w:val="00ED0AC4"/>
    <w:rsid w:val="00ED0C85"/>
    <w:rsid w:val="00ED0D03"/>
    <w:rsid w:val="00ED109D"/>
    <w:rsid w:val="00ED11DE"/>
    <w:rsid w:val="00ED1358"/>
    <w:rsid w:val="00ED1454"/>
    <w:rsid w:val="00ED16A3"/>
    <w:rsid w:val="00ED174E"/>
    <w:rsid w:val="00ED17DA"/>
    <w:rsid w:val="00ED1842"/>
    <w:rsid w:val="00ED1EE0"/>
    <w:rsid w:val="00ED212B"/>
    <w:rsid w:val="00ED28ED"/>
    <w:rsid w:val="00ED2DB5"/>
    <w:rsid w:val="00ED2FA2"/>
    <w:rsid w:val="00ED3034"/>
    <w:rsid w:val="00ED376A"/>
    <w:rsid w:val="00ED3AE1"/>
    <w:rsid w:val="00ED3E7A"/>
    <w:rsid w:val="00ED3F1D"/>
    <w:rsid w:val="00ED42A9"/>
    <w:rsid w:val="00ED46CF"/>
    <w:rsid w:val="00ED48C9"/>
    <w:rsid w:val="00ED4FEF"/>
    <w:rsid w:val="00ED5142"/>
    <w:rsid w:val="00ED55DE"/>
    <w:rsid w:val="00ED5687"/>
    <w:rsid w:val="00ED6526"/>
    <w:rsid w:val="00ED652A"/>
    <w:rsid w:val="00ED6825"/>
    <w:rsid w:val="00ED6857"/>
    <w:rsid w:val="00ED6923"/>
    <w:rsid w:val="00ED69BF"/>
    <w:rsid w:val="00ED71A2"/>
    <w:rsid w:val="00ED73C5"/>
    <w:rsid w:val="00ED7642"/>
    <w:rsid w:val="00ED7950"/>
    <w:rsid w:val="00ED79AF"/>
    <w:rsid w:val="00ED7C6B"/>
    <w:rsid w:val="00ED7D8C"/>
    <w:rsid w:val="00ED7E69"/>
    <w:rsid w:val="00ED7F87"/>
    <w:rsid w:val="00EE03E3"/>
    <w:rsid w:val="00EE094E"/>
    <w:rsid w:val="00EE103C"/>
    <w:rsid w:val="00EE1713"/>
    <w:rsid w:val="00EE17B3"/>
    <w:rsid w:val="00EE1F35"/>
    <w:rsid w:val="00EE2366"/>
    <w:rsid w:val="00EE2BC3"/>
    <w:rsid w:val="00EE2CFD"/>
    <w:rsid w:val="00EE34D6"/>
    <w:rsid w:val="00EE38A6"/>
    <w:rsid w:val="00EE47B6"/>
    <w:rsid w:val="00EE4D56"/>
    <w:rsid w:val="00EE4F8D"/>
    <w:rsid w:val="00EE509B"/>
    <w:rsid w:val="00EE5215"/>
    <w:rsid w:val="00EE5236"/>
    <w:rsid w:val="00EE56E2"/>
    <w:rsid w:val="00EE57D1"/>
    <w:rsid w:val="00EE5925"/>
    <w:rsid w:val="00EE5B85"/>
    <w:rsid w:val="00EE5E38"/>
    <w:rsid w:val="00EE5F5D"/>
    <w:rsid w:val="00EE6137"/>
    <w:rsid w:val="00EE6CC9"/>
    <w:rsid w:val="00EE6E09"/>
    <w:rsid w:val="00EE6E8F"/>
    <w:rsid w:val="00EE6FD0"/>
    <w:rsid w:val="00EE72F1"/>
    <w:rsid w:val="00EE75D9"/>
    <w:rsid w:val="00EF0934"/>
    <w:rsid w:val="00EF0C03"/>
    <w:rsid w:val="00EF0CE4"/>
    <w:rsid w:val="00EF0E56"/>
    <w:rsid w:val="00EF13C5"/>
    <w:rsid w:val="00EF1467"/>
    <w:rsid w:val="00EF155E"/>
    <w:rsid w:val="00EF17D4"/>
    <w:rsid w:val="00EF17FD"/>
    <w:rsid w:val="00EF17FE"/>
    <w:rsid w:val="00EF19AE"/>
    <w:rsid w:val="00EF2329"/>
    <w:rsid w:val="00EF2413"/>
    <w:rsid w:val="00EF276C"/>
    <w:rsid w:val="00EF330B"/>
    <w:rsid w:val="00EF335B"/>
    <w:rsid w:val="00EF33BD"/>
    <w:rsid w:val="00EF33D6"/>
    <w:rsid w:val="00EF34E8"/>
    <w:rsid w:val="00EF38F4"/>
    <w:rsid w:val="00EF3CFF"/>
    <w:rsid w:val="00EF3F66"/>
    <w:rsid w:val="00EF47D3"/>
    <w:rsid w:val="00EF55D1"/>
    <w:rsid w:val="00EF5707"/>
    <w:rsid w:val="00EF5872"/>
    <w:rsid w:val="00EF5969"/>
    <w:rsid w:val="00EF5ACA"/>
    <w:rsid w:val="00EF6925"/>
    <w:rsid w:val="00EF6AB3"/>
    <w:rsid w:val="00EF706A"/>
    <w:rsid w:val="00EF72F1"/>
    <w:rsid w:val="00EF73E2"/>
    <w:rsid w:val="00EF7422"/>
    <w:rsid w:val="00EF7CCE"/>
    <w:rsid w:val="00EF7DAE"/>
    <w:rsid w:val="00F00443"/>
    <w:rsid w:val="00F00D72"/>
    <w:rsid w:val="00F01055"/>
    <w:rsid w:val="00F0127D"/>
    <w:rsid w:val="00F012F1"/>
    <w:rsid w:val="00F0135A"/>
    <w:rsid w:val="00F01471"/>
    <w:rsid w:val="00F01E6C"/>
    <w:rsid w:val="00F02149"/>
    <w:rsid w:val="00F02211"/>
    <w:rsid w:val="00F0255E"/>
    <w:rsid w:val="00F03227"/>
    <w:rsid w:val="00F033D6"/>
    <w:rsid w:val="00F03544"/>
    <w:rsid w:val="00F03995"/>
    <w:rsid w:val="00F03AB7"/>
    <w:rsid w:val="00F03BC9"/>
    <w:rsid w:val="00F03CFB"/>
    <w:rsid w:val="00F03D15"/>
    <w:rsid w:val="00F04A37"/>
    <w:rsid w:val="00F04E88"/>
    <w:rsid w:val="00F05228"/>
    <w:rsid w:val="00F056C7"/>
    <w:rsid w:val="00F05B8E"/>
    <w:rsid w:val="00F05EF0"/>
    <w:rsid w:val="00F05FC1"/>
    <w:rsid w:val="00F06333"/>
    <w:rsid w:val="00F067F5"/>
    <w:rsid w:val="00F06A73"/>
    <w:rsid w:val="00F06C1E"/>
    <w:rsid w:val="00F06E91"/>
    <w:rsid w:val="00F06F74"/>
    <w:rsid w:val="00F070A8"/>
    <w:rsid w:val="00F07688"/>
    <w:rsid w:val="00F0769A"/>
    <w:rsid w:val="00F07CA3"/>
    <w:rsid w:val="00F07D70"/>
    <w:rsid w:val="00F100F3"/>
    <w:rsid w:val="00F1100D"/>
    <w:rsid w:val="00F114C5"/>
    <w:rsid w:val="00F11784"/>
    <w:rsid w:val="00F1203C"/>
    <w:rsid w:val="00F1247D"/>
    <w:rsid w:val="00F1291A"/>
    <w:rsid w:val="00F12A6B"/>
    <w:rsid w:val="00F12DE0"/>
    <w:rsid w:val="00F13E1C"/>
    <w:rsid w:val="00F140F5"/>
    <w:rsid w:val="00F14300"/>
    <w:rsid w:val="00F14924"/>
    <w:rsid w:val="00F14DFE"/>
    <w:rsid w:val="00F151A6"/>
    <w:rsid w:val="00F159E5"/>
    <w:rsid w:val="00F15C44"/>
    <w:rsid w:val="00F16868"/>
    <w:rsid w:val="00F16ADE"/>
    <w:rsid w:val="00F16B43"/>
    <w:rsid w:val="00F16C5C"/>
    <w:rsid w:val="00F16D4D"/>
    <w:rsid w:val="00F16F48"/>
    <w:rsid w:val="00F16FB4"/>
    <w:rsid w:val="00F1700D"/>
    <w:rsid w:val="00F1707A"/>
    <w:rsid w:val="00F17258"/>
    <w:rsid w:val="00F172E1"/>
    <w:rsid w:val="00F173C4"/>
    <w:rsid w:val="00F173E4"/>
    <w:rsid w:val="00F178E3"/>
    <w:rsid w:val="00F179BD"/>
    <w:rsid w:val="00F17B7D"/>
    <w:rsid w:val="00F17D4C"/>
    <w:rsid w:val="00F20349"/>
    <w:rsid w:val="00F204B1"/>
    <w:rsid w:val="00F205BF"/>
    <w:rsid w:val="00F2065D"/>
    <w:rsid w:val="00F211F5"/>
    <w:rsid w:val="00F21680"/>
    <w:rsid w:val="00F2169B"/>
    <w:rsid w:val="00F217CA"/>
    <w:rsid w:val="00F21960"/>
    <w:rsid w:val="00F21991"/>
    <w:rsid w:val="00F224CC"/>
    <w:rsid w:val="00F22568"/>
    <w:rsid w:val="00F2272F"/>
    <w:rsid w:val="00F234C3"/>
    <w:rsid w:val="00F235BC"/>
    <w:rsid w:val="00F2370E"/>
    <w:rsid w:val="00F23CAF"/>
    <w:rsid w:val="00F23F6C"/>
    <w:rsid w:val="00F24448"/>
    <w:rsid w:val="00F245B2"/>
    <w:rsid w:val="00F2471C"/>
    <w:rsid w:val="00F24A6F"/>
    <w:rsid w:val="00F24A84"/>
    <w:rsid w:val="00F24EBA"/>
    <w:rsid w:val="00F250F0"/>
    <w:rsid w:val="00F259CF"/>
    <w:rsid w:val="00F26027"/>
    <w:rsid w:val="00F26223"/>
    <w:rsid w:val="00F2625D"/>
    <w:rsid w:val="00F26646"/>
    <w:rsid w:val="00F2665E"/>
    <w:rsid w:val="00F268D1"/>
    <w:rsid w:val="00F26B4E"/>
    <w:rsid w:val="00F26B8C"/>
    <w:rsid w:val="00F26E68"/>
    <w:rsid w:val="00F26F2A"/>
    <w:rsid w:val="00F26FB6"/>
    <w:rsid w:val="00F27056"/>
    <w:rsid w:val="00F2715A"/>
    <w:rsid w:val="00F2779F"/>
    <w:rsid w:val="00F278AF"/>
    <w:rsid w:val="00F279F8"/>
    <w:rsid w:val="00F30151"/>
    <w:rsid w:val="00F301D6"/>
    <w:rsid w:val="00F30274"/>
    <w:rsid w:val="00F30904"/>
    <w:rsid w:val="00F30D26"/>
    <w:rsid w:val="00F30F74"/>
    <w:rsid w:val="00F3132F"/>
    <w:rsid w:val="00F319B0"/>
    <w:rsid w:val="00F31A1C"/>
    <w:rsid w:val="00F31AAA"/>
    <w:rsid w:val="00F31B2C"/>
    <w:rsid w:val="00F32448"/>
    <w:rsid w:val="00F324D2"/>
    <w:rsid w:val="00F324F4"/>
    <w:rsid w:val="00F3252A"/>
    <w:rsid w:val="00F33132"/>
    <w:rsid w:val="00F33451"/>
    <w:rsid w:val="00F3352D"/>
    <w:rsid w:val="00F3423D"/>
    <w:rsid w:val="00F34511"/>
    <w:rsid w:val="00F3454D"/>
    <w:rsid w:val="00F34AFE"/>
    <w:rsid w:val="00F34E03"/>
    <w:rsid w:val="00F35161"/>
    <w:rsid w:val="00F352FE"/>
    <w:rsid w:val="00F35453"/>
    <w:rsid w:val="00F35BCC"/>
    <w:rsid w:val="00F364E4"/>
    <w:rsid w:val="00F366BC"/>
    <w:rsid w:val="00F369E0"/>
    <w:rsid w:val="00F36EB0"/>
    <w:rsid w:val="00F36F63"/>
    <w:rsid w:val="00F37C92"/>
    <w:rsid w:val="00F40265"/>
    <w:rsid w:val="00F4063A"/>
    <w:rsid w:val="00F40960"/>
    <w:rsid w:val="00F40F1E"/>
    <w:rsid w:val="00F41169"/>
    <w:rsid w:val="00F41522"/>
    <w:rsid w:val="00F41639"/>
    <w:rsid w:val="00F41ADC"/>
    <w:rsid w:val="00F4296F"/>
    <w:rsid w:val="00F43195"/>
    <w:rsid w:val="00F4338E"/>
    <w:rsid w:val="00F4384E"/>
    <w:rsid w:val="00F43D48"/>
    <w:rsid w:val="00F43F09"/>
    <w:rsid w:val="00F44868"/>
    <w:rsid w:val="00F44A3D"/>
    <w:rsid w:val="00F44A4E"/>
    <w:rsid w:val="00F44B4D"/>
    <w:rsid w:val="00F44DFA"/>
    <w:rsid w:val="00F452BC"/>
    <w:rsid w:val="00F45394"/>
    <w:rsid w:val="00F453CC"/>
    <w:rsid w:val="00F456D5"/>
    <w:rsid w:val="00F45861"/>
    <w:rsid w:val="00F46072"/>
    <w:rsid w:val="00F46326"/>
    <w:rsid w:val="00F46938"/>
    <w:rsid w:val="00F469BC"/>
    <w:rsid w:val="00F46B45"/>
    <w:rsid w:val="00F47263"/>
    <w:rsid w:val="00F47635"/>
    <w:rsid w:val="00F476A3"/>
    <w:rsid w:val="00F479D5"/>
    <w:rsid w:val="00F47D5D"/>
    <w:rsid w:val="00F50089"/>
    <w:rsid w:val="00F50715"/>
    <w:rsid w:val="00F5098D"/>
    <w:rsid w:val="00F50DFC"/>
    <w:rsid w:val="00F51234"/>
    <w:rsid w:val="00F5186E"/>
    <w:rsid w:val="00F51D1C"/>
    <w:rsid w:val="00F52283"/>
    <w:rsid w:val="00F52745"/>
    <w:rsid w:val="00F52C6F"/>
    <w:rsid w:val="00F52D3F"/>
    <w:rsid w:val="00F52EE1"/>
    <w:rsid w:val="00F5336F"/>
    <w:rsid w:val="00F53BF4"/>
    <w:rsid w:val="00F54815"/>
    <w:rsid w:val="00F549C3"/>
    <w:rsid w:val="00F55023"/>
    <w:rsid w:val="00F55463"/>
    <w:rsid w:val="00F55C5C"/>
    <w:rsid w:val="00F560D1"/>
    <w:rsid w:val="00F563CB"/>
    <w:rsid w:val="00F56412"/>
    <w:rsid w:val="00F56575"/>
    <w:rsid w:val="00F56885"/>
    <w:rsid w:val="00F56A9D"/>
    <w:rsid w:val="00F56B76"/>
    <w:rsid w:val="00F56E12"/>
    <w:rsid w:val="00F5747F"/>
    <w:rsid w:val="00F5773C"/>
    <w:rsid w:val="00F57C1E"/>
    <w:rsid w:val="00F57CF6"/>
    <w:rsid w:val="00F57E4D"/>
    <w:rsid w:val="00F604BF"/>
    <w:rsid w:val="00F60D94"/>
    <w:rsid w:val="00F60DF5"/>
    <w:rsid w:val="00F60E74"/>
    <w:rsid w:val="00F611B4"/>
    <w:rsid w:val="00F614CE"/>
    <w:rsid w:val="00F61591"/>
    <w:rsid w:val="00F617ED"/>
    <w:rsid w:val="00F61A53"/>
    <w:rsid w:val="00F61C2E"/>
    <w:rsid w:val="00F61C72"/>
    <w:rsid w:val="00F61F2B"/>
    <w:rsid w:val="00F6248B"/>
    <w:rsid w:val="00F625CF"/>
    <w:rsid w:val="00F62666"/>
    <w:rsid w:val="00F62A63"/>
    <w:rsid w:val="00F62BD0"/>
    <w:rsid w:val="00F62CE5"/>
    <w:rsid w:val="00F62F33"/>
    <w:rsid w:val="00F630A0"/>
    <w:rsid w:val="00F63344"/>
    <w:rsid w:val="00F63A33"/>
    <w:rsid w:val="00F63B48"/>
    <w:rsid w:val="00F63E09"/>
    <w:rsid w:val="00F64312"/>
    <w:rsid w:val="00F64314"/>
    <w:rsid w:val="00F6434B"/>
    <w:rsid w:val="00F6485E"/>
    <w:rsid w:val="00F64916"/>
    <w:rsid w:val="00F64C67"/>
    <w:rsid w:val="00F650A6"/>
    <w:rsid w:val="00F65563"/>
    <w:rsid w:val="00F65DA4"/>
    <w:rsid w:val="00F666D9"/>
    <w:rsid w:val="00F6686A"/>
    <w:rsid w:val="00F66911"/>
    <w:rsid w:val="00F66A23"/>
    <w:rsid w:val="00F66B46"/>
    <w:rsid w:val="00F67CE2"/>
    <w:rsid w:val="00F70037"/>
    <w:rsid w:val="00F7116B"/>
    <w:rsid w:val="00F7165F"/>
    <w:rsid w:val="00F718AE"/>
    <w:rsid w:val="00F718AF"/>
    <w:rsid w:val="00F71DC4"/>
    <w:rsid w:val="00F71FAB"/>
    <w:rsid w:val="00F71FF0"/>
    <w:rsid w:val="00F720FE"/>
    <w:rsid w:val="00F7236A"/>
    <w:rsid w:val="00F72EB5"/>
    <w:rsid w:val="00F73C84"/>
    <w:rsid w:val="00F73D9E"/>
    <w:rsid w:val="00F742CE"/>
    <w:rsid w:val="00F74759"/>
    <w:rsid w:val="00F74EEA"/>
    <w:rsid w:val="00F750EF"/>
    <w:rsid w:val="00F75320"/>
    <w:rsid w:val="00F755A6"/>
    <w:rsid w:val="00F755B7"/>
    <w:rsid w:val="00F75602"/>
    <w:rsid w:val="00F75BB1"/>
    <w:rsid w:val="00F75BB7"/>
    <w:rsid w:val="00F75FAD"/>
    <w:rsid w:val="00F76063"/>
    <w:rsid w:val="00F76126"/>
    <w:rsid w:val="00F765FD"/>
    <w:rsid w:val="00F76A19"/>
    <w:rsid w:val="00F772CF"/>
    <w:rsid w:val="00F774D2"/>
    <w:rsid w:val="00F77625"/>
    <w:rsid w:val="00F7791D"/>
    <w:rsid w:val="00F77E91"/>
    <w:rsid w:val="00F80E22"/>
    <w:rsid w:val="00F80E48"/>
    <w:rsid w:val="00F80F9C"/>
    <w:rsid w:val="00F81360"/>
    <w:rsid w:val="00F8139B"/>
    <w:rsid w:val="00F8149C"/>
    <w:rsid w:val="00F81BC9"/>
    <w:rsid w:val="00F81E41"/>
    <w:rsid w:val="00F8208B"/>
    <w:rsid w:val="00F82C95"/>
    <w:rsid w:val="00F83074"/>
    <w:rsid w:val="00F831F5"/>
    <w:rsid w:val="00F832BE"/>
    <w:rsid w:val="00F83363"/>
    <w:rsid w:val="00F83612"/>
    <w:rsid w:val="00F839AF"/>
    <w:rsid w:val="00F8492F"/>
    <w:rsid w:val="00F84C58"/>
    <w:rsid w:val="00F84FC7"/>
    <w:rsid w:val="00F850F1"/>
    <w:rsid w:val="00F858E6"/>
    <w:rsid w:val="00F85C8C"/>
    <w:rsid w:val="00F86501"/>
    <w:rsid w:val="00F86936"/>
    <w:rsid w:val="00F869EF"/>
    <w:rsid w:val="00F86E75"/>
    <w:rsid w:val="00F874AC"/>
    <w:rsid w:val="00F87583"/>
    <w:rsid w:val="00F8796B"/>
    <w:rsid w:val="00F87A41"/>
    <w:rsid w:val="00F87B83"/>
    <w:rsid w:val="00F87C26"/>
    <w:rsid w:val="00F87CC1"/>
    <w:rsid w:val="00F89E64"/>
    <w:rsid w:val="00F908CC"/>
    <w:rsid w:val="00F909B9"/>
    <w:rsid w:val="00F90B0E"/>
    <w:rsid w:val="00F90F97"/>
    <w:rsid w:val="00F91209"/>
    <w:rsid w:val="00F9136F"/>
    <w:rsid w:val="00F91CAE"/>
    <w:rsid w:val="00F91E8C"/>
    <w:rsid w:val="00F91EFA"/>
    <w:rsid w:val="00F92153"/>
    <w:rsid w:val="00F921B7"/>
    <w:rsid w:val="00F9223A"/>
    <w:rsid w:val="00F9227E"/>
    <w:rsid w:val="00F92739"/>
    <w:rsid w:val="00F927A8"/>
    <w:rsid w:val="00F9280D"/>
    <w:rsid w:val="00F928F3"/>
    <w:rsid w:val="00F92BF3"/>
    <w:rsid w:val="00F92DF1"/>
    <w:rsid w:val="00F92EAF"/>
    <w:rsid w:val="00F935AF"/>
    <w:rsid w:val="00F942CB"/>
    <w:rsid w:val="00F9435C"/>
    <w:rsid w:val="00F946A5"/>
    <w:rsid w:val="00F94B29"/>
    <w:rsid w:val="00F9516D"/>
    <w:rsid w:val="00F953C0"/>
    <w:rsid w:val="00F95512"/>
    <w:rsid w:val="00F95F5D"/>
    <w:rsid w:val="00F96200"/>
    <w:rsid w:val="00F96475"/>
    <w:rsid w:val="00F964DB"/>
    <w:rsid w:val="00F967D5"/>
    <w:rsid w:val="00F973CD"/>
    <w:rsid w:val="00F97483"/>
    <w:rsid w:val="00F9793B"/>
    <w:rsid w:val="00F97D5F"/>
    <w:rsid w:val="00F97EFD"/>
    <w:rsid w:val="00FA0037"/>
    <w:rsid w:val="00FA01F0"/>
    <w:rsid w:val="00FA04C7"/>
    <w:rsid w:val="00FA06F8"/>
    <w:rsid w:val="00FA0821"/>
    <w:rsid w:val="00FA0834"/>
    <w:rsid w:val="00FA0A97"/>
    <w:rsid w:val="00FA0F4E"/>
    <w:rsid w:val="00FA1222"/>
    <w:rsid w:val="00FA135B"/>
    <w:rsid w:val="00FA1F89"/>
    <w:rsid w:val="00FA2BB5"/>
    <w:rsid w:val="00FA38D1"/>
    <w:rsid w:val="00FA4012"/>
    <w:rsid w:val="00FA4206"/>
    <w:rsid w:val="00FA4645"/>
    <w:rsid w:val="00FA49F5"/>
    <w:rsid w:val="00FA4A02"/>
    <w:rsid w:val="00FA5D5B"/>
    <w:rsid w:val="00FA5F84"/>
    <w:rsid w:val="00FA7064"/>
    <w:rsid w:val="00FA7099"/>
    <w:rsid w:val="00FA7504"/>
    <w:rsid w:val="00FA7514"/>
    <w:rsid w:val="00FA7A54"/>
    <w:rsid w:val="00FA7E8C"/>
    <w:rsid w:val="00FA7F7E"/>
    <w:rsid w:val="00FB00E9"/>
    <w:rsid w:val="00FB0621"/>
    <w:rsid w:val="00FB0713"/>
    <w:rsid w:val="00FB07AF"/>
    <w:rsid w:val="00FB07E7"/>
    <w:rsid w:val="00FB0BED"/>
    <w:rsid w:val="00FB1124"/>
    <w:rsid w:val="00FB1185"/>
    <w:rsid w:val="00FB13ED"/>
    <w:rsid w:val="00FB15C1"/>
    <w:rsid w:val="00FB194D"/>
    <w:rsid w:val="00FB1A8D"/>
    <w:rsid w:val="00FB1B9C"/>
    <w:rsid w:val="00FB1D92"/>
    <w:rsid w:val="00FB2008"/>
    <w:rsid w:val="00FB270D"/>
    <w:rsid w:val="00FB277E"/>
    <w:rsid w:val="00FB2AB8"/>
    <w:rsid w:val="00FB2F27"/>
    <w:rsid w:val="00FB34B6"/>
    <w:rsid w:val="00FB351E"/>
    <w:rsid w:val="00FB357D"/>
    <w:rsid w:val="00FB39DB"/>
    <w:rsid w:val="00FB3A3E"/>
    <w:rsid w:val="00FB4038"/>
    <w:rsid w:val="00FB4107"/>
    <w:rsid w:val="00FB43C5"/>
    <w:rsid w:val="00FB449A"/>
    <w:rsid w:val="00FB4618"/>
    <w:rsid w:val="00FB47C2"/>
    <w:rsid w:val="00FB4802"/>
    <w:rsid w:val="00FB49FC"/>
    <w:rsid w:val="00FB4A8B"/>
    <w:rsid w:val="00FB4AB3"/>
    <w:rsid w:val="00FB4C59"/>
    <w:rsid w:val="00FB4D45"/>
    <w:rsid w:val="00FB4F7D"/>
    <w:rsid w:val="00FB52BD"/>
    <w:rsid w:val="00FB5579"/>
    <w:rsid w:val="00FB56CB"/>
    <w:rsid w:val="00FB5864"/>
    <w:rsid w:val="00FB59A1"/>
    <w:rsid w:val="00FB5A4C"/>
    <w:rsid w:val="00FB5A7A"/>
    <w:rsid w:val="00FB5BBE"/>
    <w:rsid w:val="00FB5C1E"/>
    <w:rsid w:val="00FB5CBE"/>
    <w:rsid w:val="00FB5EE2"/>
    <w:rsid w:val="00FB677B"/>
    <w:rsid w:val="00FB6BFE"/>
    <w:rsid w:val="00FB76C3"/>
    <w:rsid w:val="00FB76D3"/>
    <w:rsid w:val="00FB7BA0"/>
    <w:rsid w:val="00FC04B2"/>
    <w:rsid w:val="00FC07FF"/>
    <w:rsid w:val="00FC1AEF"/>
    <w:rsid w:val="00FC1E22"/>
    <w:rsid w:val="00FC2427"/>
    <w:rsid w:val="00FC271D"/>
    <w:rsid w:val="00FC29CE"/>
    <w:rsid w:val="00FC2A0D"/>
    <w:rsid w:val="00FC2DDE"/>
    <w:rsid w:val="00FC2DDF"/>
    <w:rsid w:val="00FC2E91"/>
    <w:rsid w:val="00FC3036"/>
    <w:rsid w:val="00FC356F"/>
    <w:rsid w:val="00FC35AE"/>
    <w:rsid w:val="00FC3B38"/>
    <w:rsid w:val="00FC414F"/>
    <w:rsid w:val="00FC4288"/>
    <w:rsid w:val="00FC4362"/>
    <w:rsid w:val="00FC48C3"/>
    <w:rsid w:val="00FC4AFD"/>
    <w:rsid w:val="00FC4CE3"/>
    <w:rsid w:val="00FC53E3"/>
    <w:rsid w:val="00FC55B0"/>
    <w:rsid w:val="00FC5740"/>
    <w:rsid w:val="00FC5802"/>
    <w:rsid w:val="00FC5BC2"/>
    <w:rsid w:val="00FC6521"/>
    <w:rsid w:val="00FC68BF"/>
    <w:rsid w:val="00FC68D9"/>
    <w:rsid w:val="00FC6AF1"/>
    <w:rsid w:val="00FC7219"/>
    <w:rsid w:val="00FC736E"/>
    <w:rsid w:val="00FC7862"/>
    <w:rsid w:val="00FC7926"/>
    <w:rsid w:val="00FD0124"/>
    <w:rsid w:val="00FD01C0"/>
    <w:rsid w:val="00FD0216"/>
    <w:rsid w:val="00FD04BF"/>
    <w:rsid w:val="00FD0E1C"/>
    <w:rsid w:val="00FD0E38"/>
    <w:rsid w:val="00FD0EA1"/>
    <w:rsid w:val="00FD0F41"/>
    <w:rsid w:val="00FD0FF7"/>
    <w:rsid w:val="00FD1308"/>
    <w:rsid w:val="00FD154F"/>
    <w:rsid w:val="00FD186D"/>
    <w:rsid w:val="00FD18EF"/>
    <w:rsid w:val="00FD1BD8"/>
    <w:rsid w:val="00FD2151"/>
    <w:rsid w:val="00FD2C60"/>
    <w:rsid w:val="00FD2CFE"/>
    <w:rsid w:val="00FD2D52"/>
    <w:rsid w:val="00FD2D8B"/>
    <w:rsid w:val="00FD2DBA"/>
    <w:rsid w:val="00FD45E0"/>
    <w:rsid w:val="00FD4E26"/>
    <w:rsid w:val="00FD5305"/>
    <w:rsid w:val="00FD5439"/>
    <w:rsid w:val="00FD564A"/>
    <w:rsid w:val="00FD56D6"/>
    <w:rsid w:val="00FD5A63"/>
    <w:rsid w:val="00FD6692"/>
    <w:rsid w:val="00FD66EA"/>
    <w:rsid w:val="00FD66FD"/>
    <w:rsid w:val="00FD6E3C"/>
    <w:rsid w:val="00FD733B"/>
    <w:rsid w:val="00FD76FE"/>
    <w:rsid w:val="00FD77EC"/>
    <w:rsid w:val="00FD793C"/>
    <w:rsid w:val="00FE02E2"/>
    <w:rsid w:val="00FE081B"/>
    <w:rsid w:val="00FE118A"/>
    <w:rsid w:val="00FE1EB6"/>
    <w:rsid w:val="00FE2FF1"/>
    <w:rsid w:val="00FE3408"/>
    <w:rsid w:val="00FE34F5"/>
    <w:rsid w:val="00FE364F"/>
    <w:rsid w:val="00FE3A24"/>
    <w:rsid w:val="00FE3C84"/>
    <w:rsid w:val="00FE442B"/>
    <w:rsid w:val="00FE44CF"/>
    <w:rsid w:val="00FE47AC"/>
    <w:rsid w:val="00FE48B6"/>
    <w:rsid w:val="00FE49B6"/>
    <w:rsid w:val="00FE49EB"/>
    <w:rsid w:val="00FE4B91"/>
    <w:rsid w:val="00FE4BEC"/>
    <w:rsid w:val="00FE4DBD"/>
    <w:rsid w:val="00FE50E9"/>
    <w:rsid w:val="00FE523A"/>
    <w:rsid w:val="00FE532E"/>
    <w:rsid w:val="00FE5427"/>
    <w:rsid w:val="00FE542F"/>
    <w:rsid w:val="00FE6393"/>
    <w:rsid w:val="00FE63A0"/>
    <w:rsid w:val="00FE63A9"/>
    <w:rsid w:val="00FE650A"/>
    <w:rsid w:val="00FE7010"/>
    <w:rsid w:val="00FE7554"/>
    <w:rsid w:val="00FE776B"/>
    <w:rsid w:val="00FF03A2"/>
    <w:rsid w:val="00FF067A"/>
    <w:rsid w:val="00FF083B"/>
    <w:rsid w:val="00FF0D38"/>
    <w:rsid w:val="00FF1040"/>
    <w:rsid w:val="00FF1886"/>
    <w:rsid w:val="00FF1B6E"/>
    <w:rsid w:val="00FF1C25"/>
    <w:rsid w:val="00FF2125"/>
    <w:rsid w:val="00FF23F7"/>
    <w:rsid w:val="00FF2613"/>
    <w:rsid w:val="00FF2E0C"/>
    <w:rsid w:val="00FF3036"/>
    <w:rsid w:val="00FF3490"/>
    <w:rsid w:val="00FF3701"/>
    <w:rsid w:val="00FF3987"/>
    <w:rsid w:val="00FF3F3F"/>
    <w:rsid w:val="00FF4301"/>
    <w:rsid w:val="00FF5557"/>
    <w:rsid w:val="00FF558F"/>
    <w:rsid w:val="00FF587B"/>
    <w:rsid w:val="00FF5911"/>
    <w:rsid w:val="00FF592F"/>
    <w:rsid w:val="00FF5BCF"/>
    <w:rsid w:val="00FF6140"/>
    <w:rsid w:val="00FF71AB"/>
    <w:rsid w:val="00FF7333"/>
    <w:rsid w:val="00FF74AC"/>
    <w:rsid w:val="00FF7F48"/>
    <w:rsid w:val="010E344C"/>
    <w:rsid w:val="0162AA1D"/>
    <w:rsid w:val="0188C3B9"/>
    <w:rsid w:val="01AC6D7E"/>
    <w:rsid w:val="01D49BA1"/>
    <w:rsid w:val="02148465"/>
    <w:rsid w:val="0233629C"/>
    <w:rsid w:val="02C55E5E"/>
    <w:rsid w:val="02EEF458"/>
    <w:rsid w:val="03043B8A"/>
    <w:rsid w:val="033D49DF"/>
    <w:rsid w:val="0368B984"/>
    <w:rsid w:val="037E226A"/>
    <w:rsid w:val="03A6BE6A"/>
    <w:rsid w:val="03AD175E"/>
    <w:rsid w:val="03AE0658"/>
    <w:rsid w:val="03AE7D79"/>
    <w:rsid w:val="0405E949"/>
    <w:rsid w:val="040E7D1D"/>
    <w:rsid w:val="042301A0"/>
    <w:rsid w:val="0431CAE0"/>
    <w:rsid w:val="043C3E3B"/>
    <w:rsid w:val="04714D19"/>
    <w:rsid w:val="04841B87"/>
    <w:rsid w:val="04FD9B35"/>
    <w:rsid w:val="0512678E"/>
    <w:rsid w:val="051FB113"/>
    <w:rsid w:val="052BAA76"/>
    <w:rsid w:val="05781F4B"/>
    <w:rsid w:val="05854993"/>
    <w:rsid w:val="059AC7CA"/>
    <w:rsid w:val="05B548C0"/>
    <w:rsid w:val="061E3B46"/>
    <w:rsid w:val="06326047"/>
    <w:rsid w:val="064EDF1B"/>
    <w:rsid w:val="0685037E"/>
    <w:rsid w:val="0685BE54"/>
    <w:rsid w:val="06A97007"/>
    <w:rsid w:val="06CAF2AC"/>
    <w:rsid w:val="0737F071"/>
    <w:rsid w:val="07A5B39A"/>
    <w:rsid w:val="07AEA8BD"/>
    <w:rsid w:val="07F021B3"/>
    <w:rsid w:val="081C9904"/>
    <w:rsid w:val="082F572E"/>
    <w:rsid w:val="08A4581D"/>
    <w:rsid w:val="08C7B87F"/>
    <w:rsid w:val="09D436EE"/>
    <w:rsid w:val="0A20DCB9"/>
    <w:rsid w:val="0A3FD004"/>
    <w:rsid w:val="0A4102A5"/>
    <w:rsid w:val="0A4650D5"/>
    <w:rsid w:val="0A8ADAB8"/>
    <w:rsid w:val="0A8EB3C1"/>
    <w:rsid w:val="0AEA1EAC"/>
    <w:rsid w:val="0B29F42E"/>
    <w:rsid w:val="0B614EED"/>
    <w:rsid w:val="0B6AB5DB"/>
    <w:rsid w:val="0B76BE97"/>
    <w:rsid w:val="0BCBCA05"/>
    <w:rsid w:val="0BFD4DEB"/>
    <w:rsid w:val="0C1C3A4F"/>
    <w:rsid w:val="0C2E6475"/>
    <w:rsid w:val="0C3536C2"/>
    <w:rsid w:val="0C4687C4"/>
    <w:rsid w:val="0CA37633"/>
    <w:rsid w:val="0E097F26"/>
    <w:rsid w:val="0E2254F9"/>
    <w:rsid w:val="0E4C6F89"/>
    <w:rsid w:val="0E7B441F"/>
    <w:rsid w:val="0E7B47B6"/>
    <w:rsid w:val="0E9492EC"/>
    <w:rsid w:val="0E94DA6C"/>
    <w:rsid w:val="0EBFC2C2"/>
    <w:rsid w:val="0EE6B1E3"/>
    <w:rsid w:val="0F026AF7"/>
    <w:rsid w:val="0F07F3B6"/>
    <w:rsid w:val="0F113F77"/>
    <w:rsid w:val="0FD11160"/>
    <w:rsid w:val="0FFC9084"/>
    <w:rsid w:val="10033C02"/>
    <w:rsid w:val="1020CC8B"/>
    <w:rsid w:val="10DE1510"/>
    <w:rsid w:val="111AE28C"/>
    <w:rsid w:val="1155FDCE"/>
    <w:rsid w:val="11A36FD3"/>
    <w:rsid w:val="11E60502"/>
    <w:rsid w:val="11EA5DB1"/>
    <w:rsid w:val="11F0B6A5"/>
    <w:rsid w:val="120AE328"/>
    <w:rsid w:val="1223F170"/>
    <w:rsid w:val="124A2674"/>
    <w:rsid w:val="124F7475"/>
    <w:rsid w:val="128AAFDB"/>
    <w:rsid w:val="1325EBC7"/>
    <w:rsid w:val="13A5F3E1"/>
    <w:rsid w:val="13EF876A"/>
    <w:rsid w:val="140AFF36"/>
    <w:rsid w:val="141A07BA"/>
    <w:rsid w:val="1426863F"/>
    <w:rsid w:val="151CDA75"/>
    <w:rsid w:val="154E4836"/>
    <w:rsid w:val="155399B8"/>
    <w:rsid w:val="159BC328"/>
    <w:rsid w:val="15BDCA2B"/>
    <w:rsid w:val="15C0CA1B"/>
    <w:rsid w:val="15D9B090"/>
    <w:rsid w:val="162C8AE8"/>
    <w:rsid w:val="165A8584"/>
    <w:rsid w:val="16791C63"/>
    <w:rsid w:val="16D1968E"/>
    <w:rsid w:val="16D1DA77"/>
    <w:rsid w:val="16D42FDC"/>
    <w:rsid w:val="17535D70"/>
    <w:rsid w:val="175AF7CE"/>
    <w:rsid w:val="176391FC"/>
    <w:rsid w:val="17A65344"/>
    <w:rsid w:val="1840C0B1"/>
    <w:rsid w:val="1866B0E1"/>
    <w:rsid w:val="1898BE08"/>
    <w:rsid w:val="18AAC9E9"/>
    <w:rsid w:val="18AFA52B"/>
    <w:rsid w:val="18B9A23F"/>
    <w:rsid w:val="18C7714C"/>
    <w:rsid w:val="1903DFB9"/>
    <w:rsid w:val="19170BE7"/>
    <w:rsid w:val="191AFC88"/>
    <w:rsid w:val="194414FC"/>
    <w:rsid w:val="194F6C13"/>
    <w:rsid w:val="1982C476"/>
    <w:rsid w:val="19E12030"/>
    <w:rsid w:val="19E3033E"/>
    <w:rsid w:val="19E795CA"/>
    <w:rsid w:val="1A027215"/>
    <w:rsid w:val="1A142082"/>
    <w:rsid w:val="1A5013BF"/>
    <w:rsid w:val="1A8C0CCB"/>
    <w:rsid w:val="1ACF7DEB"/>
    <w:rsid w:val="1B1CED36"/>
    <w:rsid w:val="1B57A979"/>
    <w:rsid w:val="1B967101"/>
    <w:rsid w:val="1BCB4F25"/>
    <w:rsid w:val="1BEE1021"/>
    <w:rsid w:val="1BF58566"/>
    <w:rsid w:val="1BFCF015"/>
    <w:rsid w:val="1C544CCD"/>
    <w:rsid w:val="1C6F9A53"/>
    <w:rsid w:val="1C803244"/>
    <w:rsid w:val="1C880DD1"/>
    <w:rsid w:val="1CB8F551"/>
    <w:rsid w:val="1D279DDE"/>
    <w:rsid w:val="1D8C2A58"/>
    <w:rsid w:val="1D8DBBCE"/>
    <w:rsid w:val="1DA6F95B"/>
    <w:rsid w:val="1DEBB380"/>
    <w:rsid w:val="1E3962C5"/>
    <w:rsid w:val="1E5E8BFD"/>
    <w:rsid w:val="1E5FDCF9"/>
    <w:rsid w:val="1E6C5494"/>
    <w:rsid w:val="1E886F2D"/>
    <w:rsid w:val="1E8BBB5A"/>
    <w:rsid w:val="1EAF2C1B"/>
    <w:rsid w:val="1EBE656B"/>
    <w:rsid w:val="1EECE76D"/>
    <w:rsid w:val="1F186587"/>
    <w:rsid w:val="1F2761BF"/>
    <w:rsid w:val="1F411D62"/>
    <w:rsid w:val="1F7C1488"/>
    <w:rsid w:val="202E7C27"/>
    <w:rsid w:val="205E061E"/>
    <w:rsid w:val="20626A15"/>
    <w:rsid w:val="2064C2C7"/>
    <w:rsid w:val="208C02AF"/>
    <w:rsid w:val="20AAF32A"/>
    <w:rsid w:val="21092CD5"/>
    <w:rsid w:val="212CD464"/>
    <w:rsid w:val="21307A44"/>
    <w:rsid w:val="213F705D"/>
    <w:rsid w:val="21456F42"/>
    <w:rsid w:val="214D6079"/>
    <w:rsid w:val="21E22DAF"/>
    <w:rsid w:val="21EC95CA"/>
    <w:rsid w:val="22386559"/>
    <w:rsid w:val="227CA408"/>
    <w:rsid w:val="22B3ACCA"/>
    <w:rsid w:val="22DA1227"/>
    <w:rsid w:val="2333529B"/>
    <w:rsid w:val="2349974C"/>
    <w:rsid w:val="236FB614"/>
    <w:rsid w:val="2376435B"/>
    <w:rsid w:val="23C0825F"/>
    <w:rsid w:val="23D9E945"/>
    <w:rsid w:val="23F0AECF"/>
    <w:rsid w:val="241609EC"/>
    <w:rsid w:val="241B96B3"/>
    <w:rsid w:val="242DF5A1"/>
    <w:rsid w:val="24554F61"/>
    <w:rsid w:val="2490205A"/>
    <w:rsid w:val="24915E74"/>
    <w:rsid w:val="24ABDE8F"/>
    <w:rsid w:val="252BDC08"/>
    <w:rsid w:val="253BDA60"/>
    <w:rsid w:val="254C3CD2"/>
    <w:rsid w:val="262F9721"/>
    <w:rsid w:val="2658AFE1"/>
    <w:rsid w:val="266D882B"/>
    <w:rsid w:val="26997780"/>
    <w:rsid w:val="26B1E544"/>
    <w:rsid w:val="26C0AE01"/>
    <w:rsid w:val="26D5F858"/>
    <w:rsid w:val="2790B604"/>
    <w:rsid w:val="27C68536"/>
    <w:rsid w:val="27DD2984"/>
    <w:rsid w:val="27F8F9CB"/>
    <w:rsid w:val="28267B77"/>
    <w:rsid w:val="2838E6BF"/>
    <w:rsid w:val="285B3FD6"/>
    <w:rsid w:val="286C09DE"/>
    <w:rsid w:val="287F36FE"/>
    <w:rsid w:val="2883582A"/>
    <w:rsid w:val="28A81550"/>
    <w:rsid w:val="29345BF6"/>
    <w:rsid w:val="29389CF3"/>
    <w:rsid w:val="29553CA5"/>
    <w:rsid w:val="2980B16A"/>
    <w:rsid w:val="2981BD53"/>
    <w:rsid w:val="29F14423"/>
    <w:rsid w:val="2A027C5E"/>
    <w:rsid w:val="2A0FA11C"/>
    <w:rsid w:val="2A0FC84B"/>
    <w:rsid w:val="2A1F63A2"/>
    <w:rsid w:val="2A617A66"/>
    <w:rsid w:val="2A6F495E"/>
    <w:rsid w:val="2A9FF75B"/>
    <w:rsid w:val="2AB08C3F"/>
    <w:rsid w:val="2AE5BBE4"/>
    <w:rsid w:val="2AF3572D"/>
    <w:rsid w:val="2B532444"/>
    <w:rsid w:val="2B856B8D"/>
    <w:rsid w:val="2BA10DED"/>
    <w:rsid w:val="2BFC724F"/>
    <w:rsid w:val="2C2174BB"/>
    <w:rsid w:val="2C28B6FC"/>
    <w:rsid w:val="2C41A735"/>
    <w:rsid w:val="2C9312E3"/>
    <w:rsid w:val="2CE07F77"/>
    <w:rsid w:val="2D276DEB"/>
    <w:rsid w:val="2D31A651"/>
    <w:rsid w:val="2D33F990"/>
    <w:rsid w:val="2D424AA2"/>
    <w:rsid w:val="2D45D585"/>
    <w:rsid w:val="2DF80620"/>
    <w:rsid w:val="2E2600B3"/>
    <w:rsid w:val="2E62A9B1"/>
    <w:rsid w:val="2EC44A7D"/>
    <w:rsid w:val="2EDBD9C9"/>
    <w:rsid w:val="2EDD0ADA"/>
    <w:rsid w:val="2F21F3CE"/>
    <w:rsid w:val="2F220239"/>
    <w:rsid w:val="2F36DFAF"/>
    <w:rsid w:val="2F4BDE12"/>
    <w:rsid w:val="301A95C0"/>
    <w:rsid w:val="306B6C2D"/>
    <w:rsid w:val="30B79D11"/>
    <w:rsid w:val="311075FA"/>
    <w:rsid w:val="31150FBF"/>
    <w:rsid w:val="311CB847"/>
    <w:rsid w:val="316D7A94"/>
    <w:rsid w:val="3185FFD2"/>
    <w:rsid w:val="31879BA8"/>
    <w:rsid w:val="318C1F7F"/>
    <w:rsid w:val="31F8C5D0"/>
    <w:rsid w:val="3275E7A3"/>
    <w:rsid w:val="32D52A36"/>
    <w:rsid w:val="32EDE3EA"/>
    <w:rsid w:val="32F21FB3"/>
    <w:rsid w:val="3354A006"/>
    <w:rsid w:val="335A1C7E"/>
    <w:rsid w:val="3363AC8D"/>
    <w:rsid w:val="341E8869"/>
    <w:rsid w:val="348A8433"/>
    <w:rsid w:val="34AF5041"/>
    <w:rsid w:val="34B5CA34"/>
    <w:rsid w:val="35BC2167"/>
    <w:rsid w:val="360C1BB7"/>
    <w:rsid w:val="3665C9DD"/>
    <w:rsid w:val="367FB186"/>
    <w:rsid w:val="369A281B"/>
    <w:rsid w:val="36EFB7BB"/>
    <w:rsid w:val="373218D2"/>
    <w:rsid w:val="37353D5F"/>
    <w:rsid w:val="37853039"/>
    <w:rsid w:val="37DC2526"/>
    <w:rsid w:val="37F77B33"/>
    <w:rsid w:val="382DCF64"/>
    <w:rsid w:val="3834AE51"/>
    <w:rsid w:val="3837D57F"/>
    <w:rsid w:val="383B7E91"/>
    <w:rsid w:val="386A071C"/>
    <w:rsid w:val="389DEBC1"/>
    <w:rsid w:val="38A7F1AC"/>
    <w:rsid w:val="38AD9923"/>
    <w:rsid w:val="39766930"/>
    <w:rsid w:val="3991B24B"/>
    <w:rsid w:val="39BA0A37"/>
    <w:rsid w:val="39EBC68B"/>
    <w:rsid w:val="3A3FE340"/>
    <w:rsid w:val="3A5571D7"/>
    <w:rsid w:val="3A80CF62"/>
    <w:rsid w:val="3AB07C12"/>
    <w:rsid w:val="3AE342B8"/>
    <w:rsid w:val="3B7A2FEB"/>
    <w:rsid w:val="3C10FED1"/>
    <w:rsid w:val="3C174BEB"/>
    <w:rsid w:val="3C1E4245"/>
    <w:rsid w:val="3C35B5B9"/>
    <w:rsid w:val="3C8C7E05"/>
    <w:rsid w:val="3C92D6F9"/>
    <w:rsid w:val="3CF505B9"/>
    <w:rsid w:val="3CF9BB93"/>
    <w:rsid w:val="3CFBD58C"/>
    <w:rsid w:val="3D1F0D7E"/>
    <w:rsid w:val="3D34EA25"/>
    <w:rsid w:val="3D3B4A09"/>
    <w:rsid w:val="3D4BB0F1"/>
    <w:rsid w:val="3D6FBD33"/>
    <w:rsid w:val="3D771265"/>
    <w:rsid w:val="3DA2B33E"/>
    <w:rsid w:val="3DAC85EF"/>
    <w:rsid w:val="3DDD304A"/>
    <w:rsid w:val="3E08201D"/>
    <w:rsid w:val="3E345456"/>
    <w:rsid w:val="3E70C8AA"/>
    <w:rsid w:val="3E797425"/>
    <w:rsid w:val="3E978344"/>
    <w:rsid w:val="3E9BF627"/>
    <w:rsid w:val="3EF303C9"/>
    <w:rsid w:val="3F22CEF4"/>
    <w:rsid w:val="3F402536"/>
    <w:rsid w:val="3F59111C"/>
    <w:rsid w:val="3F6EA337"/>
    <w:rsid w:val="4074E309"/>
    <w:rsid w:val="40B4072E"/>
    <w:rsid w:val="40B83128"/>
    <w:rsid w:val="40E8E041"/>
    <w:rsid w:val="40EA5867"/>
    <w:rsid w:val="40EC845C"/>
    <w:rsid w:val="411DE09E"/>
    <w:rsid w:val="4182861F"/>
    <w:rsid w:val="42032EB9"/>
    <w:rsid w:val="4257920A"/>
    <w:rsid w:val="42833260"/>
    <w:rsid w:val="4291A640"/>
    <w:rsid w:val="42C47822"/>
    <w:rsid w:val="439AE53F"/>
    <w:rsid w:val="43B7F4A6"/>
    <w:rsid w:val="43C0B3F1"/>
    <w:rsid w:val="43F64017"/>
    <w:rsid w:val="43FBA1C9"/>
    <w:rsid w:val="443E68CC"/>
    <w:rsid w:val="44404737"/>
    <w:rsid w:val="444D7DC2"/>
    <w:rsid w:val="445212C8"/>
    <w:rsid w:val="44999A86"/>
    <w:rsid w:val="449BF691"/>
    <w:rsid w:val="44B2435E"/>
    <w:rsid w:val="44BDD2F8"/>
    <w:rsid w:val="44F22AA0"/>
    <w:rsid w:val="453138D0"/>
    <w:rsid w:val="45AA299E"/>
    <w:rsid w:val="45BD2040"/>
    <w:rsid w:val="45C00424"/>
    <w:rsid w:val="45C7E617"/>
    <w:rsid w:val="463D7C07"/>
    <w:rsid w:val="46482B9A"/>
    <w:rsid w:val="46902960"/>
    <w:rsid w:val="46DA1DB6"/>
    <w:rsid w:val="478D4078"/>
    <w:rsid w:val="4796F3DF"/>
    <w:rsid w:val="47983A4E"/>
    <w:rsid w:val="47E103ED"/>
    <w:rsid w:val="480E049F"/>
    <w:rsid w:val="48AAE598"/>
    <w:rsid w:val="48E144F6"/>
    <w:rsid w:val="4906CCE3"/>
    <w:rsid w:val="4936688F"/>
    <w:rsid w:val="4943CD41"/>
    <w:rsid w:val="495F9970"/>
    <w:rsid w:val="4978FD55"/>
    <w:rsid w:val="4989E84A"/>
    <w:rsid w:val="49A1DFF0"/>
    <w:rsid w:val="49A893D8"/>
    <w:rsid w:val="4A0DAF0A"/>
    <w:rsid w:val="4A2AE757"/>
    <w:rsid w:val="4A31B4F6"/>
    <w:rsid w:val="4A8E48B8"/>
    <w:rsid w:val="4AC51E03"/>
    <w:rsid w:val="4AC5A3BD"/>
    <w:rsid w:val="4AFE0782"/>
    <w:rsid w:val="4B2C31D3"/>
    <w:rsid w:val="4B3A8E78"/>
    <w:rsid w:val="4B427A11"/>
    <w:rsid w:val="4B456879"/>
    <w:rsid w:val="4B4B2FDB"/>
    <w:rsid w:val="4B564136"/>
    <w:rsid w:val="4B6327B6"/>
    <w:rsid w:val="4B750B13"/>
    <w:rsid w:val="4B7BC6C1"/>
    <w:rsid w:val="4B95E950"/>
    <w:rsid w:val="4BA300DA"/>
    <w:rsid w:val="4BB08EC9"/>
    <w:rsid w:val="4BC76B5E"/>
    <w:rsid w:val="4BE4F0C4"/>
    <w:rsid w:val="4C558B84"/>
    <w:rsid w:val="4C5C0DA3"/>
    <w:rsid w:val="4C9F0B59"/>
    <w:rsid w:val="4CC0C150"/>
    <w:rsid w:val="4CC1A0EE"/>
    <w:rsid w:val="4CC2EAA3"/>
    <w:rsid w:val="4CD021E9"/>
    <w:rsid w:val="4CE0C99B"/>
    <w:rsid w:val="4CE5EFAC"/>
    <w:rsid w:val="4D343529"/>
    <w:rsid w:val="4D414C11"/>
    <w:rsid w:val="4D76E267"/>
    <w:rsid w:val="4D804773"/>
    <w:rsid w:val="4D920403"/>
    <w:rsid w:val="4DD24ABA"/>
    <w:rsid w:val="4E14C62D"/>
    <w:rsid w:val="4E17502F"/>
    <w:rsid w:val="4E2D5E83"/>
    <w:rsid w:val="4E6D5763"/>
    <w:rsid w:val="4EA75F9F"/>
    <w:rsid w:val="4EC4112F"/>
    <w:rsid w:val="4ECB8BB2"/>
    <w:rsid w:val="4F169CC9"/>
    <w:rsid w:val="4F78EB8A"/>
    <w:rsid w:val="4F8B15B0"/>
    <w:rsid w:val="4F9D81AF"/>
    <w:rsid w:val="4FE26E91"/>
    <w:rsid w:val="4FE716BD"/>
    <w:rsid w:val="5057161F"/>
    <w:rsid w:val="50811769"/>
    <w:rsid w:val="50818B27"/>
    <w:rsid w:val="509D1711"/>
    <w:rsid w:val="50AD2364"/>
    <w:rsid w:val="50AE4DFA"/>
    <w:rsid w:val="50B1961B"/>
    <w:rsid w:val="50B92AC5"/>
    <w:rsid w:val="50BB8320"/>
    <w:rsid w:val="50E58E67"/>
    <w:rsid w:val="50E9CF6E"/>
    <w:rsid w:val="512C1CC0"/>
    <w:rsid w:val="51D136F1"/>
    <w:rsid w:val="51FB49E5"/>
    <w:rsid w:val="5214D084"/>
    <w:rsid w:val="52265DAD"/>
    <w:rsid w:val="529FFA6C"/>
    <w:rsid w:val="52C1B798"/>
    <w:rsid w:val="52C58CB0"/>
    <w:rsid w:val="5324F21E"/>
    <w:rsid w:val="533303C5"/>
    <w:rsid w:val="5357A381"/>
    <w:rsid w:val="538B89F9"/>
    <w:rsid w:val="53C2143F"/>
    <w:rsid w:val="53DDD7A5"/>
    <w:rsid w:val="53E2BA69"/>
    <w:rsid w:val="54C639F8"/>
    <w:rsid w:val="54D1E196"/>
    <w:rsid w:val="54EF1EC5"/>
    <w:rsid w:val="54F43B9E"/>
    <w:rsid w:val="55216D08"/>
    <w:rsid w:val="554E97F0"/>
    <w:rsid w:val="5560B27A"/>
    <w:rsid w:val="5584B541"/>
    <w:rsid w:val="559E02BF"/>
    <w:rsid w:val="55B28E73"/>
    <w:rsid w:val="55E7FE91"/>
    <w:rsid w:val="564696F7"/>
    <w:rsid w:val="566B71B8"/>
    <w:rsid w:val="568D3F21"/>
    <w:rsid w:val="56964AFF"/>
    <w:rsid w:val="56B76F46"/>
    <w:rsid w:val="56CAD8B7"/>
    <w:rsid w:val="56D492B7"/>
    <w:rsid w:val="56FEF584"/>
    <w:rsid w:val="57284D8B"/>
    <w:rsid w:val="57496178"/>
    <w:rsid w:val="57663FFB"/>
    <w:rsid w:val="57828473"/>
    <w:rsid w:val="57913886"/>
    <w:rsid w:val="57A5A523"/>
    <w:rsid w:val="57C796F1"/>
    <w:rsid w:val="57D60837"/>
    <w:rsid w:val="58162013"/>
    <w:rsid w:val="582E55F2"/>
    <w:rsid w:val="5839BFC5"/>
    <w:rsid w:val="5899232C"/>
    <w:rsid w:val="58C87E8E"/>
    <w:rsid w:val="58D44084"/>
    <w:rsid w:val="58DC7FE2"/>
    <w:rsid w:val="58F695DB"/>
    <w:rsid w:val="58FDA1AB"/>
    <w:rsid w:val="5910C81F"/>
    <w:rsid w:val="5912E917"/>
    <w:rsid w:val="596CEB02"/>
    <w:rsid w:val="599E65E0"/>
    <w:rsid w:val="59AE0D79"/>
    <w:rsid w:val="59BEC250"/>
    <w:rsid w:val="59C4D79D"/>
    <w:rsid w:val="59E3A94F"/>
    <w:rsid w:val="59E929DE"/>
    <w:rsid w:val="59EEB012"/>
    <w:rsid w:val="59F236CF"/>
    <w:rsid w:val="5A47FF8E"/>
    <w:rsid w:val="5A764CB2"/>
    <w:rsid w:val="5AA3E822"/>
    <w:rsid w:val="5ACB251A"/>
    <w:rsid w:val="5B38EEE7"/>
    <w:rsid w:val="5B5434A5"/>
    <w:rsid w:val="5BACE0AE"/>
    <w:rsid w:val="5C080249"/>
    <w:rsid w:val="5C670B3A"/>
    <w:rsid w:val="5C671A26"/>
    <w:rsid w:val="5C6CA458"/>
    <w:rsid w:val="5C7933B9"/>
    <w:rsid w:val="5D335BFE"/>
    <w:rsid w:val="5D347887"/>
    <w:rsid w:val="5D51CEC9"/>
    <w:rsid w:val="5D770A2E"/>
    <w:rsid w:val="5D7844C2"/>
    <w:rsid w:val="5D7B21D4"/>
    <w:rsid w:val="5D897A6B"/>
    <w:rsid w:val="5DD883CD"/>
    <w:rsid w:val="5E41FF03"/>
    <w:rsid w:val="5E60AEDA"/>
    <w:rsid w:val="5E799E71"/>
    <w:rsid w:val="5F0C2893"/>
    <w:rsid w:val="5F83B9DF"/>
    <w:rsid w:val="5FA771BC"/>
    <w:rsid w:val="600B62AC"/>
    <w:rsid w:val="600FA8E3"/>
    <w:rsid w:val="6019921F"/>
    <w:rsid w:val="602779D6"/>
    <w:rsid w:val="602E950E"/>
    <w:rsid w:val="6036F557"/>
    <w:rsid w:val="608F43CE"/>
    <w:rsid w:val="60965F6B"/>
    <w:rsid w:val="60DC68A4"/>
    <w:rsid w:val="60EDBBCE"/>
    <w:rsid w:val="60F6228B"/>
    <w:rsid w:val="610BA2B4"/>
    <w:rsid w:val="6133A716"/>
    <w:rsid w:val="61C13309"/>
    <w:rsid w:val="622AB967"/>
    <w:rsid w:val="6267643D"/>
    <w:rsid w:val="6327A6EC"/>
    <w:rsid w:val="63625221"/>
    <w:rsid w:val="63DE2825"/>
    <w:rsid w:val="63FA37E4"/>
    <w:rsid w:val="644BE7AB"/>
    <w:rsid w:val="64871F44"/>
    <w:rsid w:val="64C53936"/>
    <w:rsid w:val="64D51BA0"/>
    <w:rsid w:val="653B3A09"/>
    <w:rsid w:val="6554C152"/>
    <w:rsid w:val="657AB83D"/>
    <w:rsid w:val="657E145D"/>
    <w:rsid w:val="65AF5EF5"/>
    <w:rsid w:val="65BB9ED0"/>
    <w:rsid w:val="65ECB74F"/>
    <w:rsid w:val="65EFDF13"/>
    <w:rsid w:val="65F8C8B8"/>
    <w:rsid w:val="661001DE"/>
    <w:rsid w:val="661CAA20"/>
    <w:rsid w:val="662BC57B"/>
    <w:rsid w:val="667284D4"/>
    <w:rsid w:val="66DF383A"/>
    <w:rsid w:val="6719238B"/>
    <w:rsid w:val="6740CE3A"/>
    <w:rsid w:val="676AA868"/>
    <w:rsid w:val="6779307D"/>
    <w:rsid w:val="67D371E2"/>
    <w:rsid w:val="67F190EC"/>
    <w:rsid w:val="67F1B235"/>
    <w:rsid w:val="67F5154A"/>
    <w:rsid w:val="680D66E5"/>
    <w:rsid w:val="683078FE"/>
    <w:rsid w:val="68354628"/>
    <w:rsid w:val="6869800F"/>
    <w:rsid w:val="686CCF44"/>
    <w:rsid w:val="686FD90B"/>
    <w:rsid w:val="68ADF902"/>
    <w:rsid w:val="68C09C15"/>
    <w:rsid w:val="68D7E3D6"/>
    <w:rsid w:val="6944E547"/>
    <w:rsid w:val="694A8FE8"/>
    <w:rsid w:val="69ADECD2"/>
    <w:rsid w:val="69E007C4"/>
    <w:rsid w:val="69EF5AD1"/>
    <w:rsid w:val="6A1AD50B"/>
    <w:rsid w:val="6A228D9F"/>
    <w:rsid w:val="6A5BA68C"/>
    <w:rsid w:val="6B085127"/>
    <w:rsid w:val="6B287FA6"/>
    <w:rsid w:val="6B36362E"/>
    <w:rsid w:val="6B37FBF7"/>
    <w:rsid w:val="6B40DD4A"/>
    <w:rsid w:val="6B44E069"/>
    <w:rsid w:val="6B608FEE"/>
    <w:rsid w:val="6B60D8BD"/>
    <w:rsid w:val="6B9FC2FC"/>
    <w:rsid w:val="6C183F4E"/>
    <w:rsid w:val="6C67A4F6"/>
    <w:rsid w:val="6C78B79D"/>
    <w:rsid w:val="6CA6DB8F"/>
    <w:rsid w:val="6CA7B8F0"/>
    <w:rsid w:val="6D0979C7"/>
    <w:rsid w:val="6D6C7986"/>
    <w:rsid w:val="6D857E96"/>
    <w:rsid w:val="6D9622F0"/>
    <w:rsid w:val="6DB70507"/>
    <w:rsid w:val="6DB8C09D"/>
    <w:rsid w:val="6DF5F7E4"/>
    <w:rsid w:val="6DFBF153"/>
    <w:rsid w:val="6DFEE581"/>
    <w:rsid w:val="6E476940"/>
    <w:rsid w:val="6ED1E98E"/>
    <w:rsid w:val="6F1FCA3C"/>
    <w:rsid w:val="6F3D2F09"/>
    <w:rsid w:val="6F3D947E"/>
    <w:rsid w:val="6F4C6F17"/>
    <w:rsid w:val="6F6A8FE8"/>
    <w:rsid w:val="6FAE9A31"/>
    <w:rsid w:val="6FB66A02"/>
    <w:rsid w:val="6FC76F53"/>
    <w:rsid w:val="6FDD157E"/>
    <w:rsid w:val="701496B9"/>
    <w:rsid w:val="7016EA26"/>
    <w:rsid w:val="701E0136"/>
    <w:rsid w:val="7028C70D"/>
    <w:rsid w:val="70742510"/>
    <w:rsid w:val="708E578C"/>
    <w:rsid w:val="70FE4237"/>
    <w:rsid w:val="71022FFD"/>
    <w:rsid w:val="71141EC4"/>
    <w:rsid w:val="7115A4FA"/>
    <w:rsid w:val="715A0998"/>
    <w:rsid w:val="716F1282"/>
    <w:rsid w:val="718CA1B9"/>
    <w:rsid w:val="719292D3"/>
    <w:rsid w:val="7195AD14"/>
    <w:rsid w:val="719FC250"/>
    <w:rsid w:val="71B633CD"/>
    <w:rsid w:val="720A375D"/>
    <w:rsid w:val="72591886"/>
    <w:rsid w:val="728640CC"/>
    <w:rsid w:val="72C069B9"/>
    <w:rsid w:val="72CCF5C2"/>
    <w:rsid w:val="72CFC33D"/>
    <w:rsid w:val="72D2C7AC"/>
    <w:rsid w:val="731B1B36"/>
    <w:rsid w:val="739DDCBB"/>
    <w:rsid w:val="73BBBCF1"/>
    <w:rsid w:val="73C84386"/>
    <w:rsid w:val="7417F18E"/>
    <w:rsid w:val="74537A3B"/>
    <w:rsid w:val="746518DC"/>
    <w:rsid w:val="74B8AE68"/>
    <w:rsid w:val="74C8265D"/>
    <w:rsid w:val="74FE3850"/>
    <w:rsid w:val="754AEF37"/>
    <w:rsid w:val="7569435F"/>
    <w:rsid w:val="758C1668"/>
    <w:rsid w:val="75905EF6"/>
    <w:rsid w:val="75CDE60F"/>
    <w:rsid w:val="75DCA7B7"/>
    <w:rsid w:val="75F32B59"/>
    <w:rsid w:val="766329EA"/>
    <w:rsid w:val="76644D74"/>
    <w:rsid w:val="766847D4"/>
    <w:rsid w:val="766E9EC6"/>
    <w:rsid w:val="767792A7"/>
    <w:rsid w:val="767EE12F"/>
    <w:rsid w:val="76B3790F"/>
    <w:rsid w:val="76B7ACAF"/>
    <w:rsid w:val="76D5A527"/>
    <w:rsid w:val="76FF7E36"/>
    <w:rsid w:val="7724989F"/>
    <w:rsid w:val="7796FB5D"/>
    <w:rsid w:val="77A22D07"/>
    <w:rsid w:val="77A71902"/>
    <w:rsid w:val="77C582D0"/>
    <w:rsid w:val="7835C628"/>
    <w:rsid w:val="7845882D"/>
    <w:rsid w:val="7855A54C"/>
    <w:rsid w:val="78AF7912"/>
    <w:rsid w:val="78D59453"/>
    <w:rsid w:val="78E4DEC7"/>
    <w:rsid w:val="78E71C62"/>
    <w:rsid w:val="790D244A"/>
    <w:rsid w:val="79190CE4"/>
    <w:rsid w:val="792AB87B"/>
    <w:rsid w:val="79313261"/>
    <w:rsid w:val="7A01AA69"/>
    <w:rsid w:val="7A47F7B3"/>
    <w:rsid w:val="7A4E50A7"/>
    <w:rsid w:val="7A62B94C"/>
    <w:rsid w:val="7AD7A31A"/>
    <w:rsid w:val="7AE7ECAC"/>
    <w:rsid w:val="7AEADEB7"/>
    <w:rsid w:val="7AF963EB"/>
    <w:rsid w:val="7B192F64"/>
    <w:rsid w:val="7B40B049"/>
    <w:rsid w:val="7BA6A144"/>
    <w:rsid w:val="7BA87885"/>
    <w:rsid w:val="7BB82B58"/>
    <w:rsid w:val="7BC47709"/>
    <w:rsid w:val="7BD2AF88"/>
    <w:rsid w:val="7BEFC13B"/>
    <w:rsid w:val="7C0E1F45"/>
    <w:rsid w:val="7C40A1AB"/>
    <w:rsid w:val="7C8748E2"/>
    <w:rsid w:val="7C8C65E5"/>
    <w:rsid w:val="7CD23A5C"/>
    <w:rsid w:val="7D570C36"/>
    <w:rsid w:val="7D94751F"/>
    <w:rsid w:val="7E0070C4"/>
    <w:rsid w:val="7E35C6B1"/>
    <w:rsid w:val="7E4364DD"/>
    <w:rsid w:val="7E45D5F1"/>
    <w:rsid w:val="7E7440C2"/>
    <w:rsid w:val="7EBA9F38"/>
    <w:rsid w:val="7EDD74CD"/>
    <w:rsid w:val="7EEA8F47"/>
    <w:rsid w:val="7EF6FFD5"/>
    <w:rsid w:val="7F271AEE"/>
    <w:rsid w:val="7F7C32FD"/>
    <w:rsid w:val="7FCAA0F7"/>
    <w:rsid w:val="7FD91041"/>
    <w:rsid w:val="7FE3C7CA"/>
    <w:rsid w:val="7FEA94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873"/>
    <o:shapelayout v:ext="edit">
      <o:idmap v:ext="edit" data="1"/>
    </o:shapelayout>
  </w:shapeDefaults>
  <w:decimalSymbol w:val="."/>
  <w:listSeparator w:val=","/>
  <w14:docId w14:val="19CFC98D"/>
  <w15:chartTrackingRefBased/>
  <w15:docId w15:val="{CFF7F629-77AB-4076-B309-DD3EB1B3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086"/>
    <w:pPr>
      <w:widowControl w:val="0"/>
    </w:pPr>
  </w:style>
  <w:style w:type="paragraph" w:styleId="Heading1">
    <w:name w:val="heading 1"/>
    <w:basedOn w:val="Normal"/>
    <w:next w:val="Normal"/>
    <w:link w:val="Heading1Char"/>
    <w:uiPriority w:val="9"/>
    <w:qFormat/>
    <w:rsid w:val="00137B5F"/>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37B5F"/>
    <w:pPr>
      <w:keepNext/>
      <w:keepLines/>
      <w:numPr>
        <w:ilvl w:val="1"/>
        <w:numId w:val="1"/>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37B5F"/>
    <w:pPr>
      <w:keepNext/>
      <w:keepLines/>
      <w:numPr>
        <w:ilvl w:val="2"/>
        <w:numId w:val="1"/>
      </w:numPr>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37B5F"/>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7B5F"/>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7B5F"/>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7B5F"/>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7B5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7B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5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137B5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37B5F"/>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semiHidden/>
    <w:rsid w:val="00137B5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37B5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7B5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37B5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37B5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7B5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137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 Heading 1,Issue Action POC,List Paragraph1,3,POCG Table Text,Dot pt,F5 List Paragraph,List Paragraph Char Char Char,Indicator Text,Colorful List - Accent 11,Numbered Para 1,Bullet 1,Bullet Points,List Paragraph2,MAIN CONTENT"/>
    <w:basedOn w:val="Heading1"/>
    <w:link w:val="ListParagraphChar"/>
    <w:uiPriority w:val="34"/>
    <w:qFormat/>
    <w:rsid w:val="00137B5F"/>
    <w:pPr>
      <w:keepNext w:val="0"/>
      <w:keepLines w:val="0"/>
      <w:numPr>
        <w:numId w:val="0"/>
      </w:numPr>
      <w:spacing w:before="0"/>
    </w:pPr>
    <w:rPr>
      <w:rFonts w:ascii="Frutiger Light" w:hAnsi="Frutiger Light"/>
      <w:b/>
      <w:color w:val="auto"/>
      <w:sz w:val="24"/>
      <w:szCs w:val="24"/>
      <w:lang w:eastAsia="zh-HK"/>
    </w:rPr>
  </w:style>
  <w:style w:type="paragraph" w:styleId="Footer">
    <w:name w:val="footer"/>
    <w:basedOn w:val="Normal"/>
    <w:link w:val="FooterChar"/>
    <w:uiPriority w:val="99"/>
    <w:unhideWhenUsed/>
    <w:rsid w:val="00137B5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37B5F"/>
    <w:rPr>
      <w:sz w:val="20"/>
      <w:szCs w:val="20"/>
    </w:rPr>
  </w:style>
  <w:style w:type="paragraph" w:styleId="BalloonText">
    <w:name w:val="Balloon Text"/>
    <w:basedOn w:val="Normal"/>
    <w:link w:val="BalloonTextChar"/>
    <w:uiPriority w:val="99"/>
    <w:semiHidden/>
    <w:unhideWhenUsed/>
    <w:rsid w:val="0036410A"/>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36410A"/>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D31AE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D31AE8"/>
    <w:rPr>
      <w:sz w:val="20"/>
      <w:szCs w:val="20"/>
    </w:rPr>
  </w:style>
  <w:style w:type="character" w:styleId="CommentReference">
    <w:name w:val="annotation reference"/>
    <w:basedOn w:val="DefaultParagraphFont"/>
    <w:uiPriority w:val="99"/>
    <w:semiHidden/>
    <w:unhideWhenUsed/>
    <w:rsid w:val="00ED376A"/>
    <w:rPr>
      <w:sz w:val="16"/>
      <w:szCs w:val="16"/>
    </w:rPr>
  </w:style>
  <w:style w:type="paragraph" w:styleId="CommentText">
    <w:name w:val="annotation text"/>
    <w:basedOn w:val="Normal"/>
    <w:link w:val="CommentTextChar"/>
    <w:uiPriority w:val="99"/>
    <w:unhideWhenUsed/>
    <w:rsid w:val="00ED376A"/>
    <w:rPr>
      <w:sz w:val="20"/>
      <w:szCs w:val="20"/>
    </w:rPr>
  </w:style>
  <w:style w:type="character" w:customStyle="1" w:styleId="CommentTextChar">
    <w:name w:val="Comment Text Char"/>
    <w:basedOn w:val="DefaultParagraphFont"/>
    <w:link w:val="CommentText"/>
    <w:uiPriority w:val="99"/>
    <w:rsid w:val="00ED376A"/>
    <w:rPr>
      <w:sz w:val="20"/>
      <w:szCs w:val="20"/>
    </w:rPr>
  </w:style>
  <w:style w:type="paragraph" w:styleId="CommentSubject">
    <w:name w:val="annotation subject"/>
    <w:basedOn w:val="CommentText"/>
    <w:next w:val="CommentText"/>
    <w:link w:val="CommentSubjectChar"/>
    <w:uiPriority w:val="99"/>
    <w:semiHidden/>
    <w:unhideWhenUsed/>
    <w:rsid w:val="00ED376A"/>
    <w:rPr>
      <w:b/>
      <w:bCs/>
    </w:rPr>
  </w:style>
  <w:style w:type="character" w:customStyle="1" w:styleId="CommentSubjectChar">
    <w:name w:val="Comment Subject Char"/>
    <w:basedOn w:val="CommentTextChar"/>
    <w:link w:val="CommentSubject"/>
    <w:uiPriority w:val="99"/>
    <w:semiHidden/>
    <w:rsid w:val="00ED376A"/>
    <w:rPr>
      <w:b/>
      <w:bCs/>
      <w:sz w:val="20"/>
      <w:szCs w:val="20"/>
    </w:rPr>
  </w:style>
  <w:style w:type="character" w:customStyle="1" w:styleId="1">
    <w:name w:val="樣式1 字元"/>
    <w:basedOn w:val="Heading4Char"/>
    <w:uiPriority w:val="99"/>
    <w:rsid w:val="00E212B4"/>
    <w:rPr>
      <w:rFonts w:ascii="Frutiger Light" w:eastAsia="新細明體" w:hAnsi="Frutiger Light" w:cs="Frutiger Light"/>
      <w:i/>
      <w:iCs/>
      <w:color w:val="FF0000"/>
      <w:sz w:val="24"/>
      <w:szCs w:val="24"/>
      <w:lang w:val="en-GB" w:eastAsia="zh-TW"/>
    </w:rPr>
  </w:style>
  <w:style w:type="paragraph" w:customStyle="1" w:styleId="Default">
    <w:name w:val="Default"/>
    <w:rsid w:val="00C837F3"/>
    <w:pPr>
      <w:widowControl w:val="0"/>
      <w:autoSpaceDE w:val="0"/>
      <w:autoSpaceDN w:val="0"/>
      <w:adjustRightInd w:val="0"/>
    </w:pPr>
    <w:rPr>
      <w:rFonts w:ascii="Frutiger Light" w:hAnsi="Frutiger Light" w:cs="Frutiger Light"/>
      <w:color w:val="000000"/>
      <w:kern w:val="0"/>
      <w:szCs w:val="24"/>
    </w:rPr>
  </w:style>
  <w:style w:type="character" w:customStyle="1" w:styleId="normaltextrun">
    <w:name w:val="normaltextrun"/>
    <w:basedOn w:val="DefaultParagraphFont"/>
    <w:rsid w:val="008D5904"/>
  </w:style>
  <w:style w:type="character" w:styleId="Hyperlink">
    <w:name w:val="Hyperlink"/>
    <w:basedOn w:val="DefaultParagraphFont"/>
    <w:uiPriority w:val="99"/>
    <w:unhideWhenUsed/>
    <w:rsid w:val="00533A7B"/>
    <w:rPr>
      <w:color w:val="0563C1" w:themeColor="hyperlink"/>
      <w:u w:val="single"/>
    </w:rPr>
  </w:style>
  <w:style w:type="character" w:customStyle="1" w:styleId="10">
    <w:name w:val="未解析的提及項目1"/>
    <w:basedOn w:val="DefaultParagraphFont"/>
    <w:uiPriority w:val="99"/>
    <w:semiHidden/>
    <w:unhideWhenUsed/>
    <w:rsid w:val="00533A7B"/>
    <w:rPr>
      <w:color w:val="605E5C"/>
      <w:shd w:val="clear" w:color="auto" w:fill="E1DFDD"/>
    </w:rPr>
  </w:style>
  <w:style w:type="character" w:customStyle="1" w:styleId="ListParagraphChar">
    <w:name w:val="List Paragraph Char"/>
    <w:aliases w:val="N Heading 1 Char,Issue Action POC Char,List Paragraph1 Char,3 Char,POCG Table Text Char,Dot pt Char,F5 List Paragraph Char,List Paragraph Char Char Char Char,Indicator Text Char,Colorful List - Accent 11 Char,Numbered Para 1 Char"/>
    <w:basedOn w:val="DefaultParagraphFont"/>
    <w:link w:val="ListParagraph"/>
    <w:uiPriority w:val="34"/>
    <w:qFormat/>
    <w:rsid w:val="00CA3A68"/>
    <w:rPr>
      <w:rFonts w:ascii="Frutiger Light" w:eastAsiaTheme="majorEastAsia" w:hAnsi="Frutiger Light" w:cstheme="majorBidi"/>
      <w:b/>
      <w:szCs w:val="24"/>
      <w:lang w:eastAsia="zh-HK"/>
    </w:rPr>
  </w:style>
  <w:style w:type="paragraph" w:styleId="Revision">
    <w:name w:val="Revision"/>
    <w:hidden/>
    <w:uiPriority w:val="99"/>
    <w:semiHidden/>
    <w:rsid w:val="00A912CB"/>
  </w:style>
  <w:style w:type="paragraph" w:styleId="BodyTextIndent3">
    <w:name w:val="Body Text Indent 3"/>
    <w:basedOn w:val="Normal"/>
    <w:link w:val="BodyTextIndent3Char"/>
    <w:semiHidden/>
    <w:rsid w:val="00EB6D6B"/>
    <w:pPr>
      <w:ind w:left="960" w:hanging="480"/>
      <w:jc w:val="both"/>
    </w:pPr>
    <w:rPr>
      <w:rFonts w:ascii="Frutiger Light" w:hAnsi="Frutiger Light" w:cs="Times New Roman"/>
      <w:szCs w:val="20"/>
      <w:lang w:val="en-GB"/>
    </w:rPr>
  </w:style>
  <w:style w:type="character" w:customStyle="1" w:styleId="BodyTextIndent3Char">
    <w:name w:val="Body Text Indent 3 Char"/>
    <w:basedOn w:val="DefaultParagraphFont"/>
    <w:link w:val="BodyTextIndent3"/>
    <w:semiHidden/>
    <w:rsid w:val="00EB6D6B"/>
    <w:rPr>
      <w:rFonts w:ascii="Frutiger Light" w:hAnsi="Frutiger Light" w:cs="Times New Roman"/>
      <w:szCs w:val="20"/>
      <w:lang w:val="en-GB"/>
    </w:rPr>
  </w:style>
  <w:style w:type="paragraph" w:styleId="NormalWeb">
    <w:name w:val="Normal (Web)"/>
    <w:basedOn w:val="Normal"/>
    <w:uiPriority w:val="99"/>
    <w:unhideWhenUsed/>
    <w:rsid w:val="00987CF1"/>
    <w:pPr>
      <w:widowControl/>
      <w:spacing w:before="100" w:beforeAutospacing="1" w:after="100" w:afterAutospacing="1"/>
    </w:pPr>
    <w:rPr>
      <w:rFonts w:ascii="Times New Roman" w:eastAsia="Times New Roman" w:hAnsi="Times New Roman" w:cs="Times New Roman"/>
      <w:kern w:val="0"/>
      <w:szCs w:val="24"/>
    </w:rPr>
  </w:style>
  <w:style w:type="character" w:customStyle="1" w:styleId="fontstyle01">
    <w:name w:val="fontstyle01"/>
    <w:basedOn w:val="DefaultParagraphFont"/>
    <w:rsid w:val="00941F22"/>
    <w:rPr>
      <w:rFonts w:ascii="FrutigerLight" w:hAnsi="FrutigerLight" w:hint="default"/>
      <w:b w:val="0"/>
      <w:bCs w:val="0"/>
      <w:i w:val="0"/>
      <w:iCs w:val="0"/>
      <w:color w:val="000000"/>
      <w:sz w:val="24"/>
      <w:szCs w:val="24"/>
    </w:rPr>
  </w:style>
  <w:style w:type="character" w:customStyle="1" w:styleId="2">
    <w:name w:val="未解析的提及項目2"/>
    <w:basedOn w:val="DefaultParagraphFont"/>
    <w:uiPriority w:val="99"/>
    <w:semiHidden/>
    <w:unhideWhenUsed/>
    <w:rsid w:val="0039012A"/>
    <w:rPr>
      <w:color w:val="605E5C"/>
      <w:shd w:val="clear" w:color="auto" w:fill="E1DFDD"/>
    </w:rPr>
  </w:style>
  <w:style w:type="character" w:customStyle="1" w:styleId="11">
    <w:name w:val="未解析的提及1"/>
    <w:basedOn w:val="DefaultParagraphFont"/>
    <w:uiPriority w:val="99"/>
    <w:semiHidden/>
    <w:unhideWhenUsed/>
    <w:rsid w:val="009E17B0"/>
    <w:rPr>
      <w:color w:val="605E5C"/>
      <w:shd w:val="clear" w:color="auto" w:fill="E1DFDD"/>
    </w:rPr>
  </w:style>
  <w:style w:type="character" w:styleId="Strong">
    <w:name w:val="Strong"/>
    <w:basedOn w:val="DefaultParagraphFont"/>
    <w:uiPriority w:val="22"/>
    <w:qFormat/>
    <w:rsid w:val="002262ED"/>
    <w:rPr>
      <w:b/>
      <w:bCs/>
    </w:rPr>
  </w:style>
  <w:style w:type="paragraph" w:customStyle="1" w:styleId="TableParagraph">
    <w:name w:val="Table Paragraph"/>
    <w:basedOn w:val="Normal"/>
    <w:uiPriority w:val="1"/>
    <w:qFormat/>
    <w:rsid w:val="00192C48"/>
    <w:pPr>
      <w:autoSpaceDE w:val="0"/>
      <w:autoSpaceDN w:val="0"/>
    </w:pPr>
    <w:rPr>
      <w:rFonts w:ascii="Calibri" w:eastAsia="Calibri" w:hAnsi="Calibri" w:cs="Calibri"/>
      <w:kern w:val="0"/>
      <w:sz w:val="22"/>
      <w:lang w:eastAsia="en-US" w:bidi="en-US"/>
    </w:rPr>
  </w:style>
  <w:style w:type="paragraph" w:customStyle="1" w:styleId="ds-markdown-paragraph">
    <w:name w:val="ds-markdown-paragraph"/>
    <w:basedOn w:val="Normal"/>
    <w:rsid w:val="00192C48"/>
    <w:pPr>
      <w:widowControl/>
      <w:spacing w:before="100" w:beforeAutospacing="1" w:after="100" w:afterAutospacing="1"/>
    </w:pPr>
    <w:rPr>
      <w:rFonts w:ascii="Times New Roman" w:eastAsia="Times New Roman" w:hAnsi="Times New Roman" w:cs="Times New Roman"/>
      <w:kern w:val="0"/>
      <w:szCs w:val="24"/>
    </w:rPr>
  </w:style>
  <w:style w:type="character" w:customStyle="1" w:styleId="3">
    <w:name w:val="未解析的提及項目3"/>
    <w:basedOn w:val="DefaultParagraphFont"/>
    <w:uiPriority w:val="99"/>
    <w:semiHidden/>
    <w:unhideWhenUsed/>
    <w:rsid w:val="008F36C6"/>
    <w:rPr>
      <w:color w:val="605E5C"/>
      <w:shd w:val="clear" w:color="auto" w:fill="E1DFDD"/>
    </w:rPr>
  </w:style>
  <w:style w:type="character" w:customStyle="1" w:styleId="4">
    <w:name w:val="未解析的提及項目4"/>
    <w:basedOn w:val="DefaultParagraphFont"/>
    <w:uiPriority w:val="99"/>
    <w:semiHidden/>
    <w:unhideWhenUsed/>
    <w:rsid w:val="003E2430"/>
    <w:rPr>
      <w:color w:val="605E5C"/>
      <w:shd w:val="clear" w:color="auto" w:fill="E1DFDD"/>
    </w:rPr>
  </w:style>
  <w:style w:type="character" w:styleId="UnresolvedMention">
    <w:name w:val="Unresolved Mention"/>
    <w:basedOn w:val="DefaultParagraphFont"/>
    <w:uiPriority w:val="99"/>
    <w:semiHidden/>
    <w:unhideWhenUsed/>
    <w:rsid w:val="00262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94464">
      <w:bodyDiv w:val="1"/>
      <w:marLeft w:val="0"/>
      <w:marRight w:val="0"/>
      <w:marTop w:val="0"/>
      <w:marBottom w:val="0"/>
      <w:divBdr>
        <w:top w:val="none" w:sz="0" w:space="0" w:color="auto"/>
        <w:left w:val="none" w:sz="0" w:space="0" w:color="auto"/>
        <w:bottom w:val="none" w:sz="0" w:space="0" w:color="auto"/>
        <w:right w:val="none" w:sz="0" w:space="0" w:color="auto"/>
      </w:divBdr>
    </w:div>
    <w:div w:id="183326441">
      <w:bodyDiv w:val="1"/>
      <w:marLeft w:val="0"/>
      <w:marRight w:val="0"/>
      <w:marTop w:val="0"/>
      <w:marBottom w:val="0"/>
      <w:divBdr>
        <w:top w:val="none" w:sz="0" w:space="0" w:color="auto"/>
        <w:left w:val="none" w:sz="0" w:space="0" w:color="auto"/>
        <w:bottom w:val="none" w:sz="0" w:space="0" w:color="auto"/>
        <w:right w:val="none" w:sz="0" w:space="0" w:color="auto"/>
      </w:divBdr>
    </w:div>
    <w:div w:id="186456561">
      <w:bodyDiv w:val="1"/>
      <w:marLeft w:val="0"/>
      <w:marRight w:val="0"/>
      <w:marTop w:val="0"/>
      <w:marBottom w:val="0"/>
      <w:divBdr>
        <w:top w:val="none" w:sz="0" w:space="0" w:color="auto"/>
        <w:left w:val="none" w:sz="0" w:space="0" w:color="auto"/>
        <w:bottom w:val="none" w:sz="0" w:space="0" w:color="auto"/>
        <w:right w:val="none" w:sz="0" w:space="0" w:color="auto"/>
      </w:divBdr>
    </w:div>
    <w:div w:id="228269270">
      <w:bodyDiv w:val="1"/>
      <w:marLeft w:val="0"/>
      <w:marRight w:val="0"/>
      <w:marTop w:val="0"/>
      <w:marBottom w:val="0"/>
      <w:divBdr>
        <w:top w:val="none" w:sz="0" w:space="0" w:color="auto"/>
        <w:left w:val="none" w:sz="0" w:space="0" w:color="auto"/>
        <w:bottom w:val="none" w:sz="0" w:space="0" w:color="auto"/>
        <w:right w:val="none" w:sz="0" w:space="0" w:color="auto"/>
      </w:divBdr>
    </w:div>
    <w:div w:id="262617175">
      <w:bodyDiv w:val="1"/>
      <w:marLeft w:val="0"/>
      <w:marRight w:val="0"/>
      <w:marTop w:val="0"/>
      <w:marBottom w:val="0"/>
      <w:divBdr>
        <w:top w:val="none" w:sz="0" w:space="0" w:color="auto"/>
        <w:left w:val="none" w:sz="0" w:space="0" w:color="auto"/>
        <w:bottom w:val="none" w:sz="0" w:space="0" w:color="auto"/>
        <w:right w:val="none" w:sz="0" w:space="0" w:color="auto"/>
      </w:divBdr>
      <w:divsChild>
        <w:div w:id="13221980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21366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5215">
      <w:bodyDiv w:val="1"/>
      <w:marLeft w:val="0"/>
      <w:marRight w:val="0"/>
      <w:marTop w:val="0"/>
      <w:marBottom w:val="0"/>
      <w:divBdr>
        <w:top w:val="none" w:sz="0" w:space="0" w:color="auto"/>
        <w:left w:val="none" w:sz="0" w:space="0" w:color="auto"/>
        <w:bottom w:val="none" w:sz="0" w:space="0" w:color="auto"/>
        <w:right w:val="none" w:sz="0" w:space="0" w:color="auto"/>
      </w:divBdr>
      <w:divsChild>
        <w:div w:id="1912689273">
          <w:marLeft w:val="446"/>
          <w:marRight w:val="0"/>
          <w:marTop w:val="0"/>
          <w:marBottom w:val="0"/>
          <w:divBdr>
            <w:top w:val="none" w:sz="0" w:space="0" w:color="auto"/>
            <w:left w:val="none" w:sz="0" w:space="0" w:color="auto"/>
            <w:bottom w:val="none" w:sz="0" w:space="0" w:color="auto"/>
            <w:right w:val="none" w:sz="0" w:space="0" w:color="auto"/>
          </w:divBdr>
        </w:div>
      </w:divsChild>
    </w:div>
    <w:div w:id="525874042">
      <w:bodyDiv w:val="1"/>
      <w:marLeft w:val="0"/>
      <w:marRight w:val="0"/>
      <w:marTop w:val="0"/>
      <w:marBottom w:val="0"/>
      <w:divBdr>
        <w:top w:val="none" w:sz="0" w:space="0" w:color="auto"/>
        <w:left w:val="none" w:sz="0" w:space="0" w:color="auto"/>
        <w:bottom w:val="none" w:sz="0" w:space="0" w:color="auto"/>
        <w:right w:val="none" w:sz="0" w:space="0" w:color="auto"/>
      </w:divBdr>
    </w:div>
    <w:div w:id="542669177">
      <w:bodyDiv w:val="1"/>
      <w:marLeft w:val="0"/>
      <w:marRight w:val="0"/>
      <w:marTop w:val="0"/>
      <w:marBottom w:val="0"/>
      <w:divBdr>
        <w:top w:val="none" w:sz="0" w:space="0" w:color="auto"/>
        <w:left w:val="none" w:sz="0" w:space="0" w:color="auto"/>
        <w:bottom w:val="none" w:sz="0" w:space="0" w:color="auto"/>
        <w:right w:val="none" w:sz="0" w:space="0" w:color="auto"/>
      </w:divBdr>
    </w:div>
    <w:div w:id="557977821">
      <w:bodyDiv w:val="1"/>
      <w:marLeft w:val="0"/>
      <w:marRight w:val="0"/>
      <w:marTop w:val="0"/>
      <w:marBottom w:val="0"/>
      <w:divBdr>
        <w:top w:val="none" w:sz="0" w:space="0" w:color="auto"/>
        <w:left w:val="none" w:sz="0" w:space="0" w:color="auto"/>
        <w:bottom w:val="none" w:sz="0" w:space="0" w:color="auto"/>
        <w:right w:val="none" w:sz="0" w:space="0" w:color="auto"/>
      </w:divBdr>
    </w:div>
    <w:div w:id="637413667">
      <w:bodyDiv w:val="1"/>
      <w:marLeft w:val="0"/>
      <w:marRight w:val="0"/>
      <w:marTop w:val="0"/>
      <w:marBottom w:val="0"/>
      <w:divBdr>
        <w:top w:val="none" w:sz="0" w:space="0" w:color="auto"/>
        <w:left w:val="none" w:sz="0" w:space="0" w:color="auto"/>
        <w:bottom w:val="none" w:sz="0" w:space="0" w:color="auto"/>
        <w:right w:val="none" w:sz="0" w:space="0" w:color="auto"/>
      </w:divBdr>
    </w:div>
    <w:div w:id="677855192">
      <w:bodyDiv w:val="1"/>
      <w:marLeft w:val="0"/>
      <w:marRight w:val="0"/>
      <w:marTop w:val="0"/>
      <w:marBottom w:val="0"/>
      <w:divBdr>
        <w:top w:val="none" w:sz="0" w:space="0" w:color="auto"/>
        <w:left w:val="none" w:sz="0" w:space="0" w:color="auto"/>
        <w:bottom w:val="none" w:sz="0" w:space="0" w:color="auto"/>
        <w:right w:val="none" w:sz="0" w:space="0" w:color="auto"/>
      </w:divBdr>
    </w:div>
    <w:div w:id="701055716">
      <w:bodyDiv w:val="1"/>
      <w:marLeft w:val="0"/>
      <w:marRight w:val="0"/>
      <w:marTop w:val="0"/>
      <w:marBottom w:val="0"/>
      <w:divBdr>
        <w:top w:val="none" w:sz="0" w:space="0" w:color="auto"/>
        <w:left w:val="none" w:sz="0" w:space="0" w:color="auto"/>
        <w:bottom w:val="none" w:sz="0" w:space="0" w:color="auto"/>
        <w:right w:val="none" w:sz="0" w:space="0" w:color="auto"/>
      </w:divBdr>
      <w:divsChild>
        <w:div w:id="14840818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321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4894">
      <w:bodyDiv w:val="1"/>
      <w:marLeft w:val="0"/>
      <w:marRight w:val="0"/>
      <w:marTop w:val="0"/>
      <w:marBottom w:val="0"/>
      <w:divBdr>
        <w:top w:val="none" w:sz="0" w:space="0" w:color="auto"/>
        <w:left w:val="none" w:sz="0" w:space="0" w:color="auto"/>
        <w:bottom w:val="none" w:sz="0" w:space="0" w:color="auto"/>
        <w:right w:val="none" w:sz="0" w:space="0" w:color="auto"/>
      </w:divBdr>
    </w:div>
    <w:div w:id="831022130">
      <w:bodyDiv w:val="1"/>
      <w:marLeft w:val="0"/>
      <w:marRight w:val="0"/>
      <w:marTop w:val="0"/>
      <w:marBottom w:val="0"/>
      <w:divBdr>
        <w:top w:val="none" w:sz="0" w:space="0" w:color="auto"/>
        <w:left w:val="none" w:sz="0" w:space="0" w:color="auto"/>
        <w:bottom w:val="none" w:sz="0" w:space="0" w:color="auto"/>
        <w:right w:val="none" w:sz="0" w:space="0" w:color="auto"/>
      </w:divBdr>
    </w:div>
    <w:div w:id="847914773">
      <w:bodyDiv w:val="1"/>
      <w:marLeft w:val="0"/>
      <w:marRight w:val="0"/>
      <w:marTop w:val="0"/>
      <w:marBottom w:val="0"/>
      <w:divBdr>
        <w:top w:val="none" w:sz="0" w:space="0" w:color="auto"/>
        <w:left w:val="none" w:sz="0" w:space="0" w:color="auto"/>
        <w:bottom w:val="none" w:sz="0" w:space="0" w:color="auto"/>
        <w:right w:val="none" w:sz="0" w:space="0" w:color="auto"/>
      </w:divBdr>
    </w:div>
    <w:div w:id="980235070">
      <w:bodyDiv w:val="1"/>
      <w:marLeft w:val="0"/>
      <w:marRight w:val="0"/>
      <w:marTop w:val="0"/>
      <w:marBottom w:val="0"/>
      <w:divBdr>
        <w:top w:val="none" w:sz="0" w:space="0" w:color="auto"/>
        <w:left w:val="none" w:sz="0" w:space="0" w:color="auto"/>
        <w:bottom w:val="none" w:sz="0" w:space="0" w:color="auto"/>
        <w:right w:val="none" w:sz="0" w:space="0" w:color="auto"/>
      </w:divBdr>
    </w:div>
    <w:div w:id="988823801">
      <w:bodyDiv w:val="1"/>
      <w:marLeft w:val="0"/>
      <w:marRight w:val="0"/>
      <w:marTop w:val="0"/>
      <w:marBottom w:val="0"/>
      <w:divBdr>
        <w:top w:val="none" w:sz="0" w:space="0" w:color="auto"/>
        <w:left w:val="none" w:sz="0" w:space="0" w:color="auto"/>
        <w:bottom w:val="none" w:sz="0" w:space="0" w:color="auto"/>
        <w:right w:val="none" w:sz="0" w:space="0" w:color="auto"/>
      </w:divBdr>
    </w:div>
    <w:div w:id="1043863923">
      <w:bodyDiv w:val="1"/>
      <w:marLeft w:val="0"/>
      <w:marRight w:val="0"/>
      <w:marTop w:val="0"/>
      <w:marBottom w:val="0"/>
      <w:divBdr>
        <w:top w:val="none" w:sz="0" w:space="0" w:color="auto"/>
        <w:left w:val="none" w:sz="0" w:space="0" w:color="auto"/>
        <w:bottom w:val="none" w:sz="0" w:space="0" w:color="auto"/>
        <w:right w:val="none" w:sz="0" w:space="0" w:color="auto"/>
      </w:divBdr>
    </w:div>
    <w:div w:id="1109203096">
      <w:bodyDiv w:val="1"/>
      <w:marLeft w:val="0"/>
      <w:marRight w:val="0"/>
      <w:marTop w:val="0"/>
      <w:marBottom w:val="0"/>
      <w:divBdr>
        <w:top w:val="none" w:sz="0" w:space="0" w:color="auto"/>
        <w:left w:val="none" w:sz="0" w:space="0" w:color="auto"/>
        <w:bottom w:val="none" w:sz="0" w:space="0" w:color="auto"/>
        <w:right w:val="none" w:sz="0" w:space="0" w:color="auto"/>
      </w:divBdr>
    </w:div>
    <w:div w:id="1172260732">
      <w:bodyDiv w:val="1"/>
      <w:marLeft w:val="0"/>
      <w:marRight w:val="0"/>
      <w:marTop w:val="0"/>
      <w:marBottom w:val="0"/>
      <w:divBdr>
        <w:top w:val="none" w:sz="0" w:space="0" w:color="auto"/>
        <w:left w:val="none" w:sz="0" w:space="0" w:color="auto"/>
        <w:bottom w:val="none" w:sz="0" w:space="0" w:color="auto"/>
        <w:right w:val="none" w:sz="0" w:space="0" w:color="auto"/>
      </w:divBdr>
    </w:div>
    <w:div w:id="1185242677">
      <w:bodyDiv w:val="1"/>
      <w:marLeft w:val="0"/>
      <w:marRight w:val="0"/>
      <w:marTop w:val="0"/>
      <w:marBottom w:val="0"/>
      <w:divBdr>
        <w:top w:val="none" w:sz="0" w:space="0" w:color="auto"/>
        <w:left w:val="none" w:sz="0" w:space="0" w:color="auto"/>
        <w:bottom w:val="none" w:sz="0" w:space="0" w:color="auto"/>
        <w:right w:val="none" w:sz="0" w:space="0" w:color="auto"/>
      </w:divBdr>
    </w:div>
    <w:div w:id="1349024798">
      <w:bodyDiv w:val="1"/>
      <w:marLeft w:val="0"/>
      <w:marRight w:val="0"/>
      <w:marTop w:val="0"/>
      <w:marBottom w:val="0"/>
      <w:divBdr>
        <w:top w:val="none" w:sz="0" w:space="0" w:color="auto"/>
        <w:left w:val="none" w:sz="0" w:space="0" w:color="auto"/>
        <w:bottom w:val="none" w:sz="0" w:space="0" w:color="auto"/>
        <w:right w:val="none" w:sz="0" w:space="0" w:color="auto"/>
      </w:divBdr>
    </w:div>
    <w:div w:id="1452361041">
      <w:bodyDiv w:val="1"/>
      <w:marLeft w:val="0"/>
      <w:marRight w:val="0"/>
      <w:marTop w:val="0"/>
      <w:marBottom w:val="0"/>
      <w:divBdr>
        <w:top w:val="none" w:sz="0" w:space="0" w:color="auto"/>
        <w:left w:val="none" w:sz="0" w:space="0" w:color="auto"/>
        <w:bottom w:val="none" w:sz="0" w:space="0" w:color="auto"/>
        <w:right w:val="none" w:sz="0" w:space="0" w:color="auto"/>
      </w:divBdr>
    </w:div>
    <w:div w:id="1472594707">
      <w:bodyDiv w:val="1"/>
      <w:marLeft w:val="0"/>
      <w:marRight w:val="0"/>
      <w:marTop w:val="0"/>
      <w:marBottom w:val="0"/>
      <w:divBdr>
        <w:top w:val="none" w:sz="0" w:space="0" w:color="auto"/>
        <w:left w:val="none" w:sz="0" w:space="0" w:color="auto"/>
        <w:bottom w:val="none" w:sz="0" w:space="0" w:color="auto"/>
        <w:right w:val="none" w:sz="0" w:space="0" w:color="auto"/>
      </w:divBdr>
    </w:div>
    <w:div w:id="1497769995">
      <w:bodyDiv w:val="1"/>
      <w:marLeft w:val="0"/>
      <w:marRight w:val="0"/>
      <w:marTop w:val="0"/>
      <w:marBottom w:val="0"/>
      <w:divBdr>
        <w:top w:val="none" w:sz="0" w:space="0" w:color="auto"/>
        <w:left w:val="none" w:sz="0" w:space="0" w:color="auto"/>
        <w:bottom w:val="none" w:sz="0" w:space="0" w:color="auto"/>
        <w:right w:val="none" w:sz="0" w:space="0" w:color="auto"/>
      </w:divBdr>
    </w:div>
    <w:div w:id="1771006982">
      <w:bodyDiv w:val="1"/>
      <w:marLeft w:val="0"/>
      <w:marRight w:val="0"/>
      <w:marTop w:val="0"/>
      <w:marBottom w:val="0"/>
      <w:divBdr>
        <w:top w:val="none" w:sz="0" w:space="0" w:color="auto"/>
        <w:left w:val="none" w:sz="0" w:space="0" w:color="auto"/>
        <w:bottom w:val="none" w:sz="0" w:space="0" w:color="auto"/>
        <w:right w:val="none" w:sz="0" w:space="0" w:color="auto"/>
      </w:divBdr>
    </w:div>
    <w:div w:id="1798179606">
      <w:bodyDiv w:val="1"/>
      <w:marLeft w:val="0"/>
      <w:marRight w:val="0"/>
      <w:marTop w:val="0"/>
      <w:marBottom w:val="0"/>
      <w:divBdr>
        <w:top w:val="none" w:sz="0" w:space="0" w:color="auto"/>
        <w:left w:val="none" w:sz="0" w:space="0" w:color="auto"/>
        <w:bottom w:val="none" w:sz="0" w:space="0" w:color="auto"/>
        <w:right w:val="none" w:sz="0" w:space="0" w:color="auto"/>
      </w:divBdr>
    </w:div>
    <w:div w:id="1865244886">
      <w:bodyDiv w:val="1"/>
      <w:marLeft w:val="0"/>
      <w:marRight w:val="0"/>
      <w:marTop w:val="0"/>
      <w:marBottom w:val="0"/>
      <w:divBdr>
        <w:top w:val="none" w:sz="0" w:space="0" w:color="auto"/>
        <w:left w:val="none" w:sz="0" w:space="0" w:color="auto"/>
        <w:bottom w:val="none" w:sz="0" w:space="0" w:color="auto"/>
        <w:right w:val="none" w:sz="0" w:space="0" w:color="auto"/>
      </w:divBdr>
      <w:divsChild>
        <w:div w:id="1872570303">
          <w:marLeft w:val="446"/>
          <w:marRight w:val="0"/>
          <w:marTop w:val="0"/>
          <w:marBottom w:val="0"/>
          <w:divBdr>
            <w:top w:val="none" w:sz="0" w:space="0" w:color="auto"/>
            <w:left w:val="none" w:sz="0" w:space="0" w:color="auto"/>
            <w:bottom w:val="none" w:sz="0" w:space="0" w:color="auto"/>
            <w:right w:val="none" w:sz="0" w:space="0" w:color="auto"/>
          </w:divBdr>
        </w:div>
      </w:divsChild>
    </w:div>
    <w:div w:id="1878467142">
      <w:bodyDiv w:val="1"/>
      <w:marLeft w:val="0"/>
      <w:marRight w:val="0"/>
      <w:marTop w:val="0"/>
      <w:marBottom w:val="0"/>
      <w:divBdr>
        <w:top w:val="none" w:sz="0" w:space="0" w:color="auto"/>
        <w:left w:val="none" w:sz="0" w:space="0" w:color="auto"/>
        <w:bottom w:val="none" w:sz="0" w:space="0" w:color="auto"/>
        <w:right w:val="none" w:sz="0" w:space="0" w:color="auto"/>
      </w:divBdr>
    </w:div>
    <w:div w:id="1879509435">
      <w:bodyDiv w:val="1"/>
      <w:marLeft w:val="0"/>
      <w:marRight w:val="0"/>
      <w:marTop w:val="0"/>
      <w:marBottom w:val="0"/>
      <w:divBdr>
        <w:top w:val="none" w:sz="0" w:space="0" w:color="auto"/>
        <w:left w:val="none" w:sz="0" w:space="0" w:color="auto"/>
        <w:bottom w:val="none" w:sz="0" w:space="0" w:color="auto"/>
        <w:right w:val="none" w:sz="0" w:space="0" w:color="auto"/>
      </w:divBdr>
    </w:div>
    <w:div w:id="1913461963">
      <w:bodyDiv w:val="1"/>
      <w:marLeft w:val="0"/>
      <w:marRight w:val="0"/>
      <w:marTop w:val="0"/>
      <w:marBottom w:val="0"/>
      <w:divBdr>
        <w:top w:val="none" w:sz="0" w:space="0" w:color="auto"/>
        <w:left w:val="none" w:sz="0" w:space="0" w:color="auto"/>
        <w:bottom w:val="none" w:sz="0" w:space="0" w:color="auto"/>
        <w:right w:val="none" w:sz="0" w:space="0" w:color="auto"/>
      </w:divBdr>
    </w:div>
    <w:div w:id="1967278099">
      <w:bodyDiv w:val="1"/>
      <w:marLeft w:val="0"/>
      <w:marRight w:val="0"/>
      <w:marTop w:val="0"/>
      <w:marBottom w:val="0"/>
      <w:divBdr>
        <w:top w:val="none" w:sz="0" w:space="0" w:color="auto"/>
        <w:left w:val="none" w:sz="0" w:space="0" w:color="auto"/>
        <w:bottom w:val="none" w:sz="0" w:space="0" w:color="auto"/>
        <w:right w:val="none" w:sz="0" w:space="0" w:color="auto"/>
      </w:divBdr>
    </w:div>
    <w:div w:id="2002342078">
      <w:bodyDiv w:val="1"/>
      <w:marLeft w:val="0"/>
      <w:marRight w:val="0"/>
      <w:marTop w:val="0"/>
      <w:marBottom w:val="0"/>
      <w:divBdr>
        <w:top w:val="none" w:sz="0" w:space="0" w:color="auto"/>
        <w:left w:val="none" w:sz="0" w:space="0" w:color="auto"/>
        <w:bottom w:val="none" w:sz="0" w:space="0" w:color="auto"/>
        <w:right w:val="none" w:sz="0" w:space="0" w:color="auto"/>
      </w:divBdr>
    </w:div>
    <w:div w:id="2032875545">
      <w:bodyDiv w:val="1"/>
      <w:marLeft w:val="0"/>
      <w:marRight w:val="0"/>
      <w:marTop w:val="0"/>
      <w:marBottom w:val="0"/>
      <w:divBdr>
        <w:top w:val="none" w:sz="0" w:space="0" w:color="auto"/>
        <w:left w:val="none" w:sz="0" w:space="0" w:color="auto"/>
        <w:bottom w:val="none" w:sz="0" w:space="0" w:color="auto"/>
        <w:right w:val="none" w:sz="0" w:space="0" w:color="auto"/>
      </w:divBdr>
    </w:div>
    <w:div w:id="2048531275">
      <w:bodyDiv w:val="1"/>
      <w:marLeft w:val="0"/>
      <w:marRight w:val="0"/>
      <w:marTop w:val="0"/>
      <w:marBottom w:val="0"/>
      <w:divBdr>
        <w:top w:val="none" w:sz="0" w:space="0" w:color="auto"/>
        <w:left w:val="none" w:sz="0" w:space="0" w:color="auto"/>
        <w:bottom w:val="none" w:sz="0" w:space="0" w:color="auto"/>
        <w:right w:val="none" w:sz="0" w:space="0" w:color="auto"/>
      </w:divBdr>
    </w:div>
    <w:div w:id="212430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msdhome/Pages/Telephone-Directory.aspx?person_no=00021052&amp;post_objid=00019347"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msdhome/Pages/Telephone-Directory.aspx?person_no=00021052&amp;post_objid=00019347"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2.xml><?xml version="1.0" encoding="utf-8"?>
<?mso-contentType ?>
<p:Policy xmlns:p="office.server.policy" id="" local="true">
  <p:Name>Document</p:Name>
  <p:Description/>
  <p:Statement/>
  <p:PolicyItems>
    <p:PolicyItem featureId="Microsoft.Office.RecordsManagement.PolicyFeatures.PolicyAudit" staticId="0x0101|810367359" UniqueId="d54409ee-c9c2-4cd8-994b-aea3198a653b">
      <p:Name>Auditing</p:Name>
      <p:Description>Audits user actions on documents and list items to the Audit Log.</p:Description>
      <p:CustomData>
        <Audit>
          <Update/>
          <View/>
        </Audit>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7217E-F0ED-4098-93A9-80B9F90240B5}">
  <ds:schemaRefs>
    <ds:schemaRef ds:uri="http://schemas.microsoft.com/sharepoint/events"/>
  </ds:schemaRefs>
</ds:datastoreItem>
</file>

<file path=customXml/itemProps2.xml><?xml version="1.0" encoding="utf-8"?>
<ds:datastoreItem xmlns:ds="http://schemas.openxmlformats.org/officeDocument/2006/customXml" ds:itemID="{F529D1CC-1609-4F9C-9517-7368CE65EC12}">
  <ds:schemaRefs>
    <ds:schemaRef ds:uri="office.server.policy"/>
  </ds:schemaRefs>
</ds:datastoreItem>
</file>

<file path=customXml/itemProps3.xml><?xml version="1.0" encoding="utf-8"?>
<ds:datastoreItem xmlns:ds="http://schemas.openxmlformats.org/officeDocument/2006/customXml" ds:itemID="{A2BC4258-2448-49E3-A783-E3A41C646F68}">
  <ds:schemaRefs>
    <ds:schemaRef ds:uri="http://schemas.microsoft.com/sharepoint/v3/contenttype/forms"/>
  </ds:schemaRefs>
</ds:datastoreItem>
</file>

<file path=customXml/itemProps4.xml><?xml version="1.0" encoding="utf-8"?>
<ds:datastoreItem xmlns:ds="http://schemas.openxmlformats.org/officeDocument/2006/customXml" ds:itemID="{D4625422-DD29-490A-9486-9663A3CD2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30</Pages>
  <Words>9602</Words>
  <Characters>76586</Characters>
  <Application>Microsoft Office Word</Application>
  <DocSecurity>0</DocSecurity>
  <Lines>638</Lines>
  <Paragraphs>172</Paragraphs>
  <ScaleCrop>false</ScaleCrop>
  <HeadingPairs>
    <vt:vector size="2" baseType="variant">
      <vt:variant>
        <vt:lpstr>Title</vt:lpstr>
      </vt:variant>
      <vt:variant>
        <vt:i4>1</vt:i4>
      </vt:variant>
    </vt:vector>
  </HeadingPairs>
  <TitlesOfParts>
    <vt:vector size="1" baseType="lpstr">
      <vt:lpstr>DTD Meeting Minutes.docx</vt:lpstr>
    </vt:vector>
  </TitlesOfParts>
  <Company/>
  <LinksUpToDate>false</LinksUpToDate>
  <CharactersWithSpaces>86016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DTD Meeting Minutes.docx</dc:title>
  <dc:subject/>
  <dc:creator>Mr CHENG Tung Kit, Dennis (SE/ITD)</dc:creator>
  <cp:keywords/>
  <dc:description/>
  <cp:lastModifiedBy>Mr WONG Chun Kit 黃俊杰先生</cp:lastModifiedBy>
  <cp:revision>127</cp:revision>
  <cp:lastPrinted>2023-10-16T09:03:00Z</cp:lastPrinted>
  <dcterms:created xsi:type="dcterms:W3CDTF">2026-01-13T06:45:00Z</dcterms:created>
  <dcterms:modified xsi:type="dcterms:W3CDTF">2026-02-06T01:36:00Z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0x010100A1410D9B1AD8804E85E993B04F25A4F6010060780BD75E61CB48A8C99D3D78B94702</vt:lpwstr>
  </property>
  <property fmtid="{D5CDD505-2E9C-101B-9397-08002B2CF9AE}" pid="3" name="IsMyDocuments">
    <vt:bool>true</vt:bool>
  </property>
  <property fmtid="{D5CDD505-2E9C-101B-9397-08002B2CF9AE}" pid="4" name="GrammarlyDocumentId">
    <vt:lpwstr>8a24b7e5cef18138851b0fa291cfbfbce4f63ee0c20924f90ba5d2e20b0b77fb</vt:lpwstr>
  </property>
  <property fmtid="{D5CDD505-2E9C-101B-9397-08002B2CF9AE}" pid="5" name="TaxKeyword">
    <vt:lpwstr/>
  </property>
</Properties>
</file>